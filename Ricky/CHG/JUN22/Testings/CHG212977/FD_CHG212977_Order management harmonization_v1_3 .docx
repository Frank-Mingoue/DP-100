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leftFromText="180" w:rightFromText="180" w:vertAnchor="text" w:tblpY="1"/>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370"/>
      </w:tblGrid>
      <w:tr w:rsidR="00D25229" w:rsidTr="000D6E0F" w14:paraId="4E0143C1" w14:textId="77777777">
        <w:trPr>
          <w:trHeight w:val="1193" w:hRule="exact"/>
        </w:trPr>
        <w:tc>
          <w:tcPr>
            <w:tcW w:w="10370" w:type="dxa"/>
            <w:shd w:val="clear" w:color="auto" w:fill="auto"/>
            <w:tcMar>
              <w:left w:w="0" w:type="dxa"/>
              <w:right w:w="0" w:type="dxa"/>
            </w:tcMar>
          </w:tcPr>
          <w:p w:rsidR="00D25229" w:rsidP="000D6E0F" w:rsidRDefault="00D25229" w14:paraId="218031BF" w14:textId="560476FE">
            <w:r w:rsidRPr="001A1050">
              <w:rPr>
                <w:color w:val="808080" w:themeColor="background1" w:themeShade="80"/>
                <w:sz w:val="32"/>
                <w:szCs w:val="32"/>
              </w:rPr>
              <w:t>Functional Design Document</w:t>
            </w:r>
          </w:p>
        </w:tc>
      </w:tr>
      <w:tr w:rsidR="00D25229" w:rsidTr="000D6E0F" w14:paraId="0808940C" w14:textId="77777777">
        <w:trPr>
          <w:trHeight w:val="651"/>
        </w:trPr>
        <w:tc>
          <w:tcPr>
            <w:tcW w:w="10370" w:type="dxa"/>
            <w:shd w:val="clear" w:color="auto" w:fill="auto"/>
            <w:tcMar>
              <w:left w:w="0" w:type="dxa"/>
              <w:right w:w="0" w:type="dxa"/>
            </w:tcMar>
          </w:tcPr>
          <w:p w:rsidRPr="00895366" w:rsidR="00887973" w:rsidP="00895366" w:rsidRDefault="00F05E1C" w14:paraId="20962121" w14:textId="0B77CF88">
            <w:pPr>
              <w:pStyle w:val="Documenttitle"/>
              <w:rPr>
                <w:sz w:val="32"/>
                <w:szCs w:val="32"/>
              </w:rPr>
            </w:pPr>
            <w:r w:rsidRPr="00F05E1C">
              <w:rPr>
                <w:sz w:val="36"/>
                <w:szCs w:val="36"/>
              </w:rPr>
              <w:t>CHG212977</w:t>
            </w:r>
            <w:r w:rsidR="00887973">
              <w:rPr>
                <w:sz w:val="36"/>
                <w:szCs w:val="36"/>
              </w:rPr>
              <w:t xml:space="preserve"> </w:t>
            </w:r>
          </w:p>
          <w:p w:rsidRPr="0074679A" w:rsidR="00D25229" w:rsidP="00C71D45" w:rsidRDefault="00D25229" w14:paraId="55DFDC05" w14:textId="0ED3E016">
            <w:pPr>
              <w:pStyle w:val="Documenttitle"/>
              <w:rPr>
                <w:sz w:val="32"/>
                <w:szCs w:val="32"/>
              </w:rPr>
            </w:pPr>
          </w:p>
        </w:tc>
      </w:tr>
      <w:tr w:rsidR="00D25229" w:rsidTr="000D6E0F" w14:paraId="79DF9662" w14:textId="77777777">
        <w:trPr>
          <w:trHeight w:val="3188" w:hRule="exact"/>
        </w:trPr>
        <w:tc>
          <w:tcPr>
            <w:tcW w:w="10370" w:type="dxa"/>
            <w:shd w:val="clear" w:color="auto" w:fill="auto"/>
            <w:tcMar>
              <w:left w:w="0" w:type="dxa"/>
              <w:right w:w="0" w:type="dxa"/>
            </w:tcMar>
          </w:tcPr>
          <w:p w:rsidRPr="00851F36" w:rsidR="00851F36" w:rsidP="00851F36" w:rsidRDefault="004450D1" w14:paraId="0D5CD89C" w14:textId="229FC61D">
            <w:pPr>
              <w:pStyle w:val="Documenttitle"/>
              <w:rPr>
                <w:sz w:val="48"/>
                <w:szCs w:val="48"/>
              </w:rPr>
            </w:pPr>
            <w:r>
              <w:rPr>
                <w:sz w:val="48"/>
                <w:szCs w:val="48"/>
              </w:rPr>
              <w:t xml:space="preserve">CHG </w:t>
            </w:r>
            <w:r w:rsidR="00B1616E">
              <w:rPr>
                <w:sz w:val="48"/>
                <w:szCs w:val="48"/>
                <w:lang w:val="en-US"/>
              </w:rPr>
              <w:t>OM</w:t>
            </w:r>
            <w:r w:rsidRPr="00851F36" w:rsidR="00431D92">
              <w:rPr>
                <w:sz w:val="48"/>
                <w:szCs w:val="48"/>
              </w:rPr>
              <w:t xml:space="preserve">: </w:t>
            </w:r>
            <w:r w:rsidRPr="00851F36" w:rsidR="00851F36">
              <w:rPr>
                <w:sz w:val="48"/>
                <w:szCs w:val="48"/>
              </w:rPr>
              <w:t xml:space="preserve"> </w:t>
            </w:r>
            <w:r w:rsidR="00CE5BDD">
              <w:rPr>
                <w:sz w:val="48"/>
                <w:szCs w:val="48"/>
              </w:rPr>
              <w:t>Order management harmonization</w:t>
            </w:r>
          </w:p>
          <w:p w:rsidRPr="00B1616E" w:rsidR="000D6E0F" w:rsidP="002D43DE" w:rsidRDefault="000D6E0F" w14:paraId="329E318C" w14:textId="13FC62CA">
            <w:pPr>
              <w:pStyle w:val="Documenttitle"/>
              <w:rPr>
                <w:sz w:val="48"/>
                <w:szCs w:val="48"/>
                <w:lang w:val="en-US"/>
              </w:rPr>
            </w:pPr>
          </w:p>
        </w:tc>
      </w:tr>
      <w:tr w:rsidR="00D25229" w:rsidTr="000D6E0F" w14:paraId="38D03401" w14:textId="77777777">
        <w:trPr>
          <w:trHeight w:val="587" w:hRule="exact"/>
        </w:trPr>
        <w:tc>
          <w:tcPr>
            <w:tcW w:w="10370" w:type="dxa"/>
            <w:shd w:val="clear" w:color="auto" w:fill="auto"/>
            <w:tcMar>
              <w:left w:w="0" w:type="dxa"/>
              <w:right w:w="0" w:type="dxa"/>
            </w:tcMar>
          </w:tcPr>
          <w:p w:rsidRPr="0074679A" w:rsidR="00D25229" w:rsidP="000D6E0F" w:rsidRDefault="00D25229" w14:paraId="2605E426" w14:textId="03473242">
            <w:pPr>
              <w:pStyle w:val="Documentdate"/>
              <w:rPr>
                <w:bCs/>
              </w:rPr>
            </w:pPr>
            <w:r>
              <w:rPr>
                <w:bCs/>
              </w:rPr>
              <w:t xml:space="preserve">Markets: </w:t>
            </w:r>
            <w:r w:rsidR="004450D1">
              <w:rPr>
                <w:bCs/>
              </w:rPr>
              <w:t xml:space="preserve">e.g. </w:t>
            </w:r>
            <w:r w:rsidR="000F3511">
              <w:rPr>
                <w:bCs/>
              </w:rPr>
              <w:t>All</w:t>
            </w:r>
          </w:p>
          <w:p w:rsidRPr="0074679A" w:rsidR="00D25229" w:rsidP="000D6E0F" w:rsidRDefault="00D25229" w14:paraId="1199153B" w14:textId="77777777">
            <w:pPr>
              <w:pStyle w:val="Documenttitle"/>
              <w:rPr>
                <w:sz w:val="32"/>
                <w:szCs w:val="32"/>
              </w:rPr>
            </w:pPr>
          </w:p>
        </w:tc>
      </w:tr>
      <w:tr w:rsidR="00D25229" w:rsidTr="000D6E0F" w14:paraId="773DB801" w14:textId="77777777">
        <w:trPr>
          <w:trHeight w:val="587" w:hRule="exact"/>
        </w:trPr>
        <w:tc>
          <w:tcPr>
            <w:tcW w:w="10370" w:type="dxa"/>
            <w:shd w:val="clear" w:color="auto" w:fill="auto"/>
            <w:tcMar>
              <w:left w:w="0" w:type="dxa"/>
              <w:right w:w="0" w:type="dxa"/>
            </w:tcMar>
          </w:tcPr>
          <w:p w:rsidRPr="0074679A" w:rsidR="00D25229" w:rsidP="000D6E0F" w:rsidRDefault="00D25229" w14:paraId="2667CD5A" w14:textId="1843F934">
            <w:pPr>
              <w:pStyle w:val="Documenttitle"/>
              <w:rPr>
                <w:sz w:val="28"/>
                <w:szCs w:val="28"/>
              </w:rPr>
            </w:pPr>
            <w:r w:rsidRPr="0074679A">
              <w:rPr>
                <w:sz w:val="28"/>
                <w:szCs w:val="28"/>
              </w:rPr>
              <w:t xml:space="preserve">Release: </w:t>
            </w:r>
            <w:proofErr w:type="gramStart"/>
            <w:r w:rsidR="004450D1">
              <w:rPr>
                <w:sz w:val="28"/>
                <w:szCs w:val="28"/>
              </w:rPr>
              <w:t>e.g.</w:t>
            </w:r>
            <w:proofErr w:type="gramEnd"/>
            <w:r w:rsidR="004450D1">
              <w:rPr>
                <w:sz w:val="28"/>
                <w:szCs w:val="28"/>
              </w:rPr>
              <w:t xml:space="preserve"> </w:t>
            </w:r>
            <w:r w:rsidRPr="0074679A">
              <w:rPr>
                <w:sz w:val="28"/>
                <w:szCs w:val="28"/>
              </w:rPr>
              <w:t>RLS0007</w:t>
            </w:r>
            <w:r w:rsidR="00176A47">
              <w:rPr>
                <w:sz w:val="28"/>
                <w:szCs w:val="28"/>
              </w:rPr>
              <w:t>34</w:t>
            </w:r>
            <w:r w:rsidRPr="0074679A">
              <w:rPr>
                <w:sz w:val="28"/>
                <w:szCs w:val="28"/>
              </w:rPr>
              <w:t xml:space="preserve"> (</w:t>
            </w:r>
            <w:r w:rsidR="00176A47">
              <w:rPr>
                <w:sz w:val="28"/>
                <w:szCs w:val="28"/>
              </w:rPr>
              <w:t>Jun</w:t>
            </w:r>
            <w:r w:rsidRPr="0074679A">
              <w:rPr>
                <w:sz w:val="28"/>
                <w:szCs w:val="28"/>
              </w:rPr>
              <w:t>’22)</w:t>
            </w:r>
          </w:p>
        </w:tc>
      </w:tr>
    </w:tbl>
    <w:p w:rsidR="004C3C77" w:rsidRDefault="000D6E0F" w14:paraId="4C2436DF" w14:textId="288A8E55">
      <w:r>
        <w:rPr>
          <w:noProof/>
        </w:rPr>
        <w:br w:type="textWrapping" w:clear="all"/>
      </w:r>
      <w:r w:rsidR="00FF1F95">
        <w:rPr>
          <w:noProof/>
        </w:rPr>
        <w:drawing>
          <wp:inline distT="0" distB="0" distL="0" distR="0" wp14:anchorId="387E8B68" wp14:editId="332F4F32">
            <wp:extent cx="6753860" cy="49815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TI_SPECTRUM_RGB_Word_300dpi_CROP_01 v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860" cy="4981575"/>
                    </a:xfrm>
                    <a:prstGeom prst="rect">
                      <a:avLst/>
                    </a:prstGeom>
                  </pic:spPr>
                </pic:pic>
              </a:graphicData>
            </a:graphic>
          </wp:inline>
        </w:drawing>
      </w:r>
    </w:p>
    <w:p w:rsidR="004C3C77" w:rsidRDefault="004C3C77" w14:paraId="2459F0CA" w14:textId="77777777">
      <w:pPr>
        <w:sectPr w:rsidR="004C3C77" w:rsidSect="003F344C">
          <w:headerReference w:type="even" r:id="rId12"/>
          <w:headerReference w:type="default" r:id="rId13"/>
          <w:footerReference w:type="even" r:id="rId14"/>
          <w:footerReference w:type="default" r:id="rId15"/>
          <w:headerReference w:type="first" r:id="rId16"/>
          <w:footerReference w:type="first" r:id="rId17"/>
          <w:pgSz w:w="11906" w:h="16838" w:orient="portrait" w:code="9"/>
          <w:pgMar w:top="1418" w:right="635" w:bottom="879" w:left="635" w:header="709" w:footer="556" w:gutter="0"/>
          <w:cols w:space="708"/>
          <w:titlePg/>
          <w:docGrid w:linePitch="360"/>
        </w:sectPr>
      </w:pPr>
    </w:p>
    <w:sdt>
      <w:sdtPr>
        <w:rPr>
          <w:b w:val="0"/>
          <w:caps w:val="0"/>
          <w:color w:val="auto"/>
        </w:rPr>
        <w:id w:val="-209196696"/>
        <w:docPartObj>
          <w:docPartGallery w:val="Table of Contents"/>
          <w:docPartUnique/>
        </w:docPartObj>
      </w:sdtPr>
      <w:sdtEndPr>
        <w:rPr>
          <w:bCs/>
          <w:noProof/>
        </w:rPr>
      </w:sdtEndPr>
      <w:sdtContent>
        <w:p w:rsidRPr="00B7189A" w:rsidR="00DE41BF" w:rsidP="00B7189A" w:rsidRDefault="00DE41BF" w14:paraId="29773ED0" w14:textId="77777777">
          <w:pPr>
            <w:pStyle w:val="TOCHeading"/>
          </w:pPr>
          <w:r w:rsidRPr="00B7189A">
            <w:t>Contents</w:t>
          </w:r>
        </w:p>
        <w:p w:rsidR="0097798B" w:rsidRDefault="00DE41BF" w14:paraId="1CBB37BE" w14:textId="048BBF40">
          <w:pPr>
            <w:pStyle w:val="TOC1"/>
            <w:rPr>
              <w:rFonts w:eastAsiaTheme="minorEastAsia"/>
              <w:caps w:val="0"/>
              <w:sz w:val="22"/>
              <w:lang w:val="ru-RU" w:eastAsia="ru-RU"/>
            </w:rPr>
          </w:pPr>
          <w:r>
            <w:fldChar w:fldCharType="begin"/>
          </w:r>
          <w:r>
            <w:instrText xml:space="preserve"> TOC \o "1-3" \h \z \u </w:instrText>
          </w:r>
          <w:r>
            <w:fldChar w:fldCharType="separate"/>
          </w:r>
          <w:hyperlink w:history="1" w:anchor="_Toc75807726">
            <w:r w:rsidRPr="00391CF1" w:rsidR="0097798B">
              <w:rPr>
                <w:rStyle w:val="Hyperlink"/>
              </w:rPr>
              <w:t>A.</w:t>
            </w:r>
            <w:r w:rsidR="0097798B">
              <w:rPr>
                <w:rFonts w:eastAsiaTheme="minorEastAsia"/>
                <w:caps w:val="0"/>
                <w:sz w:val="22"/>
                <w:lang w:val="ru-RU" w:eastAsia="ru-RU"/>
              </w:rPr>
              <w:tab/>
            </w:r>
            <w:r w:rsidRPr="00391CF1" w:rsidR="0097798B">
              <w:rPr>
                <w:rStyle w:val="Hyperlink"/>
              </w:rPr>
              <w:t>Document approval</w:t>
            </w:r>
            <w:r w:rsidR="0097798B">
              <w:rPr>
                <w:webHidden/>
              </w:rPr>
              <w:tab/>
            </w:r>
            <w:r w:rsidR="0097798B">
              <w:rPr>
                <w:webHidden/>
              </w:rPr>
              <w:fldChar w:fldCharType="begin"/>
            </w:r>
            <w:r w:rsidR="0097798B">
              <w:rPr>
                <w:webHidden/>
              </w:rPr>
              <w:instrText xml:space="preserve"> PAGEREF _Toc75807726 \h </w:instrText>
            </w:r>
            <w:r w:rsidR="0097798B">
              <w:rPr>
                <w:webHidden/>
              </w:rPr>
            </w:r>
            <w:r w:rsidR="0097798B">
              <w:rPr>
                <w:webHidden/>
              </w:rPr>
              <w:fldChar w:fldCharType="separate"/>
            </w:r>
            <w:r w:rsidR="0097798B">
              <w:rPr>
                <w:webHidden/>
              </w:rPr>
              <w:t>3</w:t>
            </w:r>
            <w:r w:rsidR="0097798B">
              <w:rPr>
                <w:webHidden/>
              </w:rPr>
              <w:fldChar w:fldCharType="end"/>
            </w:r>
          </w:hyperlink>
        </w:p>
        <w:p w:rsidR="0097798B" w:rsidRDefault="00A529BA" w14:paraId="55563F2D" w14:textId="7F15ED35">
          <w:pPr>
            <w:pStyle w:val="TOC1"/>
            <w:rPr>
              <w:rFonts w:eastAsiaTheme="minorEastAsia"/>
              <w:caps w:val="0"/>
              <w:sz w:val="22"/>
              <w:lang w:val="ru-RU" w:eastAsia="ru-RU"/>
            </w:rPr>
          </w:pPr>
          <w:hyperlink w:history="1" w:anchor="_Toc75807727">
            <w:r w:rsidRPr="00391CF1" w:rsidR="0097798B">
              <w:rPr>
                <w:rStyle w:val="Hyperlink"/>
              </w:rPr>
              <w:t>B.</w:t>
            </w:r>
            <w:r w:rsidR="0097798B">
              <w:rPr>
                <w:rFonts w:eastAsiaTheme="minorEastAsia"/>
                <w:caps w:val="0"/>
                <w:sz w:val="22"/>
                <w:lang w:val="ru-RU" w:eastAsia="ru-RU"/>
              </w:rPr>
              <w:tab/>
            </w:r>
            <w:r w:rsidRPr="00391CF1" w:rsidR="0097798B">
              <w:rPr>
                <w:rStyle w:val="Hyperlink"/>
              </w:rPr>
              <w:t>Revision history</w:t>
            </w:r>
            <w:r w:rsidR="0097798B">
              <w:rPr>
                <w:webHidden/>
              </w:rPr>
              <w:tab/>
            </w:r>
            <w:r w:rsidR="0097798B">
              <w:rPr>
                <w:webHidden/>
              </w:rPr>
              <w:fldChar w:fldCharType="begin"/>
            </w:r>
            <w:r w:rsidR="0097798B">
              <w:rPr>
                <w:webHidden/>
              </w:rPr>
              <w:instrText xml:space="preserve"> PAGEREF _Toc75807727 \h </w:instrText>
            </w:r>
            <w:r w:rsidR="0097798B">
              <w:rPr>
                <w:webHidden/>
              </w:rPr>
            </w:r>
            <w:r w:rsidR="0097798B">
              <w:rPr>
                <w:webHidden/>
              </w:rPr>
              <w:fldChar w:fldCharType="separate"/>
            </w:r>
            <w:r w:rsidR="0097798B">
              <w:rPr>
                <w:webHidden/>
              </w:rPr>
              <w:t>3</w:t>
            </w:r>
            <w:r w:rsidR="0097798B">
              <w:rPr>
                <w:webHidden/>
              </w:rPr>
              <w:fldChar w:fldCharType="end"/>
            </w:r>
          </w:hyperlink>
        </w:p>
        <w:p w:rsidR="0097798B" w:rsidRDefault="00A529BA" w14:paraId="68C2824D" w14:textId="3C40CD00">
          <w:pPr>
            <w:pStyle w:val="TOC1"/>
            <w:rPr>
              <w:rFonts w:eastAsiaTheme="minorEastAsia"/>
              <w:caps w:val="0"/>
              <w:sz w:val="22"/>
              <w:lang w:val="ru-RU" w:eastAsia="ru-RU"/>
            </w:rPr>
          </w:pPr>
          <w:hyperlink w:history="1" w:anchor="_Toc75807728">
            <w:r w:rsidRPr="00391CF1" w:rsidR="0097798B">
              <w:rPr>
                <w:rStyle w:val="Hyperlink"/>
              </w:rPr>
              <w:t>1.</w:t>
            </w:r>
            <w:r w:rsidR="0097798B">
              <w:rPr>
                <w:rFonts w:eastAsiaTheme="minorEastAsia"/>
                <w:caps w:val="0"/>
                <w:sz w:val="22"/>
                <w:lang w:val="ru-RU" w:eastAsia="ru-RU"/>
              </w:rPr>
              <w:tab/>
            </w:r>
            <w:r w:rsidRPr="00391CF1" w:rsidR="0097798B">
              <w:rPr>
                <w:rStyle w:val="Hyperlink"/>
              </w:rPr>
              <w:t>Business Process Overview</w:t>
            </w:r>
            <w:r w:rsidR="0097798B">
              <w:rPr>
                <w:webHidden/>
              </w:rPr>
              <w:tab/>
            </w:r>
            <w:r w:rsidR="0097798B">
              <w:rPr>
                <w:webHidden/>
              </w:rPr>
              <w:fldChar w:fldCharType="begin"/>
            </w:r>
            <w:r w:rsidR="0097798B">
              <w:rPr>
                <w:webHidden/>
              </w:rPr>
              <w:instrText xml:space="preserve"> PAGEREF _Toc75807728 \h </w:instrText>
            </w:r>
            <w:r w:rsidR="0097798B">
              <w:rPr>
                <w:webHidden/>
              </w:rPr>
            </w:r>
            <w:r w:rsidR="0097798B">
              <w:rPr>
                <w:webHidden/>
              </w:rPr>
              <w:fldChar w:fldCharType="separate"/>
            </w:r>
            <w:r w:rsidR="0097798B">
              <w:rPr>
                <w:webHidden/>
              </w:rPr>
              <w:t>4</w:t>
            </w:r>
            <w:r w:rsidR="0097798B">
              <w:rPr>
                <w:webHidden/>
              </w:rPr>
              <w:fldChar w:fldCharType="end"/>
            </w:r>
          </w:hyperlink>
        </w:p>
        <w:p w:rsidR="0097798B" w:rsidRDefault="00A529BA" w14:paraId="090DC5D4" w14:textId="6545E7E6">
          <w:pPr>
            <w:pStyle w:val="TOC2"/>
            <w:rPr>
              <w:rFonts w:eastAsiaTheme="minorEastAsia"/>
              <w:sz w:val="22"/>
              <w:lang w:val="ru-RU" w:eastAsia="ru-RU"/>
            </w:rPr>
          </w:pPr>
          <w:hyperlink w:history="1" w:anchor="_Toc75807729">
            <w:r w:rsidRPr="00391CF1" w:rsidR="0097798B">
              <w:rPr>
                <w:rStyle w:val="Hyperlink"/>
              </w:rPr>
              <w:t>1.1</w:t>
            </w:r>
            <w:r w:rsidR="0097798B">
              <w:rPr>
                <w:rFonts w:eastAsiaTheme="minorEastAsia"/>
                <w:sz w:val="22"/>
                <w:lang w:val="ru-RU" w:eastAsia="ru-RU"/>
              </w:rPr>
              <w:tab/>
            </w:r>
            <w:r w:rsidRPr="00391CF1" w:rsidR="0097798B">
              <w:rPr>
                <w:rStyle w:val="Hyperlink"/>
              </w:rPr>
              <w:t>Process Overview</w:t>
            </w:r>
            <w:r w:rsidR="0097798B">
              <w:rPr>
                <w:webHidden/>
              </w:rPr>
              <w:tab/>
            </w:r>
            <w:r w:rsidR="0097798B">
              <w:rPr>
                <w:webHidden/>
              </w:rPr>
              <w:fldChar w:fldCharType="begin"/>
            </w:r>
            <w:r w:rsidR="0097798B">
              <w:rPr>
                <w:webHidden/>
              </w:rPr>
              <w:instrText xml:space="preserve"> PAGEREF _Toc75807729 \h </w:instrText>
            </w:r>
            <w:r w:rsidR="0097798B">
              <w:rPr>
                <w:webHidden/>
              </w:rPr>
            </w:r>
            <w:r w:rsidR="0097798B">
              <w:rPr>
                <w:webHidden/>
              </w:rPr>
              <w:fldChar w:fldCharType="separate"/>
            </w:r>
            <w:r w:rsidR="0097798B">
              <w:rPr>
                <w:webHidden/>
              </w:rPr>
              <w:t>4</w:t>
            </w:r>
            <w:r w:rsidR="0097798B">
              <w:rPr>
                <w:webHidden/>
              </w:rPr>
              <w:fldChar w:fldCharType="end"/>
            </w:r>
          </w:hyperlink>
        </w:p>
        <w:p w:rsidR="0097798B" w:rsidRDefault="00A529BA" w14:paraId="706B012C" w14:textId="4D14B6D4">
          <w:pPr>
            <w:pStyle w:val="TOC2"/>
            <w:rPr>
              <w:rFonts w:eastAsiaTheme="minorEastAsia"/>
              <w:sz w:val="22"/>
              <w:lang w:val="ru-RU" w:eastAsia="ru-RU"/>
            </w:rPr>
          </w:pPr>
          <w:hyperlink w:history="1" w:anchor="_Toc75807730">
            <w:r w:rsidRPr="00391CF1" w:rsidR="0097798B">
              <w:rPr>
                <w:rStyle w:val="Hyperlink"/>
              </w:rPr>
              <w:t>1.2</w:t>
            </w:r>
            <w:r w:rsidR="0097798B">
              <w:rPr>
                <w:rFonts w:eastAsiaTheme="minorEastAsia"/>
                <w:sz w:val="22"/>
                <w:lang w:val="ru-RU" w:eastAsia="ru-RU"/>
              </w:rPr>
              <w:tab/>
            </w:r>
            <w:r w:rsidRPr="00391CF1" w:rsidR="0097798B">
              <w:rPr>
                <w:rStyle w:val="Hyperlink"/>
              </w:rPr>
              <w:t>Impact Matrix</w:t>
            </w:r>
            <w:r w:rsidR="0097798B">
              <w:rPr>
                <w:webHidden/>
              </w:rPr>
              <w:tab/>
            </w:r>
            <w:r w:rsidR="0097798B">
              <w:rPr>
                <w:webHidden/>
              </w:rPr>
              <w:fldChar w:fldCharType="begin"/>
            </w:r>
            <w:r w:rsidR="0097798B">
              <w:rPr>
                <w:webHidden/>
              </w:rPr>
              <w:instrText xml:space="preserve"> PAGEREF _Toc75807730 \h </w:instrText>
            </w:r>
            <w:r w:rsidR="0097798B">
              <w:rPr>
                <w:webHidden/>
              </w:rPr>
            </w:r>
            <w:r w:rsidR="0097798B">
              <w:rPr>
                <w:webHidden/>
              </w:rPr>
              <w:fldChar w:fldCharType="separate"/>
            </w:r>
            <w:r w:rsidR="0097798B">
              <w:rPr>
                <w:webHidden/>
              </w:rPr>
              <w:t>4</w:t>
            </w:r>
            <w:r w:rsidR="0097798B">
              <w:rPr>
                <w:webHidden/>
              </w:rPr>
              <w:fldChar w:fldCharType="end"/>
            </w:r>
          </w:hyperlink>
        </w:p>
        <w:p w:rsidR="0097798B" w:rsidRDefault="00A529BA" w14:paraId="5418E6CD" w14:textId="5B42314B">
          <w:pPr>
            <w:pStyle w:val="TOC1"/>
            <w:rPr>
              <w:rFonts w:eastAsiaTheme="minorEastAsia"/>
              <w:caps w:val="0"/>
              <w:sz w:val="22"/>
              <w:lang w:val="ru-RU" w:eastAsia="ru-RU"/>
            </w:rPr>
          </w:pPr>
          <w:hyperlink w:history="1" w:anchor="_Toc75807731">
            <w:r w:rsidRPr="00391CF1" w:rsidR="0097798B">
              <w:rPr>
                <w:rStyle w:val="Hyperlink"/>
              </w:rPr>
              <w:t>2.</w:t>
            </w:r>
            <w:r w:rsidR="0097798B">
              <w:rPr>
                <w:rFonts w:eastAsiaTheme="minorEastAsia"/>
                <w:caps w:val="0"/>
                <w:sz w:val="22"/>
                <w:lang w:val="ru-RU" w:eastAsia="ru-RU"/>
              </w:rPr>
              <w:tab/>
            </w:r>
            <w:r w:rsidRPr="00391CF1" w:rsidR="0097798B">
              <w:rPr>
                <w:rStyle w:val="Hyperlink"/>
              </w:rPr>
              <w:t>Description of the functional change</w:t>
            </w:r>
            <w:r w:rsidR="0097798B">
              <w:rPr>
                <w:webHidden/>
              </w:rPr>
              <w:tab/>
            </w:r>
            <w:r w:rsidR="0097798B">
              <w:rPr>
                <w:webHidden/>
              </w:rPr>
              <w:fldChar w:fldCharType="begin"/>
            </w:r>
            <w:r w:rsidR="0097798B">
              <w:rPr>
                <w:webHidden/>
              </w:rPr>
              <w:instrText xml:space="preserve"> PAGEREF _Toc75807731 \h </w:instrText>
            </w:r>
            <w:r w:rsidR="0097798B">
              <w:rPr>
                <w:webHidden/>
              </w:rPr>
            </w:r>
            <w:r w:rsidR="0097798B">
              <w:rPr>
                <w:webHidden/>
              </w:rPr>
              <w:fldChar w:fldCharType="separate"/>
            </w:r>
            <w:r w:rsidR="0097798B">
              <w:rPr>
                <w:webHidden/>
              </w:rPr>
              <w:t>5</w:t>
            </w:r>
            <w:r w:rsidR="0097798B">
              <w:rPr>
                <w:webHidden/>
              </w:rPr>
              <w:fldChar w:fldCharType="end"/>
            </w:r>
          </w:hyperlink>
        </w:p>
        <w:p w:rsidR="0097798B" w:rsidRDefault="00A529BA" w14:paraId="5A5B1D03" w14:textId="485D1220">
          <w:pPr>
            <w:pStyle w:val="TOC2"/>
            <w:rPr>
              <w:rFonts w:eastAsiaTheme="minorEastAsia"/>
              <w:sz w:val="22"/>
              <w:lang w:val="ru-RU" w:eastAsia="ru-RU"/>
            </w:rPr>
          </w:pPr>
          <w:hyperlink w:history="1" w:anchor="_Toc75807732">
            <w:r w:rsidRPr="00391CF1" w:rsidR="0097798B">
              <w:rPr>
                <w:rStyle w:val="Hyperlink"/>
              </w:rPr>
              <w:t>2.1</w:t>
            </w:r>
            <w:r w:rsidR="0097798B">
              <w:rPr>
                <w:rFonts w:eastAsiaTheme="minorEastAsia"/>
                <w:sz w:val="22"/>
                <w:lang w:val="ru-RU" w:eastAsia="ru-RU"/>
              </w:rPr>
              <w:tab/>
            </w:r>
            <w:r w:rsidRPr="00391CF1" w:rsidR="0097798B">
              <w:rPr>
                <w:rStyle w:val="Hyperlink"/>
              </w:rPr>
              <w:t>Changes in Siebel Sales</w:t>
            </w:r>
            <w:r w:rsidR="0097798B">
              <w:rPr>
                <w:webHidden/>
              </w:rPr>
              <w:tab/>
            </w:r>
            <w:r w:rsidR="0097798B">
              <w:rPr>
                <w:webHidden/>
              </w:rPr>
              <w:fldChar w:fldCharType="begin"/>
            </w:r>
            <w:r w:rsidR="0097798B">
              <w:rPr>
                <w:webHidden/>
              </w:rPr>
              <w:instrText xml:space="preserve"> PAGEREF _Toc75807732 \h </w:instrText>
            </w:r>
            <w:r w:rsidR="0097798B">
              <w:rPr>
                <w:webHidden/>
              </w:rPr>
            </w:r>
            <w:r w:rsidR="0097798B">
              <w:rPr>
                <w:webHidden/>
              </w:rPr>
              <w:fldChar w:fldCharType="separate"/>
            </w:r>
            <w:r w:rsidR="0097798B">
              <w:rPr>
                <w:webHidden/>
              </w:rPr>
              <w:t>5</w:t>
            </w:r>
            <w:r w:rsidR="0097798B">
              <w:rPr>
                <w:webHidden/>
              </w:rPr>
              <w:fldChar w:fldCharType="end"/>
            </w:r>
          </w:hyperlink>
        </w:p>
        <w:p w:rsidR="0097798B" w:rsidRDefault="00A529BA" w14:paraId="7474F46C" w14:textId="5D5F2530">
          <w:pPr>
            <w:pStyle w:val="TOC2"/>
            <w:rPr>
              <w:rFonts w:eastAsiaTheme="minorEastAsia"/>
              <w:sz w:val="22"/>
              <w:lang w:val="ru-RU" w:eastAsia="ru-RU"/>
            </w:rPr>
          </w:pPr>
          <w:hyperlink w:history="1" w:anchor="_Toc75807733">
            <w:r w:rsidRPr="00391CF1" w:rsidR="0097798B">
              <w:rPr>
                <w:rStyle w:val="Hyperlink"/>
              </w:rPr>
              <w:t>2.2</w:t>
            </w:r>
            <w:r w:rsidR="0097798B">
              <w:rPr>
                <w:rFonts w:eastAsiaTheme="minorEastAsia"/>
                <w:sz w:val="22"/>
                <w:lang w:val="ru-RU" w:eastAsia="ru-RU"/>
              </w:rPr>
              <w:tab/>
            </w:r>
            <w:r w:rsidRPr="00391CF1" w:rsidR="0097798B">
              <w:rPr>
                <w:rStyle w:val="Hyperlink"/>
              </w:rPr>
              <w:t>English Captions</w:t>
            </w:r>
            <w:r w:rsidR="0097798B">
              <w:rPr>
                <w:webHidden/>
              </w:rPr>
              <w:tab/>
            </w:r>
            <w:r w:rsidR="0097798B">
              <w:rPr>
                <w:webHidden/>
              </w:rPr>
              <w:fldChar w:fldCharType="begin"/>
            </w:r>
            <w:r w:rsidR="0097798B">
              <w:rPr>
                <w:webHidden/>
              </w:rPr>
              <w:instrText xml:space="preserve"> PAGEREF _Toc75807733 \h </w:instrText>
            </w:r>
            <w:r w:rsidR="0097798B">
              <w:rPr>
                <w:webHidden/>
              </w:rPr>
            </w:r>
            <w:r w:rsidR="0097798B">
              <w:rPr>
                <w:webHidden/>
              </w:rPr>
              <w:fldChar w:fldCharType="separate"/>
            </w:r>
            <w:r w:rsidR="0097798B">
              <w:rPr>
                <w:webHidden/>
              </w:rPr>
              <w:t>5</w:t>
            </w:r>
            <w:r w:rsidR="0097798B">
              <w:rPr>
                <w:webHidden/>
              </w:rPr>
              <w:fldChar w:fldCharType="end"/>
            </w:r>
          </w:hyperlink>
        </w:p>
        <w:p w:rsidR="0097798B" w:rsidRDefault="00A529BA" w14:paraId="45D1C87F" w14:textId="2413CC10">
          <w:pPr>
            <w:pStyle w:val="TOC2"/>
            <w:rPr>
              <w:rFonts w:eastAsiaTheme="minorEastAsia"/>
              <w:sz w:val="22"/>
              <w:lang w:val="ru-RU" w:eastAsia="ru-RU"/>
            </w:rPr>
          </w:pPr>
          <w:hyperlink w:history="1" w:anchor="_Toc75807734">
            <w:r w:rsidRPr="00391CF1" w:rsidR="0097798B">
              <w:rPr>
                <w:rStyle w:val="Hyperlink"/>
              </w:rPr>
              <w:t>2.3</w:t>
            </w:r>
            <w:r w:rsidR="0097798B">
              <w:rPr>
                <w:rFonts w:eastAsiaTheme="minorEastAsia"/>
                <w:sz w:val="22"/>
                <w:lang w:val="ru-RU" w:eastAsia="ru-RU"/>
              </w:rPr>
              <w:tab/>
            </w:r>
            <w:r w:rsidRPr="00391CF1" w:rsidR="0097798B">
              <w:rPr>
                <w:rStyle w:val="Hyperlink"/>
              </w:rPr>
              <w:t>Changes in the ETL</w:t>
            </w:r>
            <w:r w:rsidR="0097798B">
              <w:rPr>
                <w:webHidden/>
              </w:rPr>
              <w:tab/>
            </w:r>
            <w:r w:rsidR="0097798B">
              <w:rPr>
                <w:webHidden/>
              </w:rPr>
              <w:fldChar w:fldCharType="begin"/>
            </w:r>
            <w:r w:rsidR="0097798B">
              <w:rPr>
                <w:webHidden/>
              </w:rPr>
              <w:instrText xml:space="preserve"> PAGEREF _Toc75807734 \h </w:instrText>
            </w:r>
            <w:r w:rsidR="0097798B">
              <w:rPr>
                <w:webHidden/>
              </w:rPr>
            </w:r>
            <w:r w:rsidR="0097798B">
              <w:rPr>
                <w:webHidden/>
              </w:rPr>
              <w:fldChar w:fldCharType="separate"/>
            </w:r>
            <w:r w:rsidR="0097798B">
              <w:rPr>
                <w:webHidden/>
              </w:rPr>
              <w:t>5</w:t>
            </w:r>
            <w:r w:rsidR="0097798B">
              <w:rPr>
                <w:webHidden/>
              </w:rPr>
              <w:fldChar w:fldCharType="end"/>
            </w:r>
          </w:hyperlink>
        </w:p>
        <w:p w:rsidR="0097798B" w:rsidRDefault="00A529BA" w14:paraId="1C059452" w14:textId="5928DB5B">
          <w:pPr>
            <w:pStyle w:val="TOC2"/>
            <w:rPr>
              <w:rFonts w:eastAsiaTheme="minorEastAsia"/>
              <w:sz w:val="22"/>
              <w:lang w:val="ru-RU" w:eastAsia="ru-RU"/>
            </w:rPr>
          </w:pPr>
          <w:hyperlink w:history="1" w:anchor="_Toc75807735">
            <w:r w:rsidRPr="00391CF1" w:rsidR="0097798B">
              <w:rPr>
                <w:rStyle w:val="Hyperlink"/>
              </w:rPr>
              <w:t>2.3.1</w:t>
            </w:r>
            <w:r w:rsidR="0097798B">
              <w:rPr>
                <w:rFonts w:eastAsiaTheme="minorEastAsia"/>
                <w:sz w:val="22"/>
                <w:lang w:val="ru-RU" w:eastAsia="ru-RU"/>
              </w:rPr>
              <w:tab/>
            </w:r>
            <w:r w:rsidR="00790FFD">
              <w:rPr>
                <w:rFonts w:eastAsiaTheme="minorEastAsia"/>
                <w:sz w:val="22"/>
                <w:lang w:val="en-US" w:eastAsia="ru-RU"/>
              </w:rPr>
              <w:t xml:space="preserve"> </w:t>
            </w:r>
            <w:r w:rsidRPr="00391CF1" w:rsidR="0097798B">
              <w:rPr>
                <w:rStyle w:val="Hyperlink"/>
              </w:rPr>
              <w:t>Initial Loads/Massive Data updates</w:t>
            </w:r>
            <w:r w:rsidR="0097798B">
              <w:rPr>
                <w:webHidden/>
              </w:rPr>
              <w:tab/>
            </w:r>
            <w:r w:rsidR="0097798B">
              <w:rPr>
                <w:webHidden/>
              </w:rPr>
              <w:fldChar w:fldCharType="begin"/>
            </w:r>
            <w:r w:rsidR="0097798B">
              <w:rPr>
                <w:webHidden/>
              </w:rPr>
              <w:instrText xml:space="preserve"> PAGEREF _Toc75807735 \h </w:instrText>
            </w:r>
            <w:r w:rsidR="0097798B">
              <w:rPr>
                <w:webHidden/>
              </w:rPr>
            </w:r>
            <w:r w:rsidR="0097798B">
              <w:rPr>
                <w:webHidden/>
              </w:rPr>
              <w:fldChar w:fldCharType="separate"/>
            </w:r>
            <w:r w:rsidR="0097798B">
              <w:rPr>
                <w:webHidden/>
              </w:rPr>
              <w:t>6</w:t>
            </w:r>
            <w:r w:rsidR="0097798B">
              <w:rPr>
                <w:webHidden/>
              </w:rPr>
              <w:fldChar w:fldCharType="end"/>
            </w:r>
          </w:hyperlink>
        </w:p>
        <w:p w:rsidR="0097798B" w:rsidRDefault="00A529BA" w14:paraId="1D17BBA6" w14:textId="0F740AB4">
          <w:pPr>
            <w:pStyle w:val="TOC2"/>
            <w:rPr>
              <w:rFonts w:eastAsiaTheme="minorEastAsia"/>
              <w:sz w:val="22"/>
              <w:lang w:val="ru-RU" w:eastAsia="ru-RU"/>
            </w:rPr>
          </w:pPr>
          <w:hyperlink w:history="1" w:anchor="_Toc75807736">
            <w:r w:rsidRPr="00391CF1" w:rsidR="0097798B">
              <w:rPr>
                <w:rStyle w:val="Hyperlink"/>
              </w:rPr>
              <w:t>2.3.2</w:t>
            </w:r>
            <w:r w:rsidR="0097798B">
              <w:rPr>
                <w:rFonts w:eastAsiaTheme="minorEastAsia"/>
                <w:sz w:val="22"/>
                <w:lang w:val="ru-RU" w:eastAsia="ru-RU"/>
              </w:rPr>
              <w:tab/>
            </w:r>
            <w:r w:rsidR="00790FFD">
              <w:rPr>
                <w:rFonts w:eastAsiaTheme="minorEastAsia"/>
                <w:sz w:val="22"/>
                <w:lang w:val="en-US" w:eastAsia="ru-RU"/>
              </w:rPr>
              <w:t xml:space="preserve"> </w:t>
            </w:r>
            <w:r w:rsidRPr="00391CF1" w:rsidR="0097798B">
              <w:rPr>
                <w:rStyle w:val="Hyperlink"/>
              </w:rPr>
              <w:t>Performance test/Indexes creation</w:t>
            </w:r>
            <w:r w:rsidR="0097798B">
              <w:rPr>
                <w:webHidden/>
              </w:rPr>
              <w:tab/>
            </w:r>
            <w:r w:rsidR="0097798B">
              <w:rPr>
                <w:webHidden/>
              </w:rPr>
              <w:fldChar w:fldCharType="begin"/>
            </w:r>
            <w:r w:rsidR="0097798B">
              <w:rPr>
                <w:webHidden/>
              </w:rPr>
              <w:instrText xml:space="preserve"> PAGEREF _Toc75807736 \h </w:instrText>
            </w:r>
            <w:r w:rsidR="0097798B">
              <w:rPr>
                <w:webHidden/>
              </w:rPr>
            </w:r>
            <w:r w:rsidR="0097798B">
              <w:rPr>
                <w:webHidden/>
              </w:rPr>
              <w:fldChar w:fldCharType="separate"/>
            </w:r>
            <w:r w:rsidR="0097798B">
              <w:rPr>
                <w:webHidden/>
              </w:rPr>
              <w:t>6</w:t>
            </w:r>
            <w:r w:rsidR="0097798B">
              <w:rPr>
                <w:webHidden/>
              </w:rPr>
              <w:fldChar w:fldCharType="end"/>
            </w:r>
          </w:hyperlink>
        </w:p>
        <w:p w:rsidR="0097798B" w:rsidRDefault="00A529BA" w14:paraId="32868913" w14:textId="64A0B063">
          <w:pPr>
            <w:pStyle w:val="TOC2"/>
            <w:rPr>
              <w:rFonts w:eastAsiaTheme="minorEastAsia"/>
              <w:sz w:val="22"/>
              <w:lang w:val="ru-RU" w:eastAsia="ru-RU"/>
            </w:rPr>
          </w:pPr>
          <w:hyperlink w:history="1" w:anchor="_Toc75807737">
            <w:r w:rsidRPr="00391CF1" w:rsidR="0097798B">
              <w:rPr>
                <w:rStyle w:val="Hyperlink"/>
              </w:rPr>
              <w:t>2.4</w:t>
            </w:r>
            <w:r w:rsidR="0097798B">
              <w:rPr>
                <w:rFonts w:eastAsiaTheme="minorEastAsia"/>
                <w:sz w:val="22"/>
                <w:lang w:val="ru-RU" w:eastAsia="ru-RU"/>
              </w:rPr>
              <w:tab/>
            </w:r>
            <w:r w:rsidRPr="00391CF1" w:rsidR="0097798B">
              <w:rPr>
                <w:rStyle w:val="Hyperlink"/>
              </w:rPr>
              <w:t>Changes in OBI</w:t>
            </w:r>
            <w:r w:rsidR="0097798B">
              <w:rPr>
                <w:webHidden/>
              </w:rPr>
              <w:tab/>
            </w:r>
            <w:r w:rsidR="0097798B">
              <w:rPr>
                <w:webHidden/>
              </w:rPr>
              <w:fldChar w:fldCharType="begin"/>
            </w:r>
            <w:r w:rsidR="0097798B">
              <w:rPr>
                <w:webHidden/>
              </w:rPr>
              <w:instrText xml:space="preserve"> PAGEREF _Toc75807737 \h </w:instrText>
            </w:r>
            <w:r w:rsidR="0097798B">
              <w:rPr>
                <w:webHidden/>
              </w:rPr>
            </w:r>
            <w:r w:rsidR="0097798B">
              <w:rPr>
                <w:webHidden/>
              </w:rPr>
              <w:fldChar w:fldCharType="separate"/>
            </w:r>
            <w:r w:rsidR="0097798B">
              <w:rPr>
                <w:webHidden/>
              </w:rPr>
              <w:t>6</w:t>
            </w:r>
            <w:r w:rsidR="0097798B">
              <w:rPr>
                <w:webHidden/>
              </w:rPr>
              <w:fldChar w:fldCharType="end"/>
            </w:r>
          </w:hyperlink>
        </w:p>
        <w:p w:rsidR="0097798B" w:rsidRDefault="00A529BA" w14:paraId="6E457976" w14:textId="37096314">
          <w:pPr>
            <w:pStyle w:val="TOC2"/>
            <w:rPr>
              <w:rFonts w:eastAsiaTheme="minorEastAsia"/>
              <w:sz w:val="22"/>
              <w:lang w:val="ru-RU" w:eastAsia="ru-RU"/>
            </w:rPr>
          </w:pPr>
          <w:hyperlink w:history="1" w:anchor="_Toc75807738">
            <w:r w:rsidRPr="00391CF1" w:rsidR="0097798B">
              <w:rPr>
                <w:rStyle w:val="Hyperlink"/>
              </w:rPr>
              <w:t>2.5</w:t>
            </w:r>
            <w:r w:rsidR="0097798B">
              <w:rPr>
                <w:rFonts w:eastAsiaTheme="minorEastAsia"/>
                <w:sz w:val="22"/>
                <w:lang w:val="ru-RU" w:eastAsia="ru-RU"/>
              </w:rPr>
              <w:tab/>
            </w:r>
            <w:r w:rsidRPr="00391CF1" w:rsidR="0097798B">
              <w:rPr>
                <w:rStyle w:val="Hyperlink"/>
              </w:rPr>
              <w:t>Data Dictionary</w:t>
            </w:r>
            <w:r w:rsidR="0097798B">
              <w:rPr>
                <w:webHidden/>
              </w:rPr>
              <w:tab/>
            </w:r>
            <w:r w:rsidR="0097798B">
              <w:rPr>
                <w:webHidden/>
              </w:rPr>
              <w:fldChar w:fldCharType="begin"/>
            </w:r>
            <w:r w:rsidR="0097798B">
              <w:rPr>
                <w:webHidden/>
              </w:rPr>
              <w:instrText xml:space="preserve"> PAGEREF _Toc75807738 \h </w:instrText>
            </w:r>
            <w:r w:rsidR="0097798B">
              <w:rPr>
                <w:webHidden/>
              </w:rPr>
            </w:r>
            <w:r w:rsidR="0097798B">
              <w:rPr>
                <w:webHidden/>
              </w:rPr>
              <w:fldChar w:fldCharType="separate"/>
            </w:r>
            <w:r w:rsidR="0097798B">
              <w:rPr>
                <w:webHidden/>
              </w:rPr>
              <w:t>7</w:t>
            </w:r>
            <w:r w:rsidR="0097798B">
              <w:rPr>
                <w:webHidden/>
              </w:rPr>
              <w:fldChar w:fldCharType="end"/>
            </w:r>
          </w:hyperlink>
        </w:p>
        <w:p w:rsidR="0097798B" w:rsidRDefault="00A529BA" w14:paraId="7A51A2B8" w14:textId="604D6204">
          <w:pPr>
            <w:pStyle w:val="TOC2"/>
            <w:rPr>
              <w:rFonts w:eastAsiaTheme="minorEastAsia"/>
              <w:sz w:val="22"/>
              <w:lang w:val="ru-RU" w:eastAsia="ru-RU"/>
            </w:rPr>
          </w:pPr>
          <w:hyperlink w:history="1" w:anchor="_Toc75807739">
            <w:r w:rsidRPr="00391CF1" w:rsidR="0097798B">
              <w:rPr>
                <w:rStyle w:val="Hyperlink"/>
              </w:rPr>
              <w:t>2.6</w:t>
            </w:r>
            <w:r w:rsidR="0097798B">
              <w:rPr>
                <w:rFonts w:eastAsiaTheme="minorEastAsia"/>
                <w:sz w:val="22"/>
                <w:lang w:val="ru-RU" w:eastAsia="ru-RU"/>
              </w:rPr>
              <w:tab/>
            </w:r>
            <w:r w:rsidRPr="00391CF1" w:rsidR="0097798B">
              <w:rPr>
                <w:rStyle w:val="Hyperlink"/>
              </w:rPr>
              <w:t>Changes in Data Interfaces</w:t>
            </w:r>
            <w:r w:rsidR="0097798B">
              <w:rPr>
                <w:webHidden/>
              </w:rPr>
              <w:tab/>
            </w:r>
            <w:r w:rsidR="0097798B">
              <w:rPr>
                <w:webHidden/>
              </w:rPr>
              <w:fldChar w:fldCharType="begin"/>
            </w:r>
            <w:r w:rsidR="0097798B">
              <w:rPr>
                <w:webHidden/>
              </w:rPr>
              <w:instrText xml:space="preserve"> PAGEREF _Toc75807739 \h </w:instrText>
            </w:r>
            <w:r w:rsidR="0097798B">
              <w:rPr>
                <w:webHidden/>
              </w:rPr>
            </w:r>
            <w:r w:rsidR="0097798B">
              <w:rPr>
                <w:webHidden/>
              </w:rPr>
              <w:fldChar w:fldCharType="separate"/>
            </w:r>
            <w:r w:rsidR="0097798B">
              <w:rPr>
                <w:webHidden/>
              </w:rPr>
              <w:t>7</w:t>
            </w:r>
            <w:r w:rsidR="0097798B">
              <w:rPr>
                <w:webHidden/>
              </w:rPr>
              <w:fldChar w:fldCharType="end"/>
            </w:r>
          </w:hyperlink>
        </w:p>
        <w:p w:rsidR="0097798B" w:rsidRDefault="00A529BA" w14:paraId="28DC5A9E" w14:textId="71CB4A4B">
          <w:pPr>
            <w:pStyle w:val="TOC2"/>
            <w:rPr>
              <w:rFonts w:eastAsiaTheme="minorEastAsia"/>
              <w:sz w:val="22"/>
              <w:lang w:val="ru-RU" w:eastAsia="ru-RU"/>
            </w:rPr>
          </w:pPr>
          <w:hyperlink w:history="1" w:anchor="_Toc75807740">
            <w:r w:rsidRPr="00391CF1" w:rsidR="0097798B">
              <w:rPr>
                <w:rStyle w:val="Hyperlink"/>
              </w:rPr>
              <w:t>2.6.1</w:t>
            </w:r>
            <w:r w:rsidR="0097798B">
              <w:rPr>
                <w:rFonts w:eastAsiaTheme="minorEastAsia"/>
                <w:sz w:val="22"/>
                <w:lang w:val="ru-RU" w:eastAsia="ru-RU"/>
              </w:rPr>
              <w:tab/>
            </w:r>
            <w:r w:rsidR="00790FFD">
              <w:rPr>
                <w:rFonts w:eastAsiaTheme="minorEastAsia"/>
                <w:sz w:val="22"/>
                <w:lang w:val="en-US" w:eastAsia="ru-RU"/>
              </w:rPr>
              <w:t xml:space="preserve"> </w:t>
            </w:r>
            <w:r w:rsidRPr="00391CF1" w:rsidR="0097798B">
              <w:rPr>
                <w:rStyle w:val="Hyperlink"/>
              </w:rPr>
              <w:t>Inbound</w:t>
            </w:r>
            <w:r w:rsidR="0097798B">
              <w:rPr>
                <w:webHidden/>
              </w:rPr>
              <w:tab/>
            </w:r>
            <w:r w:rsidR="0097798B">
              <w:rPr>
                <w:webHidden/>
              </w:rPr>
              <w:fldChar w:fldCharType="begin"/>
            </w:r>
            <w:r w:rsidR="0097798B">
              <w:rPr>
                <w:webHidden/>
              </w:rPr>
              <w:instrText xml:space="preserve"> PAGEREF _Toc75807740 \h </w:instrText>
            </w:r>
            <w:r w:rsidR="0097798B">
              <w:rPr>
                <w:webHidden/>
              </w:rPr>
            </w:r>
            <w:r w:rsidR="0097798B">
              <w:rPr>
                <w:webHidden/>
              </w:rPr>
              <w:fldChar w:fldCharType="separate"/>
            </w:r>
            <w:r w:rsidR="0097798B">
              <w:rPr>
                <w:webHidden/>
              </w:rPr>
              <w:t>7</w:t>
            </w:r>
            <w:r w:rsidR="0097798B">
              <w:rPr>
                <w:webHidden/>
              </w:rPr>
              <w:fldChar w:fldCharType="end"/>
            </w:r>
          </w:hyperlink>
        </w:p>
        <w:p w:rsidR="0097798B" w:rsidRDefault="00A529BA" w14:paraId="288D16EC" w14:textId="0490F971">
          <w:pPr>
            <w:pStyle w:val="TOC2"/>
            <w:rPr>
              <w:rFonts w:eastAsiaTheme="minorEastAsia"/>
              <w:sz w:val="22"/>
              <w:lang w:val="ru-RU" w:eastAsia="ru-RU"/>
            </w:rPr>
          </w:pPr>
          <w:hyperlink w:history="1" w:anchor="_Toc75807741">
            <w:r w:rsidRPr="00391CF1" w:rsidR="0097798B">
              <w:rPr>
                <w:rStyle w:val="Hyperlink"/>
              </w:rPr>
              <w:t>2.6.2</w:t>
            </w:r>
            <w:r w:rsidR="00790FFD">
              <w:rPr>
                <w:rStyle w:val="Hyperlink"/>
              </w:rPr>
              <w:t xml:space="preserve"> </w:t>
            </w:r>
            <w:r w:rsidRPr="00391CF1" w:rsidR="0097798B">
              <w:rPr>
                <w:rStyle w:val="Hyperlink"/>
              </w:rPr>
              <w:t>Outbound</w:t>
            </w:r>
            <w:r w:rsidR="0097798B">
              <w:rPr>
                <w:webHidden/>
              </w:rPr>
              <w:tab/>
            </w:r>
            <w:r w:rsidR="0097798B">
              <w:rPr>
                <w:webHidden/>
              </w:rPr>
              <w:fldChar w:fldCharType="begin"/>
            </w:r>
            <w:r w:rsidR="0097798B">
              <w:rPr>
                <w:webHidden/>
              </w:rPr>
              <w:instrText xml:space="preserve"> PAGEREF _Toc75807741 \h </w:instrText>
            </w:r>
            <w:r w:rsidR="0097798B">
              <w:rPr>
                <w:webHidden/>
              </w:rPr>
            </w:r>
            <w:r w:rsidR="0097798B">
              <w:rPr>
                <w:webHidden/>
              </w:rPr>
              <w:fldChar w:fldCharType="separate"/>
            </w:r>
            <w:r w:rsidR="0097798B">
              <w:rPr>
                <w:webHidden/>
              </w:rPr>
              <w:t>8</w:t>
            </w:r>
            <w:r w:rsidR="0097798B">
              <w:rPr>
                <w:webHidden/>
              </w:rPr>
              <w:fldChar w:fldCharType="end"/>
            </w:r>
          </w:hyperlink>
        </w:p>
        <w:p w:rsidR="0097798B" w:rsidRDefault="00A529BA" w14:paraId="47B52610" w14:textId="40515F70">
          <w:pPr>
            <w:pStyle w:val="TOC2"/>
            <w:rPr>
              <w:rFonts w:eastAsiaTheme="minorEastAsia"/>
              <w:sz w:val="22"/>
              <w:lang w:val="ru-RU" w:eastAsia="ru-RU"/>
            </w:rPr>
          </w:pPr>
          <w:hyperlink w:history="1" w:anchor="_Toc75807742">
            <w:r w:rsidRPr="00391CF1" w:rsidR="0097798B">
              <w:rPr>
                <w:rStyle w:val="Hyperlink"/>
              </w:rPr>
              <w:t>2.6.3.</w:t>
            </w:r>
            <w:r w:rsidR="00790FFD">
              <w:rPr>
                <w:rStyle w:val="Hyperlink"/>
              </w:rPr>
              <w:t xml:space="preserve"> </w:t>
            </w:r>
            <w:r w:rsidRPr="00391CF1" w:rsidR="0097798B">
              <w:rPr>
                <w:rStyle w:val="Hyperlink"/>
              </w:rPr>
              <w:t>Initial Loads</w:t>
            </w:r>
            <w:r w:rsidR="0097798B">
              <w:rPr>
                <w:webHidden/>
              </w:rPr>
              <w:tab/>
            </w:r>
            <w:r w:rsidR="0097798B">
              <w:rPr>
                <w:webHidden/>
              </w:rPr>
              <w:fldChar w:fldCharType="begin"/>
            </w:r>
            <w:r w:rsidR="0097798B">
              <w:rPr>
                <w:webHidden/>
              </w:rPr>
              <w:instrText xml:space="preserve"> PAGEREF _Toc75807742 \h </w:instrText>
            </w:r>
            <w:r w:rsidR="0097798B">
              <w:rPr>
                <w:webHidden/>
              </w:rPr>
            </w:r>
            <w:r w:rsidR="0097798B">
              <w:rPr>
                <w:webHidden/>
              </w:rPr>
              <w:fldChar w:fldCharType="separate"/>
            </w:r>
            <w:r w:rsidR="0097798B">
              <w:rPr>
                <w:webHidden/>
              </w:rPr>
              <w:t>8</w:t>
            </w:r>
            <w:r w:rsidR="0097798B">
              <w:rPr>
                <w:webHidden/>
              </w:rPr>
              <w:fldChar w:fldCharType="end"/>
            </w:r>
          </w:hyperlink>
        </w:p>
        <w:p w:rsidR="0097798B" w:rsidRDefault="00A529BA" w14:paraId="0B8214D9" w14:textId="2CF19B00">
          <w:pPr>
            <w:pStyle w:val="TOC2"/>
            <w:rPr>
              <w:rFonts w:eastAsiaTheme="minorEastAsia"/>
              <w:sz w:val="22"/>
              <w:lang w:val="ru-RU" w:eastAsia="ru-RU"/>
            </w:rPr>
          </w:pPr>
          <w:hyperlink w:history="1" w:anchor="_Toc75807743">
            <w:r w:rsidRPr="00391CF1" w:rsidR="0097798B">
              <w:rPr>
                <w:rStyle w:val="Hyperlink"/>
              </w:rPr>
              <w:t>2.6.4</w:t>
            </w:r>
            <w:r w:rsidR="00790FFD">
              <w:rPr>
                <w:rStyle w:val="Hyperlink"/>
              </w:rPr>
              <w:t xml:space="preserve">  </w:t>
            </w:r>
            <w:r w:rsidRPr="00391CF1" w:rsidR="0097798B">
              <w:rPr>
                <w:rStyle w:val="Hyperlink"/>
              </w:rPr>
              <w:t>Performance test / Indexes creation</w:t>
            </w:r>
            <w:r w:rsidR="0097798B">
              <w:rPr>
                <w:webHidden/>
              </w:rPr>
              <w:tab/>
            </w:r>
            <w:r w:rsidR="0097798B">
              <w:rPr>
                <w:webHidden/>
              </w:rPr>
              <w:fldChar w:fldCharType="begin"/>
            </w:r>
            <w:r w:rsidR="0097798B">
              <w:rPr>
                <w:webHidden/>
              </w:rPr>
              <w:instrText xml:space="preserve"> PAGEREF _Toc75807743 \h </w:instrText>
            </w:r>
            <w:r w:rsidR="0097798B">
              <w:rPr>
                <w:webHidden/>
              </w:rPr>
            </w:r>
            <w:r w:rsidR="0097798B">
              <w:rPr>
                <w:webHidden/>
              </w:rPr>
              <w:fldChar w:fldCharType="separate"/>
            </w:r>
            <w:r w:rsidR="0097798B">
              <w:rPr>
                <w:webHidden/>
              </w:rPr>
              <w:t>8</w:t>
            </w:r>
            <w:r w:rsidR="0097798B">
              <w:rPr>
                <w:webHidden/>
              </w:rPr>
              <w:fldChar w:fldCharType="end"/>
            </w:r>
          </w:hyperlink>
        </w:p>
        <w:p w:rsidR="0097798B" w:rsidRDefault="00A529BA" w14:paraId="186684ED" w14:textId="575CD55E">
          <w:pPr>
            <w:pStyle w:val="TOC2"/>
            <w:rPr>
              <w:rFonts w:eastAsiaTheme="minorEastAsia"/>
              <w:sz w:val="22"/>
              <w:lang w:val="ru-RU" w:eastAsia="ru-RU"/>
            </w:rPr>
          </w:pPr>
          <w:hyperlink w:history="1" w:anchor="_Toc75807744">
            <w:r w:rsidRPr="00391CF1" w:rsidR="0097798B">
              <w:rPr>
                <w:rStyle w:val="Hyperlink"/>
              </w:rPr>
              <w:t>2.7</w:t>
            </w:r>
            <w:r w:rsidR="0097798B">
              <w:rPr>
                <w:rFonts w:eastAsiaTheme="minorEastAsia"/>
                <w:sz w:val="22"/>
                <w:lang w:val="ru-RU" w:eastAsia="ru-RU"/>
              </w:rPr>
              <w:tab/>
            </w:r>
            <w:r w:rsidRPr="00391CF1" w:rsidR="0097798B">
              <w:rPr>
                <w:rStyle w:val="Hyperlink"/>
              </w:rPr>
              <w:t>Changes in Batch Processes / Aggregations / DRP</w:t>
            </w:r>
            <w:r w:rsidR="0097798B">
              <w:rPr>
                <w:webHidden/>
              </w:rPr>
              <w:tab/>
            </w:r>
            <w:r w:rsidR="0097798B">
              <w:rPr>
                <w:webHidden/>
              </w:rPr>
              <w:fldChar w:fldCharType="begin"/>
            </w:r>
            <w:r w:rsidR="0097798B">
              <w:rPr>
                <w:webHidden/>
              </w:rPr>
              <w:instrText xml:space="preserve"> PAGEREF _Toc75807744 \h </w:instrText>
            </w:r>
            <w:r w:rsidR="0097798B">
              <w:rPr>
                <w:webHidden/>
              </w:rPr>
            </w:r>
            <w:r w:rsidR="0097798B">
              <w:rPr>
                <w:webHidden/>
              </w:rPr>
              <w:fldChar w:fldCharType="separate"/>
            </w:r>
            <w:r w:rsidR="0097798B">
              <w:rPr>
                <w:webHidden/>
              </w:rPr>
              <w:t>8</w:t>
            </w:r>
            <w:r w:rsidR="0097798B">
              <w:rPr>
                <w:webHidden/>
              </w:rPr>
              <w:fldChar w:fldCharType="end"/>
            </w:r>
          </w:hyperlink>
        </w:p>
        <w:p w:rsidR="0097798B" w:rsidRDefault="00A529BA" w14:paraId="30064580" w14:textId="2E53279C">
          <w:pPr>
            <w:pStyle w:val="TOC2"/>
            <w:rPr>
              <w:rFonts w:eastAsiaTheme="minorEastAsia"/>
              <w:sz w:val="22"/>
              <w:lang w:val="ru-RU" w:eastAsia="ru-RU"/>
            </w:rPr>
          </w:pPr>
          <w:hyperlink w:history="1" w:anchor="_Toc75807745">
            <w:r w:rsidRPr="00391CF1" w:rsidR="0097798B">
              <w:rPr>
                <w:rStyle w:val="Hyperlink"/>
              </w:rPr>
              <w:t>2.8</w:t>
            </w:r>
            <w:r w:rsidR="0097798B">
              <w:rPr>
                <w:rFonts w:eastAsiaTheme="minorEastAsia"/>
                <w:sz w:val="22"/>
                <w:lang w:val="ru-RU" w:eastAsia="ru-RU"/>
              </w:rPr>
              <w:tab/>
            </w:r>
            <w:r w:rsidRPr="00391CF1" w:rsidR="0097798B">
              <w:rPr>
                <w:rStyle w:val="Hyperlink"/>
              </w:rPr>
              <w:t>Use Case</w:t>
            </w:r>
            <w:r w:rsidR="0097798B">
              <w:rPr>
                <w:webHidden/>
              </w:rPr>
              <w:tab/>
            </w:r>
            <w:r w:rsidR="0097798B">
              <w:rPr>
                <w:webHidden/>
              </w:rPr>
              <w:fldChar w:fldCharType="begin"/>
            </w:r>
            <w:r w:rsidR="0097798B">
              <w:rPr>
                <w:webHidden/>
              </w:rPr>
              <w:instrText xml:space="preserve"> PAGEREF _Toc75807745 \h </w:instrText>
            </w:r>
            <w:r w:rsidR="0097798B">
              <w:rPr>
                <w:webHidden/>
              </w:rPr>
            </w:r>
            <w:r w:rsidR="0097798B">
              <w:rPr>
                <w:webHidden/>
              </w:rPr>
              <w:fldChar w:fldCharType="separate"/>
            </w:r>
            <w:r w:rsidR="0097798B">
              <w:rPr>
                <w:webHidden/>
              </w:rPr>
              <w:t>8</w:t>
            </w:r>
            <w:r w:rsidR="0097798B">
              <w:rPr>
                <w:webHidden/>
              </w:rPr>
              <w:fldChar w:fldCharType="end"/>
            </w:r>
          </w:hyperlink>
        </w:p>
        <w:p w:rsidR="006F4163" w:rsidP="00206E81" w:rsidRDefault="00DE41BF" w14:paraId="72B4BE7C" w14:textId="7BA50B53">
          <w:pPr>
            <w:spacing w:after="120" w:line="220" w:lineRule="exact"/>
          </w:pPr>
          <w:r>
            <w:rPr>
              <w:b/>
              <w:bCs/>
              <w:noProof/>
            </w:rPr>
            <w:fldChar w:fldCharType="end"/>
          </w:r>
        </w:p>
      </w:sdtContent>
    </w:sdt>
    <w:p w:rsidR="006F4163" w:rsidP="00206E81" w:rsidRDefault="006F4163" w14:paraId="1AFC9209" w14:textId="77777777">
      <w:pPr>
        <w:pStyle w:val="Bodycopy"/>
      </w:pPr>
    </w:p>
    <w:p w:rsidR="00895A03" w:rsidP="00895A03" w:rsidRDefault="00895A03" w14:paraId="3CB4A6EA" w14:textId="77777777">
      <w:pPr>
        <w:pStyle w:val="Bodycopy"/>
      </w:pPr>
    </w:p>
    <w:p w:rsidRPr="007812B5" w:rsidR="007812B5" w:rsidP="007812B5" w:rsidRDefault="007812B5" w14:paraId="1DB02A26" w14:textId="77777777">
      <w:pPr>
        <w:rPr>
          <w:lang w:eastAsia="en-GB"/>
        </w:rPr>
      </w:pPr>
    </w:p>
    <w:p w:rsidRPr="007812B5" w:rsidR="007812B5" w:rsidP="007812B5" w:rsidRDefault="007812B5" w14:paraId="63F41A57" w14:textId="77777777">
      <w:pPr>
        <w:rPr>
          <w:lang w:eastAsia="en-GB"/>
        </w:rPr>
      </w:pPr>
    </w:p>
    <w:p w:rsidRPr="007812B5" w:rsidR="007812B5" w:rsidP="007812B5" w:rsidRDefault="007812B5" w14:paraId="634585C2" w14:textId="77777777">
      <w:pPr>
        <w:rPr>
          <w:lang w:eastAsia="en-GB"/>
        </w:rPr>
      </w:pPr>
    </w:p>
    <w:p w:rsidR="007812B5" w:rsidP="007812B5" w:rsidRDefault="007812B5" w14:paraId="32729A7A" w14:textId="32043B9A">
      <w:pPr>
        <w:tabs>
          <w:tab w:val="left" w:pos="2610"/>
        </w:tabs>
        <w:rPr>
          <w:rFonts w:ascii="Arial" w:hAnsi="Arial" w:eastAsia="Times New Roman" w:cs="Arial"/>
          <w:color w:val="000000"/>
          <w:sz w:val="18"/>
          <w:szCs w:val="21"/>
          <w:lang w:eastAsia="en-GB"/>
        </w:rPr>
      </w:pPr>
      <w:r>
        <w:rPr>
          <w:rFonts w:ascii="Arial" w:hAnsi="Arial" w:eastAsia="Times New Roman" w:cs="Arial"/>
          <w:color w:val="000000"/>
          <w:sz w:val="18"/>
          <w:szCs w:val="21"/>
          <w:lang w:eastAsia="en-GB"/>
        </w:rPr>
        <w:tab/>
      </w:r>
    </w:p>
    <w:p w:rsidRPr="007812B5" w:rsidR="007812B5" w:rsidP="007812B5" w:rsidRDefault="007812B5" w14:paraId="667B27D4" w14:textId="719D138F">
      <w:pPr>
        <w:tabs>
          <w:tab w:val="left" w:pos="2610"/>
        </w:tabs>
        <w:rPr>
          <w:lang w:eastAsia="en-GB"/>
        </w:rPr>
        <w:sectPr w:rsidRPr="007812B5" w:rsidR="007812B5" w:rsidSect="0097798B">
          <w:headerReference w:type="first" r:id="rId18"/>
          <w:footerReference w:type="first" r:id="rId19"/>
          <w:pgSz w:w="11906" w:h="16838" w:orient="portrait" w:code="9"/>
          <w:pgMar w:top="902" w:right="1646" w:bottom="879" w:left="1338" w:header="714" w:footer="556" w:gutter="0"/>
          <w:cols w:space="708"/>
          <w:titlePg/>
          <w:docGrid w:linePitch="360"/>
        </w:sectPr>
      </w:pPr>
      <w:r>
        <w:rPr>
          <w:lang w:eastAsia="en-GB"/>
        </w:rPr>
        <w:tab/>
      </w:r>
    </w:p>
    <w:p w:rsidR="007F12A1" w:rsidP="00283B18" w:rsidRDefault="00DD5B0F" w14:paraId="1DB3D193" w14:textId="7D0C05F6">
      <w:pPr>
        <w:pStyle w:val="Heading1"/>
        <w:numPr>
          <w:ilvl w:val="0"/>
          <w:numId w:val="16"/>
        </w:numPr>
      </w:pPr>
      <w:bookmarkStart w:name="_Toc75807726" w:id="0"/>
      <w:r>
        <w:lastRenderedPageBreak/>
        <w:t>Document approval</w:t>
      </w:r>
      <w:bookmarkEnd w:id="0"/>
    </w:p>
    <w:p w:rsidRPr="00B5445E" w:rsidR="00B5445E" w:rsidP="00B5445E" w:rsidRDefault="00B5445E" w14:paraId="38724E88" w14:textId="77777777"/>
    <w:p w:rsidRPr="007346FB" w:rsidR="00355576" w:rsidP="00355576" w:rsidRDefault="007346FB" w14:paraId="316076FC" w14:textId="741B26D4">
      <w:pPr>
        <w:rPr>
          <w:i/>
          <w:iCs/>
          <w:color w:val="A6A6A6" w:themeColor="background1" w:themeShade="A6"/>
          <w:sz w:val="20"/>
          <w:szCs w:val="20"/>
        </w:rPr>
      </w:pPr>
      <w:r w:rsidRPr="007346FB">
        <w:rPr>
          <w:i/>
          <w:iCs/>
          <w:color w:val="A6A6A6" w:themeColor="background1" w:themeShade="A6"/>
          <w:sz w:val="20"/>
          <w:szCs w:val="20"/>
        </w:rPr>
        <w:t>List members from market, DBU, BTS, ODC, GTC and other teams that are accountable and responsible for the CHG implementation. Add extra rows if required to include extra team members (</w:t>
      </w:r>
      <w:proofErr w:type="gramStart"/>
      <w:r w:rsidRPr="007346FB">
        <w:rPr>
          <w:i/>
          <w:iCs/>
          <w:color w:val="A6A6A6" w:themeColor="background1" w:themeShade="A6"/>
          <w:sz w:val="20"/>
          <w:szCs w:val="20"/>
        </w:rPr>
        <w:t>e.g.</w:t>
      </w:r>
      <w:proofErr w:type="gramEnd"/>
      <w:r w:rsidRPr="007346FB">
        <w:rPr>
          <w:i/>
          <w:iCs/>
          <w:color w:val="A6A6A6" w:themeColor="background1" w:themeShade="A6"/>
          <w:sz w:val="20"/>
          <w:szCs w:val="20"/>
        </w:rPr>
        <w:t xml:space="preserve"> responsible for different areas or services).</w:t>
      </w:r>
    </w:p>
    <w:tbl>
      <w:tblPr>
        <w:tblStyle w:val="GridTable1Light-Accent6"/>
        <w:tblpPr w:leftFromText="180" w:rightFromText="180" w:vertAnchor="text" w:horzAnchor="margin" w:tblpY="2"/>
        <w:tblW w:w="5000" w:type="pct"/>
        <w:tblLook w:val="0020" w:firstRow="1" w:lastRow="0" w:firstColumn="0" w:lastColumn="0" w:noHBand="0" w:noVBand="0"/>
      </w:tblPr>
      <w:tblGrid>
        <w:gridCol w:w="2067"/>
        <w:gridCol w:w="3965"/>
        <w:gridCol w:w="2883"/>
      </w:tblGrid>
      <w:tr w:rsidRPr="00E46A9F" w:rsidR="00610783" w:rsidTr="00610783" w14:paraId="5247607C" w14:textId="77777777">
        <w:trPr>
          <w:cnfStyle w:val="100000000000" w:firstRow="1" w:lastRow="0" w:firstColumn="0" w:lastColumn="0" w:oddVBand="0" w:evenVBand="0" w:oddHBand="0" w:evenHBand="0" w:firstRowFirstColumn="0" w:firstRowLastColumn="0" w:lastRowFirstColumn="0" w:lastRowLastColumn="0"/>
          <w:trHeight w:val="288"/>
        </w:trPr>
        <w:tc>
          <w:tcPr>
            <w:tcW w:w="1159" w:type="pct"/>
            <w:shd w:val="clear" w:color="auto" w:fill="2B5D9A" w:themeFill="accent6" w:themeFillShade="BF"/>
          </w:tcPr>
          <w:p w:rsidRPr="00462C94" w:rsidR="00610783" w:rsidP="00610783" w:rsidRDefault="00610783" w14:paraId="7D19E16D" w14:textId="77777777">
            <w:pPr>
              <w:spacing w:before="100" w:beforeAutospacing="1" w:after="100" w:afterAutospacing="1"/>
              <w:ind w:left="90"/>
              <w:jc w:val="center"/>
              <w:rPr>
                <w:rFonts w:cstheme="minorHAnsi"/>
                <w:bCs w:val="0"/>
                <w:noProof/>
                <w:color w:val="FFFFFF" w:themeColor="background1"/>
                <w:sz w:val="20"/>
                <w:szCs w:val="20"/>
              </w:rPr>
            </w:pPr>
            <w:r w:rsidRPr="00462C94">
              <w:rPr>
                <w:rFonts w:cstheme="minorHAnsi"/>
                <w:bCs w:val="0"/>
                <w:noProof/>
                <w:color w:val="FFFFFF" w:themeColor="background1"/>
                <w:sz w:val="20"/>
                <w:szCs w:val="20"/>
              </w:rPr>
              <w:t>Role</w:t>
            </w:r>
          </w:p>
        </w:tc>
        <w:tc>
          <w:tcPr>
            <w:tcW w:w="2224" w:type="pct"/>
            <w:shd w:val="clear" w:color="auto" w:fill="2B5D9A" w:themeFill="accent6" w:themeFillShade="BF"/>
          </w:tcPr>
          <w:p w:rsidRPr="00E46A9F" w:rsidR="00610783" w:rsidP="00610783" w:rsidRDefault="00610783" w14:paraId="64EA010A" w14:textId="77777777">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Name</w:t>
            </w:r>
          </w:p>
        </w:tc>
        <w:tc>
          <w:tcPr>
            <w:tcW w:w="1617" w:type="pct"/>
            <w:shd w:val="clear" w:color="auto" w:fill="2B5D9A" w:themeFill="accent6" w:themeFillShade="BF"/>
          </w:tcPr>
          <w:p w:rsidRPr="00E46A9F" w:rsidR="00610783" w:rsidP="00610783" w:rsidRDefault="00610783" w14:paraId="0036D2F3" w14:textId="77777777">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Function</w:t>
            </w:r>
          </w:p>
        </w:tc>
      </w:tr>
      <w:tr w:rsidRPr="00745CF2" w:rsidR="00610783" w:rsidTr="00610783" w14:paraId="29DC7A7B" w14:textId="77777777">
        <w:trPr>
          <w:trHeight w:val="288"/>
        </w:trPr>
        <w:tc>
          <w:tcPr>
            <w:tcW w:w="1159" w:type="pct"/>
          </w:tcPr>
          <w:p w:rsidRPr="00745CF2" w:rsidR="00610783" w:rsidP="00610783" w:rsidRDefault="00610783" w14:paraId="174D5556" w14:textId="77777777">
            <w:pPr>
              <w:spacing w:before="100" w:beforeAutospacing="1" w:after="100" w:afterAutospacing="1"/>
              <w:ind w:left="90"/>
              <w:rPr>
                <w:rFonts w:cstheme="minorHAnsi"/>
                <w:b/>
                <w:noProof/>
                <w:sz w:val="20"/>
                <w:szCs w:val="20"/>
              </w:rPr>
            </w:pPr>
            <w:r w:rsidRPr="00745CF2">
              <w:rPr>
                <w:rFonts w:cstheme="minorHAnsi"/>
                <w:b/>
                <w:noProof/>
                <w:sz w:val="20"/>
                <w:szCs w:val="20"/>
              </w:rPr>
              <w:t>Market Sponsor</w:t>
            </w:r>
          </w:p>
        </w:tc>
        <w:tc>
          <w:tcPr>
            <w:tcW w:w="2224" w:type="pct"/>
          </w:tcPr>
          <w:p w:rsidRPr="00745CF2" w:rsidR="00610783" w:rsidP="00E46B70" w:rsidRDefault="00610783" w14:paraId="0CCF6F68" w14:textId="70086A39">
            <w:pPr>
              <w:spacing w:before="100" w:beforeAutospacing="1" w:after="100" w:afterAutospacing="1"/>
              <w:ind w:left="78"/>
              <w:rPr>
                <w:rFonts w:cstheme="minorHAnsi"/>
                <w:noProof/>
                <w:sz w:val="20"/>
                <w:szCs w:val="20"/>
              </w:rPr>
            </w:pPr>
          </w:p>
        </w:tc>
        <w:tc>
          <w:tcPr>
            <w:tcW w:w="1617" w:type="pct"/>
          </w:tcPr>
          <w:p w:rsidRPr="00745CF2" w:rsidR="00610783" w:rsidP="00610783" w:rsidRDefault="00610783" w14:paraId="0CF18DE0" w14:textId="30048AA1">
            <w:pPr>
              <w:spacing w:before="100" w:beforeAutospacing="1" w:after="100" w:afterAutospacing="1"/>
              <w:ind w:left="78"/>
              <w:rPr>
                <w:rFonts w:cstheme="minorHAnsi"/>
                <w:noProof/>
                <w:sz w:val="20"/>
                <w:szCs w:val="20"/>
              </w:rPr>
            </w:pPr>
          </w:p>
        </w:tc>
      </w:tr>
      <w:tr w:rsidRPr="00745CF2" w:rsidR="00610783" w:rsidTr="00610783" w14:paraId="71F3E811" w14:textId="77777777">
        <w:trPr>
          <w:trHeight w:val="288"/>
        </w:trPr>
        <w:tc>
          <w:tcPr>
            <w:tcW w:w="1159" w:type="pct"/>
          </w:tcPr>
          <w:p w:rsidRPr="00745CF2" w:rsidR="00610783" w:rsidP="00610783" w:rsidRDefault="00610783" w14:paraId="0A538BB1" w14:textId="77777777">
            <w:pPr>
              <w:spacing w:before="100" w:beforeAutospacing="1" w:after="100" w:afterAutospacing="1"/>
              <w:ind w:left="90"/>
              <w:rPr>
                <w:rFonts w:cstheme="minorHAnsi"/>
                <w:b/>
                <w:noProof/>
                <w:sz w:val="20"/>
                <w:szCs w:val="20"/>
              </w:rPr>
            </w:pPr>
            <w:r w:rsidRPr="00745CF2">
              <w:rPr>
                <w:rFonts w:cstheme="minorHAnsi"/>
                <w:b/>
                <w:noProof/>
                <w:sz w:val="20"/>
                <w:szCs w:val="20"/>
              </w:rPr>
              <w:t>DBU Approver</w:t>
            </w:r>
          </w:p>
        </w:tc>
        <w:tc>
          <w:tcPr>
            <w:tcW w:w="2224" w:type="pct"/>
          </w:tcPr>
          <w:p w:rsidRPr="00745CF2" w:rsidR="00610783" w:rsidP="00E46B70" w:rsidRDefault="00570871" w14:paraId="4222B1F5" w14:textId="777BFCB8">
            <w:pPr>
              <w:spacing w:before="100" w:beforeAutospacing="1" w:after="100" w:afterAutospacing="1"/>
              <w:ind w:left="78"/>
              <w:rPr>
                <w:rFonts w:cstheme="minorHAnsi"/>
                <w:noProof/>
                <w:sz w:val="20"/>
                <w:szCs w:val="20"/>
              </w:rPr>
            </w:pPr>
            <w:r>
              <w:rPr>
                <w:rFonts w:cstheme="minorHAnsi"/>
                <w:noProof/>
                <w:sz w:val="20"/>
                <w:szCs w:val="20"/>
              </w:rPr>
              <w:t>N</w:t>
            </w:r>
            <w:r w:rsidR="00E46B70">
              <w:rPr>
                <w:rFonts w:cstheme="minorHAnsi"/>
                <w:noProof/>
                <w:sz w:val="20"/>
                <w:szCs w:val="20"/>
              </w:rPr>
              <w:t>ikita</w:t>
            </w:r>
            <w:r>
              <w:rPr>
                <w:rFonts w:cstheme="minorHAnsi"/>
                <w:noProof/>
                <w:sz w:val="20"/>
                <w:szCs w:val="20"/>
              </w:rPr>
              <w:t xml:space="preserve"> Ryzhkovich</w:t>
            </w:r>
          </w:p>
        </w:tc>
        <w:tc>
          <w:tcPr>
            <w:tcW w:w="1617" w:type="pct"/>
          </w:tcPr>
          <w:p w:rsidRPr="00745CF2" w:rsidR="00610783" w:rsidP="00610783" w:rsidRDefault="00610783" w14:paraId="4811E7BC" w14:textId="77777777">
            <w:pPr>
              <w:spacing w:before="100" w:beforeAutospacing="1" w:after="100" w:afterAutospacing="1"/>
              <w:ind w:left="78"/>
              <w:rPr>
                <w:rFonts w:cstheme="minorHAnsi"/>
                <w:noProof/>
                <w:sz w:val="20"/>
                <w:szCs w:val="20"/>
              </w:rPr>
            </w:pPr>
            <w:r>
              <w:rPr>
                <w:rFonts w:cstheme="minorHAnsi"/>
                <w:noProof/>
                <w:sz w:val="20"/>
                <w:szCs w:val="20"/>
              </w:rPr>
              <w:t>Digital Customer Experience</w:t>
            </w:r>
          </w:p>
        </w:tc>
      </w:tr>
      <w:tr w:rsidRPr="00745CF2" w:rsidR="00610783" w:rsidTr="00610783" w14:paraId="18A1DF84" w14:textId="77777777">
        <w:trPr>
          <w:trHeight w:val="288"/>
        </w:trPr>
        <w:tc>
          <w:tcPr>
            <w:tcW w:w="1159" w:type="pct"/>
          </w:tcPr>
          <w:p w:rsidRPr="00745CF2" w:rsidR="00610783" w:rsidP="00610783" w:rsidRDefault="00610783" w14:paraId="351ACD09" w14:textId="77777777">
            <w:pPr>
              <w:spacing w:before="100" w:beforeAutospacing="1" w:after="100" w:afterAutospacing="1"/>
              <w:ind w:left="90"/>
              <w:rPr>
                <w:rFonts w:cstheme="minorHAnsi"/>
                <w:b/>
                <w:noProof/>
                <w:sz w:val="20"/>
                <w:szCs w:val="20"/>
              </w:rPr>
            </w:pPr>
            <w:r w:rsidRPr="00745CF2">
              <w:rPr>
                <w:rFonts w:cstheme="minorHAnsi"/>
                <w:b/>
                <w:noProof/>
                <w:sz w:val="20"/>
                <w:szCs w:val="20"/>
              </w:rPr>
              <w:t>BTS</w:t>
            </w:r>
            <w:r>
              <w:rPr>
                <w:rFonts w:cstheme="minorHAnsi"/>
                <w:b/>
                <w:noProof/>
                <w:sz w:val="20"/>
                <w:szCs w:val="20"/>
              </w:rPr>
              <w:t xml:space="preserve"> expert</w:t>
            </w:r>
          </w:p>
        </w:tc>
        <w:tc>
          <w:tcPr>
            <w:tcW w:w="2224" w:type="pct"/>
          </w:tcPr>
          <w:p w:rsidRPr="00745CF2" w:rsidR="00610783" w:rsidP="00E46B70" w:rsidRDefault="00E46B70" w14:paraId="6038ABA8" w14:textId="22F6E473">
            <w:pPr>
              <w:spacing w:before="100" w:beforeAutospacing="1" w:after="100" w:afterAutospacing="1"/>
              <w:ind w:left="78"/>
              <w:rPr>
                <w:rFonts w:cstheme="minorHAnsi"/>
                <w:noProof/>
                <w:sz w:val="20"/>
                <w:szCs w:val="20"/>
              </w:rPr>
            </w:pPr>
            <w:r>
              <w:rPr>
                <w:rFonts w:cstheme="minorHAnsi"/>
                <w:noProof/>
                <w:sz w:val="20"/>
                <w:szCs w:val="20"/>
              </w:rPr>
              <w:t>Alexander Polyakov</w:t>
            </w:r>
          </w:p>
        </w:tc>
        <w:tc>
          <w:tcPr>
            <w:tcW w:w="1617" w:type="pct"/>
          </w:tcPr>
          <w:p w:rsidRPr="00745CF2" w:rsidR="00610783" w:rsidP="00610783" w:rsidRDefault="00610783" w14:paraId="791E409E" w14:textId="77777777">
            <w:pPr>
              <w:spacing w:before="100" w:beforeAutospacing="1" w:after="100" w:afterAutospacing="1"/>
              <w:ind w:left="78"/>
              <w:rPr>
                <w:rFonts w:cstheme="minorHAnsi"/>
                <w:noProof/>
                <w:sz w:val="20"/>
                <w:szCs w:val="20"/>
              </w:rPr>
            </w:pPr>
            <w:r w:rsidRPr="00745CF2">
              <w:rPr>
                <w:rFonts w:cstheme="minorHAnsi"/>
                <w:noProof/>
                <w:sz w:val="20"/>
                <w:szCs w:val="20"/>
              </w:rPr>
              <w:t>BTS TM</w:t>
            </w:r>
            <w:r>
              <w:rPr>
                <w:rFonts w:cstheme="minorHAnsi"/>
                <w:noProof/>
                <w:sz w:val="20"/>
                <w:szCs w:val="20"/>
              </w:rPr>
              <w:t>E Manager</w:t>
            </w:r>
          </w:p>
        </w:tc>
      </w:tr>
      <w:tr w:rsidRPr="00745CF2" w:rsidR="00610783" w:rsidTr="00610783" w14:paraId="788E6641" w14:textId="77777777">
        <w:trPr>
          <w:trHeight w:val="288"/>
        </w:trPr>
        <w:tc>
          <w:tcPr>
            <w:tcW w:w="1159" w:type="pct"/>
          </w:tcPr>
          <w:p w:rsidRPr="00745CF2" w:rsidR="00610783" w:rsidP="00610783" w:rsidRDefault="00610783" w14:paraId="15089702" w14:textId="77777777">
            <w:pPr>
              <w:spacing w:before="100" w:beforeAutospacing="1" w:after="100" w:afterAutospacing="1"/>
              <w:ind w:left="90"/>
              <w:rPr>
                <w:rFonts w:cstheme="minorHAnsi"/>
                <w:b/>
                <w:noProof/>
                <w:sz w:val="20"/>
                <w:szCs w:val="20"/>
              </w:rPr>
            </w:pPr>
            <w:r w:rsidRPr="00745CF2">
              <w:rPr>
                <w:rFonts w:cstheme="minorHAnsi"/>
                <w:b/>
                <w:noProof/>
                <w:sz w:val="20"/>
                <w:szCs w:val="20"/>
              </w:rPr>
              <w:t>ODC</w:t>
            </w:r>
            <w:r>
              <w:rPr>
                <w:rFonts w:cstheme="minorHAnsi"/>
                <w:b/>
                <w:noProof/>
                <w:sz w:val="20"/>
                <w:szCs w:val="20"/>
              </w:rPr>
              <w:t xml:space="preserve"> expert</w:t>
            </w:r>
          </w:p>
        </w:tc>
        <w:tc>
          <w:tcPr>
            <w:tcW w:w="2224" w:type="pct"/>
          </w:tcPr>
          <w:p w:rsidRPr="00745CF2" w:rsidR="00610783" w:rsidP="00E46B70" w:rsidRDefault="004E1CF2" w14:paraId="0595E938" w14:textId="2C2346CC">
            <w:pPr>
              <w:spacing w:before="100" w:beforeAutospacing="1" w:after="100" w:afterAutospacing="1"/>
              <w:ind w:left="78"/>
              <w:rPr>
                <w:rFonts w:cstheme="minorHAnsi"/>
                <w:noProof/>
                <w:sz w:val="20"/>
                <w:szCs w:val="20"/>
              </w:rPr>
            </w:pPr>
            <w:r>
              <w:rPr>
                <w:rFonts w:cstheme="minorHAnsi"/>
                <w:noProof/>
                <w:sz w:val="20"/>
                <w:szCs w:val="20"/>
              </w:rPr>
              <w:t>David Gallego</w:t>
            </w:r>
          </w:p>
        </w:tc>
        <w:tc>
          <w:tcPr>
            <w:tcW w:w="1617" w:type="pct"/>
          </w:tcPr>
          <w:p w:rsidRPr="00745CF2" w:rsidR="00610783" w:rsidP="00610783" w:rsidRDefault="00610783" w14:paraId="6320B360" w14:textId="77777777">
            <w:pPr>
              <w:spacing w:before="100" w:beforeAutospacing="1" w:after="100" w:afterAutospacing="1"/>
              <w:ind w:left="78"/>
              <w:rPr>
                <w:rFonts w:cstheme="minorHAnsi"/>
                <w:noProof/>
                <w:sz w:val="20"/>
                <w:szCs w:val="20"/>
              </w:rPr>
            </w:pPr>
            <w:r w:rsidRPr="00745CF2">
              <w:rPr>
                <w:rFonts w:cstheme="minorHAnsi"/>
                <w:noProof/>
                <w:sz w:val="20"/>
                <w:szCs w:val="20"/>
              </w:rPr>
              <w:t>ODC Sales</w:t>
            </w:r>
          </w:p>
        </w:tc>
      </w:tr>
      <w:tr w:rsidRPr="00745CF2" w:rsidR="006041B3" w:rsidTr="00610783" w14:paraId="03773CB8" w14:textId="77777777">
        <w:trPr>
          <w:trHeight w:val="288"/>
        </w:trPr>
        <w:tc>
          <w:tcPr>
            <w:tcW w:w="1159" w:type="pct"/>
          </w:tcPr>
          <w:p w:rsidRPr="00745CF2" w:rsidR="006041B3" w:rsidP="00610783" w:rsidRDefault="006041B3" w14:paraId="1C5A3E7D" w14:textId="577215FD">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rsidR="006041B3" w:rsidP="00E46B70" w:rsidRDefault="006041B3" w14:paraId="4D1BF735" w14:textId="52A4BE91">
            <w:pPr>
              <w:spacing w:before="100" w:beforeAutospacing="1" w:after="100" w:afterAutospacing="1"/>
              <w:ind w:left="78"/>
              <w:rPr>
                <w:rFonts w:cstheme="minorHAnsi"/>
                <w:noProof/>
                <w:sz w:val="20"/>
                <w:szCs w:val="20"/>
              </w:rPr>
            </w:pPr>
            <w:r>
              <w:rPr>
                <w:rFonts w:cstheme="minorHAnsi"/>
                <w:noProof/>
                <w:sz w:val="20"/>
                <w:szCs w:val="20"/>
              </w:rPr>
              <w:t>Fran / Migual Lopez</w:t>
            </w:r>
          </w:p>
        </w:tc>
        <w:tc>
          <w:tcPr>
            <w:tcW w:w="1617" w:type="pct"/>
          </w:tcPr>
          <w:p w:rsidRPr="00745CF2" w:rsidR="006041B3" w:rsidP="00610783" w:rsidRDefault="006041B3" w14:paraId="44E79621" w14:textId="5F47FBC6">
            <w:pPr>
              <w:spacing w:before="100" w:beforeAutospacing="1" w:after="100" w:afterAutospacing="1"/>
              <w:ind w:left="78"/>
              <w:rPr>
                <w:rFonts w:cstheme="minorHAnsi"/>
                <w:noProof/>
                <w:sz w:val="20"/>
                <w:szCs w:val="20"/>
              </w:rPr>
            </w:pPr>
            <w:r>
              <w:rPr>
                <w:rFonts w:cstheme="minorHAnsi"/>
                <w:noProof/>
                <w:sz w:val="20"/>
                <w:szCs w:val="20"/>
              </w:rPr>
              <w:t>ODC Data</w:t>
            </w:r>
          </w:p>
        </w:tc>
      </w:tr>
      <w:tr w:rsidRPr="00745CF2" w:rsidR="00610783" w:rsidTr="00610783" w14:paraId="2202771A" w14:textId="77777777">
        <w:trPr>
          <w:trHeight w:val="288"/>
        </w:trPr>
        <w:tc>
          <w:tcPr>
            <w:tcW w:w="1159" w:type="pct"/>
          </w:tcPr>
          <w:p w:rsidRPr="00745CF2" w:rsidR="00610783" w:rsidP="00610783" w:rsidRDefault="00610783" w14:paraId="09F5B989" w14:textId="77777777">
            <w:pPr>
              <w:spacing w:before="100" w:beforeAutospacing="1" w:after="100" w:afterAutospacing="1"/>
              <w:ind w:left="90"/>
              <w:rPr>
                <w:rFonts w:cstheme="minorHAnsi"/>
                <w:b/>
                <w:noProof/>
                <w:sz w:val="20"/>
                <w:szCs w:val="20"/>
              </w:rPr>
            </w:pPr>
            <w:r w:rsidRPr="00745CF2">
              <w:rPr>
                <w:rFonts w:cstheme="minorHAnsi"/>
                <w:b/>
                <w:noProof/>
                <w:sz w:val="20"/>
                <w:szCs w:val="20"/>
              </w:rPr>
              <w:t>GTC</w:t>
            </w:r>
            <w:r>
              <w:rPr>
                <w:rFonts w:cstheme="minorHAnsi"/>
                <w:b/>
                <w:noProof/>
                <w:sz w:val="20"/>
                <w:szCs w:val="20"/>
              </w:rPr>
              <w:t xml:space="preserve"> expert</w:t>
            </w:r>
          </w:p>
        </w:tc>
        <w:tc>
          <w:tcPr>
            <w:tcW w:w="2224" w:type="pct"/>
          </w:tcPr>
          <w:p w:rsidRPr="00745CF2" w:rsidR="00610783" w:rsidP="00E46B70" w:rsidRDefault="004E1CF2" w14:paraId="32DB823B" w14:textId="6B065BB4">
            <w:pPr>
              <w:spacing w:before="100" w:beforeAutospacing="1" w:after="100" w:afterAutospacing="1"/>
              <w:ind w:left="78"/>
              <w:rPr>
                <w:rFonts w:cstheme="minorHAnsi"/>
                <w:noProof/>
                <w:sz w:val="20"/>
                <w:szCs w:val="20"/>
              </w:rPr>
            </w:pPr>
            <w:r>
              <w:rPr>
                <w:rFonts w:cstheme="minorHAnsi"/>
                <w:noProof/>
                <w:sz w:val="20"/>
                <w:szCs w:val="20"/>
              </w:rPr>
              <w:t>Jose Carlos Martin</w:t>
            </w:r>
          </w:p>
        </w:tc>
        <w:tc>
          <w:tcPr>
            <w:tcW w:w="1617" w:type="pct"/>
          </w:tcPr>
          <w:p w:rsidRPr="00745CF2" w:rsidR="00610783" w:rsidP="00610783" w:rsidRDefault="00610783" w14:paraId="2A1FD386" w14:textId="77777777">
            <w:pPr>
              <w:spacing w:before="100" w:beforeAutospacing="1" w:after="100" w:afterAutospacing="1"/>
              <w:ind w:left="78"/>
              <w:rPr>
                <w:rFonts w:cstheme="minorHAnsi"/>
                <w:noProof/>
                <w:sz w:val="20"/>
                <w:szCs w:val="20"/>
              </w:rPr>
            </w:pPr>
            <w:r w:rsidRPr="00745CF2">
              <w:rPr>
                <w:rFonts w:cstheme="minorHAnsi"/>
                <w:noProof/>
                <w:sz w:val="20"/>
                <w:szCs w:val="20"/>
              </w:rPr>
              <w:t>TME Tech Arch M</w:t>
            </w:r>
            <w:r>
              <w:rPr>
                <w:rFonts w:cstheme="minorHAnsi"/>
                <w:noProof/>
                <w:sz w:val="20"/>
                <w:szCs w:val="20"/>
              </w:rPr>
              <w:t>gr</w:t>
            </w:r>
          </w:p>
        </w:tc>
      </w:tr>
    </w:tbl>
    <w:p w:rsidR="00B9080D" w:rsidP="00355576" w:rsidRDefault="00B9080D" w14:paraId="6CF22E50" w14:textId="77777777">
      <w:pPr>
        <w:rPr>
          <w:rFonts w:eastAsia="Times New Roman" w:cs="Arial"/>
          <w:szCs w:val="18"/>
        </w:rPr>
      </w:pPr>
    </w:p>
    <w:p w:rsidR="00B9080D" w:rsidP="00355576" w:rsidRDefault="00B9080D" w14:paraId="3D233914" w14:textId="633D4388">
      <w:pPr>
        <w:rPr>
          <w:rFonts w:ascii="Arial" w:hAnsi="Arial" w:eastAsia="Times New Roman" w:cs="Arial"/>
          <w:color w:val="000000"/>
          <w:sz w:val="20"/>
          <w:lang w:eastAsia="en-GB"/>
        </w:rPr>
      </w:pPr>
      <w:r w:rsidRPr="00610783">
        <w:rPr>
          <w:rFonts w:ascii="Arial" w:hAnsi="Arial" w:eastAsia="Times New Roman" w:cs="Arial"/>
          <w:color w:val="000000"/>
          <w:sz w:val="20"/>
          <w:lang w:eastAsia="en-GB"/>
        </w:rPr>
        <w:t>This is to confirm that we have reviewed the functional specifications for the proposed solution.  We agree with its contents and understand that the technical specifications will be designed based on this approved document</w:t>
      </w:r>
      <w:r w:rsidR="00610783">
        <w:rPr>
          <w:rFonts w:ascii="Arial" w:hAnsi="Arial" w:eastAsia="Times New Roman" w:cs="Arial"/>
          <w:color w:val="000000"/>
          <w:sz w:val="20"/>
          <w:lang w:eastAsia="en-GB"/>
        </w:rPr>
        <w:t>.</w:t>
      </w:r>
    </w:p>
    <w:p w:rsidRPr="00610783" w:rsidR="00360DED" w:rsidP="00355576" w:rsidRDefault="00360DED" w14:paraId="4054AE92" w14:textId="77777777">
      <w:pPr>
        <w:rPr>
          <w:rFonts w:ascii="Arial" w:hAnsi="Arial" w:eastAsia="Times New Roman" w:cs="Arial"/>
          <w:color w:val="000000"/>
          <w:sz w:val="20"/>
          <w:lang w:eastAsia="en-GB"/>
        </w:rPr>
      </w:pPr>
    </w:p>
    <w:p w:rsidR="007F12A1" w:rsidP="00283B18" w:rsidRDefault="00D40673" w14:paraId="23BE5390" w14:textId="7C1DC2E7">
      <w:pPr>
        <w:pStyle w:val="Heading1"/>
        <w:numPr>
          <w:ilvl w:val="0"/>
          <w:numId w:val="16"/>
        </w:numPr>
      </w:pPr>
      <w:bookmarkStart w:name="_Toc75807727" w:id="1"/>
      <w:r>
        <w:t>Revision history</w:t>
      </w:r>
      <w:bookmarkEnd w:id="1"/>
    </w:p>
    <w:p w:rsidRPr="00E147DF" w:rsidR="00E147DF" w:rsidP="00E147DF" w:rsidRDefault="00E147DF" w14:paraId="339618BB" w14:textId="77777777"/>
    <w:tbl>
      <w:tblPr>
        <w:tblStyle w:val="GridTable1Light-Accent6"/>
        <w:tblW w:w="5000" w:type="pct"/>
        <w:tblLook w:val="0020" w:firstRow="1" w:lastRow="0" w:firstColumn="0" w:lastColumn="0" w:noHBand="0" w:noVBand="0"/>
        <w:tblPrChange w:author="Murguia, Sahima" w:date="2022-03-15T20:22:00Z" w:id="2">
          <w:tblPr>
            <w:tblStyle w:val="GridTable1Light-Accent6"/>
            <w:tblW w:w="5000" w:type="pct"/>
            <w:tblLook w:val="0020" w:firstRow="1" w:lastRow="0" w:firstColumn="0" w:lastColumn="0" w:noHBand="0" w:noVBand="0"/>
          </w:tblPr>
        </w:tblPrChange>
      </w:tblPr>
      <w:tblGrid>
        <w:gridCol w:w="1140"/>
        <w:gridCol w:w="1273"/>
        <w:gridCol w:w="3443"/>
        <w:gridCol w:w="1418"/>
        <w:gridCol w:w="1641"/>
        <w:tblGridChange w:id="3">
          <w:tblGrid>
            <w:gridCol w:w="1140"/>
            <w:gridCol w:w="1273"/>
            <w:gridCol w:w="3443"/>
            <w:gridCol w:w="1418"/>
            <w:gridCol w:w="1641"/>
          </w:tblGrid>
        </w:tblGridChange>
      </w:tblGrid>
      <w:tr w:rsidRPr="00756549" w:rsidR="00E147DF" w:rsidTr="001F08C2" w14:paraId="691792F2" w14:textId="77777777">
        <w:trPr>
          <w:cnfStyle w:val="100000000000" w:firstRow="1" w:lastRow="0" w:firstColumn="0" w:lastColumn="0" w:oddVBand="0" w:evenVBand="0" w:oddHBand="0" w:evenHBand="0" w:firstRowFirstColumn="0" w:firstRowLastColumn="0" w:lastRowFirstColumn="0" w:lastRowLastColumn="0"/>
          <w:trHeight w:val="270"/>
          <w:trPrChange w:author="Murguia, Sahima" w:date="2022-03-15T20:22:00Z" w:id="4">
            <w:trPr>
              <w:trHeight w:val="270"/>
            </w:trPr>
          </w:trPrChange>
        </w:trPr>
        <w:tc>
          <w:tcPr>
            <w:tcW w:w="0" w:type="pct"/>
            <w:shd w:val="clear" w:color="auto" w:fill="2B5D9A" w:themeFill="accent6" w:themeFillShade="BF"/>
            <w:tcPrChange w:author="Murguia, Sahima" w:date="2022-03-15T20:22:00Z" w:id="5">
              <w:tcPr>
                <w:tcW w:w="639" w:type="pct"/>
                <w:shd w:val="clear" w:color="auto" w:fill="2B5D9A" w:themeFill="accent6" w:themeFillShade="BF"/>
              </w:tcPr>
            </w:tcPrChange>
          </w:tcPr>
          <w:p w:rsidRPr="00202DCD" w:rsidR="00E147DF" w:rsidP="00652EAA" w:rsidRDefault="00E147DF" w14:paraId="31FA1727" w14:textId="77777777">
            <w:pPr>
              <w:spacing w:before="100" w:beforeAutospacing="1" w:after="100" w:afterAutospacing="1"/>
              <w:ind w:left="90"/>
              <w:jc w:val="center"/>
              <w:cnfStyle w:val="100000000000" w:firstRow="1" w:lastRow="0" w:firstColumn="0" w:lastColumn="0" w:oddVBand="0" w:evenVBand="0" w:oddHBand="0" w:evenHBand="0" w:firstRowFirstColumn="0" w:firstRowLastColumn="0" w:lastRowFirstColumn="0" w:lastRowLastColumn="0"/>
              <w:rPr>
                <w:rFonts w:cstheme="minorHAnsi"/>
                <w:bCs w:val="0"/>
                <w:noProof/>
                <w:color w:val="FFFFFF" w:themeColor="background1"/>
                <w:sz w:val="20"/>
                <w:szCs w:val="20"/>
              </w:rPr>
            </w:pPr>
            <w:r w:rsidRPr="00202DCD">
              <w:rPr>
                <w:rFonts w:cstheme="minorHAnsi"/>
                <w:bCs w:val="0"/>
                <w:noProof/>
                <w:color w:val="FFFFFF" w:themeColor="background1"/>
                <w:sz w:val="20"/>
                <w:szCs w:val="20"/>
              </w:rPr>
              <w:t>Revision</w:t>
            </w:r>
          </w:p>
        </w:tc>
        <w:tc>
          <w:tcPr>
            <w:tcW w:w="0" w:type="pct"/>
            <w:shd w:val="clear" w:color="auto" w:fill="2B5D9A" w:themeFill="accent6" w:themeFillShade="BF"/>
            <w:tcPrChange w:author="Murguia, Sahima" w:date="2022-03-15T20:22:00Z" w:id="6">
              <w:tcPr>
                <w:tcW w:w="714" w:type="pct"/>
                <w:shd w:val="clear" w:color="auto" w:fill="2B5D9A" w:themeFill="accent6" w:themeFillShade="BF"/>
              </w:tcPr>
            </w:tcPrChange>
          </w:tcPr>
          <w:p w:rsidRPr="00202DCD" w:rsidR="00E147DF" w:rsidP="00652EAA" w:rsidRDefault="00E147DF" w14:paraId="625711CD" w14:textId="77777777">
            <w:pPr>
              <w:spacing w:before="100" w:beforeAutospacing="1" w:after="100" w:afterAutospacing="1"/>
              <w:ind w:left="90"/>
              <w:jc w:val="center"/>
              <w:cnfStyle w:val="100000000000" w:firstRow="1" w:lastRow="0" w:firstColumn="0" w:lastColumn="0" w:oddVBand="0" w:evenVBand="0" w:oddHBand="0" w:evenHBand="0" w:firstRowFirstColumn="0" w:firstRowLastColumn="0" w:lastRowFirstColumn="0" w:lastRowLastColumn="0"/>
              <w:rPr>
                <w:rFonts w:cstheme="minorHAnsi"/>
                <w:bCs w:val="0"/>
                <w:noProof/>
                <w:color w:val="FFFFFF" w:themeColor="background1"/>
                <w:sz w:val="20"/>
                <w:szCs w:val="20"/>
              </w:rPr>
            </w:pPr>
            <w:r w:rsidRPr="00202DCD">
              <w:rPr>
                <w:rFonts w:cstheme="minorHAnsi"/>
                <w:bCs w:val="0"/>
                <w:noProof/>
                <w:color w:val="FFFFFF" w:themeColor="background1"/>
                <w:sz w:val="20"/>
                <w:szCs w:val="20"/>
              </w:rPr>
              <w:t>Section(s)</w:t>
            </w:r>
          </w:p>
        </w:tc>
        <w:tc>
          <w:tcPr>
            <w:tcW w:w="1931" w:type="pct"/>
            <w:shd w:val="clear" w:color="auto" w:fill="2B5D9A" w:themeFill="accent6" w:themeFillShade="BF"/>
            <w:tcPrChange w:author="Murguia, Sahima" w:date="2022-03-15T20:22:00Z" w:id="7">
              <w:tcPr>
                <w:tcW w:w="2097" w:type="pct"/>
                <w:shd w:val="clear" w:color="auto" w:fill="2B5D9A" w:themeFill="accent6" w:themeFillShade="BF"/>
              </w:tcPr>
            </w:tcPrChange>
          </w:tcPr>
          <w:p w:rsidRPr="00202DCD" w:rsidR="00E147DF" w:rsidP="00652EAA" w:rsidRDefault="00E147DF" w14:paraId="4152CF1F" w14:textId="77777777">
            <w:pPr>
              <w:spacing w:before="100" w:beforeAutospacing="1" w:after="100" w:afterAutospacing="1"/>
              <w:ind w:left="90"/>
              <w:jc w:val="center"/>
              <w:cnfStyle w:val="100000000000" w:firstRow="1" w:lastRow="0" w:firstColumn="0" w:lastColumn="0" w:oddVBand="0" w:evenVBand="0" w:oddHBand="0" w:evenHBand="0" w:firstRowFirstColumn="0" w:firstRowLastColumn="0" w:lastRowFirstColumn="0" w:lastRowLastColumn="0"/>
              <w:rPr>
                <w:rFonts w:cstheme="minorHAnsi"/>
                <w:bCs w:val="0"/>
                <w:noProof/>
                <w:color w:val="FFFFFF" w:themeColor="background1"/>
                <w:sz w:val="20"/>
                <w:szCs w:val="20"/>
              </w:rPr>
            </w:pPr>
            <w:r w:rsidRPr="00202DCD">
              <w:rPr>
                <w:rFonts w:cstheme="minorHAnsi"/>
                <w:bCs w:val="0"/>
                <w:noProof/>
                <w:color w:val="FFFFFF" w:themeColor="background1"/>
                <w:sz w:val="20"/>
                <w:szCs w:val="20"/>
              </w:rPr>
              <w:t>Description</w:t>
            </w:r>
          </w:p>
        </w:tc>
        <w:tc>
          <w:tcPr>
            <w:tcW w:w="795" w:type="pct"/>
            <w:shd w:val="clear" w:color="auto" w:fill="2B5D9A" w:themeFill="accent6" w:themeFillShade="BF"/>
            <w:tcPrChange w:author="Murguia, Sahima" w:date="2022-03-15T20:22:00Z" w:id="8">
              <w:tcPr>
                <w:tcW w:w="817" w:type="pct"/>
                <w:shd w:val="clear" w:color="auto" w:fill="2B5D9A" w:themeFill="accent6" w:themeFillShade="BF"/>
              </w:tcPr>
            </w:tcPrChange>
          </w:tcPr>
          <w:p w:rsidRPr="00202DCD" w:rsidR="00E147DF" w:rsidP="00652EAA" w:rsidRDefault="00E147DF" w14:paraId="20E0B673" w14:textId="77777777">
            <w:pPr>
              <w:spacing w:before="100" w:beforeAutospacing="1" w:after="100" w:afterAutospacing="1"/>
              <w:ind w:left="90"/>
              <w:jc w:val="center"/>
              <w:cnfStyle w:val="100000000000" w:firstRow="1" w:lastRow="0" w:firstColumn="0" w:lastColumn="0" w:oddVBand="0" w:evenVBand="0" w:oddHBand="0" w:evenHBand="0" w:firstRowFirstColumn="0" w:firstRowLastColumn="0" w:lastRowFirstColumn="0" w:lastRowLastColumn="0"/>
              <w:rPr>
                <w:rFonts w:cstheme="minorHAnsi"/>
                <w:bCs w:val="0"/>
                <w:noProof/>
                <w:color w:val="FFFFFF" w:themeColor="background1"/>
                <w:sz w:val="20"/>
                <w:szCs w:val="20"/>
              </w:rPr>
            </w:pPr>
            <w:r w:rsidRPr="00202DCD">
              <w:rPr>
                <w:rFonts w:cstheme="minorHAnsi"/>
                <w:bCs w:val="0"/>
                <w:noProof/>
                <w:color w:val="FFFFFF" w:themeColor="background1"/>
                <w:sz w:val="20"/>
                <w:szCs w:val="20"/>
              </w:rPr>
              <w:t>Editor</w:t>
            </w:r>
          </w:p>
        </w:tc>
        <w:tc>
          <w:tcPr>
            <w:tcW w:w="920" w:type="pct"/>
            <w:shd w:val="clear" w:color="auto" w:fill="2B5D9A" w:themeFill="accent6" w:themeFillShade="BF"/>
            <w:tcPrChange w:author="Murguia, Sahima" w:date="2022-03-15T20:22:00Z" w:id="9">
              <w:tcPr>
                <w:tcW w:w="734" w:type="pct"/>
                <w:shd w:val="clear" w:color="auto" w:fill="2B5D9A" w:themeFill="accent6" w:themeFillShade="BF"/>
              </w:tcPr>
            </w:tcPrChange>
          </w:tcPr>
          <w:p w:rsidRPr="00202DCD" w:rsidR="00E147DF" w:rsidP="00652EAA" w:rsidRDefault="00E147DF" w14:paraId="67C4199D" w14:textId="77777777">
            <w:pPr>
              <w:spacing w:before="100" w:beforeAutospacing="1" w:after="100" w:afterAutospacing="1"/>
              <w:ind w:left="90"/>
              <w:jc w:val="center"/>
              <w:cnfStyle w:val="100000000000" w:firstRow="1" w:lastRow="0" w:firstColumn="0" w:lastColumn="0" w:oddVBand="0" w:evenVBand="0" w:oddHBand="0" w:evenHBand="0" w:firstRowFirstColumn="0" w:firstRowLastColumn="0" w:lastRowFirstColumn="0" w:lastRowLastColumn="0"/>
              <w:rPr>
                <w:rFonts w:cstheme="minorHAnsi"/>
                <w:bCs w:val="0"/>
                <w:noProof/>
                <w:color w:val="FFFFFF" w:themeColor="background1"/>
                <w:sz w:val="20"/>
                <w:szCs w:val="20"/>
              </w:rPr>
            </w:pPr>
            <w:r w:rsidRPr="00202DCD">
              <w:rPr>
                <w:rFonts w:cstheme="minorHAnsi"/>
                <w:bCs w:val="0"/>
                <w:noProof/>
                <w:color w:val="FFFFFF" w:themeColor="background1"/>
                <w:sz w:val="20"/>
                <w:szCs w:val="20"/>
              </w:rPr>
              <w:t>Date</w:t>
            </w:r>
          </w:p>
        </w:tc>
      </w:tr>
      <w:tr w:rsidRPr="00756549" w:rsidR="00E147DF" w:rsidDel="001F08C2" w:rsidTr="001F08C2" w14:paraId="47B6C70D" w14:textId="6EB9DD30">
        <w:trPr>
          <w:del w:author="Murguia, Sahima" w:date="2022-03-15T20:22:00Z" w:id="10"/>
        </w:trPr>
        <w:tc>
          <w:tcPr>
            <w:tcW w:w="0" w:type="pct"/>
            <w:tcPrChange w:author="Murguia, Sahima" w:date="2022-03-15T20:22:00Z" w:id="11">
              <w:tcPr>
                <w:tcW w:w="639" w:type="pct"/>
              </w:tcPr>
            </w:tcPrChange>
          </w:tcPr>
          <w:p w:rsidRPr="00202DCD" w:rsidR="00E147DF" w:rsidDel="001F08C2" w:rsidP="00652EAA" w:rsidRDefault="00E147DF" w14:paraId="486D31DE" w14:textId="4D213763">
            <w:pPr>
              <w:spacing w:before="100" w:beforeAutospacing="1" w:after="100" w:afterAutospacing="1"/>
              <w:ind w:left="90"/>
              <w:jc w:val="center"/>
              <w:rPr>
                <w:del w:author="Murguia, Sahima" w:date="2022-03-15T20:22:00Z" w:id="12"/>
                <w:rFonts w:cstheme="minorHAnsi"/>
                <w:bCs/>
                <w:noProof/>
                <w:sz w:val="20"/>
                <w:szCs w:val="20"/>
              </w:rPr>
            </w:pPr>
            <w:del w:author="Murguia, Sahima" w:date="2022-03-15T20:22:00Z" w:id="13">
              <w:r w:rsidRPr="00202DCD" w:rsidDel="001F08C2">
                <w:rPr>
                  <w:rFonts w:cstheme="minorHAnsi"/>
                  <w:bCs/>
                  <w:noProof/>
                  <w:sz w:val="20"/>
                  <w:szCs w:val="20"/>
                </w:rPr>
                <w:delText>1.0</w:delText>
              </w:r>
            </w:del>
          </w:p>
        </w:tc>
        <w:tc>
          <w:tcPr>
            <w:tcW w:w="0" w:type="pct"/>
            <w:tcPrChange w:author="Murguia, Sahima" w:date="2022-03-15T20:22:00Z" w:id="14">
              <w:tcPr>
                <w:tcW w:w="714" w:type="pct"/>
              </w:tcPr>
            </w:tcPrChange>
          </w:tcPr>
          <w:p w:rsidRPr="00202DCD" w:rsidR="00E147DF" w:rsidDel="001F08C2" w:rsidP="00652EAA" w:rsidRDefault="00E147DF" w14:paraId="201EF754" w14:textId="2FCEFC65">
            <w:pPr>
              <w:spacing w:before="100" w:beforeAutospacing="1" w:after="100" w:afterAutospacing="1"/>
              <w:ind w:left="90"/>
              <w:jc w:val="center"/>
              <w:rPr>
                <w:del w:author="Murguia, Sahima" w:date="2022-03-15T20:22:00Z" w:id="15"/>
                <w:rFonts w:cstheme="minorHAnsi"/>
                <w:bCs/>
                <w:noProof/>
                <w:sz w:val="20"/>
                <w:szCs w:val="20"/>
              </w:rPr>
            </w:pPr>
            <w:del w:author="Murguia, Sahima" w:date="2022-03-15T20:22:00Z" w:id="16">
              <w:r w:rsidRPr="00202DCD" w:rsidDel="001F08C2">
                <w:rPr>
                  <w:rFonts w:cstheme="minorHAnsi"/>
                  <w:bCs/>
                  <w:noProof/>
                  <w:sz w:val="20"/>
                  <w:szCs w:val="20"/>
                </w:rPr>
                <w:delText>-</w:delText>
              </w:r>
            </w:del>
          </w:p>
        </w:tc>
        <w:tc>
          <w:tcPr>
            <w:tcW w:w="1931" w:type="pct"/>
            <w:tcPrChange w:author="Murguia, Sahima" w:date="2022-03-15T20:22:00Z" w:id="17">
              <w:tcPr>
                <w:tcW w:w="2097" w:type="pct"/>
              </w:tcPr>
            </w:tcPrChange>
          </w:tcPr>
          <w:p w:rsidRPr="00202DCD" w:rsidR="00E147DF" w:rsidDel="001F08C2" w:rsidP="00652EAA" w:rsidRDefault="00E147DF" w14:paraId="5F0317A6" w14:textId="7713144B">
            <w:pPr>
              <w:spacing w:before="100" w:beforeAutospacing="1" w:after="100" w:afterAutospacing="1"/>
              <w:ind w:left="90"/>
              <w:rPr>
                <w:del w:author="Murguia, Sahima" w:date="2022-03-15T20:22:00Z" w:id="18"/>
                <w:rFonts w:cstheme="minorHAnsi"/>
                <w:bCs/>
                <w:noProof/>
                <w:sz w:val="20"/>
                <w:szCs w:val="20"/>
              </w:rPr>
            </w:pPr>
            <w:del w:author="Murguia, Sahima" w:date="2022-03-15T20:22:00Z" w:id="19">
              <w:r w:rsidRPr="00202DCD" w:rsidDel="001F08C2">
                <w:rPr>
                  <w:rFonts w:cstheme="minorHAnsi"/>
                  <w:bCs/>
                  <w:noProof/>
                  <w:sz w:val="20"/>
                  <w:szCs w:val="20"/>
                </w:rPr>
                <w:delText>Draft</w:delText>
              </w:r>
            </w:del>
          </w:p>
        </w:tc>
        <w:tc>
          <w:tcPr>
            <w:tcW w:w="795" w:type="pct"/>
            <w:tcPrChange w:author="Murguia, Sahima" w:date="2022-03-15T20:22:00Z" w:id="20">
              <w:tcPr>
                <w:tcW w:w="817" w:type="pct"/>
              </w:tcPr>
            </w:tcPrChange>
          </w:tcPr>
          <w:p w:rsidRPr="00202DCD" w:rsidR="00E147DF" w:rsidDel="001F08C2" w:rsidP="001F08C2" w:rsidRDefault="00E147DF" w14:paraId="14AF15BF" w14:textId="0B5A0EDF">
            <w:pPr>
              <w:spacing w:before="100" w:beforeAutospacing="1" w:after="100" w:afterAutospacing="1"/>
              <w:ind w:left="90"/>
              <w:jc w:val="center"/>
              <w:rPr>
                <w:del w:author="Murguia, Sahima" w:date="2022-03-15T20:22:00Z" w:id="21"/>
                <w:rFonts w:cstheme="minorHAnsi"/>
                <w:bCs/>
                <w:noProof/>
                <w:sz w:val="20"/>
                <w:szCs w:val="20"/>
              </w:rPr>
            </w:pPr>
            <w:del w:author="Murguia, Sahima" w:date="2022-03-15T20:22:00Z" w:id="22">
              <w:r w:rsidDel="001F08C2">
                <w:rPr>
                  <w:rFonts w:cstheme="minorHAnsi"/>
                  <w:bCs/>
                  <w:noProof/>
                  <w:sz w:val="20"/>
                  <w:szCs w:val="20"/>
                </w:rPr>
                <w:delText>A. Polyakov</w:delText>
              </w:r>
            </w:del>
          </w:p>
        </w:tc>
        <w:tc>
          <w:tcPr>
            <w:tcW w:w="920" w:type="pct"/>
            <w:tcPrChange w:author="Murguia, Sahima" w:date="2022-03-15T20:22:00Z" w:id="23">
              <w:tcPr>
                <w:tcW w:w="734" w:type="pct"/>
              </w:tcPr>
            </w:tcPrChange>
          </w:tcPr>
          <w:p w:rsidRPr="00202DCD" w:rsidR="00E147DF" w:rsidDel="001F08C2" w:rsidP="00652EAA" w:rsidRDefault="00E147DF" w14:paraId="1BE1FD15" w14:textId="74474F4B">
            <w:pPr>
              <w:spacing w:before="100" w:beforeAutospacing="1" w:after="100" w:afterAutospacing="1"/>
              <w:ind w:left="90"/>
              <w:jc w:val="center"/>
              <w:rPr>
                <w:del w:author="Murguia, Sahima" w:date="2022-03-15T20:22:00Z" w:id="24"/>
                <w:rFonts w:cstheme="minorHAnsi"/>
                <w:bCs/>
                <w:noProof/>
                <w:sz w:val="20"/>
                <w:szCs w:val="20"/>
              </w:rPr>
            </w:pPr>
            <w:del w:author="Murguia, Sahima" w:date="2022-03-15T20:22:00Z" w:id="25">
              <w:r w:rsidRPr="00202DCD" w:rsidDel="001F08C2">
                <w:rPr>
                  <w:rFonts w:cstheme="minorHAnsi"/>
                  <w:bCs/>
                  <w:noProof/>
                  <w:sz w:val="20"/>
                  <w:szCs w:val="20"/>
                </w:rPr>
                <w:delText>10</w:delText>
              </w:r>
              <w:r w:rsidDel="001F08C2">
                <w:rPr>
                  <w:rFonts w:cstheme="minorHAnsi"/>
                  <w:bCs/>
                  <w:noProof/>
                  <w:sz w:val="20"/>
                  <w:szCs w:val="20"/>
                </w:rPr>
                <w:delText>.02.</w:delText>
              </w:r>
              <w:r w:rsidRPr="00202DCD" w:rsidDel="001F08C2">
                <w:rPr>
                  <w:rFonts w:cstheme="minorHAnsi"/>
                  <w:bCs/>
                  <w:noProof/>
                  <w:sz w:val="20"/>
                  <w:szCs w:val="20"/>
                </w:rPr>
                <w:delText>2021</w:delText>
              </w:r>
            </w:del>
          </w:p>
        </w:tc>
      </w:tr>
      <w:tr w:rsidRPr="00756549" w:rsidR="00E147DF" w:rsidTr="001F08C2" w14:paraId="41C27714" w14:textId="77777777">
        <w:tc>
          <w:tcPr>
            <w:tcW w:w="0" w:type="pct"/>
            <w:tcPrChange w:author="Murguia, Sahima" w:date="2022-03-15T20:22:00Z" w:id="26">
              <w:tcPr>
                <w:tcW w:w="639" w:type="pct"/>
              </w:tcPr>
            </w:tcPrChange>
          </w:tcPr>
          <w:p w:rsidRPr="00202DCD" w:rsidR="00E147DF" w:rsidP="00652EAA" w:rsidRDefault="00E147DF" w14:paraId="49FF0EF2" w14:textId="6B677ED5">
            <w:pPr>
              <w:spacing w:before="100" w:beforeAutospacing="1" w:after="100" w:afterAutospacing="1"/>
              <w:ind w:left="90"/>
              <w:jc w:val="center"/>
              <w:rPr>
                <w:rFonts w:cstheme="minorHAnsi"/>
                <w:bCs/>
                <w:noProof/>
                <w:sz w:val="20"/>
                <w:szCs w:val="20"/>
              </w:rPr>
            </w:pPr>
            <w:r>
              <w:rPr>
                <w:rFonts w:cstheme="minorHAnsi"/>
                <w:bCs/>
                <w:noProof/>
                <w:sz w:val="20"/>
                <w:szCs w:val="20"/>
              </w:rPr>
              <w:t>1.</w:t>
            </w:r>
            <w:ins w:author="Murguia, Sahima" w:date="2022-03-15T20:22:00Z" w:id="27">
              <w:r w:rsidR="001F08C2">
                <w:rPr>
                  <w:rFonts w:cstheme="minorHAnsi"/>
                  <w:bCs/>
                  <w:noProof/>
                  <w:sz w:val="20"/>
                  <w:szCs w:val="20"/>
                </w:rPr>
                <w:t>0</w:t>
              </w:r>
            </w:ins>
            <w:del w:author="Murguia, Sahima" w:date="2022-03-15T20:22:00Z" w:id="28">
              <w:r w:rsidDel="001F08C2">
                <w:rPr>
                  <w:rFonts w:cstheme="minorHAnsi"/>
                  <w:bCs/>
                  <w:noProof/>
                  <w:sz w:val="20"/>
                  <w:szCs w:val="20"/>
                </w:rPr>
                <w:delText>1</w:delText>
              </w:r>
            </w:del>
          </w:p>
        </w:tc>
        <w:tc>
          <w:tcPr>
            <w:tcW w:w="0" w:type="pct"/>
            <w:tcPrChange w:author="Murguia, Sahima" w:date="2022-03-15T20:22:00Z" w:id="29">
              <w:tcPr>
                <w:tcW w:w="714" w:type="pct"/>
              </w:tcPr>
            </w:tcPrChange>
          </w:tcPr>
          <w:p w:rsidRPr="00202DCD" w:rsidR="00E147DF" w:rsidP="00652EAA" w:rsidRDefault="00005307" w14:paraId="58ED2FDB" w14:textId="09DDC07E">
            <w:pPr>
              <w:spacing w:before="100" w:beforeAutospacing="1" w:after="100" w:afterAutospacing="1"/>
              <w:ind w:left="90"/>
              <w:jc w:val="center"/>
              <w:rPr>
                <w:rFonts w:cstheme="minorHAnsi"/>
                <w:bCs/>
                <w:noProof/>
                <w:sz w:val="20"/>
                <w:szCs w:val="20"/>
              </w:rPr>
            </w:pPr>
            <w:r>
              <w:rPr>
                <w:rFonts w:cstheme="minorHAnsi"/>
                <w:bCs/>
                <w:noProof/>
                <w:sz w:val="20"/>
                <w:szCs w:val="20"/>
              </w:rPr>
              <w:t>1</w:t>
            </w:r>
            <w:r w:rsidR="00462C94">
              <w:rPr>
                <w:rFonts w:cstheme="minorHAnsi"/>
                <w:bCs/>
                <w:noProof/>
                <w:sz w:val="20"/>
                <w:szCs w:val="20"/>
              </w:rPr>
              <w:t>.1</w:t>
            </w:r>
          </w:p>
        </w:tc>
        <w:tc>
          <w:tcPr>
            <w:tcW w:w="1931" w:type="pct"/>
            <w:tcPrChange w:author="Murguia, Sahima" w:date="2022-03-15T20:22:00Z" w:id="30">
              <w:tcPr>
                <w:tcW w:w="2097" w:type="pct"/>
              </w:tcPr>
            </w:tcPrChange>
          </w:tcPr>
          <w:p w:rsidRPr="00202DCD" w:rsidR="00E147DF" w:rsidP="00652EAA" w:rsidRDefault="00E147DF" w14:paraId="1E51CB83" w14:textId="6E8EC8DC">
            <w:pPr>
              <w:spacing w:before="100" w:beforeAutospacing="1" w:after="100" w:afterAutospacing="1"/>
              <w:ind w:left="90"/>
              <w:rPr>
                <w:rFonts w:cstheme="minorHAnsi"/>
                <w:bCs/>
                <w:noProof/>
                <w:sz w:val="20"/>
                <w:szCs w:val="20"/>
              </w:rPr>
            </w:pPr>
            <w:r>
              <w:rPr>
                <w:rFonts w:cstheme="minorHAnsi"/>
                <w:bCs/>
                <w:noProof/>
                <w:sz w:val="20"/>
                <w:szCs w:val="20"/>
              </w:rPr>
              <w:t>Business Process</w:t>
            </w:r>
            <w:r w:rsidR="00462C94">
              <w:rPr>
                <w:rFonts w:cstheme="minorHAnsi"/>
                <w:bCs/>
                <w:noProof/>
                <w:sz w:val="20"/>
                <w:szCs w:val="20"/>
              </w:rPr>
              <w:t xml:space="preserve"> updated</w:t>
            </w:r>
          </w:p>
        </w:tc>
        <w:tc>
          <w:tcPr>
            <w:tcW w:w="795" w:type="pct"/>
            <w:tcPrChange w:author="Murguia, Sahima" w:date="2022-03-15T20:22:00Z" w:id="31">
              <w:tcPr>
                <w:tcW w:w="817" w:type="pct"/>
              </w:tcPr>
            </w:tcPrChange>
          </w:tcPr>
          <w:p w:rsidRPr="00202DCD" w:rsidR="00E147DF" w:rsidP="001F08C2" w:rsidRDefault="00063E5B" w14:paraId="42F92A18" w14:textId="24C0D030">
            <w:pPr>
              <w:spacing w:before="100" w:beforeAutospacing="1" w:after="100" w:afterAutospacing="1"/>
              <w:ind w:left="90"/>
              <w:jc w:val="center"/>
              <w:rPr>
                <w:rFonts w:cstheme="minorHAnsi"/>
                <w:bCs/>
                <w:noProof/>
                <w:sz w:val="20"/>
                <w:szCs w:val="20"/>
              </w:rPr>
            </w:pPr>
            <w:r>
              <w:rPr>
                <w:rFonts w:cstheme="minorHAnsi"/>
                <w:bCs/>
                <w:noProof/>
                <w:sz w:val="20"/>
                <w:szCs w:val="20"/>
              </w:rPr>
              <w:t>J.Andreyeva</w:t>
            </w:r>
          </w:p>
        </w:tc>
        <w:tc>
          <w:tcPr>
            <w:tcW w:w="920" w:type="pct"/>
            <w:tcPrChange w:author="Murguia, Sahima" w:date="2022-03-15T20:22:00Z" w:id="32">
              <w:tcPr>
                <w:tcW w:w="734" w:type="pct"/>
              </w:tcPr>
            </w:tcPrChange>
          </w:tcPr>
          <w:p w:rsidRPr="00202DCD" w:rsidR="00E147DF" w:rsidP="00652EAA" w:rsidRDefault="00E95059" w14:paraId="6BD0BBD3" w14:textId="64FA05E1">
            <w:pPr>
              <w:spacing w:before="100" w:beforeAutospacing="1" w:after="100" w:afterAutospacing="1"/>
              <w:ind w:left="90"/>
              <w:jc w:val="center"/>
              <w:rPr>
                <w:rFonts w:cstheme="minorHAnsi"/>
                <w:bCs/>
                <w:noProof/>
                <w:sz w:val="20"/>
                <w:szCs w:val="20"/>
              </w:rPr>
            </w:pPr>
            <w:ins w:author="Andreyeva, Julia" w:date="2022-03-03T16:47:00Z" w:id="33">
              <w:r>
                <w:rPr>
                  <w:rFonts w:cstheme="minorHAnsi"/>
                  <w:bCs/>
                  <w:noProof/>
                  <w:sz w:val="20"/>
                  <w:szCs w:val="20"/>
                </w:rPr>
                <w:t>03</w:t>
              </w:r>
            </w:ins>
            <w:del w:author="Andreyeva, Julia" w:date="2022-03-03T16:47:00Z" w:id="34">
              <w:r w:rsidDel="00E95059" w:rsidR="00D45042">
                <w:rPr>
                  <w:rFonts w:cstheme="minorHAnsi"/>
                  <w:bCs/>
                  <w:noProof/>
                  <w:sz w:val="20"/>
                  <w:szCs w:val="20"/>
                </w:rPr>
                <w:delText>25</w:delText>
              </w:r>
            </w:del>
            <w:r w:rsidR="00E147DF">
              <w:rPr>
                <w:rFonts w:cstheme="minorHAnsi"/>
                <w:bCs/>
                <w:noProof/>
                <w:sz w:val="20"/>
                <w:szCs w:val="20"/>
              </w:rPr>
              <w:t>.0</w:t>
            </w:r>
            <w:ins w:author="Andreyeva, Julia" w:date="2022-03-03T16:47:00Z" w:id="35">
              <w:r>
                <w:rPr>
                  <w:rFonts w:cstheme="minorHAnsi"/>
                  <w:bCs/>
                  <w:noProof/>
                  <w:sz w:val="20"/>
                  <w:szCs w:val="20"/>
                </w:rPr>
                <w:t>3</w:t>
              </w:r>
            </w:ins>
            <w:del w:author="Andreyeva, Julia" w:date="2022-03-03T16:47:00Z" w:id="36">
              <w:r w:rsidDel="00E95059" w:rsidR="00D45042">
                <w:rPr>
                  <w:rFonts w:cstheme="minorHAnsi"/>
                  <w:bCs/>
                  <w:noProof/>
                  <w:sz w:val="20"/>
                  <w:szCs w:val="20"/>
                </w:rPr>
                <w:delText>2</w:delText>
              </w:r>
            </w:del>
            <w:r w:rsidR="00E147DF">
              <w:rPr>
                <w:rFonts w:cstheme="minorHAnsi"/>
                <w:bCs/>
                <w:noProof/>
                <w:sz w:val="20"/>
                <w:szCs w:val="20"/>
              </w:rPr>
              <w:t>.</w:t>
            </w:r>
            <w:r w:rsidRPr="00202DCD" w:rsidR="00E147DF">
              <w:rPr>
                <w:rFonts w:cstheme="minorHAnsi"/>
                <w:bCs/>
                <w:noProof/>
                <w:sz w:val="20"/>
                <w:szCs w:val="20"/>
              </w:rPr>
              <w:t>202</w:t>
            </w:r>
            <w:r w:rsidR="00D45042">
              <w:rPr>
                <w:rFonts w:cstheme="minorHAnsi"/>
                <w:bCs/>
                <w:noProof/>
                <w:sz w:val="20"/>
                <w:szCs w:val="20"/>
              </w:rPr>
              <w:t>2</w:t>
            </w:r>
          </w:p>
        </w:tc>
      </w:tr>
      <w:tr w:rsidRPr="00756549" w:rsidR="00E147DF" w:rsidTr="001F08C2" w14:paraId="019DE6AA" w14:textId="77777777">
        <w:tc>
          <w:tcPr>
            <w:tcW w:w="0" w:type="pct"/>
            <w:tcPrChange w:author="Murguia, Sahima" w:date="2022-03-15T20:22:00Z" w:id="37">
              <w:tcPr>
                <w:tcW w:w="639" w:type="pct"/>
              </w:tcPr>
            </w:tcPrChange>
          </w:tcPr>
          <w:p w:rsidRPr="00202DCD" w:rsidR="00E147DF" w:rsidP="00652EAA" w:rsidRDefault="00BB0C37" w14:paraId="5C5F039E" w14:textId="7C79B014">
            <w:pPr>
              <w:spacing w:before="100" w:beforeAutospacing="1" w:after="100" w:afterAutospacing="1"/>
              <w:ind w:left="90"/>
              <w:jc w:val="center"/>
              <w:rPr>
                <w:rFonts w:cstheme="minorHAnsi"/>
                <w:bCs/>
                <w:noProof/>
                <w:sz w:val="20"/>
                <w:szCs w:val="20"/>
              </w:rPr>
            </w:pPr>
            <w:r>
              <w:rPr>
                <w:rFonts w:cstheme="minorHAnsi"/>
                <w:bCs/>
                <w:noProof/>
                <w:sz w:val="20"/>
                <w:szCs w:val="20"/>
              </w:rPr>
              <w:t>1.</w:t>
            </w:r>
            <w:ins w:author="Murguia, Sahima" w:date="2022-03-15T20:22:00Z" w:id="38">
              <w:r w:rsidR="001F08C2">
                <w:rPr>
                  <w:rFonts w:cstheme="minorHAnsi"/>
                  <w:bCs/>
                  <w:noProof/>
                  <w:sz w:val="20"/>
                  <w:szCs w:val="20"/>
                </w:rPr>
                <w:t>1</w:t>
              </w:r>
            </w:ins>
            <w:del w:author="Murguia, Sahima" w:date="2022-03-15T20:22:00Z" w:id="39">
              <w:r w:rsidDel="001F08C2">
                <w:rPr>
                  <w:rFonts w:cstheme="minorHAnsi"/>
                  <w:bCs/>
                  <w:noProof/>
                  <w:sz w:val="20"/>
                  <w:szCs w:val="20"/>
                </w:rPr>
                <w:delText>2</w:delText>
              </w:r>
            </w:del>
          </w:p>
        </w:tc>
        <w:tc>
          <w:tcPr>
            <w:tcW w:w="0" w:type="pct"/>
            <w:tcPrChange w:author="Murguia, Sahima" w:date="2022-03-15T20:22:00Z" w:id="40">
              <w:tcPr>
                <w:tcW w:w="714" w:type="pct"/>
              </w:tcPr>
            </w:tcPrChange>
          </w:tcPr>
          <w:p w:rsidRPr="00202DCD" w:rsidR="00E147DF" w:rsidP="00652EAA" w:rsidRDefault="009E6E7D" w14:paraId="441ABDEF" w14:textId="5BB2A7CD">
            <w:pPr>
              <w:spacing w:before="100" w:beforeAutospacing="1" w:after="100" w:afterAutospacing="1"/>
              <w:ind w:left="90"/>
              <w:jc w:val="center"/>
              <w:rPr>
                <w:rFonts w:cstheme="minorHAnsi"/>
                <w:bCs/>
                <w:noProof/>
                <w:sz w:val="20"/>
                <w:szCs w:val="20"/>
              </w:rPr>
            </w:pPr>
            <w:ins w:author="Murguia, Sahima" w:date="2022-03-15T22:57:00Z" w:id="41">
              <w:r>
                <w:rPr>
                  <w:rFonts w:cstheme="minorHAnsi"/>
                  <w:bCs/>
                  <w:noProof/>
                  <w:sz w:val="20"/>
                  <w:szCs w:val="20"/>
                </w:rPr>
                <w:t>All</w:t>
              </w:r>
            </w:ins>
          </w:p>
        </w:tc>
        <w:tc>
          <w:tcPr>
            <w:tcW w:w="1931" w:type="pct"/>
            <w:tcPrChange w:author="Murguia, Sahima" w:date="2022-03-15T20:22:00Z" w:id="42">
              <w:tcPr>
                <w:tcW w:w="2097" w:type="pct"/>
              </w:tcPr>
            </w:tcPrChange>
          </w:tcPr>
          <w:p w:rsidRPr="00202DCD" w:rsidR="00E147DF" w:rsidP="00652EAA" w:rsidRDefault="00E147DF" w14:paraId="50F54520" w14:textId="77777777">
            <w:pPr>
              <w:spacing w:before="100" w:beforeAutospacing="1" w:after="100" w:afterAutospacing="1"/>
              <w:ind w:left="90"/>
              <w:rPr>
                <w:rFonts w:cstheme="minorHAnsi"/>
                <w:bCs/>
                <w:noProof/>
                <w:sz w:val="20"/>
                <w:szCs w:val="20"/>
              </w:rPr>
            </w:pPr>
          </w:p>
        </w:tc>
        <w:tc>
          <w:tcPr>
            <w:tcW w:w="795" w:type="pct"/>
            <w:tcPrChange w:author="Murguia, Sahima" w:date="2022-03-15T20:22:00Z" w:id="43">
              <w:tcPr>
                <w:tcW w:w="817" w:type="pct"/>
              </w:tcPr>
            </w:tcPrChange>
          </w:tcPr>
          <w:p w:rsidRPr="00202DCD" w:rsidR="001F08C2" w:rsidRDefault="001F08C2" w14:paraId="6C69CB84" w14:textId="08B114C7">
            <w:pPr>
              <w:spacing w:before="100" w:beforeAutospacing="1" w:after="100" w:afterAutospacing="1"/>
              <w:jc w:val="center"/>
              <w:rPr>
                <w:rFonts w:cstheme="minorHAnsi"/>
                <w:bCs/>
                <w:noProof/>
                <w:sz w:val="20"/>
                <w:szCs w:val="20"/>
              </w:rPr>
              <w:pPrChange w:author="Murguia, Sahima" w:date="2022-03-15T20:21:00Z" w:id="44">
                <w:pPr>
                  <w:spacing w:before="100" w:beforeAutospacing="1" w:after="100" w:afterAutospacing="1"/>
                  <w:ind w:left="90"/>
                  <w:jc w:val="center"/>
                </w:pPr>
              </w:pPrChange>
            </w:pPr>
            <w:ins w:author="Murguia, Sahima" w:date="2022-03-15T20:21:00Z" w:id="45">
              <w:r>
                <w:rPr>
                  <w:rFonts w:cstheme="minorHAnsi"/>
                  <w:bCs/>
                  <w:noProof/>
                  <w:sz w:val="20"/>
                  <w:szCs w:val="20"/>
                </w:rPr>
                <w:t>Sahima Murguia</w:t>
              </w:r>
            </w:ins>
          </w:p>
        </w:tc>
        <w:tc>
          <w:tcPr>
            <w:tcW w:w="920" w:type="pct"/>
            <w:tcPrChange w:author="Murguia, Sahima" w:date="2022-03-15T20:22:00Z" w:id="46">
              <w:tcPr>
                <w:tcW w:w="734" w:type="pct"/>
              </w:tcPr>
            </w:tcPrChange>
          </w:tcPr>
          <w:p w:rsidRPr="00202DCD" w:rsidR="00E147DF" w:rsidP="00652EAA" w:rsidRDefault="001F08C2" w14:paraId="31B18090" w14:textId="7BF02590">
            <w:pPr>
              <w:spacing w:before="100" w:beforeAutospacing="1" w:after="100" w:afterAutospacing="1"/>
              <w:ind w:left="90"/>
              <w:jc w:val="center"/>
              <w:rPr>
                <w:rFonts w:cstheme="minorHAnsi"/>
                <w:bCs/>
                <w:noProof/>
                <w:sz w:val="20"/>
                <w:szCs w:val="20"/>
              </w:rPr>
            </w:pPr>
            <w:ins w:author="Murguia, Sahima" w:date="2022-03-15T20:22:00Z" w:id="47">
              <w:r>
                <w:rPr>
                  <w:rFonts w:cstheme="minorHAnsi"/>
                  <w:bCs/>
                  <w:noProof/>
                  <w:sz w:val="20"/>
                  <w:szCs w:val="20"/>
                </w:rPr>
                <w:t>15.03.2022</w:t>
              </w:r>
            </w:ins>
          </w:p>
        </w:tc>
      </w:tr>
      <w:tr w:rsidRPr="00756549" w:rsidR="00E147DF" w:rsidTr="001F08C2" w14:paraId="1A2901B3" w14:textId="77777777">
        <w:tc>
          <w:tcPr>
            <w:tcW w:w="0" w:type="pct"/>
            <w:tcPrChange w:author="Murguia, Sahima" w:date="2022-03-15T20:22:00Z" w:id="48">
              <w:tcPr>
                <w:tcW w:w="639" w:type="pct"/>
              </w:tcPr>
            </w:tcPrChange>
          </w:tcPr>
          <w:p w:rsidRPr="00202DCD" w:rsidR="00E147DF" w:rsidP="00652EAA" w:rsidRDefault="00BB0C37" w14:paraId="21A6ACC6" w14:textId="6364F576">
            <w:pPr>
              <w:spacing w:before="100" w:beforeAutospacing="1" w:after="100" w:afterAutospacing="1"/>
              <w:ind w:left="90"/>
              <w:jc w:val="center"/>
              <w:rPr>
                <w:rFonts w:cstheme="minorHAnsi"/>
                <w:bCs/>
                <w:noProof/>
                <w:sz w:val="20"/>
                <w:szCs w:val="20"/>
              </w:rPr>
            </w:pPr>
            <w:del w:author="Murguia, Sahima" w:date="2022-03-15T20:22:00Z" w:id="49">
              <w:r w:rsidDel="001F08C2">
                <w:rPr>
                  <w:rFonts w:cstheme="minorHAnsi"/>
                  <w:bCs/>
                  <w:noProof/>
                  <w:sz w:val="20"/>
                  <w:szCs w:val="20"/>
                </w:rPr>
                <w:delText>2.0</w:delText>
              </w:r>
            </w:del>
          </w:p>
        </w:tc>
        <w:tc>
          <w:tcPr>
            <w:tcW w:w="0" w:type="pct"/>
            <w:tcPrChange w:author="Murguia, Sahima" w:date="2022-03-15T20:22:00Z" w:id="50">
              <w:tcPr>
                <w:tcW w:w="714" w:type="pct"/>
              </w:tcPr>
            </w:tcPrChange>
          </w:tcPr>
          <w:p w:rsidRPr="00202DCD" w:rsidR="00E147DF" w:rsidP="00652EAA" w:rsidRDefault="00E147DF" w14:paraId="123EF76F" w14:textId="77777777">
            <w:pPr>
              <w:spacing w:before="100" w:beforeAutospacing="1" w:after="100" w:afterAutospacing="1"/>
              <w:ind w:left="90"/>
              <w:jc w:val="center"/>
              <w:rPr>
                <w:rFonts w:cstheme="minorHAnsi"/>
                <w:bCs/>
                <w:noProof/>
                <w:sz w:val="20"/>
                <w:szCs w:val="20"/>
              </w:rPr>
            </w:pPr>
          </w:p>
        </w:tc>
        <w:tc>
          <w:tcPr>
            <w:tcW w:w="1931" w:type="pct"/>
            <w:tcPrChange w:author="Murguia, Sahima" w:date="2022-03-15T20:22:00Z" w:id="51">
              <w:tcPr>
                <w:tcW w:w="2097" w:type="pct"/>
              </w:tcPr>
            </w:tcPrChange>
          </w:tcPr>
          <w:p w:rsidRPr="00202DCD" w:rsidR="00E147DF" w:rsidP="00652EAA" w:rsidRDefault="00E147DF" w14:paraId="14A71197" w14:textId="77777777">
            <w:pPr>
              <w:spacing w:before="100" w:beforeAutospacing="1" w:after="100" w:afterAutospacing="1"/>
              <w:ind w:left="90"/>
              <w:rPr>
                <w:rFonts w:cstheme="minorHAnsi"/>
                <w:bCs/>
                <w:noProof/>
                <w:sz w:val="20"/>
                <w:szCs w:val="20"/>
              </w:rPr>
            </w:pPr>
          </w:p>
        </w:tc>
        <w:tc>
          <w:tcPr>
            <w:tcW w:w="795" w:type="pct"/>
            <w:tcPrChange w:author="Murguia, Sahima" w:date="2022-03-15T20:22:00Z" w:id="52">
              <w:tcPr>
                <w:tcW w:w="817" w:type="pct"/>
              </w:tcPr>
            </w:tcPrChange>
          </w:tcPr>
          <w:p w:rsidRPr="00202DCD" w:rsidR="00E147DF" w:rsidP="00652EAA" w:rsidRDefault="00E147DF" w14:paraId="685A88C9" w14:textId="77777777">
            <w:pPr>
              <w:spacing w:before="100" w:beforeAutospacing="1" w:after="100" w:afterAutospacing="1"/>
              <w:ind w:left="90"/>
              <w:jc w:val="center"/>
              <w:rPr>
                <w:rFonts w:cstheme="minorHAnsi"/>
                <w:bCs/>
                <w:noProof/>
                <w:sz w:val="20"/>
                <w:szCs w:val="20"/>
              </w:rPr>
            </w:pPr>
          </w:p>
        </w:tc>
        <w:tc>
          <w:tcPr>
            <w:tcW w:w="920" w:type="pct"/>
            <w:tcPrChange w:author="Murguia, Sahima" w:date="2022-03-15T20:22:00Z" w:id="53">
              <w:tcPr>
                <w:tcW w:w="734" w:type="pct"/>
              </w:tcPr>
            </w:tcPrChange>
          </w:tcPr>
          <w:p w:rsidRPr="00202DCD" w:rsidR="00E147DF" w:rsidP="00652EAA" w:rsidRDefault="00E147DF" w14:paraId="743E6EAE" w14:textId="77777777">
            <w:pPr>
              <w:spacing w:before="100" w:beforeAutospacing="1" w:after="100" w:afterAutospacing="1"/>
              <w:ind w:left="90"/>
              <w:jc w:val="center"/>
              <w:rPr>
                <w:rFonts w:cstheme="minorHAnsi"/>
                <w:bCs/>
                <w:noProof/>
                <w:sz w:val="20"/>
                <w:szCs w:val="20"/>
              </w:rPr>
            </w:pPr>
          </w:p>
        </w:tc>
      </w:tr>
      <w:tr w:rsidRPr="00756549" w:rsidR="00E147DF" w:rsidTr="001F08C2" w14:paraId="6833C3B0" w14:textId="77777777">
        <w:tc>
          <w:tcPr>
            <w:tcW w:w="0" w:type="pct"/>
            <w:tcPrChange w:author="Murguia, Sahima" w:date="2022-03-15T20:22:00Z" w:id="54">
              <w:tcPr>
                <w:tcW w:w="639" w:type="pct"/>
              </w:tcPr>
            </w:tcPrChange>
          </w:tcPr>
          <w:p w:rsidRPr="00202DCD" w:rsidR="00BB0C37" w:rsidP="00BB0C37" w:rsidRDefault="00BB0C37" w14:paraId="3232E680" w14:textId="332995FF">
            <w:pPr>
              <w:spacing w:before="100" w:beforeAutospacing="1" w:after="100" w:afterAutospacing="1"/>
              <w:ind w:left="90"/>
              <w:jc w:val="center"/>
              <w:rPr>
                <w:rFonts w:cstheme="minorHAnsi"/>
                <w:bCs/>
                <w:noProof/>
                <w:sz w:val="20"/>
                <w:szCs w:val="20"/>
              </w:rPr>
            </w:pPr>
            <w:del w:author="Murguia, Sahima" w:date="2022-03-15T20:22:00Z" w:id="55">
              <w:r w:rsidDel="001F08C2">
                <w:rPr>
                  <w:rFonts w:cstheme="minorHAnsi"/>
                  <w:bCs/>
                  <w:noProof/>
                  <w:sz w:val="20"/>
                  <w:szCs w:val="20"/>
                </w:rPr>
                <w:delText>2.1</w:delText>
              </w:r>
            </w:del>
          </w:p>
        </w:tc>
        <w:tc>
          <w:tcPr>
            <w:tcW w:w="0" w:type="pct"/>
            <w:tcPrChange w:author="Murguia, Sahima" w:date="2022-03-15T20:22:00Z" w:id="56">
              <w:tcPr>
                <w:tcW w:w="714" w:type="pct"/>
              </w:tcPr>
            </w:tcPrChange>
          </w:tcPr>
          <w:p w:rsidRPr="00202DCD" w:rsidR="00E147DF" w:rsidP="00652EAA" w:rsidRDefault="00E147DF" w14:paraId="65C1985C" w14:textId="77777777">
            <w:pPr>
              <w:spacing w:before="100" w:beforeAutospacing="1" w:after="100" w:afterAutospacing="1"/>
              <w:ind w:left="90"/>
              <w:jc w:val="center"/>
              <w:rPr>
                <w:rFonts w:cstheme="minorHAnsi"/>
                <w:bCs/>
                <w:noProof/>
                <w:sz w:val="20"/>
                <w:szCs w:val="20"/>
              </w:rPr>
            </w:pPr>
          </w:p>
        </w:tc>
        <w:tc>
          <w:tcPr>
            <w:tcW w:w="1931" w:type="pct"/>
            <w:tcPrChange w:author="Murguia, Sahima" w:date="2022-03-15T20:22:00Z" w:id="57">
              <w:tcPr>
                <w:tcW w:w="2097" w:type="pct"/>
              </w:tcPr>
            </w:tcPrChange>
          </w:tcPr>
          <w:p w:rsidRPr="00202DCD" w:rsidR="00E147DF" w:rsidP="00652EAA" w:rsidRDefault="00E147DF" w14:paraId="4EFEF5C9" w14:textId="77777777">
            <w:pPr>
              <w:spacing w:before="100" w:beforeAutospacing="1" w:after="100" w:afterAutospacing="1"/>
              <w:ind w:left="90"/>
              <w:rPr>
                <w:rFonts w:cstheme="minorHAnsi"/>
                <w:bCs/>
                <w:noProof/>
                <w:sz w:val="20"/>
                <w:szCs w:val="20"/>
              </w:rPr>
            </w:pPr>
          </w:p>
        </w:tc>
        <w:tc>
          <w:tcPr>
            <w:tcW w:w="795" w:type="pct"/>
            <w:tcPrChange w:author="Murguia, Sahima" w:date="2022-03-15T20:22:00Z" w:id="58">
              <w:tcPr>
                <w:tcW w:w="817" w:type="pct"/>
              </w:tcPr>
            </w:tcPrChange>
          </w:tcPr>
          <w:p w:rsidRPr="00202DCD" w:rsidR="00E147DF" w:rsidP="00652EAA" w:rsidRDefault="00E147DF" w14:paraId="2627FD3B" w14:textId="77777777">
            <w:pPr>
              <w:spacing w:before="100" w:beforeAutospacing="1" w:after="100" w:afterAutospacing="1"/>
              <w:ind w:left="90"/>
              <w:jc w:val="center"/>
              <w:rPr>
                <w:rFonts w:cstheme="minorHAnsi"/>
                <w:bCs/>
                <w:noProof/>
                <w:sz w:val="20"/>
                <w:szCs w:val="20"/>
              </w:rPr>
            </w:pPr>
          </w:p>
        </w:tc>
        <w:tc>
          <w:tcPr>
            <w:tcW w:w="920" w:type="pct"/>
            <w:tcPrChange w:author="Murguia, Sahima" w:date="2022-03-15T20:22:00Z" w:id="59">
              <w:tcPr>
                <w:tcW w:w="734" w:type="pct"/>
              </w:tcPr>
            </w:tcPrChange>
          </w:tcPr>
          <w:p w:rsidRPr="00202DCD" w:rsidR="00E147DF" w:rsidP="00652EAA" w:rsidRDefault="00E147DF" w14:paraId="672A98C6" w14:textId="77777777">
            <w:pPr>
              <w:spacing w:before="100" w:beforeAutospacing="1" w:after="100" w:afterAutospacing="1"/>
              <w:ind w:left="90"/>
              <w:jc w:val="center"/>
              <w:rPr>
                <w:rFonts w:cstheme="minorHAnsi"/>
                <w:bCs/>
                <w:noProof/>
                <w:sz w:val="20"/>
                <w:szCs w:val="20"/>
              </w:rPr>
            </w:pPr>
          </w:p>
        </w:tc>
      </w:tr>
      <w:tr w:rsidRPr="00756549" w:rsidR="00E147DF" w:rsidTr="001F08C2" w14:paraId="71D6AC6D" w14:textId="77777777">
        <w:tc>
          <w:tcPr>
            <w:tcW w:w="0" w:type="pct"/>
            <w:tcPrChange w:author="Murguia, Sahima" w:date="2022-03-15T20:22:00Z" w:id="60">
              <w:tcPr>
                <w:tcW w:w="639" w:type="pct"/>
              </w:tcPr>
            </w:tcPrChange>
          </w:tcPr>
          <w:p w:rsidRPr="00202DCD" w:rsidR="00E147DF" w:rsidP="00652EAA" w:rsidRDefault="00E147DF" w14:paraId="24E71606" w14:textId="77777777">
            <w:pPr>
              <w:spacing w:before="100" w:beforeAutospacing="1" w:after="100" w:afterAutospacing="1"/>
              <w:ind w:left="90"/>
              <w:jc w:val="center"/>
              <w:rPr>
                <w:rFonts w:cstheme="minorHAnsi"/>
                <w:bCs/>
                <w:noProof/>
                <w:sz w:val="20"/>
                <w:szCs w:val="20"/>
              </w:rPr>
            </w:pPr>
          </w:p>
        </w:tc>
        <w:tc>
          <w:tcPr>
            <w:tcW w:w="0" w:type="pct"/>
            <w:tcPrChange w:author="Murguia, Sahima" w:date="2022-03-15T20:22:00Z" w:id="61">
              <w:tcPr>
                <w:tcW w:w="714" w:type="pct"/>
              </w:tcPr>
            </w:tcPrChange>
          </w:tcPr>
          <w:p w:rsidRPr="00202DCD" w:rsidR="00E147DF" w:rsidP="00652EAA" w:rsidRDefault="00E147DF" w14:paraId="5044AAE9" w14:textId="77777777">
            <w:pPr>
              <w:spacing w:before="100" w:beforeAutospacing="1" w:after="100" w:afterAutospacing="1"/>
              <w:ind w:left="90"/>
              <w:jc w:val="center"/>
              <w:rPr>
                <w:rFonts w:cstheme="minorHAnsi"/>
                <w:bCs/>
                <w:noProof/>
                <w:sz w:val="20"/>
                <w:szCs w:val="20"/>
              </w:rPr>
            </w:pPr>
          </w:p>
        </w:tc>
        <w:tc>
          <w:tcPr>
            <w:tcW w:w="1931" w:type="pct"/>
            <w:tcPrChange w:author="Murguia, Sahima" w:date="2022-03-15T20:22:00Z" w:id="62">
              <w:tcPr>
                <w:tcW w:w="2097" w:type="pct"/>
              </w:tcPr>
            </w:tcPrChange>
          </w:tcPr>
          <w:p w:rsidRPr="00202DCD" w:rsidR="00E147DF" w:rsidP="00652EAA" w:rsidRDefault="00E147DF" w14:paraId="755D9877" w14:textId="77777777">
            <w:pPr>
              <w:spacing w:before="100" w:beforeAutospacing="1" w:after="100" w:afterAutospacing="1"/>
              <w:ind w:left="90"/>
              <w:rPr>
                <w:rFonts w:cstheme="minorHAnsi"/>
                <w:bCs/>
                <w:noProof/>
                <w:sz w:val="20"/>
                <w:szCs w:val="20"/>
              </w:rPr>
            </w:pPr>
          </w:p>
        </w:tc>
        <w:tc>
          <w:tcPr>
            <w:tcW w:w="795" w:type="pct"/>
            <w:tcPrChange w:author="Murguia, Sahima" w:date="2022-03-15T20:22:00Z" w:id="63">
              <w:tcPr>
                <w:tcW w:w="817" w:type="pct"/>
              </w:tcPr>
            </w:tcPrChange>
          </w:tcPr>
          <w:p w:rsidRPr="00202DCD" w:rsidR="00E147DF" w:rsidP="00652EAA" w:rsidRDefault="00E147DF" w14:paraId="22AEF5AF" w14:textId="77777777">
            <w:pPr>
              <w:spacing w:before="100" w:beforeAutospacing="1" w:after="100" w:afterAutospacing="1"/>
              <w:ind w:left="90"/>
              <w:jc w:val="center"/>
              <w:rPr>
                <w:rFonts w:cstheme="minorHAnsi"/>
                <w:bCs/>
                <w:noProof/>
                <w:sz w:val="20"/>
                <w:szCs w:val="20"/>
              </w:rPr>
            </w:pPr>
          </w:p>
        </w:tc>
        <w:tc>
          <w:tcPr>
            <w:tcW w:w="920" w:type="pct"/>
            <w:tcPrChange w:author="Murguia, Sahima" w:date="2022-03-15T20:22:00Z" w:id="64">
              <w:tcPr>
                <w:tcW w:w="734" w:type="pct"/>
              </w:tcPr>
            </w:tcPrChange>
          </w:tcPr>
          <w:p w:rsidRPr="00202DCD" w:rsidR="00E147DF" w:rsidP="00652EAA" w:rsidRDefault="00E147DF" w14:paraId="2D13F625" w14:textId="77777777">
            <w:pPr>
              <w:spacing w:before="100" w:beforeAutospacing="1" w:after="100" w:afterAutospacing="1"/>
              <w:ind w:left="90"/>
              <w:jc w:val="center"/>
              <w:rPr>
                <w:rFonts w:cstheme="minorHAnsi"/>
                <w:bCs/>
                <w:noProof/>
                <w:sz w:val="20"/>
                <w:szCs w:val="20"/>
              </w:rPr>
            </w:pPr>
          </w:p>
        </w:tc>
      </w:tr>
      <w:tr w:rsidRPr="00756549" w:rsidR="00E147DF" w:rsidTr="001F08C2" w14:paraId="7FC68288" w14:textId="77777777">
        <w:tc>
          <w:tcPr>
            <w:tcW w:w="0" w:type="pct"/>
            <w:tcPrChange w:author="Murguia, Sahima" w:date="2022-03-15T20:22:00Z" w:id="65">
              <w:tcPr>
                <w:tcW w:w="639" w:type="pct"/>
              </w:tcPr>
            </w:tcPrChange>
          </w:tcPr>
          <w:p w:rsidRPr="00202DCD" w:rsidR="00E147DF" w:rsidP="00652EAA" w:rsidRDefault="00E147DF" w14:paraId="53A1BA46" w14:textId="77777777">
            <w:pPr>
              <w:spacing w:before="100" w:beforeAutospacing="1" w:after="100" w:afterAutospacing="1"/>
              <w:ind w:left="90"/>
              <w:jc w:val="center"/>
              <w:rPr>
                <w:rFonts w:cstheme="minorHAnsi"/>
                <w:bCs/>
                <w:noProof/>
                <w:sz w:val="20"/>
                <w:szCs w:val="20"/>
              </w:rPr>
            </w:pPr>
          </w:p>
        </w:tc>
        <w:tc>
          <w:tcPr>
            <w:tcW w:w="0" w:type="pct"/>
            <w:tcPrChange w:author="Murguia, Sahima" w:date="2022-03-15T20:22:00Z" w:id="66">
              <w:tcPr>
                <w:tcW w:w="714" w:type="pct"/>
              </w:tcPr>
            </w:tcPrChange>
          </w:tcPr>
          <w:p w:rsidRPr="00202DCD" w:rsidR="00E147DF" w:rsidP="00652EAA" w:rsidRDefault="00E147DF" w14:paraId="7E73DFD3" w14:textId="77777777">
            <w:pPr>
              <w:spacing w:before="100" w:beforeAutospacing="1" w:after="100" w:afterAutospacing="1"/>
              <w:ind w:left="90"/>
              <w:jc w:val="center"/>
              <w:rPr>
                <w:rFonts w:cstheme="minorHAnsi"/>
                <w:bCs/>
                <w:noProof/>
                <w:sz w:val="20"/>
                <w:szCs w:val="20"/>
              </w:rPr>
            </w:pPr>
          </w:p>
        </w:tc>
        <w:tc>
          <w:tcPr>
            <w:tcW w:w="1931" w:type="pct"/>
            <w:tcPrChange w:author="Murguia, Sahima" w:date="2022-03-15T20:22:00Z" w:id="67">
              <w:tcPr>
                <w:tcW w:w="2097" w:type="pct"/>
              </w:tcPr>
            </w:tcPrChange>
          </w:tcPr>
          <w:p w:rsidRPr="00202DCD" w:rsidR="00E147DF" w:rsidP="00652EAA" w:rsidRDefault="00E147DF" w14:paraId="3E5E9E09" w14:textId="77777777">
            <w:pPr>
              <w:spacing w:before="100" w:beforeAutospacing="1" w:after="100" w:afterAutospacing="1"/>
              <w:ind w:left="90"/>
              <w:rPr>
                <w:rFonts w:cstheme="minorHAnsi"/>
                <w:bCs/>
                <w:noProof/>
                <w:sz w:val="20"/>
                <w:szCs w:val="20"/>
              </w:rPr>
            </w:pPr>
          </w:p>
        </w:tc>
        <w:tc>
          <w:tcPr>
            <w:tcW w:w="795" w:type="pct"/>
            <w:tcPrChange w:author="Murguia, Sahima" w:date="2022-03-15T20:22:00Z" w:id="68">
              <w:tcPr>
                <w:tcW w:w="817" w:type="pct"/>
              </w:tcPr>
            </w:tcPrChange>
          </w:tcPr>
          <w:p w:rsidRPr="00202DCD" w:rsidR="00E147DF" w:rsidP="00652EAA" w:rsidRDefault="00E147DF" w14:paraId="4EE186D3" w14:textId="77777777">
            <w:pPr>
              <w:spacing w:before="100" w:beforeAutospacing="1" w:after="100" w:afterAutospacing="1"/>
              <w:ind w:left="90"/>
              <w:jc w:val="center"/>
              <w:rPr>
                <w:rFonts w:cstheme="minorHAnsi"/>
                <w:bCs/>
                <w:noProof/>
                <w:sz w:val="20"/>
                <w:szCs w:val="20"/>
              </w:rPr>
            </w:pPr>
          </w:p>
        </w:tc>
        <w:tc>
          <w:tcPr>
            <w:tcW w:w="920" w:type="pct"/>
            <w:tcPrChange w:author="Murguia, Sahima" w:date="2022-03-15T20:22:00Z" w:id="69">
              <w:tcPr>
                <w:tcW w:w="734" w:type="pct"/>
              </w:tcPr>
            </w:tcPrChange>
          </w:tcPr>
          <w:p w:rsidRPr="00202DCD" w:rsidR="00E147DF" w:rsidP="00652EAA" w:rsidRDefault="00E147DF" w14:paraId="3CFE3866" w14:textId="77777777">
            <w:pPr>
              <w:spacing w:before="100" w:beforeAutospacing="1" w:after="100" w:afterAutospacing="1"/>
              <w:ind w:left="90"/>
              <w:jc w:val="center"/>
              <w:rPr>
                <w:rFonts w:cstheme="minorHAnsi"/>
                <w:bCs/>
                <w:noProof/>
                <w:sz w:val="20"/>
                <w:szCs w:val="20"/>
              </w:rPr>
            </w:pPr>
          </w:p>
        </w:tc>
      </w:tr>
      <w:tr w:rsidRPr="00756549" w:rsidR="00E147DF" w:rsidTr="001F08C2" w14:paraId="4C98F891" w14:textId="77777777">
        <w:tc>
          <w:tcPr>
            <w:tcW w:w="0" w:type="pct"/>
            <w:tcPrChange w:author="Murguia, Sahima" w:date="2022-03-15T20:22:00Z" w:id="70">
              <w:tcPr>
                <w:tcW w:w="639" w:type="pct"/>
              </w:tcPr>
            </w:tcPrChange>
          </w:tcPr>
          <w:p w:rsidRPr="00202DCD" w:rsidR="00E147DF" w:rsidP="00652EAA" w:rsidRDefault="00E147DF" w14:paraId="7D8AA7AB" w14:textId="77777777">
            <w:pPr>
              <w:spacing w:before="100" w:beforeAutospacing="1" w:after="100" w:afterAutospacing="1"/>
              <w:ind w:left="90"/>
              <w:jc w:val="center"/>
              <w:rPr>
                <w:rFonts w:cstheme="minorHAnsi"/>
                <w:bCs/>
                <w:noProof/>
                <w:sz w:val="20"/>
                <w:szCs w:val="20"/>
              </w:rPr>
            </w:pPr>
          </w:p>
        </w:tc>
        <w:tc>
          <w:tcPr>
            <w:tcW w:w="0" w:type="pct"/>
            <w:tcPrChange w:author="Murguia, Sahima" w:date="2022-03-15T20:22:00Z" w:id="71">
              <w:tcPr>
                <w:tcW w:w="714" w:type="pct"/>
              </w:tcPr>
            </w:tcPrChange>
          </w:tcPr>
          <w:p w:rsidRPr="00202DCD" w:rsidR="00E147DF" w:rsidP="00652EAA" w:rsidRDefault="00E147DF" w14:paraId="4B4F4C86" w14:textId="77777777">
            <w:pPr>
              <w:spacing w:before="100" w:beforeAutospacing="1" w:after="100" w:afterAutospacing="1"/>
              <w:ind w:left="90"/>
              <w:jc w:val="center"/>
              <w:rPr>
                <w:rFonts w:cstheme="minorHAnsi"/>
                <w:bCs/>
                <w:noProof/>
                <w:sz w:val="20"/>
                <w:szCs w:val="20"/>
              </w:rPr>
            </w:pPr>
          </w:p>
        </w:tc>
        <w:tc>
          <w:tcPr>
            <w:tcW w:w="1931" w:type="pct"/>
            <w:tcPrChange w:author="Murguia, Sahima" w:date="2022-03-15T20:22:00Z" w:id="72">
              <w:tcPr>
                <w:tcW w:w="2097" w:type="pct"/>
              </w:tcPr>
            </w:tcPrChange>
          </w:tcPr>
          <w:p w:rsidRPr="00202DCD" w:rsidR="00E147DF" w:rsidP="00652EAA" w:rsidRDefault="00E147DF" w14:paraId="3C377ED5" w14:textId="77777777">
            <w:pPr>
              <w:spacing w:before="100" w:beforeAutospacing="1" w:after="100" w:afterAutospacing="1"/>
              <w:ind w:left="90"/>
              <w:rPr>
                <w:rFonts w:cstheme="minorHAnsi"/>
                <w:bCs/>
                <w:noProof/>
                <w:sz w:val="20"/>
                <w:szCs w:val="20"/>
              </w:rPr>
            </w:pPr>
          </w:p>
        </w:tc>
        <w:tc>
          <w:tcPr>
            <w:tcW w:w="795" w:type="pct"/>
            <w:tcPrChange w:author="Murguia, Sahima" w:date="2022-03-15T20:22:00Z" w:id="73">
              <w:tcPr>
                <w:tcW w:w="817" w:type="pct"/>
              </w:tcPr>
            </w:tcPrChange>
          </w:tcPr>
          <w:p w:rsidRPr="00202DCD" w:rsidR="00E147DF" w:rsidP="00652EAA" w:rsidRDefault="00E147DF" w14:paraId="3809762A" w14:textId="77777777">
            <w:pPr>
              <w:spacing w:before="100" w:beforeAutospacing="1" w:after="100" w:afterAutospacing="1"/>
              <w:ind w:left="90"/>
              <w:jc w:val="center"/>
              <w:rPr>
                <w:rFonts w:cstheme="minorHAnsi"/>
                <w:bCs/>
                <w:noProof/>
                <w:sz w:val="20"/>
                <w:szCs w:val="20"/>
              </w:rPr>
            </w:pPr>
          </w:p>
        </w:tc>
        <w:tc>
          <w:tcPr>
            <w:tcW w:w="920" w:type="pct"/>
            <w:tcPrChange w:author="Murguia, Sahima" w:date="2022-03-15T20:22:00Z" w:id="74">
              <w:tcPr>
                <w:tcW w:w="734" w:type="pct"/>
              </w:tcPr>
            </w:tcPrChange>
          </w:tcPr>
          <w:p w:rsidRPr="00202DCD" w:rsidR="00E147DF" w:rsidP="00652EAA" w:rsidRDefault="00E147DF" w14:paraId="5E06F95B" w14:textId="77777777">
            <w:pPr>
              <w:spacing w:before="100" w:beforeAutospacing="1" w:after="100" w:afterAutospacing="1"/>
              <w:ind w:left="90"/>
              <w:jc w:val="center"/>
              <w:rPr>
                <w:rFonts w:cstheme="minorHAnsi"/>
                <w:bCs/>
                <w:noProof/>
                <w:sz w:val="20"/>
                <w:szCs w:val="20"/>
              </w:rPr>
            </w:pPr>
          </w:p>
        </w:tc>
      </w:tr>
    </w:tbl>
    <w:p w:rsidRPr="00E147DF" w:rsidR="00E147DF" w:rsidP="00E147DF" w:rsidRDefault="00E147DF" w14:paraId="75940BAF" w14:textId="77777777"/>
    <w:p w:rsidR="00F758E1" w:rsidP="00E83198" w:rsidRDefault="00F758E1" w14:paraId="27A0E2BD" w14:textId="77777777">
      <w:pPr>
        <w:ind w:left="-426"/>
        <w:rPr>
          <w:b/>
          <w:caps/>
          <w:color w:val="8031A7" w:themeColor="accent4"/>
        </w:rPr>
      </w:pPr>
      <w:r>
        <w:br w:type="page"/>
      </w:r>
    </w:p>
    <w:p w:rsidR="00A4624D" w:rsidP="00B5445E" w:rsidRDefault="00263F99" w14:paraId="0E83FE8B" w14:textId="2FBBA3D2">
      <w:pPr>
        <w:pStyle w:val="Heading1"/>
      </w:pPr>
      <w:bookmarkStart w:name="_Toc75807728" w:id="75"/>
      <w:r>
        <w:lastRenderedPageBreak/>
        <w:t>Business Process Overview</w:t>
      </w:r>
      <w:bookmarkEnd w:id="75"/>
    </w:p>
    <w:p w:rsidRPr="00D62E09" w:rsidR="00D62E09" w:rsidP="00D62E09" w:rsidRDefault="00D62E09" w14:paraId="4C887FC3" w14:textId="77777777"/>
    <w:p w:rsidR="00780DE6" w:rsidP="005C4FB8" w:rsidRDefault="00780DE6" w14:paraId="50A7CE95" w14:textId="7D5DF624">
      <w:pPr>
        <w:pStyle w:val="Heading2"/>
        <w:ind w:left="900" w:hanging="540"/>
      </w:pPr>
      <w:bookmarkStart w:name="_Toc75807729" w:id="76"/>
      <w:r>
        <w:t>Process Overview</w:t>
      </w:r>
      <w:bookmarkEnd w:id="76"/>
    </w:p>
    <w:p w:rsidR="001F08C2" w:rsidP="00A65989" w:rsidRDefault="001F08C2" w14:paraId="00A7DB88" w14:textId="77777777">
      <w:pPr>
        <w:ind w:firstLine="360"/>
        <w:rPr>
          <w:ins w:author="Murguia, Sahima" w:date="2022-03-15T20:23:00Z" w:id="77"/>
          <w:sz w:val="20"/>
          <w:szCs w:val="20"/>
        </w:rPr>
      </w:pPr>
    </w:p>
    <w:p w:rsidR="001F08C2" w:rsidP="001F08C2" w:rsidRDefault="001F08C2" w14:paraId="3B48224C" w14:textId="77777777">
      <w:pPr>
        <w:rPr>
          <w:ins w:author="Murguia, Sahima" w:date="2022-03-15T20:23:00Z" w:id="78"/>
          <w:sz w:val="20"/>
          <w:szCs w:val="20"/>
        </w:rPr>
      </w:pPr>
      <w:ins w:author="Murguia, Sahima" w:date="2022-03-15T20:23:00Z" w:id="79">
        <w:r>
          <w:rPr>
            <w:sz w:val="20"/>
            <w:szCs w:val="20"/>
          </w:rPr>
          <w:t>With the implementation of TME Connect Reset we want to achieve standardization of the processes, for which assessment of attributes Markets usage has been performed, and so identified those attributes considered part of the Global definition.</w:t>
        </w:r>
      </w:ins>
    </w:p>
    <w:p w:rsidR="001F08C2" w:rsidP="001F08C2" w:rsidRDefault="001F08C2" w14:paraId="59588996" w14:textId="77777777">
      <w:pPr>
        <w:rPr>
          <w:ins w:author="Murguia, Sahima" w:date="2022-03-15T20:23:00Z" w:id="80"/>
          <w:sz w:val="20"/>
          <w:szCs w:val="20"/>
        </w:rPr>
      </w:pPr>
      <w:ins w:author="Murguia, Sahima" w:date="2022-03-15T20:23:00Z" w:id="81">
        <w:r>
          <w:rPr>
            <w:sz w:val="20"/>
            <w:szCs w:val="20"/>
          </w:rPr>
          <w:t>This standardization provides the baseline of those attributes required in the BI solution, as well as those that could be used in the new Mobile App.</w:t>
        </w:r>
      </w:ins>
    </w:p>
    <w:p w:rsidR="001F08C2" w:rsidP="001F08C2" w:rsidRDefault="001F08C2" w14:paraId="34A32060" w14:textId="5CEFD6D8">
      <w:pPr>
        <w:rPr>
          <w:ins w:author="Murguia, Sahima" w:date="2022-03-15T22:45:00Z" w:id="82"/>
          <w:sz w:val="20"/>
          <w:szCs w:val="20"/>
        </w:rPr>
      </w:pPr>
      <w:ins w:author="Murguia, Sahima" w:date="2022-03-15T20:23:00Z" w:id="83">
        <w:r>
          <w:rPr>
            <w:sz w:val="20"/>
            <w:szCs w:val="20"/>
          </w:rPr>
          <w:t xml:space="preserve">With this CHG there are additional attributes to be included </w:t>
        </w:r>
      </w:ins>
      <w:ins w:author="Murguia, Sahima" w:date="2022-03-15T21:26:00Z" w:id="84">
        <w:r w:rsidR="00540A60">
          <w:rPr>
            <w:sz w:val="20"/>
            <w:szCs w:val="20"/>
          </w:rPr>
          <w:t>according t</w:t>
        </w:r>
      </w:ins>
      <w:ins w:author="Murguia, Sahima" w:date="2022-03-15T20:23:00Z" w:id="85">
        <w:r>
          <w:rPr>
            <w:sz w:val="20"/>
            <w:szCs w:val="20"/>
          </w:rPr>
          <w:t>o V2</w:t>
        </w:r>
      </w:ins>
      <w:ins w:author="Murguia, Sahima" w:date="2022-03-15T21:26:00Z" w:id="86">
        <w:r w:rsidR="00540A60">
          <w:rPr>
            <w:sz w:val="20"/>
            <w:szCs w:val="20"/>
          </w:rPr>
          <w:t>/V3</w:t>
        </w:r>
      </w:ins>
      <w:ins w:author="Murguia, Sahima" w:date="2022-03-15T20:23:00Z" w:id="87">
        <w:r>
          <w:rPr>
            <w:sz w:val="20"/>
            <w:szCs w:val="20"/>
          </w:rPr>
          <w:t xml:space="preserve"> </w:t>
        </w:r>
      </w:ins>
      <w:ins w:author="Murguia, Sahima" w:date="2022-03-15T21:26:00Z" w:id="88">
        <w:r w:rsidR="00540A60">
          <w:rPr>
            <w:sz w:val="20"/>
            <w:szCs w:val="20"/>
          </w:rPr>
          <w:t>product versions</w:t>
        </w:r>
      </w:ins>
      <w:ins w:author="Murguia, Sahima" w:date="2022-03-15T20:23:00Z" w:id="89">
        <w:r w:rsidRPr="0087501A">
          <w:rPr>
            <w:sz w:val="20"/>
            <w:szCs w:val="20"/>
          </w:rPr>
          <w:t>.</w:t>
        </w:r>
        <w:r>
          <w:rPr>
            <w:sz w:val="20"/>
            <w:szCs w:val="20"/>
          </w:rPr>
          <w:t xml:space="preserve"> They must be included as well on the Siebel layouts and in the account inbound interface.</w:t>
        </w:r>
      </w:ins>
    </w:p>
    <w:p w:rsidRPr="005723C7" w:rsidR="005723C7" w:rsidRDefault="005723C7" w14:paraId="641786E3" w14:textId="7810C4B9">
      <w:pPr>
        <w:pStyle w:val="ListParagraph"/>
        <w:numPr>
          <w:ilvl w:val="0"/>
          <w:numId w:val="31"/>
        </w:numPr>
        <w:spacing w:before="100" w:beforeAutospacing="1" w:after="100" w:afterAutospacing="1" w:line="240" w:lineRule="auto"/>
        <w:rPr>
          <w:ins w:author="Murguia, Sahima" w:date="2022-03-15T22:45:00Z" w:id="90"/>
          <w:sz w:val="20"/>
          <w:szCs w:val="20"/>
          <w:rPrChange w:author="Murguia, Sahima" w:date="2022-03-15T22:45:00Z" w:id="91">
            <w:rPr>
              <w:ins w:author="Murguia, Sahima" w:date="2022-03-15T22:45:00Z" w:id="92"/>
            </w:rPr>
          </w:rPrChange>
        </w:rPr>
        <w:pPrChange w:author="Murguia, Sahima" w:date="2022-03-15T22:45:00Z" w:id="93">
          <w:pPr>
            <w:spacing w:before="100" w:beforeAutospacing="1" w:after="100" w:afterAutospacing="1" w:line="240" w:lineRule="auto"/>
          </w:pPr>
        </w:pPrChange>
      </w:pPr>
      <w:ins w:author="Murguia, Sahima" w:date="2022-03-15T22:45:00Z" w:id="94">
        <w:r w:rsidRPr="005723C7">
          <w:rPr>
            <w:sz w:val="20"/>
            <w:szCs w:val="20"/>
            <w:rPrChange w:author="Murguia, Sahima" w:date="2022-03-15T22:45:00Z" w:id="95">
              <w:rPr/>
            </w:rPrChange>
          </w:rPr>
          <w:t>Inclusion of Mobile Created and Mobile Created By records, to distinguish when record was created in mobile app vs. synched record for Orders and Inventory</w:t>
        </w:r>
      </w:ins>
    </w:p>
    <w:p w:rsidRPr="005723C7" w:rsidR="005723C7" w:rsidRDefault="005723C7" w14:paraId="759E9C7C" w14:textId="2675139E">
      <w:pPr>
        <w:pStyle w:val="ListParagraph"/>
        <w:numPr>
          <w:ilvl w:val="0"/>
          <w:numId w:val="31"/>
        </w:numPr>
        <w:spacing w:before="100" w:beforeAutospacing="1" w:after="100" w:afterAutospacing="1" w:line="240" w:lineRule="auto"/>
        <w:rPr>
          <w:ins w:author="Murguia, Sahima" w:date="2022-03-15T22:45:00Z" w:id="96"/>
          <w:sz w:val="20"/>
          <w:szCs w:val="20"/>
          <w:rPrChange w:author="Murguia, Sahima" w:date="2022-03-15T22:45:00Z" w:id="97">
            <w:rPr>
              <w:ins w:author="Murguia, Sahima" w:date="2022-03-15T22:45:00Z" w:id="98"/>
            </w:rPr>
          </w:rPrChange>
        </w:rPr>
        <w:pPrChange w:author="Murguia, Sahima" w:date="2022-03-15T22:45:00Z" w:id="99">
          <w:pPr>
            <w:spacing w:before="100" w:beforeAutospacing="1" w:after="100" w:afterAutospacing="1" w:line="240" w:lineRule="auto"/>
          </w:pPr>
        </w:pPrChange>
      </w:pPr>
      <w:ins w:author="Murguia, Sahima" w:date="2022-03-15T22:45:00Z" w:id="100">
        <w:r w:rsidRPr="005723C7">
          <w:rPr>
            <w:sz w:val="20"/>
            <w:szCs w:val="20"/>
            <w:rPrChange w:author="Murguia, Sahima" w:date="2022-03-15T22:45:00Z" w:id="101">
              <w:rPr/>
            </w:rPrChange>
          </w:rPr>
          <w:t>Inclusion of Order Category in Product Template, this will support filtering of the relevant templates according to category in the relevant module</w:t>
        </w:r>
      </w:ins>
    </w:p>
    <w:p w:rsidRPr="005723C7" w:rsidR="005723C7" w:rsidRDefault="005723C7" w14:paraId="60E64212" w14:textId="0ED7F001">
      <w:pPr>
        <w:pStyle w:val="ListParagraph"/>
        <w:numPr>
          <w:ilvl w:val="0"/>
          <w:numId w:val="31"/>
        </w:numPr>
        <w:spacing w:before="100" w:beforeAutospacing="1" w:after="100" w:afterAutospacing="1" w:line="240" w:lineRule="auto"/>
        <w:rPr>
          <w:ins w:author="Murguia, Sahima" w:date="2022-03-15T22:45:00Z" w:id="102"/>
          <w:sz w:val="20"/>
          <w:szCs w:val="20"/>
          <w:rPrChange w:author="Murguia, Sahima" w:date="2022-03-15T22:45:00Z" w:id="103">
            <w:rPr>
              <w:ins w:author="Murguia, Sahima" w:date="2022-03-15T22:45:00Z" w:id="104"/>
            </w:rPr>
          </w:rPrChange>
        </w:rPr>
        <w:pPrChange w:author="Murguia, Sahima" w:date="2022-03-15T22:45:00Z" w:id="105">
          <w:pPr>
            <w:spacing w:before="100" w:beforeAutospacing="1" w:after="100" w:afterAutospacing="1" w:line="240" w:lineRule="auto"/>
          </w:pPr>
        </w:pPrChange>
      </w:pPr>
      <w:ins w:author="Murguia, Sahima" w:date="2022-03-15T22:45:00Z" w:id="106">
        <w:r w:rsidRPr="005723C7">
          <w:rPr>
            <w:sz w:val="20"/>
            <w:szCs w:val="20"/>
            <w:rPrChange w:author="Murguia, Sahima" w:date="2022-03-15T22:45:00Z" w:id="107">
              <w:rPr/>
            </w:rPrChange>
          </w:rPr>
          <w:t xml:space="preserve">Inclusion of Promotion Program ID in Material Orders, </w:t>
        </w:r>
        <w:proofErr w:type="gramStart"/>
        <w:r w:rsidRPr="005723C7">
          <w:rPr>
            <w:sz w:val="20"/>
            <w:szCs w:val="20"/>
            <w:rPrChange w:author="Murguia, Sahima" w:date="2022-03-15T22:45:00Z" w:id="108">
              <w:rPr/>
            </w:rPrChange>
          </w:rPr>
          <w:t>in order to</w:t>
        </w:r>
        <w:proofErr w:type="gramEnd"/>
        <w:r w:rsidRPr="005723C7">
          <w:rPr>
            <w:sz w:val="20"/>
            <w:szCs w:val="20"/>
            <w:rPrChange w:author="Murguia, Sahima" w:date="2022-03-15T22:45:00Z" w:id="109">
              <w:rPr/>
            </w:rPrChange>
          </w:rPr>
          <w:t xml:space="preserve"> link the Material Order with the Promotion Program (without the need to generate a Promotion record).</w:t>
        </w:r>
      </w:ins>
    </w:p>
    <w:p w:rsidR="001F08C2" w:rsidP="001F08C2" w:rsidRDefault="001F08C2" w14:paraId="711DD764" w14:textId="4B2C24F5">
      <w:pPr>
        <w:rPr>
          <w:ins w:author="Murguia, Sahima" w:date="2022-03-15T22:44:00Z" w:id="110"/>
          <w:sz w:val="20"/>
          <w:szCs w:val="20"/>
        </w:rPr>
      </w:pPr>
      <w:ins w:author="Murguia, Sahima" w:date="2022-03-15T20:23:00Z" w:id="111">
        <w:r>
          <w:rPr>
            <w:sz w:val="20"/>
            <w:szCs w:val="20"/>
          </w:rPr>
          <w:t>Objective of this CHG is to get the changes applicable for the markets only when each market is rolled to TME Connect Reset. Rest of markets must remain without any impact and working as usually.</w:t>
        </w:r>
      </w:ins>
    </w:p>
    <w:p w:rsidRPr="001F08C2" w:rsidR="008078F2" w:rsidDel="001F08C2" w:rsidP="00A65989" w:rsidRDefault="003E6BD2" w14:paraId="55A3BCD4" w14:textId="55AE22B4">
      <w:pPr>
        <w:ind w:firstLine="360"/>
        <w:rPr>
          <w:del w:author="Murguia, Sahima" w:date="2022-03-15T20:24:00Z" w:id="112"/>
          <w:sz w:val="20"/>
          <w:szCs w:val="20"/>
        </w:rPr>
      </w:pPr>
      <w:del w:author="Murguia, Sahima" w:date="2022-03-15T20:24:00Z" w:id="113">
        <w:r w:rsidRPr="001F08C2" w:rsidDel="001F08C2">
          <w:rPr>
            <w:sz w:val="20"/>
            <w:szCs w:val="20"/>
          </w:rPr>
          <w:delText xml:space="preserve">With the implementation of TME Connect Reset we want to </w:delText>
        </w:r>
        <w:r w:rsidRPr="001F08C2" w:rsidDel="001F08C2" w:rsidR="00A66C4F">
          <w:rPr>
            <w:sz w:val="20"/>
            <w:szCs w:val="20"/>
          </w:rPr>
          <w:delText xml:space="preserve">do </w:delText>
        </w:r>
        <w:r w:rsidRPr="001F08C2" w:rsidDel="001F08C2" w:rsidR="008078F2">
          <w:rPr>
            <w:sz w:val="20"/>
            <w:szCs w:val="20"/>
          </w:rPr>
          <w:delText>Interface</w:delText>
        </w:r>
        <w:r w:rsidRPr="001F08C2" w:rsidDel="001F08C2" w:rsidR="008078F2">
          <w:rPr>
            <w:sz w:val="20"/>
            <w:szCs w:val="20"/>
            <w:lang w:val="en-US"/>
          </w:rPr>
          <w:delText xml:space="preserve"> </w:delText>
        </w:r>
        <w:r w:rsidRPr="001F08C2" w:rsidDel="001F08C2" w:rsidR="008078F2">
          <w:rPr>
            <w:sz w:val="20"/>
            <w:szCs w:val="20"/>
          </w:rPr>
          <w:delText>adaptation</w:delText>
        </w:r>
        <w:r w:rsidRPr="001F08C2" w:rsidDel="001F08C2" w:rsidR="00A66C4F">
          <w:rPr>
            <w:sz w:val="20"/>
            <w:szCs w:val="20"/>
          </w:rPr>
          <w:delText xml:space="preserve"> and get the integration with a new mobile application.</w:delText>
        </w:r>
      </w:del>
    </w:p>
    <w:p w:rsidRPr="001F08C2" w:rsidR="00494370" w:rsidP="00494370" w:rsidRDefault="00494370" w14:paraId="6E787FB2" w14:textId="294831DE">
      <w:pPr>
        <w:jc w:val="both"/>
        <w:rPr>
          <w:ins w:author="Andreyeva, Julia" w:date="2022-03-02T15:47:00Z" w:id="114"/>
          <w:sz w:val="20"/>
          <w:szCs w:val="20"/>
        </w:rPr>
      </w:pPr>
      <w:r w:rsidRPr="001F08C2">
        <w:rPr>
          <w:sz w:val="20"/>
          <w:szCs w:val="20"/>
        </w:rPr>
        <w:t>However, this CHG is not breaking existing functionality.</w:t>
      </w:r>
    </w:p>
    <w:p w:rsidRPr="001F08C2" w:rsidR="002B7047" w:rsidP="00494370" w:rsidRDefault="002B7047" w14:paraId="33E9FADC" w14:textId="21596B3C">
      <w:pPr>
        <w:jc w:val="both"/>
        <w:rPr>
          <w:ins w:author="Andreyeva, Julia" w:date="2022-03-02T15:51:00Z" w:id="115"/>
          <w:sz w:val="20"/>
          <w:szCs w:val="20"/>
          <w:rPrChange w:author="Murguia, Sahima" w:date="2022-03-15T20:26:00Z" w:id="116">
            <w:rPr>
              <w:ins w:author="Andreyeva, Julia" w:date="2022-03-02T15:51:00Z" w:id="117"/>
              <w:color w:val="00857E" w:themeColor="accent3" w:themeShade="BF"/>
              <w:sz w:val="20"/>
              <w:szCs w:val="20"/>
            </w:rPr>
          </w:rPrChange>
        </w:rPr>
      </w:pPr>
      <w:ins w:author="Andreyeva, Julia" w:date="2022-03-02T15:48:00Z" w:id="118">
        <w:r w:rsidRPr="001F08C2">
          <w:rPr>
            <w:sz w:val="20"/>
            <w:szCs w:val="20"/>
          </w:rPr>
          <w:t xml:space="preserve">The </w:t>
        </w:r>
        <w:del w:author="Murguia, Sahima" w:date="2022-03-15T20:25:00Z" w:id="119">
          <w:r w:rsidRPr="001F08C2" w:rsidDel="001F08C2">
            <w:rPr>
              <w:sz w:val="20"/>
              <w:szCs w:val="20"/>
            </w:rPr>
            <w:delText>interface</w:delText>
          </w:r>
        </w:del>
      </w:ins>
      <w:ins w:author="Murguia, Sahima" w:date="2022-03-15T20:25:00Z" w:id="120">
        <w:r w:rsidRPr="001F08C2" w:rsidR="001F08C2">
          <w:rPr>
            <w:sz w:val="20"/>
            <w:szCs w:val="20"/>
            <w:rPrChange w:author="Murguia, Sahima" w:date="2022-03-15T20:26:00Z" w:id="121">
              <w:rPr>
                <w:color w:val="00857E" w:themeColor="accent3" w:themeShade="BF"/>
                <w:sz w:val="20"/>
                <w:szCs w:val="20"/>
              </w:rPr>
            </w:rPrChange>
          </w:rPr>
          <w:t>process</w:t>
        </w:r>
      </w:ins>
      <w:ins w:author="Andreyeva, Julia" w:date="2022-03-02T15:48:00Z" w:id="122">
        <w:r w:rsidRPr="001F08C2">
          <w:rPr>
            <w:sz w:val="20"/>
            <w:szCs w:val="20"/>
          </w:rPr>
          <w:t xml:space="preserve"> adaptation for Ireland</w:t>
        </w:r>
      </w:ins>
      <w:ins w:author="Murguia, Sahima" w:date="2022-03-15T21:26:00Z" w:id="123">
        <w:r w:rsidR="00540A60">
          <w:rPr>
            <w:sz w:val="20"/>
            <w:szCs w:val="20"/>
          </w:rPr>
          <w:t xml:space="preserve"> and Kazakhstan</w:t>
        </w:r>
      </w:ins>
      <w:ins w:author="Andreyeva, Julia" w:date="2022-03-02T15:48:00Z" w:id="124">
        <w:r w:rsidRPr="001F08C2">
          <w:rPr>
            <w:sz w:val="20"/>
            <w:szCs w:val="20"/>
          </w:rPr>
          <w:t xml:space="preserve"> </w:t>
        </w:r>
      </w:ins>
      <w:ins w:author="Murguia, Sahima" w:date="2022-03-15T20:25:00Z" w:id="125">
        <w:r w:rsidRPr="001F08C2" w:rsidR="001F08C2">
          <w:rPr>
            <w:sz w:val="20"/>
            <w:szCs w:val="20"/>
            <w:rPrChange w:author="Murguia, Sahima" w:date="2022-03-15T20:26:00Z" w:id="126">
              <w:rPr>
                <w:color w:val="00857E" w:themeColor="accent3" w:themeShade="BF"/>
                <w:sz w:val="20"/>
                <w:szCs w:val="20"/>
              </w:rPr>
            </w:rPrChange>
          </w:rPr>
          <w:t>M</w:t>
        </w:r>
      </w:ins>
      <w:ins w:author="Andreyeva, Julia" w:date="2022-03-02T15:48:00Z" w:id="127">
        <w:del w:author="Murguia, Sahima" w:date="2022-03-15T20:25:00Z" w:id="128">
          <w:r w:rsidRPr="001F08C2" w:rsidDel="001F08C2">
            <w:rPr>
              <w:sz w:val="20"/>
              <w:szCs w:val="20"/>
            </w:rPr>
            <w:delText>m</w:delText>
          </w:r>
        </w:del>
        <w:r w:rsidRPr="001F08C2">
          <w:rPr>
            <w:sz w:val="20"/>
            <w:szCs w:val="20"/>
          </w:rPr>
          <w:t>arket</w:t>
        </w:r>
      </w:ins>
      <w:ins w:author="Murguia, Sahima" w:date="2022-03-15T21:26:00Z" w:id="129">
        <w:r w:rsidR="00540A60">
          <w:rPr>
            <w:sz w:val="20"/>
            <w:szCs w:val="20"/>
          </w:rPr>
          <w:t>s</w:t>
        </w:r>
      </w:ins>
      <w:ins w:author="Andreyeva, Julia" w:date="2022-03-02T15:48:00Z" w:id="130">
        <w:r w:rsidRPr="001F08C2">
          <w:rPr>
            <w:sz w:val="20"/>
            <w:szCs w:val="20"/>
          </w:rPr>
          <w:t xml:space="preserve"> </w:t>
        </w:r>
        <w:r w:rsidRPr="001F08C2" w:rsidR="00FD14F5">
          <w:rPr>
            <w:sz w:val="20"/>
            <w:szCs w:val="20"/>
          </w:rPr>
          <w:t>affect</w:t>
        </w:r>
        <w:del w:author="Murguia, Sahima" w:date="2022-03-15T21:26:00Z" w:id="131">
          <w:r w:rsidRPr="001F08C2" w:rsidDel="00540A60" w:rsidR="00FD14F5">
            <w:rPr>
              <w:sz w:val="20"/>
              <w:szCs w:val="20"/>
            </w:rPr>
            <w:delText>s</w:delText>
          </w:r>
        </w:del>
        <w:r w:rsidRPr="001F08C2" w:rsidR="00FD14F5">
          <w:rPr>
            <w:sz w:val="20"/>
            <w:szCs w:val="20"/>
          </w:rPr>
          <w:t xml:space="preserve"> </w:t>
        </w:r>
        <w:del w:author="Murguia, Sahima" w:date="2022-03-15T21:27:00Z" w:id="132">
          <w:r w:rsidRPr="001F08C2" w:rsidDel="00540A60" w:rsidR="00FD14F5">
            <w:rPr>
              <w:sz w:val="20"/>
              <w:szCs w:val="20"/>
            </w:rPr>
            <w:delText>Service order</w:delText>
          </w:r>
        </w:del>
      </w:ins>
      <w:ins w:author="Murguia, Sahima" w:date="2022-03-15T21:27:00Z" w:id="133">
        <w:r w:rsidR="00540A60">
          <w:rPr>
            <w:sz w:val="20"/>
            <w:szCs w:val="20"/>
          </w:rPr>
          <w:t>Orders</w:t>
        </w:r>
      </w:ins>
      <w:ins w:author="Andreyeva, Julia" w:date="2022-03-02T15:48:00Z" w:id="134">
        <w:r w:rsidRPr="001F08C2" w:rsidR="00FD14F5">
          <w:rPr>
            <w:sz w:val="20"/>
            <w:szCs w:val="20"/>
          </w:rPr>
          <w:t xml:space="preserve">, Price list, </w:t>
        </w:r>
      </w:ins>
      <w:ins w:author="Murguia, Sahima" w:date="2022-03-15T20:25:00Z" w:id="135">
        <w:r w:rsidRPr="001F08C2" w:rsidR="001F08C2">
          <w:rPr>
            <w:sz w:val="20"/>
            <w:szCs w:val="20"/>
            <w:rPrChange w:author="Murguia, Sahima" w:date="2022-03-15T20:26:00Z" w:id="136">
              <w:rPr>
                <w:color w:val="00857E" w:themeColor="accent3" w:themeShade="BF"/>
                <w:sz w:val="20"/>
                <w:szCs w:val="20"/>
              </w:rPr>
            </w:rPrChange>
          </w:rPr>
          <w:t>and Product Templates.</w:t>
        </w:r>
      </w:ins>
      <w:ins w:author="Andreyeva, Julia" w:date="2022-03-02T15:49:00Z" w:id="137">
        <w:del w:author="Murguia, Sahima" w:date="2022-03-15T20:25:00Z" w:id="138">
          <w:r w:rsidRPr="001F08C2" w:rsidDel="001F08C2" w:rsidR="008A3B00">
            <w:rPr>
              <w:sz w:val="20"/>
              <w:szCs w:val="20"/>
            </w:rPr>
            <w:delText>Administration data</w:delText>
          </w:r>
          <w:r w:rsidRPr="001F08C2" w:rsidDel="001F08C2" w:rsidR="00CA56A8">
            <w:rPr>
              <w:sz w:val="20"/>
              <w:szCs w:val="20"/>
            </w:rPr>
            <w:delText xml:space="preserve"> (Template)</w:delText>
          </w:r>
          <w:r w:rsidRPr="001F08C2" w:rsidDel="001F08C2" w:rsidR="00206AD1">
            <w:rPr>
              <w:sz w:val="20"/>
              <w:szCs w:val="20"/>
            </w:rPr>
            <w:delText xml:space="preserve"> </w:delText>
          </w:r>
        </w:del>
      </w:ins>
      <w:ins w:author="Andreyeva, Julia" w:date="2022-03-02T15:50:00Z" w:id="139">
        <w:del w:author="Murguia, Sahima" w:date="2022-03-15T20:25:00Z" w:id="140">
          <w:r w:rsidRPr="001F08C2" w:rsidDel="001F08C2" w:rsidR="00206AD1">
            <w:rPr>
              <w:sz w:val="20"/>
              <w:szCs w:val="20"/>
            </w:rPr>
            <w:delText>views.</w:delText>
          </w:r>
        </w:del>
      </w:ins>
    </w:p>
    <w:p w:rsidRPr="001F08C2" w:rsidR="00C735BE" w:rsidP="00494370" w:rsidRDefault="001F08C2" w14:paraId="2F62946D" w14:textId="7E7DB508">
      <w:pPr>
        <w:jc w:val="both"/>
        <w:rPr>
          <w:ins w:author="Andreyeva, Julia" w:date="2022-03-02T15:53:00Z" w:id="141"/>
          <w:sz w:val="20"/>
          <w:szCs w:val="20"/>
          <w:rPrChange w:author="Murguia, Sahima" w:date="2022-03-15T20:26:00Z" w:id="142">
            <w:rPr>
              <w:ins w:author="Andreyeva, Julia" w:date="2022-03-02T15:53:00Z" w:id="143"/>
              <w:color w:val="00857E" w:themeColor="accent3" w:themeShade="BF"/>
              <w:sz w:val="20"/>
              <w:szCs w:val="20"/>
            </w:rPr>
          </w:rPrChange>
        </w:rPr>
      </w:pPr>
      <w:ins w:author="Murguia, Sahima" w:date="2022-03-15T20:25:00Z" w:id="144">
        <w:r w:rsidRPr="001F08C2">
          <w:rPr>
            <w:sz w:val="20"/>
            <w:szCs w:val="20"/>
            <w:rPrChange w:author="Murguia, Sahima" w:date="2022-03-15T20:26:00Z" w:id="145">
              <w:rPr>
                <w:color w:val="00857E" w:themeColor="accent3" w:themeShade="BF"/>
                <w:sz w:val="20"/>
                <w:szCs w:val="20"/>
              </w:rPr>
            </w:rPrChange>
          </w:rPr>
          <w:t xml:space="preserve">Additionally, </w:t>
        </w:r>
      </w:ins>
      <w:ins w:author="Andreyeva, Julia" w:date="2022-03-02T15:51:00Z" w:id="146">
        <w:del w:author="Murguia, Sahima" w:date="2022-03-15T20:25:00Z" w:id="147">
          <w:r w:rsidRPr="001F08C2" w:rsidDel="001F08C2" w:rsidR="00C735BE">
            <w:rPr>
              <w:sz w:val="20"/>
              <w:szCs w:val="20"/>
              <w:rPrChange w:author="Murguia, Sahima" w:date="2022-03-15T20:26:00Z" w:id="148">
                <w:rPr>
                  <w:color w:val="00857E" w:themeColor="accent3" w:themeShade="BF"/>
                  <w:sz w:val="20"/>
                  <w:szCs w:val="20"/>
                </w:rPr>
              </w:rPrChange>
            </w:rPr>
            <w:delText>As a part of this change</w:delText>
          </w:r>
          <w:r w:rsidRPr="001F08C2" w:rsidDel="001F08C2" w:rsidR="00C407FE">
            <w:rPr>
              <w:sz w:val="20"/>
              <w:szCs w:val="20"/>
              <w:rPrChange w:author="Murguia, Sahima" w:date="2022-03-15T20:26:00Z" w:id="149">
                <w:rPr>
                  <w:color w:val="00857E" w:themeColor="accent3" w:themeShade="BF"/>
                  <w:sz w:val="20"/>
                  <w:szCs w:val="20"/>
                </w:rPr>
              </w:rPrChange>
            </w:rPr>
            <w:delText xml:space="preserve"> </w:delText>
          </w:r>
        </w:del>
      </w:ins>
      <w:ins w:author="Andreyeva, Julia" w:date="2022-03-02T15:52:00Z" w:id="150">
        <w:r w:rsidRPr="001F08C2" w:rsidR="00D1067B">
          <w:rPr>
            <w:sz w:val="20"/>
            <w:szCs w:val="20"/>
            <w:rPrChange w:author="Murguia, Sahima" w:date="2022-03-15T20:26:00Z" w:id="151">
              <w:rPr>
                <w:color w:val="00857E" w:themeColor="accent3" w:themeShade="BF"/>
                <w:sz w:val="20"/>
                <w:szCs w:val="20"/>
              </w:rPr>
            </w:rPrChange>
          </w:rPr>
          <w:t xml:space="preserve">missing items </w:t>
        </w:r>
        <w:del w:author="Murguia, Sahima" w:date="2022-03-15T20:25:00Z" w:id="152">
          <w:r w:rsidRPr="001F08C2" w:rsidDel="001F08C2" w:rsidR="00D1067B">
            <w:rPr>
              <w:sz w:val="20"/>
              <w:szCs w:val="20"/>
              <w:rPrChange w:author="Murguia, Sahima" w:date="2022-03-15T20:26:00Z" w:id="153">
                <w:rPr>
                  <w:color w:val="00857E" w:themeColor="accent3" w:themeShade="BF"/>
                  <w:sz w:val="20"/>
                  <w:szCs w:val="20"/>
                </w:rPr>
              </w:rPrChange>
            </w:rPr>
            <w:delText>from</w:delText>
          </w:r>
        </w:del>
      </w:ins>
      <w:ins w:author="Murguia, Sahima" w:date="2022-03-15T20:25:00Z" w:id="154">
        <w:r w:rsidRPr="001F08C2">
          <w:rPr>
            <w:sz w:val="20"/>
            <w:szCs w:val="20"/>
            <w:rPrChange w:author="Murguia, Sahima" w:date="2022-03-15T20:26:00Z" w:id="155">
              <w:rPr>
                <w:color w:val="00857E" w:themeColor="accent3" w:themeShade="BF"/>
                <w:sz w:val="20"/>
                <w:szCs w:val="20"/>
              </w:rPr>
            </w:rPrChange>
          </w:rPr>
          <w:t>identified during</w:t>
        </w:r>
      </w:ins>
      <w:ins w:author="Andreyeva, Julia" w:date="2022-03-02T15:52:00Z" w:id="156">
        <w:r w:rsidRPr="001F08C2" w:rsidR="00D1067B">
          <w:rPr>
            <w:sz w:val="20"/>
            <w:szCs w:val="20"/>
            <w:rPrChange w:author="Murguia, Sahima" w:date="2022-03-15T20:26:00Z" w:id="157">
              <w:rPr>
                <w:color w:val="00857E" w:themeColor="accent3" w:themeShade="BF"/>
                <w:sz w:val="20"/>
                <w:szCs w:val="20"/>
              </w:rPr>
            </w:rPrChange>
          </w:rPr>
          <w:t xml:space="preserve"> Feb</w:t>
        </w:r>
        <w:r w:rsidRPr="001F08C2" w:rsidR="008803FE">
          <w:rPr>
            <w:sz w:val="20"/>
            <w:szCs w:val="20"/>
            <w:rPrChange w:author="Murguia, Sahima" w:date="2022-03-15T20:26:00Z" w:id="158">
              <w:rPr>
                <w:color w:val="00857E" w:themeColor="accent3" w:themeShade="BF"/>
                <w:sz w:val="20"/>
                <w:szCs w:val="20"/>
              </w:rPr>
            </w:rPrChange>
          </w:rPr>
          <w:t xml:space="preserve">’22 release </w:t>
        </w:r>
        <w:del w:author="Murguia, Sahima" w:date="2022-03-15T20:26:00Z" w:id="159">
          <w:r w:rsidRPr="001F08C2" w:rsidDel="001F08C2" w:rsidR="008803FE">
            <w:rPr>
              <w:sz w:val="20"/>
              <w:szCs w:val="20"/>
              <w:rPrChange w:author="Murguia, Sahima" w:date="2022-03-15T20:26:00Z" w:id="160">
                <w:rPr>
                  <w:color w:val="00857E" w:themeColor="accent3" w:themeShade="BF"/>
                  <w:sz w:val="20"/>
                  <w:szCs w:val="20"/>
                </w:rPr>
              </w:rPrChange>
            </w:rPr>
            <w:delText>should be implemented during Jun’22 Release.</w:delText>
          </w:r>
        </w:del>
      </w:ins>
      <w:ins w:author="Murguia, Sahima" w:date="2022-03-15T20:26:00Z" w:id="161">
        <w:r w:rsidRPr="001F08C2">
          <w:rPr>
            <w:sz w:val="20"/>
            <w:szCs w:val="20"/>
            <w:rPrChange w:author="Murguia, Sahima" w:date="2022-03-15T20:26:00Z" w:id="162">
              <w:rPr>
                <w:color w:val="00857E" w:themeColor="accent3" w:themeShade="BF"/>
                <w:sz w:val="20"/>
                <w:szCs w:val="20"/>
              </w:rPr>
            </w:rPrChange>
          </w:rPr>
          <w:t>have been included.</w:t>
        </w:r>
      </w:ins>
    </w:p>
    <w:p w:rsidRPr="005723C7" w:rsidR="002C4013" w:rsidDel="005723C7" w:rsidP="001F08C2" w:rsidRDefault="002C4013" w14:paraId="7726F376" w14:textId="280E1DAB" w14:noSpellErr="1">
      <w:pPr>
        <w:rPr>
          <w:sz w:val="20"/>
          <w:szCs w:val="20"/>
          <w:rPrChange w:author="Murguia, Sahima" w:date="2022-03-15T22:45:00Z" w:id="1887246061">
            <w:rPr>
              <w:color w:val="00857E" w:themeColor="accent3" w:themeShade="BF"/>
              <w:sz w:val="20"/>
              <w:szCs w:val="20"/>
            </w:rPr>
          </w:rPrChange>
        </w:rPr>
      </w:pPr>
      <w:r w:rsidRPr="23CA6099" w:rsidR="002C4013">
        <w:rPr>
          <w:sz w:val="20"/>
          <w:szCs w:val="20"/>
          <w:rPrChange w:author="Murguia, Sahima" w:date="2022-03-15T22:45:00Z" w:id="318514268">
            <w:rPr>
              <w:color w:val="00857E" w:themeColor="accent3" w:themeTint="FF" w:themeShade="BF"/>
              <w:sz w:val="20"/>
              <w:szCs w:val="20"/>
            </w:rPr>
          </w:rPrChange>
        </w:rPr>
        <w:t>We still clarify with Ireland if Link between Sales Order and Legal Entity should be done during Jun’22</w:t>
      </w:r>
      <w:r w:rsidRPr="23CA6099" w:rsidR="002C4013">
        <w:rPr>
          <w:sz w:val="20"/>
          <w:szCs w:val="20"/>
          <w:rPrChange w:author="Murguia, Sahima" w:date="2022-03-15T22:45:00Z" w:id="4049436">
            <w:rPr>
              <w:color w:val="00857E" w:themeColor="accent3" w:themeTint="FF" w:themeShade="BF"/>
              <w:sz w:val="20"/>
              <w:szCs w:val="20"/>
            </w:rPr>
          </w:rPrChange>
        </w:rPr>
        <w:t xml:space="preserve"> release.</w:t>
      </w:r>
    </w:p>
    <w:p w:rsidRPr="005A05DD" w:rsidR="009E4456" w:rsidDel="001F08C2" w:rsidP="0087501A" w:rsidRDefault="009E4456" w14:paraId="1ADF898F" w14:textId="038D7726" w14:noSpellErr="1">
      <w:pPr>
        <w:rPr>
          <w:strike w:val="1"/>
          <w:sz w:val="20"/>
          <w:szCs w:val="20"/>
          <w:lang w:val="en-US"/>
          <w:rPrChange w:author="Andreyeva, Julia" w:date="2022-03-02T15:47:00Z" w:id="797883511">
            <w:rPr>
              <w:sz w:val="20"/>
              <w:szCs w:val="20"/>
              <w:lang w:val="en-US"/>
            </w:rPr>
          </w:rPrChange>
        </w:rPr>
      </w:pPr>
      <w:r w:rsidRPr="23CA6099" w:rsidR="009E4456">
        <w:rPr>
          <w:strike w:val="1"/>
          <w:sz w:val="20"/>
          <w:szCs w:val="20"/>
          <w:lang w:val="en-US"/>
          <w:rPrChange w:author="Andreyeva, Julia" w:date="2022-03-02T15:47:00Z" w:id="1272365326">
            <w:rPr>
              <w:sz w:val="20"/>
              <w:szCs w:val="20"/>
              <w:lang w:val="en-US"/>
            </w:rPr>
          </w:rPrChange>
        </w:rPr>
        <w:t xml:space="preserve">There are </w:t>
      </w:r>
      <w:r w:rsidRPr="23CA6099" w:rsidR="007B3CB1">
        <w:rPr>
          <w:strike w:val="1"/>
          <w:sz w:val="20"/>
          <w:szCs w:val="20"/>
          <w:lang w:val="en-US"/>
          <w:rPrChange w:author="Andreyeva, Julia" w:date="2022-03-02T15:47:00Z" w:id="2129848343">
            <w:rPr>
              <w:sz w:val="20"/>
              <w:szCs w:val="20"/>
              <w:lang w:val="en-US"/>
            </w:rPr>
          </w:rPrChange>
        </w:rPr>
        <w:t>several objects</w:t>
      </w:r>
      <w:r w:rsidRPr="23CA6099" w:rsidR="00850E66">
        <w:rPr>
          <w:strike w:val="1"/>
          <w:sz w:val="20"/>
          <w:szCs w:val="20"/>
          <w:lang w:val="en-US"/>
          <w:rPrChange w:author="Andreyeva, Julia" w:date="2022-03-02T15:47:00Z" w:id="268609856">
            <w:rPr>
              <w:sz w:val="20"/>
              <w:szCs w:val="20"/>
              <w:lang w:val="en-US"/>
            </w:rPr>
          </w:rPrChange>
        </w:rPr>
        <w:t xml:space="preserve"> relate</w:t>
      </w:r>
      <w:r w:rsidRPr="23CA6099" w:rsidR="00EA59E7">
        <w:rPr>
          <w:strike w:val="1"/>
          <w:sz w:val="20"/>
          <w:szCs w:val="20"/>
          <w:lang w:val="en-US"/>
          <w:rPrChange w:author="Andreyeva, Julia" w:date="2022-03-02T15:47:00Z" w:id="207664831">
            <w:rPr>
              <w:sz w:val="20"/>
              <w:szCs w:val="20"/>
              <w:lang w:val="en-US"/>
            </w:rPr>
          </w:rPrChange>
        </w:rPr>
        <w:t>d to OM</w:t>
      </w:r>
      <w:r w:rsidRPr="23CA6099" w:rsidR="005A0FC2">
        <w:rPr>
          <w:strike w:val="1"/>
          <w:sz w:val="20"/>
          <w:szCs w:val="20"/>
          <w:lang w:val="en-US"/>
          <w:rPrChange w:author="Andreyeva, Julia" w:date="2022-03-02T15:47:00Z" w:id="1046681287">
            <w:rPr>
              <w:sz w:val="20"/>
              <w:szCs w:val="20"/>
              <w:lang w:val="en-US"/>
            </w:rPr>
          </w:rPrChange>
        </w:rPr>
        <w:t xml:space="preserve"> </w:t>
      </w:r>
      <w:r w:rsidRPr="23CA6099" w:rsidR="0034001E">
        <w:rPr>
          <w:strike w:val="1"/>
          <w:sz w:val="20"/>
          <w:szCs w:val="20"/>
          <w:lang w:val="en-US"/>
          <w:rPrChange w:author="Andreyeva, Julia" w:date="2022-03-02T15:47:00Z" w:id="1944840264">
            <w:rPr>
              <w:sz w:val="20"/>
              <w:szCs w:val="20"/>
              <w:lang w:val="en-US"/>
            </w:rPr>
          </w:rPrChange>
        </w:rPr>
        <w:t>the attributes</w:t>
      </w:r>
      <w:r w:rsidRPr="23CA6099" w:rsidR="00793CA5">
        <w:rPr>
          <w:strike w:val="1"/>
          <w:sz w:val="20"/>
          <w:szCs w:val="20"/>
          <w:lang w:val="en-US"/>
          <w:rPrChange w:author="Andreyeva, Julia" w:date="2022-03-02T15:47:00Z" w:id="235939939">
            <w:rPr>
              <w:sz w:val="20"/>
              <w:szCs w:val="20"/>
              <w:lang w:val="en-US"/>
            </w:rPr>
          </w:rPrChange>
        </w:rPr>
        <w:t xml:space="preserve"> </w:t>
      </w:r>
      <w:r w:rsidRPr="23CA6099" w:rsidR="001A6B42">
        <w:rPr>
          <w:strike w:val="1"/>
          <w:sz w:val="20"/>
          <w:szCs w:val="20"/>
          <w:lang w:val="en-US"/>
          <w:rPrChange w:author="Andreyeva, Julia" w:date="2022-03-02T15:47:00Z" w:id="1470751781">
            <w:rPr>
              <w:sz w:val="20"/>
              <w:szCs w:val="20"/>
              <w:lang w:val="en-US"/>
            </w:rPr>
          </w:rPrChange>
        </w:rPr>
        <w:t>are</w:t>
      </w:r>
      <w:r w:rsidRPr="23CA6099" w:rsidR="00793CA5">
        <w:rPr>
          <w:strike w:val="1"/>
          <w:sz w:val="20"/>
          <w:szCs w:val="20"/>
          <w:lang w:val="en-US"/>
          <w:rPrChange w:author="Andreyeva, Julia" w:date="2022-03-02T15:47:00Z" w:id="1243990997">
            <w:rPr>
              <w:sz w:val="20"/>
              <w:szCs w:val="20"/>
              <w:lang w:val="en-US"/>
            </w:rPr>
          </w:rPrChange>
        </w:rPr>
        <w:t xml:space="preserve"> taken from harmonization </w:t>
      </w:r>
      <w:r w:rsidRPr="23CA6099">
        <w:rPr>
          <w:strike w:val="1"/>
        </w:rPr>
        <w:fldChar w:fldCharType="begin"/>
      </w:r>
      <w:r w:rsidRPr="23CA6099">
        <w:rPr>
          <w:strike w:val="1"/>
        </w:rPr>
        <w:instrText xml:space="preserve"> HYPERLINK "https://jticorp.sharepoint.com/:x:/r/sites/FutureCRM/Shared%20Documents/Functional%20-%20Global%20Coordination/Global%20Areas/01.%20Global%20Data%20Model/IP20/IP20_Attributes_Harmonization.xlsx?d=w6c1a806ec31540db8c3d62b25be4f26c&amp;csf=1&amp;web=1&amp;e=XvIi6f" \h </w:instrText>
      </w:r>
      <w:r w:rsidRPr="23CA6099">
        <w:rPr>
          <w:strike w:val="1"/>
        </w:rPr>
        <w:fldChar w:fldCharType="separate"/>
      </w:r>
      <w:r w:rsidRPr="23CA6099" w:rsidR="00793CA5">
        <w:rPr>
          <w:rStyle w:val="Hyperlink"/>
          <w:strike w:val="1"/>
          <w:sz w:val="20"/>
          <w:szCs w:val="20"/>
          <w:lang w:val="en-US"/>
          <w:rPrChange w:author="Andreyeva, Julia" w:date="2022-03-02T15:47:00Z" w:id="2139019534">
            <w:rPr>
              <w:rStyle w:val="Hyperlink"/>
              <w:sz w:val="20"/>
              <w:szCs w:val="20"/>
              <w:lang w:val="en-US"/>
            </w:rPr>
          </w:rPrChange>
        </w:rPr>
        <w:t>table</w:t>
      </w:r>
      <w:r w:rsidRPr="23CA6099">
        <w:rPr>
          <w:rStyle w:val="Hyperlink"/>
          <w:strike w:val="1"/>
          <w:sz w:val="20"/>
          <w:szCs w:val="20"/>
          <w:lang w:val="en-US"/>
        </w:rPr>
        <w:fldChar w:fldCharType="end"/>
      </w:r>
      <w:r w:rsidRPr="23CA6099" w:rsidR="000B5A46">
        <w:rPr>
          <w:strike w:val="1"/>
          <w:sz w:val="20"/>
          <w:szCs w:val="20"/>
          <w:lang w:val="en-US"/>
          <w:rPrChange w:author="Andreyeva, Julia" w:date="2022-03-02T15:47:00Z" w:id="2128593267">
            <w:rPr>
              <w:sz w:val="20"/>
              <w:szCs w:val="20"/>
              <w:lang w:val="en-US"/>
            </w:rPr>
          </w:rPrChange>
        </w:rPr>
        <w:t>:</w:t>
      </w:r>
    </w:p>
    <w:p w:rsidRPr="005A05DD" w:rsidR="00216DFE" w:rsidDel="001F08C2" w:rsidP="000B5A46" w:rsidRDefault="000B5A46" w14:paraId="1455DC4A" w14:textId="1B9FE2A6" w14:noSpellErr="1">
      <w:pPr>
        <w:pStyle w:val="ListParagraph"/>
        <w:numPr>
          <w:ilvl w:val="0"/>
          <w:numId w:val="17"/>
        </w:numPr>
        <w:rPr>
          <w:strike w:val="1"/>
          <w:sz w:val="20"/>
          <w:szCs w:val="20"/>
          <w:lang w:val="en-US"/>
          <w:rPrChange w:author="Andreyeva, Julia" w:date="2022-03-02T15:47:00Z" w:id="917261869">
            <w:rPr>
              <w:sz w:val="20"/>
              <w:szCs w:val="20"/>
              <w:lang w:val="en-US"/>
            </w:rPr>
          </w:rPrChange>
        </w:rPr>
      </w:pPr>
      <w:r w:rsidRPr="23CA6099" w:rsidR="000B5A46">
        <w:rPr>
          <w:strike w:val="1"/>
          <w:sz w:val="20"/>
          <w:szCs w:val="20"/>
          <w:u w:val="single"/>
          <w:lang w:val="en-US"/>
          <w:rPrChange w:author="Andreyeva, Julia" w:date="2022-03-02T15:47:00Z" w:id="516184064">
            <w:rPr>
              <w:sz w:val="20"/>
              <w:szCs w:val="20"/>
              <w:u w:val="single"/>
              <w:lang w:val="en-US"/>
            </w:rPr>
          </w:rPrChange>
        </w:rPr>
        <w:t>p</w:t>
      </w:r>
      <w:r w:rsidRPr="23CA6099" w:rsidR="00345CE6">
        <w:rPr>
          <w:strike w:val="1"/>
          <w:sz w:val="20"/>
          <w:szCs w:val="20"/>
          <w:u w:val="single"/>
          <w:lang w:val="en-US"/>
          <w:rPrChange w:author="Andreyeva, Julia" w:date="2022-03-02T15:47:00Z" w:id="1722187479">
            <w:rPr>
              <w:sz w:val="20"/>
              <w:szCs w:val="20"/>
              <w:u w:val="single"/>
              <w:lang w:val="en-US"/>
            </w:rPr>
          </w:rPrChange>
        </w:rPr>
        <w:t>roduct template</w:t>
      </w:r>
      <w:r w:rsidRPr="23CA6099" w:rsidR="001F3DCE">
        <w:rPr>
          <w:strike w:val="1"/>
          <w:sz w:val="20"/>
          <w:szCs w:val="20"/>
          <w:lang w:val="en-US"/>
          <w:rPrChange w:author="Andreyeva, Julia" w:date="2022-03-02T15:47:00Z" w:id="1431375737">
            <w:rPr>
              <w:sz w:val="20"/>
              <w:szCs w:val="20"/>
              <w:lang w:val="en-US"/>
            </w:rPr>
          </w:rPrChange>
        </w:rPr>
        <w:t>;</w:t>
      </w:r>
    </w:p>
    <w:p w:rsidRPr="005A05DD" w:rsidR="00CD18F8" w:rsidDel="001F08C2" w:rsidP="000B5A46" w:rsidRDefault="00CD18F8" w14:paraId="38C955C3" w14:textId="451DBB4F" w14:noSpellErr="1">
      <w:pPr>
        <w:pStyle w:val="ListParagraph"/>
        <w:numPr>
          <w:ilvl w:val="0"/>
          <w:numId w:val="17"/>
        </w:numPr>
        <w:rPr>
          <w:strike w:val="1"/>
          <w:sz w:val="20"/>
          <w:szCs w:val="20"/>
          <w:lang w:val="en-US"/>
          <w:rPrChange w:author="Andreyeva, Julia" w:date="2022-03-02T15:47:00Z" w:id="1465939762">
            <w:rPr>
              <w:sz w:val="20"/>
              <w:szCs w:val="20"/>
              <w:lang w:val="en-US"/>
            </w:rPr>
          </w:rPrChange>
        </w:rPr>
      </w:pPr>
      <w:r w:rsidRPr="23CA6099" w:rsidR="00CD18F8">
        <w:rPr>
          <w:strike w:val="1"/>
          <w:sz w:val="20"/>
          <w:szCs w:val="20"/>
          <w:u w:val="single"/>
          <w:lang w:val="en-US"/>
          <w:rPrChange w:author="Andreyeva, Julia" w:date="2022-03-02T15:47:00Z" w:id="1103384121">
            <w:rPr>
              <w:sz w:val="20"/>
              <w:szCs w:val="20"/>
              <w:u w:val="single"/>
              <w:lang w:val="en-US"/>
            </w:rPr>
          </w:rPrChange>
        </w:rPr>
        <w:t>Inventory</w:t>
      </w:r>
      <w:r w:rsidRPr="23CA6099" w:rsidR="00E72B5F">
        <w:rPr>
          <w:strike w:val="1"/>
          <w:sz w:val="20"/>
          <w:szCs w:val="20"/>
          <w:u w:val="single"/>
          <w:lang w:val="en-US"/>
          <w:rPrChange w:author="Andreyeva, Julia" w:date="2022-03-02T15:47:00Z" w:id="1545625237">
            <w:rPr>
              <w:sz w:val="20"/>
              <w:szCs w:val="20"/>
              <w:u w:val="single"/>
              <w:lang w:val="en-US"/>
            </w:rPr>
          </w:rPrChange>
        </w:rPr>
        <w:t xml:space="preserve"> location</w:t>
      </w:r>
      <w:r w:rsidRPr="23CA6099" w:rsidR="00632EC7">
        <w:rPr>
          <w:strike w:val="1"/>
          <w:sz w:val="20"/>
          <w:szCs w:val="20"/>
          <w:lang w:val="en-US"/>
          <w:rPrChange w:author="Andreyeva, Julia" w:date="2022-03-02T15:47:00Z" w:id="1747674673">
            <w:rPr>
              <w:sz w:val="20"/>
              <w:szCs w:val="20"/>
              <w:lang w:val="en-US"/>
            </w:rPr>
          </w:rPrChange>
        </w:rPr>
        <w:t>;</w:t>
      </w:r>
    </w:p>
    <w:p w:rsidRPr="005A05DD" w:rsidR="00CD18F8" w:rsidDel="001F08C2" w:rsidP="000B5A46" w:rsidRDefault="000B5A46" w14:paraId="415FC977" w14:textId="08632094" w14:noSpellErr="1">
      <w:pPr>
        <w:pStyle w:val="ListParagraph"/>
        <w:numPr>
          <w:ilvl w:val="0"/>
          <w:numId w:val="17"/>
        </w:numPr>
        <w:rPr>
          <w:strike w:val="1"/>
          <w:sz w:val="20"/>
          <w:szCs w:val="20"/>
          <w:lang w:val="en-US"/>
          <w:rPrChange w:author="Andreyeva, Julia" w:date="2022-03-02T15:47:00Z" w:id="1736207208">
            <w:rPr>
              <w:sz w:val="20"/>
              <w:szCs w:val="20"/>
              <w:lang w:val="en-US"/>
            </w:rPr>
          </w:rPrChange>
        </w:rPr>
      </w:pPr>
      <w:r w:rsidRPr="23CA6099" w:rsidR="000B5A46">
        <w:rPr>
          <w:strike w:val="1"/>
          <w:sz w:val="20"/>
          <w:szCs w:val="20"/>
          <w:u w:val="single"/>
          <w:lang w:val="en-US"/>
          <w:rPrChange w:author="Andreyeva, Julia" w:date="2022-03-02T15:47:00Z" w:id="2130601036">
            <w:rPr>
              <w:sz w:val="20"/>
              <w:szCs w:val="20"/>
              <w:u w:val="single"/>
              <w:lang w:val="en-US"/>
            </w:rPr>
          </w:rPrChange>
        </w:rPr>
        <w:t>o</w:t>
      </w:r>
      <w:r w:rsidRPr="23CA6099" w:rsidR="00F03B1E">
        <w:rPr>
          <w:strike w:val="1"/>
          <w:sz w:val="20"/>
          <w:szCs w:val="20"/>
          <w:u w:val="single"/>
          <w:lang w:val="en-US"/>
          <w:rPrChange w:author="Andreyeva, Julia" w:date="2022-03-02T15:47:00Z" w:id="660812198">
            <w:rPr>
              <w:sz w:val="20"/>
              <w:szCs w:val="20"/>
              <w:u w:val="single"/>
              <w:lang w:val="en-US"/>
            </w:rPr>
          </w:rPrChange>
        </w:rPr>
        <w:t xml:space="preserve">rder </w:t>
      </w:r>
      <w:r w:rsidRPr="23CA6099" w:rsidR="00E14287">
        <w:rPr>
          <w:strike w:val="1"/>
          <w:sz w:val="20"/>
          <w:szCs w:val="20"/>
          <w:u w:val="single"/>
          <w:lang w:val="en-US"/>
          <w:rPrChange w:author="Andreyeva, Julia" w:date="2022-03-02T15:47:00Z" w:id="982565304">
            <w:rPr>
              <w:sz w:val="20"/>
              <w:szCs w:val="20"/>
              <w:u w:val="single"/>
              <w:lang w:val="en-US"/>
            </w:rPr>
          </w:rPrChange>
        </w:rPr>
        <w:t>Attachments</w:t>
      </w:r>
      <w:r w:rsidRPr="23CA6099" w:rsidR="00632EC7">
        <w:rPr>
          <w:strike w:val="1"/>
          <w:sz w:val="20"/>
          <w:szCs w:val="20"/>
          <w:lang w:val="en-US"/>
          <w:rPrChange w:author="Andreyeva, Julia" w:date="2022-03-02T15:47:00Z" w:id="722553382">
            <w:rPr>
              <w:sz w:val="20"/>
              <w:szCs w:val="20"/>
              <w:lang w:val="en-US"/>
            </w:rPr>
          </w:rPrChange>
        </w:rPr>
        <w:t>;</w:t>
      </w:r>
    </w:p>
    <w:p w:rsidRPr="005A05DD" w:rsidR="00F03B1E" w:rsidDel="001F08C2" w:rsidP="000B5A46" w:rsidRDefault="000B5A46" w14:paraId="655916AB" w14:textId="28863D34" w14:noSpellErr="1">
      <w:pPr>
        <w:pStyle w:val="ListParagraph"/>
        <w:numPr>
          <w:ilvl w:val="0"/>
          <w:numId w:val="17"/>
        </w:numPr>
        <w:rPr>
          <w:strike w:val="1"/>
          <w:sz w:val="20"/>
          <w:szCs w:val="20"/>
          <w:lang w:val="en-US"/>
          <w:rPrChange w:author="Andreyeva, Julia" w:date="2022-03-02T15:47:00Z" w:id="1562016642">
            <w:rPr>
              <w:sz w:val="20"/>
              <w:szCs w:val="20"/>
              <w:lang w:val="en-US"/>
            </w:rPr>
          </w:rPrChange>
        </w:rPr>
      </w:pPr>
      <w:r w:rsidRPr="23CA6099" w:rsidR="000B5A46">
        <w:rPr>
          <w:strike w:val="1"/>
          <w:sz w:val="20"/>
          <w:szCs w:val="20"/>
          <w:u w:val="single"/>
          <w:lang w:val="en-US"/>
          <w:rPrChange w:author="Andreyeva, Julia" w:date="2022-03-02T15:47:00Z" w:id="1942153013">
            <w:rPr>
              <w:sz w:val="20"/>
              <w:szCs w:val="20"/>
              <w:u w:val="single"/>
              <w:lang w:val="en-US"/>
            </w:rPr>
          </w:rPrChange>
        </w:rPr>
        <w:t>se</w:t>
      </w:r>
      <w:r w:rsidRPr="23CA6099" w:rsidR="00F03B1E">
        <w:rPr>
          <w:strike w:val="1"/>
          <w:sz w:val="20"/>
          <w:szCs w:val="20"/>
          <w:u w:val="single"/>
          <w:lang w:val="en-US"/>
          <w:rPrChange w:author="Andreyeva, Julia" w:date="2022-03-02T15:47:00Z" w:id="670033373">
            <w:rPr>
              <w:sz w:val="20"/>
              <w:szCs w:val="20"/>
              <w:u w:val="single"/>
              <w:lang w:val="en-US"/>
            </w:rPr>
          </w:rPrChange>
        </w:rPr>
        <w:t>rvice order</w:t>
      </w:r>
      <w:r w:rsidRPr="23CA6099" w:rsidR="001F3DCE">
        <w:rPr>
          <w:strike w:val="1"/>
          <w:sz w:val="20"/>
          <w:szCs w:val="20"/>
          <w:lang w:val="en-US"/>
          <w:rPrChange w:author="Andreyeva, Julia" w:date="2022-03-02T15:47:00Z" w:id="786178884">
            <w:rPr>
              <w:sz w:val="20"/>
              <w:szCs w:val="20"/>
              <w:lang w:val="en-US"/>
            </w:rPr>
          </w:rPrChange>
        </w:rPr>
        <w:t>;</w:t>
      </w:r>
    </w:p>
    <w:p w:rsidRPr="005A05DD" w:rsidR="00F03B1E" w:rsidDel="001F08C2" w:rsidP="000B5A46" w:rsidRDefault="00E9410C" w14:paraId="115F2DE3" w14:textId="40CDA85B" w14:noSpellErr="1">
      <w:pPr>
        <w:pStyle w:val="ListParagraph"/>
        <w:numPr>
          <w:ilvl w:val="0"/>
          <w:numId w:val="17"/>
        </w:numPr>
        <w:rPr>
          <w:strike w:val="1"/>
          <w:sz w:val="20"/>
          <w:szCs w:val="20"/>
          <w:lang w:val="en-US"/>
          <w:rPrChange w:author="Andreyeva, Julia" w:date="2022-03-02T15:47:00Z" w:id="1602587610">
            <w:rPr>
              <w:sz w:val="20"/>
              <w:szCs w:val="20"/>
              <w:lang w:val="en-US"/>
            </w:rPr>
          </w:rPrChange>
        </w:rPr>
      </w:pPr>
      <w:r w:rsidRPr="23CA6099" w:rsidR="00E9410C">
        <w:rPr>
          <w:strike w:val="1"/>
          <w:sz w:val="20"/>
          <w:szCs w:val="20"/>
          <w:u w:val="single"/>
          <w:lang w:val="en-US"/>
          <w:rPrChange w:author="Andreyeva, Julia" w:date="2022-03-02T15:47:00Z" w:id="2055806677">
            <w:rPr>
              <w:sz w:val="20"/>
              <w:szCs w:val="20"/>
              <w:u w:val="single"/>
              <w:lang w:val="en-US"/>
            </w:rPr>
          </w:rPrChange>
        </w:rPr>
        <w:t>cycle counting</w:t>
      </w:r>
      <w:r w:rsidRPr="23CA6099" w:rsidR="001F3DCE">
        <w:rPr>
          <w:strike w:val="1"/>
          <w:sz w:val="20"/>
          <w:szCs w:val="20"/>
          <w:lang w:val="en-US"/>
          <w:rPrChange w:author="Andreyeva, Julia" w:date="2022-03-02T15:47:00Z" w:id="1274095162">
            <w:rPr>
              <w:sz w:val="20"/>
              <w:szCs w:val="20"/>
              <w:lang w:val="en-US"/>
            </w:rPr>
          </w:rPrChange>
        </w:rPr>
        <w:t>;</w:t>
      </w:r>
    </w:p>
    <w:p w:rsidRPr="005A05DD" w:rsidR="00F1429D" w:rsidDel="001F08C2" w:rsidP="00F1429D" w:rsidRDefault="00F1429D" w14:paraId="61349EFA" w14:textId="7E189793" w14:noSpellErr="1">
      <w:pPr>
        <w:pStyle w:val="ListParagraph"/>
        <w:numPr>
          <w:ilvl w:val="0"/>
          <w:numId w:val="17"/>
        </w:numPr>
        <w:rPr>
          <w:strike w:val="1"/>
          <w:sz w:val="20"/>
          <w:szCs w:val="20"/>
          <w:lang w:val="en-US"/>
          <w:rPrChange w:author="Andreyeva, Julia" w:date="2022-03-02T15:47:00Z" w:id="2093908001">
            <w:rPr>
              <w:sz w:val="20"/>
              <w:szCs w:val="20"/>
              <w:lang w:val="en-US"/>
            </w:rPr>
          </w:rPrChange>
        </w:rPr>
      </w:pPr>
      <w:r w:rsidRPr="23CA6099" w:rsidR="00F1429D">
        <w:rPr>
          <w:strike w:val="1"/>
          <w:sz w:val="20"/>
          <w:szCs w:val="20"/>
          <w:u w:val="single"/>
          <w:lang w:val="en-US"/>
          <w:rPrChange w:author="Andreyeva, Julia" w:date="2022-03-02T15:47:00Z" w:id="1241646347">
            <w:rPr>
              <w:sz w:val="20"/>
              <w:szCs w:val="20"/>
              <w:u w:val="single"/>
              <w:lang w:val="en-US"/>
            </w:rPr>
          </w:rPrChange>
        </w:rPr>
        <w:t>payments</w:t>
      </w:r>
      <w:r w:rsidRPr="23CA6099" w:rsidR="00F1429D">
        <w:rPr>
          <w:strike w:val="1"/>
          <w:sz w:val="20"/>
          <w:szCs w:val="20"/>
          <w:lang w:val="en-US"/>
          <w:rPrChange w:author="Andreyeva, Julia" w:date="2022-03-02T15:47:00Z" w:id="1325792950">
            <w:rPr>
              <w:sz w:val="20"/>
              <w:szCs w:val="20"/>
              <w:lang w:val="en-US"/>
            </w:rPr>
          </w:rPrChange>
        </w:rPr>
        <w:t xml:space="preserve"> (Belgium – CME Payments, UK Interim payments);</w:t>
      </w:r>
    </w:p>
    <w:p w:rsidRPr="005A05DD" w:rsidR="00F1429D" w:rsidDel="001F08C2" w:rsidP="00F1429D" w:rsidRDefault="0085652F" w14:paraId="3AC3D6E1" w14:textId="44C18061" w14:noSpellErr="1">
      <w:pPr>
        <w:pStyle w:val="ListParagraph"/>
        <w:numPr>
          <w:ilvl w:val="0"/>
          <w:numId w:val="17"/>
        </w:numPr>
        <w:rPr>
          <w:strike w:val="1"/>
          <w:sz w:val="20"/>
          <w:szCs w:val="20"/>
          <w:lang w:val="en-US"/>
          <w:rPrChange w:author="Andreyeva, Julia" w:date="2022-03-02T15:47:00Z" w:id="875532852">
            <w:rPr>
              <w:sz w:val="20"/>
              <w:szCs w:val="20"/>
              <w:lang w:val="en-US"/>
            </w:rPr>
          </w:rPrChange>
        </w:rPr>
      </w:pPr>
      <w:r w:rsidRPr="23CA6099" w:rsidR="0085652F">
        <w:rPr>
          <w:strike w:val="1"/>
          <w:sz w:val="20"/>
          <w:szCs w:val="20"/>
          <w:u w:val="single"/>
          <w:lang w:val="en-US"/>
          <w:rPrChange w:author="Andreyeva, Julia" w:date="2022-03-02T15:47:00Z" w:id="475585953">
            <w:rPr>
              <w:sz w:val="20"/>
              <w:szCs w:val="20"/>
              <w:u w:val="single"/>
              <w:lang w:val="en-US"/>
            </w:rPr>
          </w:rPrChange>
        </w:rPr>
        <w:t>i</w:t>
      </w:r>
      <w:r w:rsidRPr="23CA6099" w:rsidR="00F1429D">
        <w:rPr>
          <w:strike w:val="1"/>
          <w:sz w:val="20"/>
          <w:szCs w:val="20"/>
          <w:u w:val="single"/>
          <w:lang w:val="en-US"/>
          <w:rPrChange w:author="Andreyeva, Julia" w:date="2022-03-02T15:47:00Z" w:id="983737401">
            <w:rPr>
              <w:sz w:val="20"/>
              <w:szCs w:val="20"/>
              <w:u w:val="single"/>
              <w:lang w:val="en-US"/>
            </w:rPr>
          </w:rPrChange>
        </w:rPr>
        <w:t>nvoice</w:t>
      </w:r>
      <w:r w:rsidRPr="23CA6099" w:rsidR="00F1429D">
        <w:rPr>
          <w:strike w:val="1"/>
          <w:sz w:val="20"/>
          <w:szCs w:val="20"/>
          <w:lang w:val="en-US"/>
          <w:rPrChange w:author="Andreyeva, Julia" w:date="2022-03-02T15:47:00Z" w:id="1021555204">
            <w:rPr>
              <w:sz w:val="20"/>
              <w:szCs w:val="20"/>
              <w:lang w:val="en-US"/>
            </w:rPr>
          </w:rPrChange>
        </w:rPr>
        <w:t>;</w:t>
      </w:r>
    </w:p>
    <w:p w:rsidRPr="005A05DD" w:rsidR="00125EAA" w:rsidDel="001F08C2" w:rsidP="00F1429D" w:rsidRDefault="0085652F" w14:paraId="2C42F646" w14:textId="618C931E" w14:noSpellErr="1">
      <w:pPr>
        <w:pStyle w:val="ListParagraph"/>
        <w:numPr>
          <w:ilvl w:val="0"/>
          <w:numId w:val="17"/>
        </w:numPr>
        <w:rPr>
          <w:strike w:val="1"/>
          <w:sz w:val="20"/>
          <w:szCs w:val="20"/>
          <w:lang w:val="en-US"/>
          <w:rPrChange w:author="Andreyeva, Julia" w:date="2022-03-02T15:47:00Z" w:id="1548736046">
            <w:rPr>
              <w:sz w:val="20"/>
              <w:szCs w:val="20"/>
              <w:lang w:val="en-US"/>
            </w:rPr>
          </w:rPrChange>
        </w:rPr>
      </w:pPr>
      <w:r w:rsidRPr="23CA6099" w:rsidR="0085652F">
        <w:rPr>
          <w:strike w:val="1"/>
          <w:sz w:val="20"/>
          <w:szCs w:val="20"/>
          <w:u w:val="single"/>
          <w:lang w:val="en-US"/>
          <w:rPrChange w:author="Andreyeva, Julia" w:date="2022-03-02T15:47:00Z" w:id="947046211">
            <w:rPr>
              <w:sz w:val="20"/>
              <w:szCs w:val="20"/>
              <w:u w:val="single"/>
              <w:lang w:val="en-US"/>
            </w:rPr>
          </w:rPrChange>
        </w:rPr>
        <w:t>p</w:t>
      </w:r>
      <w:r w:rsidRPr="23CA6099" w:rsidR="00B93495">
        <w:rPr>
          <w:strike w:val="1"/>
          <w:sz w:val="20"/>
          <w:szCs w:val="20"/>
          <w:u w:val="single"/>
          <w:lang w:val="en-US"/>
          <w:rPrChange w:author="Andreyeva, Julia" w:date="2022-03-02T15:47:00Z" w:id="1983561411">
            <w:rPr>
              <w:sz w:val="20"/>
              <w:szCs w:val="20"/>
              <w:u w:val="single"/>
              <w:lang w:val="en-US"/>
            </w:rPr>
          </w:rPrChange>
        </w:rPr>
        <w:t>rice list</w:t>
      </w:r>
      <w:r w:rsidRPr="23CA6099" w:rsidR="00050D8E">
        <w:rPr>
          <w:strike w:val="1"/>
          <w:sz w:val="20"/>
          <w:szCs w:val="20"/>
          <w:u w:val="single"/>
          <w:lang w:val="en-US"/>
          <w:rPrChange w:author="Andreyeva, Julia" w:date="2022-03-02T15:47:00Z" w:id="148527114">
            <w:rPr>
              <w:sz w:val="20"/>
              <w:szCs w:val="20"/>
              <w:u w:val="single"/>
              <w:lang w:val="en-US"/>
            </w:rPr>
          </w:rPrChange>
        </w:rPr>
        <w:t>.</w:t>
      </w:r>
    </w:p>
    <w:p w:rsidRPr="001F08C2" w:rsidR="00F1429D" w:rsidRDefault="00F1429D" w14:paraId="1F5028A9" w14:textId="77777777">
      <w:pPr>
        <w:rPr>
          <w:sz w:val="20"/>
          <w:szCs w:val="20"/>
          <w:lang w:val="en-US"/>
          <w:rPrChange w:author="Murguia, Sahima" w:date="2022-03-15T20:26:00Z" w:id="246">
            <w:rPr>
              <w:lang w:val="en-US"/>
            </w:rPr>
          </w:rPrChange>
        </w:rPr>
        <w:pPrChange w:author="Murguia, Sahima" w:date="2022-03-15T20:26:00Z" w:id="247">
          <w:pPr>
            <w:pStyle w:val="ListParagraph"/>
          </w:pPr>
        </w:pPrChange>
      </w:pPr>
    </w:p>
    <w:p w:rsidR="005723C7" w:rsidRDefault="005723C7" w14:paraId="148EC612" w14:textId="2C3F42E0">
      <w:pPr>
        <w:rPr>
          <w:ins w:author="Murguia, Sahima" w:date="2022-03-15T22:45:00Z" w:id="248"/>
          <w:sz w:val="20"/>
          <w:szCs w:val="20"/>
          <w:lang w:val="en-US"/>
        </w:rPr>
      </w:pPr>
      <w:ins w:author="Murguia, Sahima" w:date="2022-03-15T22:45:00Z" w:id="249">
        <w:r>
          <w:rPr>
            <w:sz w:val="20"/>
            <w:szCs w:val="20"/>
            <w:lang w:val="en-US"/>
          </w:rPr>
          <w:br w:type="page"/>
        </w:r>
      </w:ins>
    </w:p>
    <w:p w:rsidR="00E9410C" w:rsidP="0087501A" w:rsidRDefault="00E9410C" w14:paraId="11F543F3" w14:textId="77777777">
      <w:pPr>
        <w:rPr>
          <w:sz w:val="20"/>
          <w:szCs w:val="20"/>
          <w:lang w:val="en-US"/>
        </w:rPr>
      </w:pPr>
    </w:p>
    <w:p w:rsidR="00A4624D" w:rsidP="005C4FB8" w:rsidRDefault="00780DE6" w14:paraId="78C8E472" w14:textId="2FF5FC75">
      <w:pPr>
        <w:pStyle w:val="Heading2"/>
        <w:ind w:left="900" w:hanging="540"/>
      </w:pPr>
      <w:bookmarkStart w:name="_Toc75807730" w:id="250"/>
      <w:r>
        <w:t>Impact Matrix</w:t>
      </w:r>
      <w:bookmarkEnd w:id="250"/>
    </w:p>
    <w:tbl>
      <w:tblPr>
        <w:tblStyle w:val="GridTable5Dark-Accent6"/>
        <w:tblW w:w="4876" w:type="pct"/>
        <w:tblBorders>
          <w:top w:val="single" w:color="8CB1DE" w:themeColor="accent6" w:themeTint="99" w:sz="4" w:space="0"/>
          <w:left w:val="single" w:color="8CB1DE" w:themeColor="accent6" w:themeTint="99" w:sz="4" w:space="0"/>
          <w:bottom w:val="single" w:color="8CB1DE" w:themeColor="accent6" w:themeTint="99" w:sz="4" w:space="0"/>
          <w:right w:val="single" w:color="8CB1DE" w:themeColor="accent6" w:themeTint="99" w:sz="4" w:space="0"/>
          <w:insideH w:val="single" w:color="8CB1DE" w:themeColor="accent6" w:themeTint="99" w:sz="4" w:space="0"/>
          <w:insideV w:val="single" w:color="8CB1DE" w:themeColor="accent6" w:themeTint="99" w:sz="4" w:space="0"/>
        </w:tblBorders>
        <w:tblLook w:val="0080" w:firstRow="0" w:lastRow="0" w:firstColumn="1" w:lastColumn="0" w:noHBand="0" w:noVBand="0"/>
      </w:tblPr>
      <w:tblGrid>
        <w:gridCol w:w="3505"/>
        <w:gridCol w:w="5189"/>
      </w:tblGrid>
      <w:tr w:rsidRPr="00F758E1" w:rsidR="00F033D6" w:rsidTr="00772147" w14:paraId="03C9DBD6" w14:textId="7777777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rsidRPr="00F758E1" w:rsidR="002A34C0" w:rsidP="00652EAA" w:rsidRDefault="002A34C0" w14:paraId="0001D6A4" w14:textId="77777777">
            <w:pPr>
              <w:spacing w:before="100" w:beforeAutospacing="1" w:after="100" w:afterAutospacing="1"/>
              <w:ind w:left="90"/>
              <w:jc w:val="right"/>
              <w:rPr>
                <w:b w:val="0"/>
                <w:noProof/>
                <w:sz w:val="20"/>
                <w:szCs w:val="20"/>
              </w:rPr>
            </w:pPr>
            <w:r w:rsidRPr="00F758E1">
              <w:rPr>
                <w:noProof/>
                <w:sz w:val="20"/>
                <w:szCs w:val="20"/>
              </w:rPr>
              <w:t>GRM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rsidRPr="00F758E1" w:rsidR="002A34C0" w:rsidP="00652EAA" w:rsidRDefault="002A34C0" w14:paraId="6193F278" w14:textId="4BCE57E8">
            <w:pPr>
              <w:spacing w:before="100" w:beforeAutospacing="1" w:after="100" w:afterAutospacing="1"/>
              <w:ind w:left="78"/>
              <w:rPr>
                <w:noProof/>
                <w:sz w:val="20"/>
                <w:szCs w:val="20"/>
              </w:rPr>
            </w:pPr>
            <w:r w:rsidRPr="00F758E1">
              <w:rPr>
                <w:noProof/>
                <w:sz w:val="20"/>
                <w:szCs w:val="20"/>
              </w:rPr>
              <w:t>O</w:t>
            </w:r>
            <w:r w:rsidR="00D6701A">
              <w:rPr>
                <w:noProof/>
                <w:sz w:val="20"/>
                <w:szCs w:val="20"/>
              </w:rPr>
              <w:t>rder</w:t>
            </w:r>
          </w:p>
        </w:tc>
      </w:tr>
      <w:tr w:rsidRPr="00F758E1" w:rsidR="00F033D6" w:rsidTr="00772147" w14:paraId="1606F378" w14:textId="7777777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rsidRPr="00F758E1" w:rsidR="002A34C0" w:rsidP="00652EAA" w:rsidRDefault="002A34C0" w14:paraId="720353D7" w14:textId="77777777">
            <w:pPr>
              <w:spacing w:before="100" w:beforeAutospacing="1" w:after="100" w:afterAutospacing="1"/>
              <w:ind w:left="90"/>
              <w:jc w:val="right"/>
              <w:rPr>
                <w:b w:val="0"/>
                <w:noProof/>
                <w:sz w:val="20"/>
                <w:szCs w:val="20"/>
              </w:rPr>
            </w:pPr>
            <w:r w:rsidRPr="00F758E1">
              <w:rPr>
                <w:noProof/>
                <w:sz w:val="20"/>
                <w:szCs w:val="20"/>
              </w:rPr>
              <w:t>Impact Current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rsidRPr="00F758E1" w:rsidR="002A34C0" w:rsidP="00652EAA" w:rsidRDefault="002A34C0" w14:paraId="04B45AAB" w14:textId="77777777">
            <w:pPr>
              <w:spacing w:before="100" w:beforeAutospacing="1" w:after="100" w:afterAutospacing="1"/>
              <w:ind w:left="78"/>
              <w:rPr>
                <w:noProof/>
                <w:sz w:val="20"/>
                <w:szCs w:val="20"/>
              </w:rPr>
            </w:pPr>
            <w:r w:rsidRPr="00F758E1">
              <w:rPr>
                <w:noProof/>
                <w:sz w:val="20"/>
                <w:szCs w:val="20"/>
              </w:rPr>
              <w:t>Yes</w:t>
            </w:r>
          </w:p>
        </w:tc>
      </w:tr>
      <w:tr w:rsidRPr="00F758E1" w:rsidR="00F033D6" w:rsidTr="00772147" w14:paraId="6BA70E84" w14:textId="7777777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rsidRPr="00F758E1" w:rsidR="002A34C0" w:rsidP="00652EAA" w:rsidRDefault="002A34C0" w14:paraId="23B6EF8E" w14:textId="77777777">
            <w:pPr>
              <w:spacing w:before="100" w:beforeAutospacing="1" w:after="100" w:afterAutospacing="1"/>
              <w:ind w:left="90"/>
              <w:jc w:val="right"/>
              <w:rPr>
                <w:b w:val="0"/>
                <w:noProof/>
                <w:sz w:val="20"/>
                <w:szCs w:val="20"/>
              </w:rPr>
            </w:pPr>
            <w:r w:rsidRPr="00F758E1">
              <w:rPr>
                <w:noProof/>
                <w:sz w:val="20"/>
                <w:szCs w:val="20"/>
              </w:rPr>
              <w:t>Markets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rsidRPr="00F758E1" w:rsidR="002A34C0" w:rsidP="00652EAA" w:rsidRDefault="002A34C0" w14:paraId="3C10CD76" w14:textId="79475E33">
            <w:pPr>
              <w:spacing w:before="100" w:beforeAutospacing="1" w:after="100" w:afterAutospacing="1"/>
              <w:ind w:left="78"/>
              <w:rPr>
                <w:noProof/>
                <w:sz w:val="20"/>
                <w:szCs w:val="20"/>
              </w:rPr>
            </w:pPr>
            <w:r w:rsidRPr="00F758E1">
              <w:rPr>
                <w:noProof/>
                <w:sz w:val="20"/>
                <w:szCs w:val="20"/>
              </w:rPr>
              <w:t>All</w:t>
            </w:r>
          </w:p>
        </w:tc>
      </w:tr>
      <w:tr w:rsidRPr="00F758E1" w:rsidR="00F033D6" w:rsidTr="00772147" w14:paraId="01F11EAF" w14:textId="7777777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rsidRPr="00F758E1" w:rsidR="002A34C0" w:rsidP="00652EAA" w:rsidRDefault="002A34C0" w14:paraId="02E4D851" w14:textId="77777777">
            <w:pPr>
              <w:spacing w:before="100" w:beforeAutospacing="1" w:after="100" w:afterAutospacing="1"/>
              <w:ind w:left="90"/>
              <w:jc w:val="right"/>
              <w:rPr>
                <w:b w:val="0"/>
                <w:noProof/>
                <w:sz w:val="20"/>
                <w:szCs w:val="20"/>
              </w:rPr>
            </w:pPr>
            <w:r w:rsidRPr="00F758E1">
              <w:rPr>
                <w:noProof/>
                <w:sz w:val="20"/>
                <w:szCs w:val="20"/>
              </w:rPr>
              <w:t>Applications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rsidRPr="00F758E1" w:rsidR="002A34C0" w:rsidP="00652EAA" w:rsidRDefault="002A34C0" w14:paraId="204B405E" w14:textId="20757B8C">
            <w:pPr>
              <w:spacing w:before="100" w:beforeAutospacing="1" w:after="100" w:afterAutospacing="1"/>
              <w:ind w:left="78"/>
              <w:rPr>
                <w:noProof/>
                <w:sz w:val="20"/>
                <w:szCs w:val="20"/>
              </w:rPr>
            </w:pPr>
            <w:r w:rsidRPr="00F758E1">
              <w:rPr>
                <w:noProof/>
                <w:sz w:val="20"/>
                <w:szCs w:val="20"/>
              </w:rPr>
              <w:t>Sales / Data</w:t>
            </w:r>
            <w:r w:rsidR="00D6701A">
              <w:rPr>
                <w:noProof/>
                <w:sz w:val="20"/>
                <w:szCs w:val="20"/>
              </w:rPr>
              <w:t xml:space="preserve"> </w:t>
            </w:r>
            <w:r w:rsidRPr="00F22723" w:rsidR="00D6701A">
              <w:rPr>
                <w:noProof/>
                <w:sz w:val="20"/>
                <w:szCs w:val="20"/>
              </w:rPr>
              <w:t>/</w:t>
            </w:r>
            <w:r w:rsidRPr="00F22723" w:rsidR="00063E5B">
              <w:rPr>
                <w:noProof/>
                <w:sz w:val="20"/>
                <w:szCs w:val="20"/>
              </w:rPr>
              <w:t xml:space="preserve"> BI</w:t>
            </w:r>
          </w:p>
        </w:tc>
      </w:tr>
      <w:tr w:rsidRPr="00F758E1" w:rsidR="00F033D6" w:rsidTr="00772147" w14:paraId="7B7C8823" w14:textId="7777777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rsidRPr="00F758E1" w:rsidR="002A34C0" w:rsidP="00652EAA" w:rsidRDefault="002A34C0" w14:paraId="1A32E376" w14:textId="77777777">
            <w:pPr>
              <w:spacing w:before="100" w:beforeAutospacing="1" w:after="100" w:afterAutospacing="1"/>
              <w:ind w:left="90"/>
              <w:jc w:val="right"/>
              <w:rPr>
                <w:b w:val="0"/>
                <w:noProof/>
                <w:sz w:val="20"/>
                <w:szCs w:val="20"/>
              </w:rPr>
            </w:pPr>
            <w:r w:rsidRPr="00F758E1">
              <w:rPr>
                <w:noProof/>
                <w:sz w:val="20"/>
                <w:szCs w:val="20"/>
              </w:rPr>
              <w:t>Risk of Implementing the change</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rsidRPr="00F758E1" w:rsidR="002A34C0" w:rsidP="00652EAA" w:rsidRDefault="002A34C0" w14:paraId="2D4CEF13" w14:textId="77777777">
            <w:pPr>
              <w:spacing w:before="100" w:beforeAutospacing="1" w:after="100" w:afterAutospacing="1"/>
              <w:ind w:left="78"/>
              <w:rPr>
                <w:noProof/>
                <w:sz w:val="20"/>
                <w:szCs w:val="20"/>
              </w:rPr>
            </w:pPr>
            <w:r w:rsidRPr="00F758E1">
              <w:rPr>
                <w:noProof/>
                <w:sz w:val="20"/>
                <w:szCs w:val="20"/>
              </w:rPr>
              <w:t>Medium</w:t>
            </w:r>
          </w:p>
        </w:tc>
      </w:tr>
    </w:tbl>
    <w:p w:rsidR="002A34C0" w:rsidP="002A34C0" w:rsidRDefault="002A34C0" w14:paraId="0AE2F431" w14:textId="3FBEAD8E"/>
    <w:p w:rsidR="002A34C0" w:rsidRDefault="002A34C0" w14:paraId="1114EB71" w14:textId="007B915B"/>
    <w:p w:rsidR="006F4163" w:rsidP="00B7189A" w:rsidRDefault="002A34C0" w14:paraId="41221F22" w14:textId="4C54CFEB">
      <w:pPr>
        <w:pStyle w:val="Heading1"/>
      </w:pPr>
      <w:bookmarkStart w:name="_Toc75807731" w:id="251"/>
      <w:r>
        <w:t>Description of the functional change</w:t>
      </w:r>
      <w:bookmarkEnd w:id="251"/>
    </w:p>
    <w:p w:rsidR="00D62E09" w:rsidP="005C4FB8" w:rsidRDefault="0020610D" w14:paraId="3F4EB91A" w14:textId="759A8ED7">
      <w:pPr>
        <w:pStyle w:val="Heading2"/>
        <w:ind w:left="900" w:hanging="540"/>
        <w:rPr>
          <w:ins w:author="Andreyeva, Julia" w:date="2022-03-02T15:46:00Z" w:id="252"/>
        </w:rPr>
      </w:pPr>
      <w:bookmarkStart w:name="_Toc75807732" w:id="253"/>
      <w:r w:rsidR="0020610D">
        <w:rPr/>
        <w:t>Changes in Siebel Sales</w:t>
      </w:r>
      <w:bookmarkEnd w:id="253"/>
    </w:p>
    <w:p w:rsidRPr="00540A60" w:rsidR="005774CC" w:rsidRDefault="001F08C2" w14:paraId="0BFB17D3" w14:textId="4D9590A9">
      <w:pPr>
        <w:jc w:val="both"/>
        <w:rPr>
          <w:ins w:author="Andreyeva, Julia" w:date="2022-03-02T15:59:00Z" w:id="254"/>
        </w:rPr>
        <w:pPrChange w:author="Andreyeva, Julia" w:date="2022-03-02T16:06:00Z" w:id="255">
          <w:pPr/>
        </w:pPrChange>
      </w:pPr>
      <w:ins w:author="Murguia, Sahima" w:date="2022-03-15T20:27:00Z" w:id="256">
        <w:r w:rsidRPr="00540A60">
          <w:rPr>
            <w:rPrChange w:author="Murguia, Sahima" w:date="2022-03-15T21:32:00Z" w:id="257">
              <w:rPr>
                <w:color w:val="00857E" w:themeColor="accent3" w:themeShade="BF"/>
              </w:rPr>
            </w:rPrChange>
          </w:rPr>
          <w:t xml:space="preserve">Same features implemented during Feb’22 Release related to Order Management must be enabled for V2 and V3 </w:t>
        </w:r>
      </w:ins>
      <w:ins w:author="Murguia, Sahima" w:date="2022-03-15T20:28:00Z" w:id="258">
        <w:r w:rsidRPr="00540A60">
          <w:rPr>
            <w:rPrChange w:author="Murguia, Sahima" w:date="2022-03-15T21:32:00Z" w:id="259">
              <w:rPr>
                <w:color w:val="00857E" w:themeColor="accent3" w:themeShade="BF"/>
              </w:rPr>
            </w:rPrChange>
          </w:rPr>
          <w:t>Markets (Ireland</w:t>
        </w:r>
      </w:ins>
      <w:ins w:author="Murguia, Sahima" w:date="2022-03-15T21:25:00Z" w:id="260">
        <w:r w:rsidRPr="00540A60" w:rsidR="00540A60">
          <w:rPr>
            <w:rPrChange w:author="Murguia, Sahima" w:date="2022-03-15T21:32:00Z" w:id="261">
              <w:rPr>
                <w:color w:val="00857E" w:themeColor="accent3" w:themeShade="BF"/>
              </w:rPr>
            </w:rPrChange>
          </w:rPr>
          <w:t xml:space="preserve"> and</w:t>
        </w:r>
      </w:ins>
      <w:ins w:author="Murguia, Sahima" w:date="2022-03-15T20:28:00Z" w:id="262">
        <w:r w:rsidRPr="00540A60">
          <w:rPr>
            <w:rPrChange w:author="Murguia, Sahima" w:date="2022-03-15T21:32:00Z" w:id="263">
              <w:rPr>
                <w:color w:val="00857E" w:themeColor="accent3" w:themeShade="BF"/>
              </w:rPr>
            </w:rPrChange>
          </w:rPr>
          <w:t xml:space="preserve"> </w:t>
        </w:r>
      </w:ins>
      <w:ins w:author="Murguia, Sahima" w:date="2022-03-15T21:24:00Z" w:id="264">
        <w:r w:rsidRPr="00540A60" w:rsidR="00540A60">
          <w:rPr>
            <w:rPrChange w:author="Murguia, Sahima" w:date="2022-03-15T21:32:00Z" w:id="265">
              <w:rPr>
                <w:color w:val="00857E" w:themeColor="accent3" w:themeShade="BF"/>
              </w:rPr>
            </w:rPrChange>
          </w:rPr>
          <w:t>Kazakhstan).</w:t>
        </w:r>
      </w:ins>
      <w:ins w:author="Andreyeva, Julia" w:date="2022-03-02T16:00:00Z" w:id="266">
        <w:del w:author="Murguia, Sahima" w:date="2022-03-15T21:28:00Z" w:id="267">
          <w:r w:rsidRPr="00540A60" w:rsidDel="00540A60" w:rsidR="00995F4A">
            <w:delText>S</w:delText>
          </w:r>
        </w:del>
      </w:ins>
      <w:ins w:author="Andreyeva, Julia" w:date="2022-03-02T15:56:00Z" w:id="268">
        <w:del w:author="Murguia, Sahima" w:date="2022-03-15T21:28:00Z" w:id="269">
          <w:r w:rsidRPr="00540A60" w:rsidDel="00540A60" w:rsidR="00155090">
            <w:delText xml:space="preserve">everal </w:delText>
          </w:r>
          <w:r w:rsidRPr="00540A60" w:rsidDel="00540A60" w:rsidR="00800822">
            <w:delText>views</w:delText>
          </w:r>
          <w:r w:rsidRPr="00540A60" w:rsidDel="00540A60" w:rsidR="00155090">
            <w:delText xml:space="preserve"> related to OM</w:delText>
          </w:r>
          <w:r w:rsidRPr="00540A60" w:rsidDel="00540A60" w:rsidR="00800822">
            <w:delText xml:space="preserve"> </w:delText>
          </w:r>
        </w:del>
      </w:ins>
      <w:ins w:author="Andreyeva, Julia" w:date="2022-03-02T15:58:00Z" w:id="270">
        <w:del w:author="Murguia, Sahima" w:date="2022-03-15T21:28:00Z" w:id="271">
          <w:r w:rsidRPr="00540A60" w:rsidDel="00540A60" w:rsidR="00C56296">
            <w:delText>are able to be enhanced</w:delText>
          </w:r>
        </w:del>
      </w:ins>
      <w:ins w:author="Andreyeva, Julia" w:date="2022-03-02T16:22:00Z" w:id="272">
        <w:del w:author="Murguia, Sahima" w:date="2022-03-15T21:28:00Z" w:id="273">
          <w:r w:rsidRPr="00540A60" w:rsidDel="00540A60" w:rsidR="00D01727">
            <w:rPr>
              <w:rPrChange w:author="Murguia, Sahima" w:date="2022-03-15T21:32:00Z" w:id="274">
                <w:rPr>
                  <w:color w:val="00857E" w:themeColor="accent3" w:themeShade="BF"/>
                </w:rPr>
              </w:rPrChange>
            </w:rPr>
            <w:delText xml:space="preserve"> for Ireland market</w:delText>
          </w:r>
        </w:del>
      </w:ins>
      <w:ins w:author="Andreyeva, Julia" w:date="2022-03-02T15:58:00Z" w:id="275">
        <w:del w:author="Murguia, Sahima" w:date="2022-03-15T21:28:00Z" w:id="276">
          <w:r w:rsidRPr="00540A60" w:rsidDel="00540A60" w:rsidR="00C56296">
            <w:delText>:</w:delText>
          </w:r>
        </w:del>
      </w:ins>
    </w:p>
    <w:p w:rsidRPr="00540A60" w:rsidR="00A51182" w:rsidRDefault="006F3EB0" w14:paraId="65FE82D5" w14:textId="77777777">
      <w:pPr>
        <w:jc w:val="both"/>
        <w:rPr>
          <w:ins w:author="Andreyeva, Julia" w:date="2022-03-04T14:29:00Z" w:id="277"/>
          <w:rFonts w:ascii="Times New Roman" w:hAnsi="Times New Roman" w:eastAsia="Times New Roman" w:cs="Times New Roman"/>
          <w:sz w:val="20"/>
          <w:szCs w:val="20"/>
          <w:lang w:val="en-US" w:eastAsia="ru-RU"/>
          <w:rPrChange w:author="Murguia, Sahima" w:date="2022-03-15T21:32:00Z" w:id="278">
            <w:rPr>
              <w:ins w:author="Andreyeva, Julia" w:date="2022-03-04T14:29:00Z" w:id="279"/>
              <w:rFonts w:ascii="Times New Roman" w:hAnsi="Times New Roman" w:eastAsia="Times New Roman" w:cs="Times New Roman"/>
              <w:color w:val="00857E" w:themeColor="accent3" w:themeShade="BF"/>
              <w:sz w:val="20"/>
              <w:szCs w:val="20"/>
              <w:lang w:val="en-US" w:eastAsia="ru-RU"/>
            </w:rPr>
          </w:rPrChange>
        </w:rPr>
      </w:pPr>
      <w:ins w:author="Andreyeva, Julia" w:date="2022-03-02T16:23:00Z" w:id="280">
        <w:r w:rsidRPr="00540A60">
          <w:rPr>
            <w:b/>
            <w:bCs/>
            <w:rPrChange w:author="Murguia, Sahima" w:date="2022-03-15T21:32:00Z" w:id="281">
              <w:rPr>
                <w:color w:val="00857E" w:themeColor="accent3" w:themeShade="BF"/>
              </w:rPr>
            </w:rPrChange>
          </w:rPr>
          <w:t>1.</w:t>
        </w:r>
        <w:r w:rsidRPr="00540A60">
          <w:rPr>
            <w:rPrChange w:author="Murguia, Sahima" w:date="2022-03-15T21:32:00Z" w:id="282">
              <w:rPr>
                <w:color w:val="00857E" w:themeColor="accent3" w:themeShade="BF"/>
              </w:rPr>
            </w:rPrChange>
          </w:rPr>
          <w:t xml:space="preserve"> </w:t>
        </w:r>
      </w:ins>
      <w:ins w:author="Andreyeva, Julia" w:date="2022-03-02T15:59:00Z" w:id="283">
        <w:r w:rsidRPr="00540A60" w:rsidR="00803688">
          <w:t>Service order view</w:t>
        </w:r>
      </w:ins>
      <w:ins w:author="Andreyeva, Julia" w:date="2022-03-02T16:00:00Z" w:id="284">
        <w:r w:rsidRPr="00540A60" w:rsidR="00995F4A">
          <w:t xml:space="preserve">: </w:t>
        </w:r>
      </w:ins>
      <w:ins w:author="Andreyeva, Julia" w:date="2022-03-02T16:04:00Z" w:id="285">
        <w:r w:rsidRPr="00540A60" w:rsidR="00610480">
          <w:rPr>
            <w:rFonts w:ascii="Times New Roman" w:hAnsi="Times New Roman" w:eastAsia="Times New Roman" w:cs="Times New Roman"/>
            <w:sz w:val="20"/>
            <w:szCs w:val="20"/>
            <w:lang w:val="en-US" w:eastAsia="ru-RU"/>
            <w:rPrChange w:author="Murguia, Sahima" w:date="2022-03-15T21:32:00Z" w:id="286">
              <w:rPr>
                <w:rFonts w:ascii="Times New Roman" w:hAnsi="Times New Roman" w:eastAsia="Times New Roman" w:cs="Times New Roman"/>
                <w:sz w:val="20"/>
                <w:szCs w:val="20"/>
                <w:lang w:val="ru-RU" w:eastAsia="ru-RU"/>
              </w:rPr>
            </w:rPrChange>
          </w:rPr>
          <w:t>Applets:</w:t>
        </w:r>
      </w:ins>
      <w:ins w:author="Andreyeva, Julia" w:date="2022-03-02T16:05:00Z" w:id="287">
        <w:r w:rsidRPr="00540A60" w:rsidR="00610480">
          <w:rPr>
            <w:rFonts w:ascii="Times New Roman" w:hAnsi="Times New Roman" w:eastAsia="Times New Roman" w:cs="Times New Roman"/>
            <w:sz w:val="20"/>
            <w:szCs w:val="20"/>
            <w:lang w:val="en-US" w:eastAsia="ru-RU"/>
          </w:rPr>
          <w:t xml:space="preserve"> </w:t>
        </w:r>
        <w:proofErr w:type="gramStart"/>
        <w:r w:rsidRPr="00540A60" w:rsidR="00610480">
          <w:rPr>
            <w:rFonts w:ascii="Times New Roman" w:hAnsi="Times New Roman" w:eastAsia="Times New Roman" w:cs="Times New Roman"/>
            <w:sz w:val="20"/>
            <w:szCs w:val="20"/>
            <w:lang w:val="en-US" w:eastAsia="ru-RU"/>
          </w:rPr>
          <w:t>Applet[</w:t>
        </w:r>
        <w:proofErr w:type="gramEnd"/>
        <w:r w:rsidRPr="00540A60" w:rsidR="00610480">
          <w:rPr>
            <w:rFonts w:ascii="Times New Roman" w:hAnsi="Times New Roman" w:eastAsia="Times New Roman" w:cs="Times New Roman"/>
            <w:sz w:val="20"/>
            <w:szCs w:val="20"/>
            <w:lang w:val="en-US" w:eastAsia="ru-RU"/>
          </w:rPr>
          <w:t xml:space="preserve">0]: JTI Order Entry - Order List Applet (Service); Applet[1]: JTI Order Entry - Order Form Applet (Service); </w:t>
        </w:r>
        <w:r w:rsidRPr="00540A60" w:rsidR="00610480">
          <w:rPr>
            <w:rFonts w:ascii="Times New Roman" w:hAnsi="Times New Roman" w:eastAsia="Times New Roman" w:cs="Times New Roman"/>
            <w:sz w:val="20"/>
            <w:szCs w:val="20"/>
            <w:lang w:val="en-US" w:eastAsia="ru-RU"/>
            <w:rPrChange w:author="Murguia, Sahima" w:date="2022-03-15T21:32:00Z" w:id="288">
              <w:rPr>
                <w:rFonts w:ascii="Times New Roman" w:hAnsi="Times New Roman" w:eastAsia="Times New Roman" w:cs="Times New Roman"/>
                <w:sz w:val="20"/>
                <w:szCs w:val="20"/>
                <w:lang w:val="ru-RU" w:eastAsia="ru-RU"/>
              </w:rPr>
            </w:rPrChange>
          </w:rPr>
          <w:t>Business</w:t>
        </w:r>
        <w:r w:rsidRPr="00540A60" w:rsidR="00610480">
          <w:rPr>
            <w:rFonts w:ascii="Times New Roman" w:hAnsi="Times New Roman" w:eastAsia="Times New Roman" w:cs="Times New Roman"/>
            <w:sz w:val="20"/>
            <w:szCs w:val="20"/>
            <w:lang w:val="en-US" w:eastAsia="ru-RU"/>
          </w:rPr>
          <w:t xml:space="preserve"> </w:t>
        </w:r>
        <w:r w:rsidRPr="00540A60" w:rsidR="00610480">
          <w:rPr>
            <w:rFonts w:ascii="Times New Roman" w:hAnsi="Times New Roman" w:eastAsia="Times New Roman" w:cs="Times New Roman"/>
            <w:sz w:val="20"/>
            <w:szCs w:val="20"/>
            <w:lang w:val="en-US" w:eastAsia="ru-RU"/>
            <w:rPrChange w:author="Murguia, Sahima" w:date="2022-03-15T21:32:00Z" w:id="289">
              <w:rPr>
                <w:rFonts w:ascii="Times New Roman" w:hAnsi="Times New Roman" w:eastAsia="Times New Roman" w:cs="Times New Roman"/>
                <w:sz w:val="20"/>
                <w:szCs w:val="20"/>
                <w:lang w:val="ru-RU" w:eastAsia="ru-RU"/>
              </w:rPr>
            </w:rPrChange>
          </w:rPr>
          <w:t>Components</w:t>
        </w:r>
        <w:r w:rsidRPr="00540A60" w:rsidR="00610480">
          <w:rPr>
            <w:rFonts w:ascii="Times New Roman" w:hAnsi="Times New Roman" w:eastAsia="Times New Roman" w:cs="Times New Roman"/>
            <w:sz w:val="20"/>
            <w:szCs w:val="20"/>
            <w:lang w:val="en-US" w:eastAsia="ru-RU"/>
          </w:rPr>
          <w:t>: BusComp</w:t>
        </w:r>
        <w:r w:rsidRPr="00540A60" w:rsidR="00051471">
          <w:rPr>
            <w:rFonts w:ascii="Times New Roman" w:hAnsi="Times New Roman" w:eastAsia="Times New Roman" w:cs="Times New Roman"/>
            <w:sz w:val="20"/>
            <w:szCs w:val="20"/>
            <w:lang w:val="en-US" w:eastAsia="ru-RU"/>
          </w:rPr>
          <w:t>[</w:t>
        </w:r>
      </w:ins>
      <w:ins w:author="Andreyeva, Julia" w:date="2022-03-02T16:06:00Z" w:id="290">
        <w:r w:rsidRPr="00540A60" w:rsidR="00051471">
          <w:rPr>
            <w:rFonts w:ascii="Times New Roman" w:hAnsi="Times New Roman" w:eastAsia="Times New Roman" w:cs="Times New Roman"/>
            <w:sz w:val="20"/>
            <w:szCs w:val="20"/>
            <w:lang w:val="en-US" w:eastAsia="ru-RU"/>
          </w:rPr>
          <w:t>0]: Order Entry - Orders; BusComp[1]: Order Entry - Orders;</w:t>
        </w:r>
      </w:ins>
      <w:ins w:author="Andreyeva, Julia" w:date="2022-03-04T14:19:00Z" w:id="291">
        <w:r w:rsidRPr="00540A60" w:rsidR="00EB786C">
          <w:rPr>
            <w:rFonts w:ascii="Times New Roman" w:hAnsi="Times New Roman" w:eastAsia="Times New Roman" w:cs="Times New Roman"/>
            <w:sz w:val="20"/>
            <w:szCs w:val="20"/>
            <w:lang w:val="en-US" w:eastAsia="ru-RU"/>
            <w:rPrChange w:author="Murguia, Sahima" w:date="2022-03-15T21:32:00Z" w:id="292">
              <w:rPr>
                <w:rFonts w:ascii="Times New Roman" w:hAnsi="Times New Roman" w:eastAsia="Times New Roman" w:cs="Times New Roman"/>
                <w:color w:val="00857E" w:themeColor="accent3" w:themeShade="BF"/>
                <w:sz w:val="20"/>
                <w:szCs w:val="20"/>
                <w:lang w:val="en-US" w:eastAsia="ru-RU"/>
              </w:rPr>
            </w:rPrChange>
          </w:rPr>
          <w:t xml:space="preserve"> </w:t>
        </w:r>
      </w:ins>
    </w:p>
    <w:p w:rsidRPr="00540A60" w:rsidR="0074683C" w:rsidRDefault="00FF0A88" w14:paraId="5495E782" w14:textId="77777777">
      <w:pPr>
        <w:jc w:val="both"/>
        <w:rPr>
          <w:ins w:author="Andreyeva, Julia" w:date="2022-03-05T16:21:00Z" w:id="293"/>
          <w:rPrChange w:author="Murguia, Sahima" w:date="2022-03-15T21:32:00Z" w:id="294">
            <w:rPr>
              <w:ins w:author="Andreyeva, Julia" w:date="2022-03-05T16:21:00Z" w:id="295"/>
              <w:color w:val="00857E" w:themeColor="accent3" w:themeShade="BF"/>
            </w:rPr>
          </w:rPrChange>
        </w:rPr>
      </w:pPr>
      <w:ins w:author="Andreyeva, Julia" w:date="2022-03-04T14:30:00Z" w:id="296">
        <w:r w:rsidRPr="00540A60">
          <w:rPr>
            <w:rPrChange w:author="Murguia, Sahima" w:date="2022-03-15T21:32:00Z" w:id="297">
              <w:rPr>
                <w:rFonts w:ascii="Times New Roman" w:hAnsi="Times New Roman" w:eastAsia="Times New Roman" w:cs="Times New Roman"/>
                <w:color w:val="00857E" w:themeColor="accent3" w:themeShade="BF"/>
                <w:sz w:val="20"/>
                <w:szCs w:val="20"/>
                <w:lang w:val="en-US" w:eastAsia="ru-RU"/>
              </w:rPr>
            </w:rPrChange>
          </w:rPr>
          <w:t xml:space="preserve">Please use functional </w:t>
        </w:r>
        <w:r w:rsidRPr="00540A60" w:rsidR="003E3301">
          <w:rPr>
            <w:rPrChange w:author="Murguia, Sahima" w:date="2022-03-15T21:32:00Z" w:id="298">
              <w:rPr>
                <w:rFonts w:ascii="Times New Roman" w:hAnsi="Times New Roman" w:eastAsia="Times New Roman" w:cs="Times New Roman"/>
                <w:color w:val="00857E" w:themeColor="accent3" w:themeShade="BF"/>
                <w:sz w:val="20"/>
                <w:szCs w:val="20"/>
                <w:lang w:val="en-US" w:eastAsia="ru-RU"/>
              </w:rPr>
            </w:rPrChange>
          </w:rPr>
          <w:t>designs from following changes</w:t>
        </w:r>
      </w:ins>
      <w:ins w:author="Andreyeva, Julia" w:date="2022-03-05T16:21:00Z" w:id="299">
        <w:r w:rsidRPr="00540A60" w:rsidR="0074683C">
          <w:rPr>
            <w:rPrChange w:author="Murguia, Sahima" w:date="2022-03-15T21:32:00Z" w:id="300">
              <w:rPr>
                <w:color w:val="00857E" w:themeColor="accent3" w:themeShade="BF"/>
              </w:rPr>
            </w:rPrChange>
          </w:rPr>
          <w:t>:</w:t>
        </w:r>
      </w:ins>
    </w:p>
    <w:p w:rsidRPr="00540A60" w:rsidR="0074683C" w:rsidRDefault="005D1213" w14:paraId="3195533E" w14:textId="20A6D44B">
      <w:pPr>
        <w:jc w:val="both"/>
        <w:rPr>
          <w:ins w:author="Andreyeva, Julia" w:date="2022-03-05T16:21:00Z" w:id="301"/>
          <w:b/>
          <w:bCs/>
          <w:lang w:val="en-US"/>
          <w:rPrChange w:author="Murguia, Sahima" w:date="2022-03-15T21:32:00Z" w:id="302">
            <w:rPr>
              <w:ins w:author="Andreyeva, Julia" w:date="2022-03-05T16:21:00Z" w:id="303"/>
              <w:b/>
              <w:bCs/>
              <w:color w:val="00857E" w:themeColor="accent3" w:themeShade="BF"/>
              <w:lang w:val="en-US"/>
            </w:rPr>
          </w:rPrChange>
        </w:rPr>
      </w:pPr>
      <w:ins w:author="Andreyeva, Julia" w:date="2022-03-04T14:20:00Z" w:id="304">
        <w:r w:rsidRPr="00540A60">
          <w:rPr>
            <w:b/>
            <w:bCs/>
            <w:lang w:val="en-US"/>
            <w:rPrChange w:author="Murguia, Sahima" w:date="2022-03-15T21:32:00Z" w:id="305">
              <w:rPr>
                <w:b/>
                <w:bCs/>
                <w:color w:val="00857E" w:themeColor="accent3" w:themeShade="BF"/>
                <w:lang w:val="en-US"/>
              </w:rPr>
            </w:rPrChange>
          </w:rPr>
          <w:t>Stock request</w:t>
        </w:r>
      </w:ins>
      <w:ins w:author="Andreyeva, Julia" w:date="2022-03-04T14:22:00Z" w:id="306">
        <w:r w:rsidRPr="00540A60" w:rsidR="004360A1">
          <w:rPr>
            <w:b/>
            <w:bCs/>
            <w:lang w:val="en-US"/>
            <w:rPrChange w:author="Murguia, Sahima" w:date="2022-03-15T21:32:00Z" w:id="307">
              <w:rPr>
                <w:b/>
                <w:bCs/>
                <w:color w:val="00857E" w:themeColor="accent3" w:themeShade="BF"/>
                <w:lang w:val="en-US"/>
              </w:rPr>
            </w:rPrChange>
          </w:rPr>
          <w:t xml:space="preserve">, </w:t>
        </w:r>
      </w:ins>
      <w:ins w:author="Andreyeva, Julia" w:date="2022-03-05T16:37:00Z" w:id="308">
        <w:r w:rsidRPr="00540A60" w:rsidR="00B062C6">
          <w:rPr>
            <w:b/>
            <w:bCs/>
            <w:lang w:val="en-US"/>
            <w:rPrChange w:author="Murguia, Sahima" w:date="2022-03-15T21:32:00Z" w:id="309">
              <w:rPr>
                <w:b/>
                <w:bCs/>
                <w:color w:val="00857E" w:themeColor="accent3" w:themeShade="BF"/>
                <w:lang w:val="en-US"/>
              </w:rPr>
            </w:rPrChange>
          </w:rPr>
          <w:fldChar w:fldCharType="begin"/>
        </w:r>
        <w:r w:rsidRPr="00540A60" w:rsidR="00B062C6">
          <w:rPr>
            <w:b/>
            <w:bCs/>
            <w:lang w:val="en-US"/>
            <w:rPrChange w:author="Murguia, Sahima" w:date="2022-03-15T21:32:00Z" w:id="310">
              <w:rPr>
                <w:b/>
                <w:bCs/>
                <w:color w:val="00857E" w:themeColor="accent3" w:themeShade="BF"/>
                <w:lang w:val="en-US"/>
              </w:rPr>
            </w:rPrChange>
          </w:rPr>
          <w:instrText xml:space="preserve"> HYPERLINK "https://jti.service-now.com/nav_to.do?uri=change_request.do?sys_id=c80f4fc0dbddf450139ef3a4329619b6" </w:instrText>
        </w:r>
        <w:r w:rsidRPr="00540A60" w:rsidR="00B062C6">
          <w:rPr>
            <w:b/>
            <w:bCs/>
            <w:lang w:val="en-US"/>
            <w:rPrChange w:author="Murguia, Sahima" w:date="2022-03-15T21:32:00Z" w:id="311">
              <w:rPr>
                <w:b/>
                <w:bCs/>
                <w:color w:val="00857E" w:themeColor="accent3" w:themeShade="BF"/>
                <w:lang w:val="en-US"/>
              </w:rPr>
            </w:rPrChange>
          </w:rPr>
          <w:fldChar w:fldCharType="separate"/>
        </w:r>
        <w:r w:rsidRPr="00540A60" w:rsidR="00F06ADF">
          <w:rPr>
            <w:rStyle w:val="Hyperlink"/>
            <w:b/>
            <w:bCs/>
            <w:color w:val="auto"/>
            <w:lang w:val="en-US"/>
            <w:rPrChange w:author="Murguia, Sahima" w:date="2022-03-15T21:32:00Z" w:id="312">
              <w:rPr>
                <w:rStyle w:val="Hyperlink"/>
                <w:b/>
                <w:bCs/>
                <w:lang w:val="en-US"/>
              </w:rPr>
            </w:rPrChange>
          </w:rPr>
          <w:t>CHG212944</w:t>
        </w:r>
        <w:r w:rsidRPr="00540A60" w:rsidR="00B062C6">
          <w:rPr>
            <w:b/>
            <w:bCs/>
            <w:lang w:val="en-US"/>
            <w:rPrChange w:author="Murguia, Sahima" w:date="2022-03-15T21:32:00Z" w:id="313">
              <w:rPr>
                <w:b/>
                <w:bCs/>
                <w:color w:val="00857E" w:themeColor="accent3" w:themeShade="BF"/>
                <w:lang w:val="en-US"/>
              </w:rPr>
            </w:rPrChange>
          </w:rPr>
          <w:fldChar w:fldCharType="end"/>
        </w:r>
      </w:ins>
    </w:p>
    <w:p w:rsidRPr="00540A60" w:rsidR="0074683C" w:rsidRDefault="004360A1" w14:paraId="560B748F" w14:textId="179D1049">
      <w:pPr>
        <w:jc w:val="both"/>
        <w:rPr>
          <w:ins w:author="Andreyeva, Julia" w:date="2022-03-05T16:21:00Z" w:id="314"/>
          <w:b/>
          <w:bCs/>
          <w:lang w:val="en-US"/>
          <w:rPrChange w:author="Murguia, Sahima" w:date="2022-03-15T21:32:00Z" w:id="315">
            <w:rPr>
              <w:ins w:author="Andreyeva, Julia" w:date="2022-03-05T16:21:00Z" w:id="316"/>
              <w:b/>
              <w:bCs/>
              <w:color w:val="00857E" w:themeColor="accent3" w:themeShade="BF"/>
              <w:lang w:val="en-US"/>
            </w:rPr>
          </w:rPrChange>
        </w:rPr>
      </w:pPr>
      <w:ins w:author="Andreyeva, Julia" w:date="2022-03-04T14:22:00Z" w:id="317">
        <w:r w:rsidRPr="00540A60">
          <w:rPr>
            <w:b/>
            <w:bCs/>
            <w:lang w:val="en-US"/>
            <w:rPrChange w:author="Murguia, Sahima" w:date="2022-03-15T21:32:00Z" w:id="318">
              <w:rPr>
                <w:b/>
                <w:bCs/>
                <w:color w:val="00857E" w:themeColor="accent3" w:themeShade="BF"/>
                <w:lang w:val="en-US"/>
              </w:rPr>
            </w:rPrChange>
          </w:rPr>
          <w:t xml:space="preserve">Stock </w:t>
        </w:r>
        <w:proofErr w:type="gramStart"/>
        <w:r w:rsidRPr="00540A60">
          <w:rPr>
            <w:b/>
            <w:bCs/>
            <w:lang w:val="en-US"/>
            <w:rPrChange w:author="Murguia, Sahima" w:date="2022-03-15T21:32:00Z" w:id="319">
              <w:rPr>
                <w:b/>
                <w:bCs/>
                <w:color w:val="00857E" w:themeColor="accent3" w:themeShade="BF"/>
                <w:lang w:val="en-US"/>
              </w:rPr>
            </w:rPrChange>
          </w:rPr>
          <w:t>receive</w:t>
        </w:r>
      </w:ins>
      <w:proofErr w:type="gramEnd"/>
      <w:ins w:author="Andreyeva, Julia" w:date="2022-03-04T14:23:00Z" w:id="320">
        <w:r w:rsidRPr="00540A60" w:rsidR="004B0176">
          <w:rPr>
            <w:b/>
            <w:bCs/>
            <w:lang w:val="en-US"/>
            <w:rPrChange w:author="Murguia, Sahima" w:date="2022-03-15T21:32:00Z" w:id="321">
              <w:rPr>
                <w:b/>
                <w:bCs/>
                <w:color w:val="00857E" w:themeColor="accent3" w:themeShade="BF"/>
                <w:lang w:val="en-US"/>
              </w:rPr>
            </w:rPrChange>
          </w:rPr>
          <w:t xml:space="preserve">, </w:t>
        </w:r>
      </w:ins>
      <w:ins w:author="Andreyeva, Julia" w:date="2022-03-05T16:40:00Z" w:id="322">
        <w:r w:rsidRPr="00540A60" w:rsidR="00656699">
          <w:rPr>
            <w:b/>
            <w:bCs/>
            <w:lang w:val="en-US"/>
            <w:rPrChange w:author="Murguia, Sahima" w:date="2022-03-15T21:32:00Z" w:id="323">
              <w:rPr>
                <w:b/>
                <w:bCs/>
                <w:color w:val="00857E" w:themeColor="accent3" w:themeShade="BF"/>
                <w:lang w:val="en-US"/>
              </w:rPr>
            </w:rPrChange>
          </w:rPr>
          <w:fldChar w:fldCharType="begin"/>
        </w:r>
        <w:r w:rsidRPr="00540A60" w:rsidR="00656699">
          <w:rPr>
            <w:b/>
            <w:bCs/>
            <w:lang w:val="en-US"/>
            <w:rPrChange w:author="Murguia, Sahima" w:date="2022-03-15T21:32:00Z" w:id="324">
              <w:rPr>
                <w:b/>
                <w:bCs/>
                <w:color w:val="00857E" w:themeColor="accent3" w:themeShade="BF"/>
                <w:lang w:val="en-US"/>
              </w:rPr>
            </w:rPrChange>
          </w:rPr>
          <w:instrText xml:space="preserve"> HYPERLINK "https://jti.service-now.com/nav_to.do?uri=change_request.do?sys_id=535c03ccdb9df450139ef3a43296198b" </w:instrText>
        </w:r>
        <w:r w:rsidRPr="00540A60" w:rsidR="00656699">
          <w:rPr>
            <w:b/>
            <w:bCs/>
            <w:lang w:val="en-US"/>
            <w:rPrChange w:author="Murguia, Sahima" w:date="2022-03-15T21:32:00Z" w:id="325">
              <w:rPr>
                <w:b/>
                <w:bCs/>
                <w:color w:val="00857E" w:themeColor="accent3" w:themeShade="BF"/>
                <w:lang w:val="en-US"/>
              </w:rPr>
            </w:rPrChange>
          </w:rPr>
          <w:fldChar w:fldCharType="separate"/>
        </w:r>
        <w:r w:rsidRPr="00540A60" w:rsidR="002F5965">
          <w:rPr>
            <w:rStyle w:val="Hyperlink"/>
            <w:b/>
            <w:bCs/>
            <w:color w:val="auto"/>
            <w:lang w:val="en-US"/>
            <w:rPrChange w:author="Murguia, Sahima" w:date="2022-03-15T21:32:00Z" w:id="326">
              <w:rPr>
                <w:rStyle w:val="Hyperlink"/>
                <w:b/>
                <w:bCs/>
                <w:lang w:val="en-US"/>
              </w:rPr>
            </w:rPrChange>
          </w:rPr>
          <w:t>CHG212943</w:t>
        </w:r>
        <w:r w:rsidRPr="00540A60" w:rsidR="00656699">
          <w:rPr>
            <w:b/>
            <w:bCs/>
            <w:lang w:val="en-US"/>
            <w:rPrChange w:author="Murguia, Sahima" w:date="2022-03-15T21:32:00Z" w:id="327">
              <w:rPr>
                <w:b/>
                <w:bCs/>
                <w:color w:val="00857E" w:themeColor="accent3" w:themeShade="BF"/>
                <w:lang w:val="en-US"/>
              </w:rPr>
            </w:rPrChange>
          </w:rPr>
          <w:fldChar w:fldCharType="end"/>
        </w:r>
      </w:ins>
    </w:p>
    <w:p w:rsidRPr="00540A60" w:rsidR="00610480" w:rsidRDefault="004B0176" w14:paraId="58511D21" w14:textId="77FC4969">
      <w:pPr>
        <w:jc w:val="both"/>
        <w:rPr>
          <w:ins w:author="Andreyeva, Julia" w:date="2022-03-02T16:04:00Z" w:id="328"/>
          <w:lang w:val="en-US"/>
          <w:rPrChange w:author="Murguia, Sahima" w:date="2022-03-15T21:32:00Z" w:id="329">
            <w:rPr>
              <w:ins w:author="Andreyeva, Julia" w:date="2022-03-02T16:04:00Z" w:id="330"/>
            </w:rPr>
          </w:rPrChange>
        </w:rPr>
        <w:pPrChange w:author="Andreyeva, Julia" w:date="2022-03-02T16:06:00Z" w:id="331">
          <w:pPr/>
        </w:pPrChange>
      </w:pPr>
      <w:ins w:author="Andreyeva, Julia" w:date="2022-03-04T14:23:00Z" w:id="332">
        <w:r w:rsidRPr="00540A60">
          <w:rPr>
            <w:b/>
            <w:bCs/>
            <w:lang w:val="en-US"/>
            <w:rPrChange w:author="Murguia, Sahima" w:date="2022-03-15T21:32:00Z" w:id="333">
              <w:rPr>
                <w:b/>
                <w:bCs/>
                <w:color w:val="00857E" w:themeColor="accent3" w:themeShade="BF"/>
                <w:lang w:val="en-US"/>
              </w:rPr>
            </w:rPrChange>
          </w:rPr>
          <w:t>Stock Return</w:t>
        </w:r>
      </w:ins>
      <w:ins w:author="Andreyeva, Julia" w:date="2022-03-05T16:40:00Z" w:id="334">
        <w:r w:rsidRPr="00540A60" w:rsidR="00667A05">
          <w:rPr>
            <w:b/>
            <w:bCs/>
            <w:lang w:val="en-US"/>
            <w:rPrChange w:author="Murguia, Sahima" w:date="2022-03-15T21:32:00Z" w:id="335">
              <w:rPr>
                <w:b/>
                <w:bCs/>
                <w:color w:val="00857E" w:themeColor="accent3" w:themeShade="BF"/>
                <w:lang w:val="en-US"/>
              </w:rPr>
            </w:rPrChange>
          </w:rPr>
          <w:t xml:space="preserve">, </w:t>
        </w:r>
      </w:ins>
      <w:ins w:author="Andreyeva, Julia" w:date="2022-03-05T16:49:00Z" w:id="336">
        <w:r w:rsidRPr="00540A60" w:rsidR="00CF60CF">
          <w:rPr>
            <w:b/>
            <w:bCs/>
            <w:lang w:val="en-US"/>
            <w:rPrChange w:author="Murguia, Sahima" w:date="2022-03-15T21:32:00Z" w:id="337">
              <w:rPr>
                <w:b/>
                <w:bCs/>
                <w:color w:val="00857E" w:themeColor="accent3" w:themeShade="BF"/>
                <w:lang w:val="en-US"/>
              </w:rPr>
            </w:rPrChange>
          </w:rPr>
          <w:fldChar w:fldCharType="begin"/>
        </w:r>
        <w:r w:rsidRPr="00540A60" w:rsidR="00CF60CF">
          <w:rPr>
            <w:b/>
            <w:bCs/>
            <w:lang w:val="en-US"/>
            <w:rPrChange w:author="Murguia, Sahima" w:date="2022-03-15T21:32:00Z" w:id="338">
              <w:rPr>
                <w:b/>
                <w:bCs/>
                <w:color w:val="00857E" w:themeColor="accent3" w:themeShade="BF"/>
                <w:lang w:val="en-US"/>
              </w:rPr>
            </w:rPrChange>
          </w:rPr>
          <w:instrText xml:space="preserve"> HYPERLINK "https://jti.service-now.com/nav_to.do?uri=change_request.do?sys_id=9c3e7910dbd1f010e290f3a4329619d8" </w:instrText>
        </w:r>
        <w:r w:rsidRPr="00540A60" w:rsidR="00CF60CF">
          <w:rPr>
            <w:b/>
            <w:bCs/>
            <w:lang w:val="en-US"/>
            <w:rPrChange w:author="Murguia, Sahima" w:date="2022-03-15T21:32:00Z" w:id="339">
              <w:rPr>
                <w:b/>
                <w:bCs/>
                <w:color w:val="00857E" w:themeColor="accent3" w:themeShade="BF"/>
                <w:lang w:val="en-US"/>
              </w:rPr>
            </w:rPrChange>
          </w:rPr>
          <w:fldChar w:fldCharType="separate"/>
        </w:r>
        <w:r w:rsidRPr="00540A60" w:rsidR="00E30FFC">
          <w:rPr>
            <w:rStyle w:val="Hyperlink"/>
            <w:b/>
            <w:bCs/>
            <w:color w:val="auto"/>
            <w:lang w:val="en-US"/>
            <w:rPrChange w:author="Murguia, Sahima" w:date="2022-03-15T21:32:00Z" w:id="340">
              <w:rPr>
                <w:rStyle w:val="Hyperlink"/>
                <w:b/>
                <w:bCs/>
                <w:lang w:val="en-US"/>
              </w:rPr>
            </w:rPrChange>
          </w:rPr>
          <w:t>CHG212982</w:t>
        </w:r>
        <w:r w:rsidRPr="00540A60" w:rsidR="00CF60CF">
          <w:rPr>
            <w:b/>
            <w:bCs/>
            <w:lang w:val="en-US"/>
            <w:rPrChange w:author="Murguia, Sahima" w:date="2022-03-15T21:32:00Z" w:id="341">
              <w:rPr>
                <w:b/>
                <w:bCs/>
                <w:color w:val="00857E" w:themeColor="accent3" w:themeShade="BF"/>
                <w:lang w:val="en-US"/>
              </w:rPr>
            </w:rPrChange>
          </w:rPr>
          <w:fldChar w:fldCharType="end"/>
        </w:r>
      </w:ins>
    </w:p>
    <w:p w:rsidRPr="00540A60" w:rsidR="00BD696D" w:rsidP="003300ED" w:rsidRDefault="006F3EB0" w14:paraId="70D8567A" w14:textId="582FA383">
      <w:pPr>
        <w:jc w:val="both"/>
        <w:rPr>
          <w:ins w:author="Andreyeva, Julia" w:date="2022-03-05T16:50:00Z" w:id="342"/>
          <w:rPrChange w:author="Murguia, Sahima" w:date="2022-03-15T21:32:00Z" w:id="343">
            <w:rPr>
              <w:ins w:author="Andreyeva, Julia" w:date="2022-03-05T16:50:00Z" w:id="344"/>
              <w:color w:val="00857E" w:themeColor="accent3" w:themeShade="BF"/>
            </w:rPr>
          </w:rPrChange>
        </w:rPr>
      </w:pPr>
      <w:ins w:author="Andreyeva, Julia" w:date="2022-03-02T16:23:00Z" w:id="345">
        <w:r w:rsidRPr="00540A60">
          <w:rPr>
            <w:b/>
            <w:bCs/>
            <w:rPrChange w:author="Murguia, Sahima" w:date="2022-03-15T21:32:00Z" w:id="346">
              <w:rPr>
                <w:color w:val="00857E" w:themeColor="accent3" w:themeShade="BF"/>
              </w:rPr>
            </w:rPrChange>
          </w:rPr>
          <w:t>2.</w:t>
        </w:r>
      </w:ins>
      <w:ins w:author="Andreyeva, Julia" w:date="2022-03-05T16:55:00Z" w:id="347">
        <w:r w:rsidRPr="00540A60" w:rsidR="00D930D3">
          <w:rPr>
            <w:lang w:val="en-US"/>
            <w:rPrChange w:author="Murguia, Sahima" w:date="2022-03-15T21:32:00Z" w:id="348">
              <w:rPr>
                <w:color w:val="00857E" w:themeColor="accent3" w:themeShade="BF"/>
                <w:lang w:val="ru-RU"/>
              </w:rPr>
            </w:rPrChange>
          </w:rPr>
          <w:t xml:space="preserve"> </w:t>
        </w:r>
      </w:ins>
      <w:ins w:author="Andreyeva, Julia" w:date="2022-03-02T15:59:00Z" w:id="349">
        <w:r w:rsidRPr="00540A60" w:rsidR="00796F6E">
          <w:t>Pricing Administration view</w:t>
        </w:r>
      </w:ins>
      <w:ins w:author="Andreyeva, Julia" w:date="2022-03-02T16:00:00Z" w:id="350">
        <w:r w:rsidRPr="00540A60" w:rsidR="00995F4A">
          <w:t>/ Price list</w:t>
        </w:r>
      </w:ins>
      <w:ins w:author="Andreyeva, Julia" w:date="2022-03-03T13:58:00Z" w:id="351">
        <w:r w:rsidRPr="00540A60" w:rsidR="00560248">
          <w:rPr>
            <w:rPrChange w:author="Murguia, Sahima" w:date="2022-03-15T21:32:00Z" w:id="352">
              <w:rPr>
                <w:color w:val="00857E" w:themeColor="accent3" w:themeShade="BF"/>
                <w:lang w:val="en-US"/>
              </w:rPr>
            </w:rPrChange>
          </w:rPr>
          <w:t xml:space="preserve">: </w:t>
        </w:r>
        <w:r w:rsidRPr="00540A60" w:rsidR="00560248">
          <w:rPr>
            <w:rPrChange w:author="Murguia, Sahima" w:date="2022-03-15T21:32:00Z" w:id="353">
              <w:rPr>
                <w:rFonts w:ascii="Times New Roman" w:hAnsi="Times New Roman" w:eastAsia="Times New Roman" w:cs="Times New Roman"/>
                <w:sz w:val="20"/>
                <w:szCs w:val="20"/>
                <w:lang w:val="ru-RU" w:eastAsia="ru-RU"/>
              </w:rPr>
            </w:rPrChange>
          </w:rPr>
          <w:t>Applets</w:t>
        </w:r>
        <w:r w:rsidRPr="00540A60" w:rsidR="00560248">
          <w:rPr>
            <w:rPrChange w:author="Murguia, Sahima" w:date="2022-03-15T21:32:00Z" w:id="354">
              <w:rPr>
                <w:rFonts w:ascii="Times New Roman" w:hAnsi="Times New Roman" w:eastAsia="Times New Roman" w:cs="Times New Roman"/>
                <w:sz w:val="20"/>
                <w:szCs w:val="20"/>
                <w:lang w:val="en-US" w:eastAsia="ru-RU"/>
              </w:rPr>
            </w:rPrChange>
          </w:rPr>
          <w:t xml:space="preserve">: </w:t>
        </w:r>
      </w:ins>
      <w:proofErr w:type="gramStart"/>
      <w:ins w:author="Andreyeva, Julia" w:date="2022-03-03T13:59:00Z" w:id="355">
        <w:r w:rsidRPr="00540A60" w:rsidR="00560248">
          <w:rPr>
            <w:rPrChange w:author="Murguia, Sahima" w:date="2022-03-15T21:32:00Z" w:id="356">
              <w:rPr>
                <w:rFonts w:ascii="Times New Roman" w:hAnsi="Times New Roman" w:eastAsia="Times New Roman" w:cs="Times New Roman"/>
                <w:sz w:val="20"/>
                <w:szCs w:val="20"/>
                <w:lang w:val="en-US" w:eastAsia="ru-RU"/>
              </w:rPr>
            </w:rPrChange>
          </w:rPr>
          <w:t>Applet[</w:t>
        </w:r>
        <w:proofErr w:type="gramEnd"/>
        <w:r w:rsidRPr="00540A60" w:rsidR="00560248">
          <w:rPr>
            <w:rPrChange w:author="Murguia, Sahima" w:date="2022-03-15T21:32:00Z" w:id="357">
              <w:rPr>
                <w:rFonts w:ascii="Times New Roman" w:hAnsi="Times New Roman" w:eastAsia="Times New Roman" w:cs="Times New Roman"/>
                <w:sz w:val="20"/>
                <w:szCs w:val="20"/>
                <w:lang w:val="en-US" w:eastAsia="ru-RU"/>
              </w:rPr>
            </w:rPrChange>
          </w:rPr>
          <w:t>0]: Price List Applet; Applet[1]: Price List Form Applet – Child;</w:t>
        </w:r>
        <w:r w:rsidRPr="00540A60" w:rsidR="007D763B">
          <w:rPr>
            <w:rPrChange w:author="Murguia, Sahima" w:date="2022-03-15T21:32:00Z" w:id="358">
              <w:rPr>
                <w:rFonts w:ascii="Times New Roman" w:hAnsi="Times New Roman" w:eastAsia="Times New Roman" w:cs="Times New Roman"/>
                <w:sz w:val="20"/>
                <w:szCs w:val="20"/>
                <w:lang w:val="en-US" w:eastAsia="ru-RU"/>
              </w:rPr>
            </w:rPrChange>
          </w:rPr>
          <w:t xml:space="preserve"> </w:t>
        </w:r>
        <w:r w:rsidRPr="00540A60" w:rsidR="007D763B">
          <w:rPr>
            <w:rPrChange w:author="Murguia, Sahima" w:date="2022-03-15T21:32:00Z" w:id="359">
              <w:rPr>
                <w:rFonts w:ascii="Times New Roman" w:hAnsi="Times New Roman" w:eastAsia="Times New Roman" w:cs="Times New Roman"/>
                <w:sz w:val="20"/>
                <w:szCs w:val="20"/>
                <w:lang w:val="ru-RU" w:eastAsia="ru-RU"/>
              </w:rPr>
            </w:rPrChange>
          </w:rPr>
          <w:t>Business</w:t>
        </w:r>
      </w:ins>
      <w:ins w:author="Andreyeva, Julia" w:date="2022-03-03T13:58:00Z" w:id="360">
        <w:r w:rsidRPr="00540A60" w:rsidR="00560248">
          <w:rPr>
            <w:rPrChange w:author="Murguia, Sahima" w:date="2022-03-15T21:32:00Z" w:id="361">
              <w:rPr>
                <w:rFonts w:ascii="Times New Roman" w:hAnsi="Times New Roman" w:eastAsia="Times New Roman" w:cs="Times New Roman"/>
                <w:sz w:val="20"/>
                <w:szCs w:val="20"/>
                <w:lang w:val="en-US" w:eastAsia="ru-RU"/>
              </w:rPr>
            </w:rPrChange>
          </w:rPr>
          <w:t xml:space="preserve"> </w:t>
        </w:r>
      </w:ins>
      <w:ins w:author="Andreyeva, Julia" w:date="2022-03-03T13:59:00Z" w:id="362">
        <w:r w:rsidRPr="00540A60" w:rsidR="007D763B">
          <w:rPr>
            <w:rPrChange w:author="Murguia, Sahima" w:date="2022-03-15T21:32:00Z" w:id="363">
              <w:rPr>
                <w:rFonts w:ascii="Times New Roman" w:hAnsi="Times New Roman" w:eastAsia="Times New Roman" w:cs="Times New Roman"/>
                <w:sz w:val="20"/>
                <w:szCs w:val="20"/>
                <w:lang w:val="ru-RU" w:eastAsia="ru-RU"/>
              </w:rPr>
            </w:rPrChange>
          </w:rPr>
          <w:t>Components</w:t>
        </w:r>
        <w:r w:rsidRPr="00540A60" w:rsidR="007D763B">
          <w:rPr>
            <w:rPrChange w:author="Murguia, Sahima" w:date="2022-03-15T21:32:00Z" w:id="364">
              <w:rPr>
                <w:rFonts w:ascii="Times New Roman" w:hAnsi="Times New Roman" w:eastAsia="Times New Roman" w:cs="Times New Roman"/>
                <w:sz w:val="20"/>
                <w:szCs w:val="20"/>
                <w:lang w:val="en-US" w:eastAsia="ru-RU"/>
              </w:rPr>
            </w:rPrChange>
          </w:rPr>
          <w:t>: BusComp[0]: Price List; BusComp[1]: Price List;</w:t>
        </w:r>
      </w:ins>
      <w:ins w:author="Andreyeva, Julia" w:date="2022-03-04T14:24:00Z" w:id="365">
        <w:r w:rsidRPr="00540A60" w:rsidR="004B0176">
          <w:rPr>
            <w:rPrChange w:author="Murguia, Sahima" w:date="2022-03-15T21:32:00Z" w:id="366">
              <w:rPr>
                <w:color w:val="00857E" w:themeColor="accent3" w:themeShade="BF"/>
              </w:rPr>
            </w:rPrChange>
          </w:rPr>
          <w:t xml:space="preserve"> </w:t>
        </w:r>
      </w:ins>
    </w:p>
    <w:p w:rsidRPr="00540A60" w:rsidR="002251CF" w:rsidP="003300ED" w:rsidRDefault="00BD696D" w14:paraId="0F2454D4" w14:textId="31C23488">
      <w:pPr>
        <w:jc w:val="both"/>
        <w:rPr>
          <w:ins w:author="Andreyeva, Julia" w:date="2022-03-03T13:58:00Z" w:id="367"/>
          <w:rPrChange w:author="Murguia, Sahima" w:date="2022-03-15T21:32:00Z" w:id="368">
            <w:rPr>
              <w:ins w:author="Andreyeva, Julia" w:date="2022-03-03T13:58:00Z" w:id="369"/>
              <w:color w:val="00857E" w:themeColor="accent3" w:themeShade="BF"/>
              <w:lang w:val="en-US"/>
            </w:rPr>
          </w:rPrChange>
        </w:rPr>
      </w:pPr>
      <w:ins w:author="Andreyeva, Julia" w:date="2022-03-05T16:50:00Z" w:id="370">
        <w:r w:rsidRPr="00540A60">
          <w:rPr>
            <w:rPrChange w:author="Murguia, Sahima" w:date="2022-03-15T21:32:00Z" w:id="371">
              <w:rPr>
                <w:color w:val="00857E" w:themeColor="accent3" w:themeShade="BF"/>
              </w:rPr>
            </w:rPrChange>
          </w:rPr>
          <w:t>Please use functional designs from following change</w:t>
        </w:r>
        <w:r w:rsidRPr="00540A60" w:rsidR="00562353">
          <w:rPr>
            <w:rPrChange w:author="Murguia, Sahima" w:date="2022-03-15T21:32:00Z" w:id="372">
              <w:rPr>
                <w:color w:val="00857E" w:themeColor="accent3" w:themeShade="BF"/>
              </w:rPr>
            </w:rPrChange>
          </w:rPr>
          <w:t xml:space="preserve">: </w:t>
        </w:r>
        <w:r w:rsidRPr="00540A60" w:rsidR="00562353">
          <w:rPr>
            <w:b/>
            <w:bCs/>
            <w:rPrChange w:author="Murguia, Sahima" w:date="2022-03-15T21:32:00Z" w:id="373">
              <w:rPr>
                <w:color w:val="00857E" w:themeColor="accent3" w:themeShade="BF"/>
              </w:rPr>
            </w:rPrChange>
          </w:rPr>
          <w:t>P</w:t>
        </w:r>
      </w:ins>
      <w:ins w:author="Andreyeva, Julia" w:date="2022-03-04T14:24:00Z" w:id="374">
        <w:r w:rsidRPr="00540A60" w:rsidR="004B0176">
          <w:rPr>
            <w:b/>
            <w:bCs/>
            <w:lang w:val="en-US"/>
            <w:rPrChange w:author="Murguia, Sahima" w:date="2022-03-15T21:32:00Z" w:id="375">
              <w:rPr>
                <w:b/>
                <w:bCs/>
                <w:color w:val="00857E" w:themeColor="accent3" w:themeShade="BF"/>
                <w:lang w:val="en-US"/>
              </w:rPr>
            </w:rPrChange>
          </w:rPr>
          <w:t>rice list enhancement</w:t>
        </w:r>
      </w:ins>
      <w:ins w:author="Andreyeva, Julia" w:date="2022-03-05T16:50:00Z" w:id="376">
        <w:r w:rsidRPr="00540A60" w:rsidR="00562353">
          <w:rPr>
            <w:b/>
            <w:bCs/>
            <w:lang w:val="en-US"/>
            <w:rPrChange w:author="Murguia, Sahima" w:date="2022-03-15T21:32:00Z" w:id="377">
              <w:rPr>
                <w:b/>
                <w:bCs/>
                <w:color w:val="00857E" w:themeColor="accent3" w:themeShade="BF"/>
                <w:lang w:val="en-US"/>
              </w:rPr>
            </w:rPrChange>
          </w:rPr>
          <w:t xml:space="preserve">, </w:t>
        </w:r>
      </w:ins>
      <w:ins w:author="Andreyeva, Julia" w:date="2022-03-05T16:51:00Z" w:id="378">
        <w:r w:rsidRPr="00540A60" w:rsidR="003C1BD3">
          <w:rPr>
            <w:b/>
            <w:bCs/>
            <w:lang w:val="en-US"/>
            <w:rPrChange w:author="Murguia, Sahima" w:date="2022-03-15T21:32:00Z" w:id="379">
              <w:rPr>
                <w:b/>
                <w:bCs/>
                <w:color w:val="00857E" w:themeColor="accent3" w:themeShade="BF"/>
                <w:lang w:val="en-US"/>
              </w:rPr>
            </w:rPrChange>
          </w:rPr>
          <w:fldChar w:fldCharType="begin"/>
        </w:r>
        <w:r w:rsidRPr="00540A60" w:rsidR="003C1BD3">
          <w:rPr>
            <w:b/>
            <w:bCs/>
            <w:lang w:val="en-US"/>
            <w:rPrChange w:author="Murguia, Sahima" w:date="2022-03-15T21:32:00Z" w:id="380">
              <w:rPr>
                <w:b/>
                <w:bCs/>
                <w:color w:val="00857E" w:themeColor="accent3" w:themeShade="BF"/>
                <w:lang w:val="en-US"/>
              </w:rPr>
            </w:rPrChange>
          </w:rPr>
          <w:instrText xml:space="preserve"> HYPERLINK "https://jti.service-now.com/nav_to.do?uri=change_request.do?sys_id=81b1eac8db59f450139ef3a4329619d6" </w:instrText>
        </w:r>
        <w:r w:rsidRPr="00540A60" w:rsidR="003C1BD3">
          <w:rPr>
            <w:b/>
            <w:bCs/>
            <w:lang w:val="en-US"/>
            <w:rPrChange w:author="Murguia, Sahima" w:date="2022-03-15T21:32:00Z" w:id="381">
              <w:rPr>
                <w:b/>
                <w:bCs/>
                <w:color w:val="00857E" w:themeColor="accent3" w:themeShade="BF"/>
                <w:lang w:val="en-US"/>
              </w:rPr>
            </w:rPrChange>
          </w:rPr>
          <w:fldChar w:fldCharType="separate"/>
        </w:r>
        <w:r w:rsidRPr="00540A60" w:rsidR="00605CFC">
          <w:rPr>
            <w:rStyle w:val="Hyperlink"/>
            <w:b/>
            <w:bCs/>
            <w:color w:val="auto"/>
            <w:lang w:val="en-US"/>
            <w:rPrChange w:author="Murguia, Sahima" w:date="2022-03-15T21:32:00Z" w:id="382">
              <w:rPr>
                <w:rStyle w:val="Hyperlink"/>
                <w:b/>
                <w:bCs/>
                <w:lang w:val="en-US"/>
              </w:rPr>
            </w:rPrChange>
          </w:rPr>
          <w:t>CHG212936</w:t>
        </w:r>
        <w:r w:rsidRPr="00540A60" w:rsidR="003C1BD3">
          <w:rPr>
            <w:b/>
            <w:bCs/>
            <w:lang w:val="en-US"/>
            <w:rPrChange w:author="Murguia, Sahima" w:date="2022-03-15T21:32:00Z" w:id="383">
              <w:rPr>
                <w:b/>
                <w:bCs/>
                <w:color w:val="00857E" w:themeColor="accent3" w:themeShade="BF"/>
                <w:lang w:val="en-US"/>
              </w:rPr>
            </w:rPrChange>
          </w:rPr>
          <w:fldChar w:fldCharType="end"/>
        </w:r>
      </w:ins>
    </w:p>
    <w:p w:rsidR="00954BE1" w:rsidP="003300ED" w:rsidRDefault="006F3EB0" w14:paraId="22771676" w14:textId="77777777">
      <w:pPr>
        <w:jc w:val="both"/>
        <w:rPr>
          <w:ins w:author="Andreyeva, Julia" w:date="2022-03-18T16:07:00Z" w:id="384"/>
        </w:rPr>
      </w:pPr>
      <w:ins w:author="Andreyeva, Julia" w:date="2022-03-02T16:23:00Z" w:id="385">
        <w:r w:rsidRPr="00540A60">
          <w:rPr>
            <w:b/>
            <w:bCs/>
            <w:rPrChange w:author="Murguia, Sahima" w:date="2022-03-15T21:32:00Z" w:id="386">
              <w:rPr>
                <w:color w:val="00857E" w:themeColor="accent3" w:themeShade="BF"/>
              </w:rPr>
            </w:rPrChange>
          </w:rPr>
          <w:t>3.</w:t>
        </w:r>
      </w:ins>
      <w:ins w:author="Andreyeva, Julia" w:date="2022-03-02T16:00:00Z" w:id="387">
        <w:r w:rsidRPr="00540A60" w:rsidR="00995F4A">
          <w:t>Administration data view/ Template</w:t>
        </w:r>
      </w:ins>
      <w:ins w:author="Andreyeva, Julia" w:date="2022-03-03T14:01:00Z" w:id="388">
        <w:r w:rsidRPr="00540A60" w:rsidR="00362C8D">
          <w:rPr>
            <w:rPrChange w:author="Murguia, Sahima" w:date="2022-03-15T21:32:00Z" w:id="389">
              <w:rPr>
                <w:color w:val="00857E" w:themeColor="accent3" w:themeShade="BF"/>
              </w:rPr>
            </w:rPrChange>
          </w:rPr>
          <w:t xml:space="preserve">: </w:t>
        </w:r>
        <w:r w:rsidRPr="00540A60" w:rsidR="00362C8D">
          <w:rPr>
            <w:rPrChange w:author="Murguia, Sahima" w:date="2022-03-15T21:32:00Z" w:id="390">
              <w:rPr>
                <w:rFonts w:ascii="Times New Roman" w:hAnsi="Times New Roman" w:eastAsia="Times New Roman" w:cs="Times New Roman"/>
                <w:sz w:val="20"/>
                <w:szCs w:val="20"/>
                <w:lang w:val="ru-RU" w:eastAsia="ru-RU"/>
              </w:rPr>
            </w:rPrChange>
          </w:rPr>
          <w:t>Applets</w:t>
        </w:r>
        <w:r w:rsidRPr="00540A60" w:rsidR="00362C8D">
          <w:rPr>
            <w:rPrChange w:author="Murguia, Sahima" w:date="2022-03-15T21:32:00Z" w:id="391">
              <w:rPr>
                <w:rFonts w:ascii="Times New Roman" w:hAnsi="Times New Roman" w:eastAsia="Times New Roman" w:cs="Times New Roman"/>
                <w:sz w:val="20"/>
                <w:szCs w:val="20"/>
                <w:lang w:val="en-US" w:eastAsia="ru-RU"/>
              </w:rPr>
            </w:rPrChange>
          </w:rPr>
          <w:t xml:space="preserve">: </w:t>
        </w:r>
        <w:proofErr w:type="gramStart"/>
        <w:r w:rsidRPr="00540A60" w:rsidR="00362C8D">
          <w:rPr>
            <w:rPrChange w:author="Murguia, Sahima" w:date="2022-03-15T21:32:00Z" w:id="392">
              <w:rPr>
                <w:rFonts w:ascii="Times New Roman" w:hAnsi="Times New Roman" w:eastAsia="Times New Roman" w:cs="Times New Roman"/>
                <w:sz w:val="20"/>
                <w:szCs w:val="20"/>
                <w:lang w:val="en-US" w:eastAsia="ru-RU"/>
              </w:rPr>
            </w:rPrChange>
          </w:rPr>
          <w:t>Applet[</w:t>
        </w:r>
        <w:proofErr w:type="gramEnd"/>
        <w:r w:rsidRPr="00540A60" w:rsidR="00362C8D">
          <w:rPr>
            <w:rPrChange w:author="Murguia, Sahima" w:date="2022-03-15T21:32:00Z" w:id="393">
              <w:rPr>
                <w:rFonts w:ascii="Times New Roman" w:hAnsi="Times New Roman" w:eastAsia="Times New Roman" w:cs="Times New Roman"/>
                <w:sz w:val="20"/>
                <w:szCs w:val="20"/>
                <w:lang w:val="en-US" w:eastAsia="ru-RU"/>
              </w:rPr>
            </w:rPrChange>
          </w:rPr>
          <w:t>0]: Product Template List Applet; Applet[1]: Product Template Item List Applet;</w:t>
        </w:r>
      </w:ins>
      <w:ins w:author="Andreyeva, Julia" w:date="2022-03-03T14:02:00Z" w:id="394">
        <w:r w:rsidRPr="00540A60" w:rsidR="00362C8D">
          <w:rPr>
            <w:rPrChange w:author="Murguia, Sahima" w:date="2022-03-15T21:32:00Z" w:id="395">
              <w:rPr>
                <w:rFonts w:ascii="Times New Roman" w:hAnsi="Times New Roman" w:eastAsia="Times New Roman" w:cs="Times New Roman"/>
                <w:sz w:val="20"/>
                <w:szCs w:val="20"/>
                <w:lang w:val="en-US" w:eastAsia="ru-RU"/>
              </w:rPr>
            </w:rPrChange>
          </w:rPr>
          <w:t xml:space="preserve"> </w:t>
        </w:r>
        <w:r w:rsidRPr="00540A60" w:rsidR="00362C8D">
          <w:rPr>
            <w:rPrChange w:author="Murguia, Sahima" w:date="2022-03-15T21:32:00Z" w:id="396">
              <w:rPr>
                <w:rFonts w:ascii="Times New Roman" w:hAnsi="Times New Roman" w:eastAsia="Times New Roman" w:cs="Times New Roman"/>
                <w:sz w:val="20"/>
                <w:szCs w:val="20"/>
                <w:lang w:val="ru-RU" w:eastAsia="ru-RU"/>
              </w:rPr>
            </w:rPrChange>
          </w:rPr>
          <w:t>Business</w:t>
        </w:r>
        <w:r w:rsidRPr="00540A60" w:rsidR="00362C8D">
          <w:rPr>
            <w:rPrChange w:author="Murguia, Sahima" w:date="2022-03-15T21:32:00Z" w:id="397">
              <w:rPr>
                <w:rFonts w:ascii="Times New Roman" w:hAnsi="Times New Roman" w:eastAsia="Times New Roman" w:cs="Times New Roman"/>
                <w:sz w:val="20"/>
                <w:szCs w:val="20"/>
                <w:lang w:val="en-US" w:eastAsia="ru-RU"/>
              </w:rPr>
            </w:rPrChange>
          </w:rPr>
          <w:t xml:space="preserve"> </w:t>
        </w:r>
        <w:r w:rsidRPr="00540A60" w:rsidR="00362C8D">
          <w:rPr>
            <w:rPrChange w:author="Murguia, Sahima" w:date="2022-03-15T21:32:00Z" w:id="398">
              <w:rPr>
                <w:rFonts w:ascii="Times New Roman" w:hAnsi="Times New Roman" w:eastAsia="Times New Roman" w:cs="Times New Roman"/>
                <w:sz w:val="20"/>
                <w:szCs w:val="20"/>
                <w:lang w:val="ru-RU" w:eastAsia="ru-RU"/>
              </w:rPr>
            </w:rPrChange>
          </w:rPr>
          <w:t>Components</w:t>
        </w:r>
        <w:r w:rsidRPr="00540A60" w:rsidR="00362C8D">
          <w:rPr>
            <w:rPrChange w:author="Murguia, Sahima" w:date="2022-03-15T21:32:00Z" w:id="399">
              <w:rPr>
                <w:rFonts w:ascii="Times New Roman" w:hAnsi="Times New Roman" w:eastAsia="Times New Roman" w:cs="Times New Roman"/>
                <w:sz w:val="20"/>
                <w:szCs w:val="20"/>
                <w:lang w:val="en-US" w:eastAsia="ru-RU"/>
              </w:rPr>
            </w:rPrChange>
          </w:rPr>
          <w:t>: Template Header; BusComp[1]: Template Item;</w:t>
        </w:r>
      </w:ins>
      <w:ins w:author="Andreyeva, Julia" w:date="2022-03-04T14:25:00Z" w:id="400">
        <w:r w:rsidRPr="00540A60" w:rsidR="000116F5">
          <w:rPr>
            <w:rPrChange w:author="Murguia, Sahima" w:date="2022-03-15T21:32:00Z" w:id="401">
              <w:rPr>
                <w:color w:val="00857E" w:themeColor="accent3" w:themeShade="BF"/>
              </w:rPr>
            </w:rPrChange>
          </w:rPr>
          <w:t xml:space="preserve"> </w:t>
        </w:r>
      </w:ins>
    </w:p>
    <w:p w:rsidRPr="00540A60" w:rsidR="00362C8D" w:rsidP="003300ED" w:rsidRDefault="00954BE1" w14:paraId="6F3BB183" w14:textId="225EA95D">
      <w:pPr>
        <w:jc w:val="both"/>
        <w:rPr>
          <w:ins w:author="Andreyeva, Julia" w:date="2022-03-05T16:54:00Z" w:id="402"/>
          <w:b/>
          <w:bCs/>
          <w:lang w:val="en-US"/>
          <w:rPrChange w:author="Murguia, Sahima" w:date="2022-03-15T21:32:00Z" w:id="403">
            <w:rPr>
              <w:ins w:author="Andreyeva, Julia" w:date="2022-03-05T16:54:00Z" w:id="404"/>
              <w:b/>
              <w:bCs/>
              <w:color w:val="00857E" w:themeColor="accent3" w:themeShade="BF"/>
              <w:lang w:val="en-US"/>
            </w:rPr>
          </w:rPrChange>
        </w:rPr>
      </w:pPr>
      <w:ins w:author="Andreyeva, Julia" w:date="2022-03-05T16:52:00Z" w:id="405">
        <w:r w:rsidRPr="00540A60">
          <w:rPr>
            <w:rPrChange w:author="Murguia, Sahima" w:date="2022-03-15T21:32:00Z" w:id="406">
              <w:rPr>
                <w:color w:val="00857E" w:themeColor="accent3" w:themeShade="BF"/>
              </w:rPr>
            </w:rPrChange>
          </w:rPr>
          <w:t xml:space="preserve">Please use functional designs from following change: </w:t>
        </w:r>
      </w:ins>
      <w:ins w:author="Andreyeva, Julia" w:date="2022-03-04T14:25:00Z" w:id="407">
        <w:r w:rsidRPr="00540A60" w:rsidR="000116F5">
          <w:rPr>
            <w:rPrChange w:author="Murguia, Sahima" w:date="2022-03-15T21:32:00Z" w:id="408">
              <w:rPr>
                <w:color w:val="00857E" w:themeColor="accent3" w:themeShade="BF"/>
              </w:rPr>
            </w:rPrChange>
          </w:rPr>
          <w:t xml:space="preserve"> </w:t>
        </w:r>
        <w:r w:rsidRPr="00540A60" w:rsidR="000116F5">
          <w:rPr>
            <w:b/>
            <w:bCs/>
            <w:lang w:val="en-US"/>
            <w:rPrChange w:author="Murguia, Sahima" w:date="2022-03-15T21:32:00Z" w:id="409">
              <w:rPr>
                <w:b/>
                <w:bCs/>
                <w:color w:val="00857E" w:themeColor="accent3" w:themeShade="BF"/>
                <w:lang w:val="en-US"/>
              </w:rPr>
            </w:rPrChange>
          </w:rPr>
          <w:t>Product templates</w:t>
        </w:r>
      </w:ins>
      <w:ins w:author="Andreyeva, Julia" w:date="2022-03-05T16:52:00Z" w:id="410">
        <w:r w:rsidRPr="00540A60">
          <w:rPr>
            <w:b/>
            <w:bCs/>
            <w:lang w:val="en-US"/>
            <w:rPrChange w:author="Murguia, Sahima" w:date="2022-03-15T21:32:00Z" w:id="411">
              <w:rPr>
                <w:b/>
                <w:bCs/>
                <w:color w:val="00857E" w:themeColor="accent3" w:themeShade="BF"/>
                <w:lang w:val="en-US"/>
              </w:rPr>
            </w:rPrChange>
          </w:rPr>
          <w:t xml:space="preserve">, </w:t>
        </w:r>
      </w:ins>
      <w:ins w:author="Andreyeva, Julia" w:date="2022-03-05T16:53:00Z" w:id="412">
        <w:r w:rsidRPr="00540A60" w:rsidR="002B019F">
          <w:rPr>
            <w:b/>
            <w:bCs/>
            <w:lang w:val="en-US"/>
            <w:rPrChange w:author="Murguia, Sahima" w:date="2022-03-15T21:32:00Z" w:id="413">
              <w:rPr>
                <w:b/>
                <w:bCs/>
                <w:color w:val="00857E" w:themeColor="accent3" w:themeShade="BF"/>
                <w:lang w:val="en-US"/>
              </w:rPr>
            </w:rPrChange>
          </w:rPr>
          <w:fldChar w:fldCharType="begin"/>
        </w:r>
        <w:r w:rsidRPr="00540A60" w:rsidR="002B019F">
          <w:rPr>
            <w:b/>
            <w:bCs/>
            <w:lang w:val="en-US"/>
            <w:rPrChange w:author="Murguia, Sahima" w:date="2022-03-15T21:32:00Z" w:id="414">
              <w:rPr>
                <w:b/>
                <w:bCs/>
                <w:color w:val="00857E" w:themeColor="accent3" w:themeShade="BF"/>
                <w:lang w:val="en-US"/>
              </w:rPr>
            </w:rPrChange>
          </w:rPr>
          <w:instrText xml:space="preserve"> HYPERLINK "https://jti.service-now.com/nav_to.do?uri=change_request.do?sys_id=fed975041b997090e5ac9825bb4bcbd4" </w:instrText>
        </w:r>
        <w:r w:rsidRPr="00540A60" w:rsidR="002B019F">
          <w:rPr>
            <w:b/>
            <w:bCs/>
            <w:lang w:val="en-US"/>
            <w:rPrChange w:author="Murguia, Sahima" w:date="2022-03-15T21:32:00Z" w:id="415">
              <w:rPr>
                <w:b/>
                <w:bCs/>
                <w:color w:val="00857E" w:themeColor="accent3" w:themeShade="BF"/>
                <w:lang w:val="en-US"/>
              </w:rPr>
            </w:rPrChange>
          </w:rPr>
          <w:fldChar w:fldCharType="separate"/>
        </w:r>
        <w:r w:rsidRPr="00540A60" w:rsidR="00710955">
          <w:rPr>
            <w:rStyle w:val="Hyperlink"/>
            <w:b/>
            <w:bCs/>
            <w:color w:val="auto"/>
            <w:lang w:val="en-US"/>
            <w:rPrChange w:author="Murguia, Sahima" w:date="2022-03-15T21:32:00Z" w:id="416">
              <w:rPr>
                <w:rStyle w:val="Hyperlink"/>
                <w:b/>
                <w:bCs/>
                <w:lang w:val="en-US"/>
              </w:rPr>
            </w:rPrChange>
          </w:rPr>
          <w:t>CHG212899</w:t>
        </w:r>
        <w:r w:rsidRPr="00540A60" w:rsidR="002B019F">
          <w:rPr>
            <w:b/>
            <w:bCs/>
            <w:lang w:val="en-US"/>
            <w:rPrChange w:author="Murguia, Sahima" w:date="2022-03-15T21:32:00Z" w:id="417">
              <w:rPr>
                <w:b/>
                <w:bCs/>
                <w:color w:val="00857E" w:themeColor="accent3" w:themeShade="BF"/>
                <w:lang w:val="en-US"/>
              </w:rPr>
            </w:rPrChange>
          </w:rPr>
          <w:fldChar w:fldCharType="end"/>
        </w:r>
      </w:ins>
    </w:p>
    <w:p w:rsidRPr="00DC00F4" w:rsidR="009547C5" w:rsidP="009547C5" w:rsidRDefault="009547C5" w14:paraId="1C01FCD4" w14:textId="77777777">
      <w:pPr>
        <w:pStyle w:val="ListParagraph"/>
        <w:numPr>
          <w:ilvl w:val="0"/>
          <w:numId w:val="19"/>
        </w:numPr>
        <w:jc w:val="both"/>
        <w:rPr>
          <w:ins w:author="Andreyeva, Julia" w:date="2022-03-03T14:07:00Z" w:id="418"/>
          <w:sz w:val="20"/>
          <w:szCs w:val="20"/>
          <w:lang w:val="en-US"/>
        </w:rPr>
      </w:pPr>
      <w:ins w:author="Andreyeva, Julia" w:date="2022-03-03T14:07:00Z" w:id="419">
        <w:r w:rsidRPr="00DC00F4">
          <w:rPr>
            <w:sz w:val="20"/>
            <w:szCs w:val="20"/>
            <w:lang w:val="en-US"/>
          </w:rPr>
          <w:t>The new order type should be added for selection in the ‘Order Type’ field for product template:</w:t>
        </w:r>
      </w:ins>
    </w:p>
    <w:tbl>
      <w:tblPr>
        <w:tblStyle w:val="GridTable1Light-Accent6"/>
        <w:tblW w:w="9557" w:type="dxa"/>
        <w:tblLayout w:type="fixed"/>
        <w:tblLook w:val="06A0" w:firstRow="1" w:lastRow="0" w:firstColumn="1" w:lastColumn="0" w:noHBand="1" w:noVBand="1"/>
      </w:tblPr>
      <w:tblGrid>
        <w:gridCol w:w="2263"/>
        <w:gridCol w:w="1000"/>
        <w:gridCol w:w="1127"/>
        <w:gridCol w:w="963"/>
        <w:gridCol w:w="1276"/>
        <w:gridCol w:w="1320"/>
        <w:gridCol w:w="1608"/>
        <w:tblGridChange w:id="420">
          <w:tblGrid>
            <w:gridCol w:w="2263"/>
            <w:gridCol w:w="1000"/>
            <w:gridCol w:w="1127"/>
            <w:gridCol w:w="963"/>
            <w:gridCol w:w="1276"/>
            <w:gridCol w:w="1320"/>
            <w:gridCol w:w="1608"/>
          </w:tblGrid>
        </w:tblGridChange>
      </w:tblGrid>
      <w:tr w:rsidRPr="00022043" w:rsidR="009547C5" w:rsidTr="00362BCE" w14:paraId="07A57E3A" w14:textId="77777777">
        <w:trPr>
          <w:cnfStyle w:val="100000000000" w:firstRow="1" w:lastRow="0" w:firstColumn="0" w:lastColumn="0" w:oddVBand="0" w:evenVBand="0" w:oddHBand="0" w:evenHBand="0" w:firstRowFirstColumn="0" w:firstRowLastColumn="0" w:lastRowFirstColumn="0" w:lastRowLastColumn="0"/>
          <w:trHeight w:val="126"/>
          <w:ins w:author="Andreyeva, Julia" w:date="2022-03-03T14:07:00Z" w:id="421"/>
        </w:trPr>
        <w:tc>
          <w:tcPr>
            <w:cnfStyle w:val="001000000000" w:firstRow="0" w:lastRow="0" w:firstColumn="1" w:lastColumn="0" w:oddVBand="0" w:evenVBand="0" w:oddHBand="0" w:evenHBand="0" w:firstRowFirstColumn="0" w:firstRowLastColumn="0" w:lastRowFirstColumn="0" w:lastRowLastColumn="0"/>
            <w:tcW w:w="2263" w:type="dxa"/>
            <w:shd w:val="clear" w:color="auto" w:fill="2B5D9A" w:themeFill="accent6" w:themeFillShade="BF"/>
          </w:tcPr>
          <w:p w:rsidRPr="003A0357" w:rsidR="009547C5" w:rsidP="00362BCE" w:rsidRDefault="009547C5" w14:paraId="134D028C" w14:textId="77777777">
            <w:pPr>
              <w:pStyle w:val="BodyText"/>
              <w:spacing w:after="144" w:afterLines="60"/>
              <w:rPr>
                <w:ins w:author="Andreyeva, Julia" w:date="2022-03-03T14:07:00Z" w:id="422"/>
                <w:rFonts w:ascii="Arial" w:hAnsi="Arial" w:cs="Arial"/>
                <w:b w:val="0"/>
                <w:color w:val="FFFFFF" w:themeColor="background1"/>
                <w:sz w:val="18"/>
              </w:rPr>
            </w:pPr>
            <w:ins w:author="Andreyeva, Julia" w:date="2022-03-03T14:07:00Z" w:id="423">
              <w:r w:rsidRPr="003A0357">
                <w:rPr>
                  <w:rFonts w:ascii="Arial" w:hAnsi="Arial" w:cs="Arial"/>
                  <w:color w:val="FFFFFF" w:themeColor="background1"/>
                  <w:sz w:val="18"/>
                </w:rPr>
                <w:t>Type</w:t>
              </w:r>
            </w:ins>
          </w:p>
        </w:tc>
        <w:tc>
          <w:tcPr>
            <w:tcW w:w="1000" w:type="dxa"/>
            <w:shd w:val="clear" w:color="auto" w:fill="2B5D9A" w:themeFill="accent6" w:themeFillShade="BF"/>
          </w:tcPr>
          <w:p w:rsidRPr="003A0357" w:rsidR="009547C5" w:rsidP="00362BCE" w:rsidRDefault="009547C5" w14:paraId="0C676AD0"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4:07:00Z" w:id="424"/>
                <w:rFonts w:ascii="Arial" w:hAnsi="Arial" w:cs="Arial"/>
                <w:b w:val="0"/>
                <w:color w:val="FFFFFF" w:themeColor="background1"/>
                <w:sz w:val="18"/>
              </w:rPr>
            </w:pPr>
            <w:ins w:author="Andreyeva, Julia" w:date="2022-03-03T14:07:00Z" w:id="425">
              <w:r w:rsidRPr="003A0357">
                <w:rPr>
                  <w:rFonts w:ascii="Arial" w:hAnsi="Arial" w:cs="Arial"/>
                  <w:color w:val="FFFFFF" w:themeColor="background1"/>
                  <w:sz w:val="18"/>
                </w:rPr>
                <w:t>Display</w:t>
              </w:r>
            </w:ins>
          </w:p>
        </w:tc>
        <w:tc>
          <w:tcPr>
            <w:tcW w:w="1127" w:type="dxa"/>
            <w:shd w:val="clear" w:color="auto" w:fill="2B5D9A" w:themeFill="accent6" w:themeFillShade="BF"/>
          </w:tcPr>
          <w:p w:rsidRPr="003A0357" w:rsidR="009547C5" w:rsidP="00362BCE" w:rsidRDefault="009547C5" w14:paraId="767958A5"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4:07:00Z" w:id="426"/>
                <w:rFonts w:ascii="Arial" w:hAnsi="Arial" w:cs="Arial"/>
                <w:b w:val="0"/>
                <w:color w:val="FFFFFF" w:themeColor="background1"/>
                <w:sz w:val="18"/>
              </w:rPr>
            </w:pPr>
            <w:ins w:author="Andreyeva, Julia" w:date="2022-03-03T14:07:00Z" w:id="427">
              <w:r w:rsidRPr="003A0357">
                <w:rPr>
                  <w:rFonts w:ascii="Arial" w:hAnsi="Arial" w:cs="Arial"/>
                  <w:color w:val="FFFFFF" w:themeColor="background1"/>
                  <w:sz w:val="18"/>
                </w:rPr>
                <w:t>LIC</w:t>
              </w:r>
            </w:ins>
          </w:p>
        </w:tc>
        <w:tc>
          <w:tcPr>
            <w:tcW w:w="963" w:type="dxa"/>
            <w:shd w:val="clear" w:color="auto" w:fill="2B5D9A" w:themeFill="accent6" w:themeFillShade="BF"/>
          </w:tcPr>
          <w:p w:rsidRPr="003A0357" w:rsidR="009547C5" w:rsidP="00362BCE" w:rsidRDefault="009547C5" w14:paraId="284A9CCA"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4:07:00Z" w:id="428"/>
                <w:rFonts w:ascii="Arial" w:hAnsi="Arial" w:cs="Arial"/>
                <w:b w:val="0"/>
                <w:color w:val="FFFFFF" w:themeColor="background1"/>
                <w:sz w:val="18"/>
              </w:rPr>
            </w:pPr>
            <w:ins w:author="Andreyeva, Julia" w:date="2022-03-03T14:07:00Z" w:id="429">
              <w:r w:rsidRPr="003A0357">
                <w:rPr>
                  <w:rFonts w:ascii="Arial" w:hAnsi="Arial" w:cs="Arial"/>
                  <w:color w:val="FFFFFF" w:themeColor="background1"/>
                  <w:sz w:val="18"/>
                </w:rPr>
                <w:t>Parent LIC</w:t>
              </w:r>
            </w:ins>
          </w:p>
        </w:tc>
        <w:tc>
          <w:tcPr>
            <w:tcW w:w="1276" w:type="dxa"/>
            <w:shd w:val="clear" w:color="auto" w:fill="2B5D9A" w:themeFill="accent6" w:themeFillShade="BF"/>
          </w:tcPr>
          <w:p w:rsidRPr="003A0357" w:rsidR="009547C5" w:rsidP="00362BCE" w:rsidRDefault="009547C5" w14:paraId="516DCC1F"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4:07:00Z" w:id="430"/>
                <w:rFonts w:ascii="Arial" w:hAnsi="Arial" w:cs="Arial"/>
                <w:b w:val="0"/>
                <w:color w:val="FFFFFF" w:themeColor="background1"/>
                <w:sz w:val="18"/>
              </w:rPr>
            </w:pPr>
            <w:ins w:author="Andreyeva, Julia" w:date="2022-03-03T14:07:00Z" w:id="431">
              <w:r w:rsidRPr="003A0357">
                <w:rPr>
                  <w:rFonts w:ascii="Arial" w:hAnsi="Arial" w:cs="Arial"/>
                  <w:color w:val="FFFFFF" w:themeColor="background1"/>
                  <w:sz w:val="18"/>
                </w:rPr>
                <w:t>Language</w:t>
              </w:r>
            </w:ins>
          </w:p>
        </w:tc>
        <w:tc>
          <w:tcPr>
            <w:tcW w:w="1320" w:type="dxa"/>
            <w:shd w:val="clear" w:color="auto" w:fill="2B5D9A" w:themeFill="accent6" w:themeFillShade="BF"/>
          </w:tcPr>
          <w:p w:rsidRPr="003A0357" w:rsidR="009547C5" w:rsidP="00362BCE" w:rsidRDefault="009547C5" w14:paraId="7C3C99D3"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4:07:00Z" w:id="432"/>
                <w:rFonts w:ascii="Arial" w:hAnsi="Arial" w:cs="Arial"/>
                <w:b w:val="0"/>
                <w:color w:val="FFFFFF" w:themeColor="background1"/>
                <w:sz w:val="18"/>
              </w:rPr>
            </w:pPr>
            <w:ins w:author="Andreyeva, Julia" w:date="2022-03-03T14:07:00Z" w:id="433">
              <w:r w:rsidRPr="003A0357">
                <w:rPr>
                  <w:rFonts w:ascii="Arial" w:hAnsi="Arial" w:cs="Arial"/>
                  <w:color w:val="FFFFFF" w:themeColor="background1"/>
                  <w:sz w:val="18"/>
                </w:rPr>
                <w:t>Organization</w:t>
              </w:r>
            </w:ins>
          </w:p>
        </w:tc>
        <w:tc>
          <w:tcPr>
            <w:tcW w:w="1608" w:type="dxa"/>
            <w:shd w:val="clear" w:color="auto" w:fill="2B5D9A" w:themeFill="accent6" w:themeFillShade="BF"/>
          </w:tcPr>
          <w:p w:rsidRPr="003A0357" w:rsidR="009547C5" w:rsidP="00362BCE" w:rsidRDefault="009547C5" w14:paraId="3BE62851"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4:07:00Z" w:id="434"/>
                <w:rFonts w:ascii="Arial" w:hAnsi="Arial" w:cs="Arial"/>
                <w:b w:val="0"/>
                <w:color w:val="FFFFFF" w:themeColor="background1"/>
                <w:sz w:val="18"/>
              </w:rPr>
            </w:pPr>
            <w:ins w:author="Andreyeva, Julia" w:date="2022-03-03T14:07:00Z" w:id="435">
              <w:r w:rsidRPr="003A0357">
                <w:rPr>
                  <w:rFonts w:ascii="Arial" w:hAnsi="Arial" w:cs="Arial"/>
                  <w:color w:val="FFFFFF" w:themeColor="background1"/>
                  <w:sz w:val="18"/>
                </w:rPr>
                <w:t>Note</w:t>
              </w:r>
            </w:ins>
          </w:p>
        </w:tc>
      </w:tr>
      <w:tr w:rsidRPr="00C310C6" w:rsidR="001D49B8" w:rsidTr="001D49B8" w14:paraId="525C7258" w14:textId="77777777">
        <w:tblPrEx>
          <w:tblW w:w="9557" w:type="dxa"/>
          <w:tblLayout w:type="fixed"/>
          <w:tblLook w:val="06A0" w:firstRow="1" w:lastRow="0" w:firstColumn="1" w:lastColumn="0" w:noHBand="1" w:noVBand="1"/>
          <w:tblPrExChange w:author="Andreyeva, Julia" w:date="2022-03-24T11:37:00Z" w:id="436">
            <w:tblPrEx>
              <w:tblW w:w="9557" w:type="dxa"/>
              <w:tblLayout w:type="fixed"/>
              <w:tblLook w:val="06A0" w:firstRow="1" w:lastRow="0" w:firstColumn="1" w:lastColumn="0" w:noHBand="1" w:noVBand="1"/>
            </w:tblPrEx>
          </w:tblPrExChange>
        </w:tblPrEx>
        <w:trPr>
          <w:trHeight w:val="1888"/>
          <w:ins w:author="Andreyeva, Julia" w:date="2022-03-03T14:07:00Z" w:id="437"/>
          <w:trPrChange w:author="Andreyeva, Julia" w:date="2022-03-24T11:37:00Z" w:id="438">
            <w:trPr>
              <w:trHeight w:val="2378"/>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24T11:37:00Z" w:id="439">
              <w:tcPr>
                <w:tcW w:w="2263" w:type="dxa"/>
              </w:tcPr>
            </w:tcPrChange>
          </w:tcPr>
          <w:p w:rsidRPr="00DC00F4" w:rsidR="001D49B8" w:rsidP="00362BCE" w:rsidRDefault="001D49B8" w14:paraId="72E81F87" w14:textId="77777777">
            <w:pPr>
              <w:pStyle w:val="BodyText"/>
              <w:spacing w:after="144" w:afterLines="60"/>
              <w:rPr>
                <w:ins w:author="Andreyeva, Julia" w:date="2022-03-03T14:07:00Z" w:id="440"/>
                <w:rFonts w:ascii="Arial" w:hAnsi="Arial" w:cs="Arial" w:eastAsiaTheme="minorHAnsi"/>
                <w:b w:val="0"/>
                <w:bCs w:val="0"/>
                <w:szCs w:val="32"/>
                <w:lang w:val="en-GB"/>
              </w:rPr>
            </w:pPr>
            <w:ins w:author="Andreyeva, Julia" w:date="2022-03-03T14:07:00Z" w:id="441">
              <w:r w:rsidRPr="00DC00F4">
                <w:rPr>
                  <w:rFonts w:ascii="Arial" w:hAnsi="Arial" w:cs="Arial"/>
                  <w:b w:val="0"/>
                  <w:bCs w:val="0"/>
                  <w:szCs w:val="32"/>
                </w:rPr>
                <w:t>JTI_SUBTYPE_TYPE</w:t>
              </w:r>
            </w:ins>
          </w:p>
        </w:tc>
        <w:tc>
          <w:tcPr>
            <w:tcW w:w="0" w:type="dxa"/>
            <w:tcPrChange w:author="Andreyeva, Julia" w:date="2022-03-24T11:37:00Z" w:id="442">
              <w:tcPr>
                <w:tcW w:w="1000" w:type="dxa"/>
              </w:tcPr>
            </w:tcPrChange>
          </w:tcPr>
          <w:p w:rsidRPr="00DC00F4" w:rsidR="001D49B8" w:rsidP="00362BCE" w:rsidRDefault="001D49B8" w14:paraId="4E0E818B"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43"/>
                <w:rFonts w:ascii="Arial" w:hAnsi="Arial" w:cs="Arial" w:eastAsiaTheme="minorHAnsi"/>
                <w:szCs w:val="32"/>
                <w:lang w:val="en-GB"/>
              </w:rPr>
            </w:pPr>
            <w:ins w:author="Andreyeva, Julia" w:date="2022-03-03T14:07:00Z" w:id="444">
              <w:r w:rsidRPr="00DC00F4">
                <w:rPr>
                  <w:rFonts w:ascii="Arial" w:hAnsi="Arial" w:cs="Arial"/>
                  <w:szCs w:val="32"/>
                </w:rPr>
                <w:t>Stock Request</w:t>
              </w:r>
            </w:ins>
          </w:p>
        </w:tc>
        <w:tc>
          <w:tcPr>
            <w:tcW w:w="0" w:type="dxa"/>
            <w:tcPrChange w:author="Andreyeva, Julia" w:date="2022-03-24T11:37:00Z" w:id="445">
              <w:tcPr>
                <w:tcW w:w="1127" w:type="dxa"/>
              </w:tcPr>
            </w:tcPrChange>
          </w:tcPr>
          <w:p w:rsidRPr="00DC00F4" w:rsidR="001D49B8" w:rsidP="00362BCE" w:rsidRDefault="001D49B8" w14:paraId="1D8C82F2"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46"/>
                <w:rFonts w:ascii="Arial" w:hAnsi="Arial" w:cs="Arial" w:eastAsiaTheme="minorHAnsi"/>
                <w:szCs w:val="32"/>
                <w:lang w:val="en-GB"/>
              </w:rPr>
            </w:pPr>
            <w:ins w:author="Andreyeva, Julia" w:date="2022-03-03T14:07:00Z" w:id="447">
              <w:r w:rsidRPr="00DC00F4">
                <w:rPr>
                  <w:rFonts w:ascii="Arial" w:hAnsi="Arial" w:cs="Arial"/>
                  <w:szCs w:val="32"/>
                </w:rPr>
                <w:t>Stock Request</w:t>
              </w:r>
            </w:ins>
          </w:p>
        </w:tc>
        <w:tc>
          <w:tcPr>
            <w:tcW w:w="0" w:type="dxa"/>
            <w:tcPrChange w:author="Andreyeva, Julia" w:date="2022-03-24T11:37:00Z" w:id="448">
              <w:tcPr>
                <w:tcW w:w="963" w:type="dxa"/>
              </w:tcPr>
            </w:tcPrChange>
          </w:tcPr>
          <w:p w:rsidRPr="00DC00F4" w:rsidR="001D49B8" w:rsidP="00362BCE" w:rsidRDefault="001D49B8" w14:paraId="32884266"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49"/>
                <w:rFonts w:ascii="Arial" w:hAnsi="Arial" w:cs="Arial" w:eastAsiaTheme="minorHAnsi"/>
                <w:szCs w:val="32"/>
                <w:lang w:val="en-GB"/>
              </w:rPr>
            </w:pPr>
          </w:p>
        </w:tc>
        <w:tc>
          <w:tcPr>
            <w:tcW w:w="0" w:type="dxa"/>
            <w:tcPrChange w:author="Andreyeva, Julia" w:date="2022-03-24T11:37:00Z" w:id="450">
              <w:tcPr>
                <w:tcW w:w="1276" w:type="dxa"/>
              </w:tcPr>
            </w:tcPrChange>
          </w:tcPr>
          <w:p w:rsidRPr="00DC00F4" w:rsidR="001D49B8" w:rsidP="00362BCE" w:rsidRDefault="001D49B8" w14:paraId="30681DA5"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51"/>
                <w:rFonts w:ascii="Arial" w:hAnsi="Arial" w:cs="Arial" w:eastAsiaTheme="minorHAnsi"/>
                <w:szCs w:val="32"/>
                <w:lang w:val="en-GB"/>
              </w:rPr>
            </w:pPr>
            <w:ins w:author="Andreyeva, Julia" w:date="2022-03-03T14:07:00Z" w:id="452">
              <w:r w:rsidRPr="00DC00F4">
                <w:rPr>
                  <w:rFonts w:ascii="Arial" w:hAnsi="Arial" w:cs="Arial"/>
                  <w:szCs w:val="32"/>
                </w:rPr>
                <w:t>ENU</w:t>
              </w:r>
            </w:ins>
          </w:p>
        </w:tc>
        <w:tc>
          <w:tcPr>
            <w:tcW w:w="0" w:type="dxa"/>
            <w:tcPrChange w:author="Andreyeva, Julia" w:date="2022-03-24T11:37:00Z" w:id="453">
              <w:tcPr>
                <w:tcW w:w="1320" w:type="dxa"/>
              </w:tcPr>
            </w:tcPrChange>
          </w:tcPr>
          <w:p w:rsidR="001D49B8" w:rsidP="00362BCE" w:rsidRDefault="001D49B8" w14:paraId="25460D92"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54"/>
                <w:rFonts w:ascii="Arial" w:hAnsi="Arial" w:cs="Arial" w:eastAsiaTheme="minorHAnsi"/>
                <w:szCs w:val="32"/>
                <w:lang w:val="en-GB"/>
              </w:rPr>
            </w:pPr>
            <w:ins w:author="Andreyeva, Julia" w:date="2022-03-03T14:07:00Z" w:id="455">
              <w:r>
                <w:rPr>
                  <w:rFonts w:ascii="Arial" w:hAnsi="Arial" w:cs="Arial" w:eastAsiaTheme="minorHAnsi"/>
                  <w:szCs w:val="32"/>
                  <w:lang w:val="en-GB"/>
                </w:rPr>
                <w:t>EIR</w:t>
              </w:r>
            </w:ins>
          </w:p>
          <w:p w:rsidRPr="00DC00F4" w:rsidR="001D49B8" w:rsidP="00362BCE" w:rsidRDefault="001D49B8" w14:paraId="0B837096"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56"/>
                <w:rFonts w:ascii="Arial" w:hAnsi="Arial" w:cs="Arial" w:eastAsiaTheme="minorHAnsi"/>
                <w:szCs w:val="32"/>
                <w:lang w:val="en-GB"/>
              </w:rPr>
            </w:pPr>
            <w:ins w:author="Andreyeva, Julia" w:date="2022-03-03T14:07:00Z" w:id="457">
              <w:r w:rsidRPr="00CD210D">
                <w:rPr>
                  <w:rFonts w:ascii="Arial" w:hAnsi="Arial" w:cs="Arial" w:eastAsiaTheme="minorHAnsi"/>
                  <w:szCs w:val="32"/>
                  <w:lang w:val="en-GB"/>
                </w:rPr>
                <w:t>English-Ireland</w:t>
              </w:r>
            </w:ins>
          </w:p>
        </w:tc>
        <w:tc>
          <w:tcPr>
            <w:tcW w:w="0" w:type="dxa"/>
            <w:tcPrChange w:author="Andreyeva, Julia" w:date="2022-03-24T11:37:00Z" w:id="458">
              <w:tcPr>
                <w:tcW w:w="1608" w:type="dxa"/>
              </w:tcPr>
            </w:tcPrChange>
          </w:tcPr>
          <w:p w:rsidRPr="00DC00F4" w:rsidR="001D49B8" w:rsidP="00362BCE" w:rsidRDefault="001D49B8" w14:paraId="4C82D61A" w14:textId="77777777">
            <w:pPr>
              <w:pStyle w:val="BodyText"/>
              <w:spacing w:after="144" w:afterLines="60"/>
              <w:cnfStyle w:val="000000000000" w:firstRow="0" w:lastRow="0" w:firstColumn="0" w:lastColumn="0" w:oddVBand="0" w:evenVBand="0" w:oddHBand="0" w:evenHBand="0" w:firstRowFirstColumn="0" w:firstRowLastColumn="0" w:lastRowFirstColumn="0" w:lastRowLastColumn="0"/>
              <w:rPr>
                <w:ins w:author="Andreyeva, Julia" w:date="2022-03-03T14:07:00Z" w:id="459"/>
                <w:rFonts w:ascii="Arial" w:hAnsi="Arial" w:cs="Arial" w:eastAsiaTheme="minorHAnsi"/>
                <w:szCs w:val="32"/>
                <w:lang w:val="en-GB"/>
              </w:rPr>
            </w:pPr>
            <w:ins w:author="Andreyeva, Julia" w:date="2022-03-03T14:07:00Z" w:id="460">
              <w:r w:rsidRPr="00DC00F4">
                <w:rPr>
                  <w:rFonts w:ascii="Arial" w:hAnsi="Arial" w:cs="Arial" w:eastAsiaTheme="minorHAnsi"/>
                  <w:szCs w:val="32"/>
                  <w:lang w:val="en-GB"/>
                </w:rPr>
                <w:t>Column ‘High’ should be set to ‘Service’ value for the corresponding new LOV created</w:t>
              </w:r>
            </w:ins>
          </w:p>
        </w:tc>
      </w:tr>
    </w:tbl>
    <w:p w:rsidR="00AF30E0" w:rsidP="00F16E05" w:rsidRDefault="00AF30E0" w14:paraId="6D802006" w14:textId="77777777">
      <w:pPr>
        <w:pStyle w:val="NormalWeb"/>
        <w:shd w:val="clear" w:color="auto" w:fill="FFFFFF"/>
        <w:spacing w:before="0" w:beforeAutospacing="0" w:after="0" w:afterAutospacing="0"/>
        <w:rPr>
          <w:ins w:author="Andreyeva, Julia" w:date="2022-03-18T16:08:00Z" w:id="461"/>
          <w:rFonts w:asciiTheme="minorHAnsi" w:hAnsiTheme="minorHAnsi" w:eastAsiaTheme="minorHAnsi" w:cstheme="minorBidi"/>
          <w:b/>
          <w:bCs/>
          <w:sz w:val="22"/>
          <w:szCs w:val="22"/>
          <w:lang w:eastAsia="en-US"/>
        </w:rPr>
      </w:pPr>
    </w:p>
    <w:p w:rsidRPr="00880C79" w:rsidR="00F16E05" w:rsidP="00F16E05" w:rsidRDefault="00F16E05" w14:paraId="3DC4FFC3" w14:textId="063AAB32">
      <w:pPr>
        <w:pStyle w:val="NormalWeb"/>
        <w:shd w:val="clear" w:color="auto" w:fill="FFFFFF"/>
        <w:spacing w:before="0" w:beforeAutospacing="0" w:after="0" w:afterAutospacing="0"/>
        <w:rPr>
          <w:ins w:author="Andreyeva, Julia" w:date="2022-03-18T16:08:00Z" w:id="462"/>
          <w:rFonts w:asciiTheme="minorHAnsi" w:hAnsiTheme="minorHAnsi" w:eastAsiaTheme="minorHAnsi" w:cstheme="minorBidi"/>
          <w:sz w:val="22"/>
          <w:szCs w:val="22"/>
          <w:lang w:eastAsia="en-US"/>
        </w:rPr>
      </w:pPr>
      <w:ins w:author="Andreyeva, Julia" w:date="2022-03-18T16:08:00Z" w:id="463">
        <w:r w:rsidRPr="00880C79">
          <w:rPr>
            <w:rFonts w:asciiTheme="minorHAnsi" w:hAnsiTheme="minorHAnsi" w:eastAsiaTheme="minorHAnsi" w:cstheme="minorBidi"/>
            <w:b/>
            <w:bCs/>
            <w:sz w:val="22"/>
            <w:szCs w:val="22"/>
            <w:lang w:eastAsia="en-US"/>
          </w:rPr>
          <w:t>4.</w:t>
        </w:r>
        <w:r>
          <w:t xml:space="preserve"> </w:t>
        </w:r>
        <w:r w:rsidRPr="00880C79">
          <w:rPr>
            <w:rFonts w:asciiTheme="minorHAnsi" w:hAnsiTheme="minorHAnsi" w:eastAsiaTheme="minorHAnsi" w:cstheme="minorBidi"/>
            <w:sz w:val="22"/>
            <w:szCs w:val="22"/>
            <w:lang w:eastAsia="en-US"/>
          </w:rPr>
          <w:t>UOM conversion activation is needed</w:t>
        </w:r>
      </w:ins>
      <w:ins w:author="Andreyeva, Julia" w:date="2022-03-18T16:09:00Z" w:id="464">
        <w:r w:rsidR="00AF30E0">
          <w:rPr>
            <w:rFonts w:asciiTheme="minorHAnsi" w:hAnsiTheme="minorHAnsi" w:eastAsiaTheme="minorHAnsi" w:cstheme="minorBidi"/>
            <w:sz w:val="22"/>
            <w:szCs w:val="22"/>
            <w:lang w:eastAsia="en-US"/>
          </w:rPr>
          <w:t xml:space="preserve"> only </w:t>
        </w:r>
        <w:r w:rsidRPr="00880C79" w:rsidR="00AF30E0">
          <w:rPr>
            <w:rFonts w:asciiTheme="minorHAnsi" w:hAnsiTheme="minorHAnsi" w:eastAsiaTheme="minorHAnsi" w:cstheme="minorBidi"/>
            <w:sz w:val="22"/>
            <w:szCs w:val="22"/>
            <w:lang w:eastAsia="en-US"/>
          </w:rPr>
          <w:t>for Ireland market.</w:t>
        </w:r>
      </w:ins>
      <w:ins w:author="Andreyeva, Julia" w:date="2022-03-18T16:08:00Z" w:id="465">
        <w:r w:rsidRPr="00880C79">
          <w:rPr>
            <w:rFonts w:asciiTheme="minorHAnsi" w:hAnsiTheme="minorHAnsi" w:eastAsiaTheme="minorHAnsi" w:cstheme="minorBidi"/>
            <w:sz w:val="22"/>
            <w:szCs w:val="22"/>
            <w:lang w:eastAsia="en-US"/>
          </w:rPr>
          <w:t xml:space="preserve"> (CHG212979: TMEC: OM-Transfer- Shopping Cart: </w:t>
        </w:r>
      </w:ins>
      <w:ins w:author="Andreyeva, Julia" w:date="2022-03-18T16:09:00Z" w:id="466">
        <w:r w:rsidR="00AF30E0">
          <w:rPr>
            <w:rFonts w:asciiTheme="minorHAnsi" w:hAnsiTheme="minorHAnsi" w:eastAsiaTheme="minorHAnsi" w:cstheme="minorBidi"/>
            <w:sz w:val="22"/>
            <w:szCs w:val="22"/>
            <w:lang w:eastAsia="en-US"/>
          </w:rPr>
          <w:t>UOM</w:t>
        </w:r>
      </w:ins>
      <w:ins w:author="Andreyeva, Julia" w:date="2022-03-18T16:08:00Z" w:id="467">
        <w:r w:rsidRPr="00880C79">
          <w:rPr>
            <w:rFonts w:asciiTheme="minorHAnsi" w:hAnsiTheme="minorHAnsi" w:eastAsiaTheme="minorHAnsi" w:cstheme="minorBidi"/>
            <w:sz w:val="22"/>
            <w:szCs w:val="22"/>
            <w:lang w:eastAsia="en-US"/>
          </w:rPr>
          <w:t xml:space="preserve"> conversion) </w:t>
        </w:r>
      </w:ins>
    </w:p>
    <w:p w:rsidR="00873183" w:rsidDel="003E182E" w:rsidP="00A53D98" w:rsidRDefault="00873183" w14:paraId="41E0ECB7" w14:textId="64EAF2CA">
      <w:pPr>
        <w:ind w:firstLine="360"/>
        <w:rPr>
          <w:del w:author="Andreyeva, Julia" w:date="2022-03-04T14:25:00Z" w:id="468"/>
          <w:b/>
          <w:caps/>
          <w:color w:val="8031A7" w:themeColor="accent4"/>
        </w:rPr>
      </w:pPr>
    </w:p>
    <w:p w:rsidRPr="009F7910" w:rsidR="003E182E" w:rsidRDefault="003E182E" w14:paraId="24711237" w14:textId="77777777">
      <w:pPr>
        <w:pStyle w:val="Heading1"/>
        <w:numPr>
          <w:ilvl w:val="0"/>
          <w:numId w:val="0"/>
        </w:numPr>
        <w:rPr>
          <w:ins w:author="Andreyeva, Julia" w:date="2022-03-24T11:37:00Z" w:id="469"/>
          <w:lang w:val="en-US"/>
          <w:rPrChange w:author="Andreyeva, Julia" w:date="2022-03-24T14:45:00Z" w:id="470">
            <w:rPr>
              <w:ins w:author="Andreyeva, Julia" w:date="2022-03-24T11:37:00Z" w:id="471"/>
              <w:lang w:val="en-US"/>
            </w:rPr>
          </w:rPrChange>
        </w:rPr>
        <w:pPrChange w:author="Andreyeva, Julia" w:date="2022-03-18T16:07:00Z" w:id="472">
          <w:pPr/>
        </w:pPrChange>
      </w:pPr>
    </w:p>
    <w:p w:rsidR="00574290" w:rsidP="00A53D98" w:rsidRDefault="00574290" w14:paraId="3E22C0F9" w14:textId="77777777">
      <w:pPr>
        <w:ind w:firstLine="360"/>
        <w:rPr>
          <w:ins w:author="Andreyeva, Julia" w:date="2022-03-18T16:16:00Z" w:id="473"/>
          <w:b/>
          <w:bCs/>
          <w:sz w:val="20"/>
          <w:szCs w:val="20"/>
          <w:lang w:val="en-US"/>
        </w:rPr>
      </w:pPr>
    </w:p>
    <w:p w:rsidRPr="00262379" w:rsidR="00193A73" w:rsidP="00A53D98" w:rsidRDefault="00581CB7" w14:paraId="187EC8D7" w14:textId="3152520E">
      <w:pPr>
        <w:ind w:firstLine="360"/>
        <w:rPr>
          <w:ins w:author="Andreyeva, Julia" w:date="2022-03-03T14:14:00Z" w:id="474"/>
          <w:b/>
          <w:bCs/>
          <w:sz w:val="20"/>
          <w:szCs w:val="20"/>
          <w:lang w:val="en-US"/>
          <w:rPrChange w:author="Murguia, Sahima" w:date="2022-03-15T22:33:00Z" w:id="475">
            <w:rPr>
              <w:ins w:author="Andreyeva, Julia" w:date="2022-03-03T14:14:00Z" w:id="476"/>
              <w:strike/>
              <w:sz w:val="20"/>
              <w:szCs w:val="20"/>
              <w:lang w:val="en-US"/>
            </w:rPr>
          </w:rPrChange>
        </w:rPr>
      </w:pPr>
      <w:ins w:author="Andreyeva, Julia" w:date="2022-03-03T14:16:00Z" w:id="477">
        <w:r w:rsidRPr="00262379">
          <w:rPr>
            <w:b/>
            <w:bCs/>
            <w:sz w:val="20"/>
            <w:szCs w:val="20"/>
            <w:lang w:val="en-US"/>
            <w:rPrChange w:author="Murguia, Sahima" w:date="2022-03-15T22:33:00Z" w:id="478">
              <w:rPr>
                <w:sz w:val="20"/>
                <w:szCs w:val="20"/>
                <w:lang w:val="en-US"/>
              </w:rPr>
            </w:rPrChange>
          </w:rPr>
          <w:t xml:space="preserve">4. </w:t>
        </w:r>
        <w:r w:rsidRPr="00262379" w:rsidR="007A5A7F">
          <w:rPr>
            <w:b/>
            <w:bCs/>
            <w:sz w:val="20"/>
            <w:szCs w:val="20"/>
            <w:lang w:val="en-US"/>
            <w:rPrChange w:author="Murguia, Sahima" w:date="2022-03-15T22:33:00Z" w:id="479">
              <w:rPr>
                <w:sz w:val="20"/>
                <w:szCs w:val="20"/>
                <w:lang w:val="en-US"/>
              </w:rPr>
            </w:rPrChange>
          </w:rPr>
          <w:t>Bugs from V1</w:t>
        </w:r>
      </w:ins>
      <w:ins w:author="Andreyeva, Julia" w:date="2022-03-15T14:18:00Z" w:id="480">
        <w:r w:rsidRPr="00262379" w:rsidR="00C32107">
          <w:rPr>
            <w:b/>
            <w:bCs/>
            <w:sz w:val="20"/>
            <w:szCs w:val="20"/>
            <w:lang w:val="en-US"/>
            <w:rPrChange w:author="Murguia, Sahima" w:date="2022-03-15T22:33:00Z" w:id="481">
              <w:rPr>
                <w:b/>
                <w:bCs/>
                <w:color w:val="00857E" w:themeColor="accent3" w:themeShade="BF"/>
                <w:sz w:val="20"/>
                <w:szCs w:val="20"/>
                <w:lang w:val="en-US"/>
              </w:rPr>
            </w:rPrChange>
          </w:rPr>
          <w:t xml:space="preserve"> </w:t>
        </w:r>
      </w:ins>
    </w:p>
    <w:p w:rsidRPr="00262379" w:rsidR="00581CB7" w:rsidP="00A53D98" w:rsidRDefault="00520BB7" w14:paraId="5E3D3B14" w14:textId="164BE5E1">
      <w:pPr>
        <w:ind w:firstLine="360"/>
        <w:rPr>
          <w:ins w:author="Andreyeva, Julia" w:date="2022-03-09T17:27:00Z" w:id="482"/>
          <w:rPrChange w:author="Murguia, Sahima" w:date="2022-03-15T22:33:00Z" w:id="483">
            <w:rPr>
              <w:ins w:author="Andreyeva, Julia" w:date="2022-03-09T17:27:00Z" w:id="484"/>
              <w:color w:val="00857E" w:themeColor="accent3" w:themeShade="BF"/>
            </w:rPr>
          </w:rPrChange>
        </w:rPr>
      </w:pPr>
      <w:ins w:author="Andreyeva, Julia" w:date="2022-03-05T16:55:00Z" w:id="485">
        <w:r w:rsidRPr="00262379">
          <w:rPr>
            <w:b/>
            <w:bCs/>
            <w:rPrChange w:author="Murguia, Sahima" w:date="2022-03-15T22:33:00Z" w:id="486">
              <w:rPr>
                <w:strike/>
                <w:sz w:val="20"/>
                <w:szCs w:val="20"/>
                <w:lang w:val="ru-RU"/>
              </w:rPr>
            </w:rPrChange>
          </w:rPr>
          <w:t>4</w:t>
        </w:r>
      </w:ins>
      <w:ins w:author="Andreyeva, Julia" w:date="2022-03-05T16:56:00Z" w:id="487">
        <w:r w:rsidRPr="00262379">
          <w:rPr>
            <w:b/>
            <w:bCs/>
            <w:rPrChange w:author="Murguia, Sahima" w:date="2022-03-15T22:33:00Z" w:id="488">
              <w:rPr>
                <w:sz w:val="20"/>
                <w:szCs w:val="20"/>
                <w:lang w:val="en-US"/>
              </w:rPr>
            </w:rPrChange>
          </w:rPr>
          <w:t>.</w:t>
        </w:r>
      </w:ins>
      <w:ins w:author="Andreyeva, Julia" w:date="2022-03-05T16:55:00Z" w:id="489">
        <w:r w:rsidRPr="00262379">
          <w:rPr>
            <w:b/>
            <w:bCs/>
            <w:rPrChange w:author="Murguia, Sahima" w:date="2022-03-15T22:33:00Z" w:id="490">
              <w:rPr>
                <w:strike/>
                <w:sz w:val="20"/>
                <w:szCs w:val="20"/>
                <w:lang w:val="ru-RU"/>
              </w:rPr>
            </w:rPrChange>
          </w:rPr>
          <w:t>1</w:t>
        </w:r>
      </w:ins>
      <w:ins w:author="Andreyeva, Julia" w:date="2022-03-05T16:56:00Z" w:id="491">
        <w:r w:rsidRPr="00262379" w:rsidR="00466964">
          <w:rPr>
            <w:rPrChange w:author="Murguia, Sahima" w:date="2022-03-15T22:33:00Z" w:id="492">
              <w:rPr>
                <w:sz w:val="20"/>
                <w:szCs w:val="20"/>
                <w:lang w:val="en-US"/>
              </w:rPr>
            </w:rPrChange>
          </w:rPr>
          <w:t xml:space="preserve"> Don’t see the Material Orders view</w:t>
        </w:r>
      </w:ins>
      <w:ins w:author="Andreyeva, Julia" w:date="2022-03-10T16:28:00Z" w:id="493">
        <w:r w:rsidRPr="00262379" w:rsidR="00393B8B">
          <w:rPr>
            <w:rPrChange w:author="Murguia, Sahima" w:date="2022-03-15T22:33:00Z" w:id="494">
              <w:rPr>
                <w:color w:val="00857E" w:themeColor="accent3" w:themeShade="BF"/>
              </w:rPr>
            </w:rPrChange>
          </w:rPr>
          <w:t xml:space="preserve"> (</w:t>
        </w:r>
      </w:ins>
      <w:ins w:author="Andreyeva, Julia" w:date="2022-03-15T14:18:00Z" w:id="495">
        <w:r w:rsidRPr="00262379" w:rsidR="00C32107">
          <w:rPr>
            <w:rPrChange w:author="Murguia, Sahima" w:date="2022-03-15T22:33:00Z" w:id="496">
              <w:rPr>
                <w:color w:val="00857E" w:themeColor="accent3" w:themeShade="BF"/>
              </w:rPr>
            </w:rPrChange>
          </w:rPr>
          <w:t>bug</w:t>
        </w:r>
      </w:ins>
      <w:ins w:author="Andreyeva, Julia" w:date="2022-03-10T16:28:00Z" w:id="497">
        <w:r w:rsidRPr="00262379" w:rsidR="00393B8B">
          <w:rPr>
            <w:rPrChange w:author="Murguia, Sahima" w:date="2022-03-15T22:33:00Z" w:id="498">
              <w:rPr>
                <w:color w:val="00857E" w:themeColor="accent3" w:themeShade="BF"/>
              </w:rPr>
            </w:rPrChange>
          </w:rPr>
          <w:t>33652)</w:t>
        </w:r>
      </w:ins>
      <w:ins w:author="Andreyeva, Julia" w:date="2022-03-05T16:56:00Z" w:id="499">
        <w:r w:rsidRPr="00262379" w:rsidR="00466964">
          <w:rPr>
            <w:rPrChange w:author="Murguia, Sahima" w:date="2022-03-15T22:33:00Z" w:id="500">
              <w:rPr>
                <w:sz w:val="20"/>
                <w:szCs w:val="20"/>
                <w:lang w:val="en-US"/>
              </w:rPr>
            </w:rPrChange>
          </w:rPr>
          <w:t xml:space="preserve">. </w:t>
        </w:r>
      </w:ins>
    </w:p>
    <w:p w:rsidRPr="00262379" w:rsidR="00D028C5" w:rsidP="00D028C5" w:rsidRDefault="00D028C5" w14:paraId="0F06301D" w14:textId="77777777">
      <w:pPr>
        <w:shd w:val="clear" w:color="auto" w:fill="FFFFFF"/>
        <w:spacing w:after="0" w:line="240" w:lineRule="auto"/>
        <w:rPr>
          <w:ins w:author="Andreyeva, Julia" w:date="2022-03-09T17:27:00Z" w:id="501"/>
          <w:rPrChange w:author="Murguia, Sahima" w:date="2022-03-15T22:33:00Z" w:id="502">
            <w:rPr>
              <w:ins w:author="Andreyeva, Julia" w:date="2022-03-09T17:27:00Z" w:id="503"/>
              <w:rFonts w:ascii="Segoe UI" w:hAnsi="Segoe UI" w:eastAsia="Times New Roman" w:cs="Segoe UI"/>
              <w:sz w:val="21"/>
              <w:szCs w:val="21"/>
              <w:lang w:val="ru-RU" w:eastAsia="ru-RU"/>
            </w:rPr>
          </w:rPrChange>
        </w:rPr>
      </w:pPr>
      <w:ins w:author="Andreyeva, Julia" w:date="2022-03-09T17:27:00Z" w:id="504">
        <w:r w:rsidRPr="00262379">
          <w:rPr>
            <w:rPrChange w:author="Murguia, Sahima" w:date="2022-03-15T22:33:00Z" w:id="505">
              <w:rPr>
                <w:rFonts w:ascii="Segoe UI" w:hAnsi="Segoe UI" w:eastAsia="Times New Roman" w:cs="Segoe UI"/>
                <w:sz w:val="21"/>
                <w:szCs w:val="21"/>
                <w:lang w:val="ru-RU" w:eastAsia="ru-RU"/>
              </w:rPr>
            </w:rPrChange>
          </w:rPr>
          <w:t>Test user: CSTTMECCIT</w:t>
        </w:r>
      </w:ins>
    </w:p>
    <w:p w:rsidRPr="00262379" w:rsidR="00D028C5" w:rsidP="00D028C5" w:rsidRDefault="00D028C5" w14:paraId="7B708B71" w14:textId="77777777">
      <w:pPr>
        <w:shd w:val="clear" w:color="auto" w:fill="FFFFFF"/>
        <w:spacing w:after="0" w:line="240" w:lineRule="auto"/>
        <w:rPr>
          <w:ins w:author="Andreyeva, Julia" w:date="2022-03-09T17:27:00Z" w:id="506"/>
          <w:rFonts w:ascii="Segoe UI" w:hAnsi="Segoe UI" w:eastAsia="Times New Roman" w:cs="Segoe UI"/>
          <w:sz w:val="21"/>
          <w:szCs w:val="21"/>
          <w:lang w:val="en-US" w:eastAsia="ru-RU"/>
          <w:rPrChange w:author="Murguia, Sahima" w:date="2022-03-15T22:33:00Z" w:id="507">
            <w:rPr>
              <w:ins w:author="Andreyeva, Julia" w:date="2022-03-09T17:27:00Z" w:id="508"/>
              <w:rFonts w:ascii="Segoe UI" w:hAnsi="Segoe UI" w:eastAsia="Times New Roman" w:cs="Segoe UI"/>
              <w:sz w:val="21"/>
              <w:szCs w:val="21"/>
              <w:lang w:val="ru-RU" w:eastAsia="ru-RU"/>
            </w:rPr>
          </w:rPrChange>
        </w:rPr>
      </w:pPr>
    </w:p>
    <w:p w:rsidRPr="00262379" w:rsidR="00D028C5" w:rsidRDefault="00D028C5" w14:paraId="27A2761F" w14:textId="1EDFDF80">
      <w:pPr>
        <w:shd w:val="clear" w:color="auto" w:fill="FFFFFF"/>
        <w:spacing w:after="0" w:line="240" w:lineRule="auto"/>
        <w:ind w:firstLine="360"/>
        <w:rPr>
          <w:ins w:author="Andreyeva, Julia" w:date="2022-03-09T17:30:00Z" w:id="509"/>
          <w:rPrChange w:author="Murguia, Sahima" w:date="2022-03-15T22:33:00Z" w:id="510">
            <w:rPr>
              <w:ins w:author="Andreyeva, Julia" w:date="2022-03-09T17:30:00Z" w:id="511"/>
              <w:color w:val="00857E" w:themeColor="accent3" w:themeShade="BF"/>
            </w:rPr>
          </w:rPrChange>
        </w:rPr>
        <w:pPrChange w:author="Andreyeva, Julia" w:date="2022-03-15T14:19:00Z" w:id="512">
          <w:pPr>
            <w:shd w:val="clear" w:color="auto" w:fill="FFFFFF"/>
            <w:spacing w:after="0" w:line="240" w:lineRule="auto"/>
          </w:pPr>
        </w:pPrChange>
      </w:pPr>
      <w:ins w:author="Andreyeva, Julia" w:date="2022-03-09T17:27:00Z" w:id="513">
        <w:r w:rsidRPr="00262379">
          <w:rPr>
            <w:rPrChange w:author="Murguia, Sahima" w:date="2022-03-15T22:33:00Z" w:id="514">
              <w:rPr>
                <w:rFonts w:ascii="Segoe UI" w:hAnsi="Segoe UI" w:eastAsia="Times New Roman" w:cs="Segoe UI"/>
                <w:sz w:val="21"/>
                <w:szCs w:val="21"/>
                <w:lang w:val="ru-RU" w:eastAsia="ru-RU"/>
              </w:rPr>
            </w:rPrChange>
          </w:rPr>
          <w:t xml:space="preserve">The Material Orders modules </w:t>
        </w:r>
      </w:ins>
      <w:ins w:author="Andreyeva, Julia" w:date="2022-03-09T17:28:00Z" w:id="515">
        <w:r w:rsidRPr="00262379" w:rsidR="00B40A27">
          <w:rPr>
            <w:rPrChange w:author="Murguia, Sahima" w:date="2022-03-15T22:33:00Z" w:id="516">
              <w:rPr>
                <w:rFonts w:ascii="Segoe UI" w:hAnsi="Segoe UI" w:eastAsia="Times New Roman" w:cs="Segoe UI"/>
                <w:sz w:val="21"/>
                <w:szCs w:val="21"/>
                <w:lang w:val="en-US" w:eastAsia="ru-RU"/>
              </w:rPr>
            </w:rPrChange>
          </w:rPr>
          <w:t>was</w:t>
        </w:r>
      </w:ins>
      <w:ins w:author="Andreyeva, Julia" w:date="2022-03-09T17:27:00Z" w:id="517">
        <w:r w:rsidRPr="00262379">
          <w:rPr>
            <w:rPrChange w:author="Murguia, Sahima" w:date="2022-03-15T22:33:00Z" w:id="518">
              <w:rPr>
                <w:rFonts w:ascii="Segoe UI" w:hAnsi="Segoe UI" w:eastAsia="Times New Roman" w:cs="Segoe UI"/>
                <w:sz w:val="21"/>
                <w:szCs w:val="21"/>
                <w:lang w:val="ru-RU" w:eastAsia="ru-RU"/>
              </w:rPr>
            </w:rPrChange>
          </w:rPr>
          <w:t xml:space="preserve"> not active for the testing user, and so it </w:t>
        </w:r>
      </w:ins>
      <w:ins w:author="Andreyeva, Julia" w:date="2022-03-09T17:28:00Z" w:id="519">
        <w:r w:rsidRPr="00262379" w:rsidR="00B40A27">
          <w:rPr>
            <w:rPrChange w:author="Murguia, Sahima" w:date="2022-03-15T22:33:00Z" w:id="520">
              <w:rPr>
                <w:rFonts w:ascii="Segoe UI" w:hAnsi="Segoe UI" w:eastAsia="Times New Roman" w:cs="Segoe UI"/>
                <w:sz w:val="21"/>
                <w:szCs w:val="21"/>
                <w:lang w:val="en-US" w:eastAsia="ru-RU"/>
              </w:rPr>
            </w:rPrChange>
          </w:rPr>
          <w:t>was</w:t>
        </w:r>
      </w:ins>
      <w:ins w:author="Andreyeva, Julia" w:date="2022-03-09T17:27:00Z" w:id="521">
        <w:r w:rsidRPr="00262379">
          <w:rPr>
            <w:rPrChange w:author="Murguia, Sahima" w:date="2022-03-15T22:33:00Z" w:id="522">
              <w:rPr>
                <w:rFonts w:ascii="Segoe UI" w:hAnsi="Segoe UI" w:eastAsia="Times New Roman" w:cs="Segoe UI"/>
                <w:sz w:val="21"/>
                <w:szCs w:val="21"/>
                <w:lang w:val="ru-RU" w:eastAsia="ru-RU"/>
              </w:rPr>
            </w:rPrChange>
          </w:rPr>
          <w:t xml:space="preserve"> no</w:t>
        </w:r>
        <w:r w:rsidRPr="00262379">
          <w:rPr>
            <w:rPrChange w:author="Murguia, Sahima" w:date="2022-03-15T22:33:00Z" w:id="523">
              <w:rPr>
                <w:rFonts w:ascii="Segoe UI" w:hAnsi="Segoe UI" w:eastAsia="Times New Roman" w:cs="Segoe UI"/>
                <w:sz w:val="21"/>
                <w:szCs w:val="21"/>
                <w:lang w:val="en-US" w:eastAsia="ru-RU"/>
              </w:rPr>
            </w:rPrChange>
          </w:rPr>
          <w:t>t</w:t>
        </w:r>
        <w:r w:rsidRPr="00262379">
          <w:rPr>
            <w:rPrChange w:author="Murguia, Sahima" w:date="2022-03-15T22:33:00Z" w:id="524">
              <w:rPr>
                <w:rFonts w:ascii="Segoe UI" w:hAnsi="Segoe UI" w:eastAsia="Times New Roman" w:cs="Segoe UI"/>
                <w:sz w:val="21"/>
                <w:szCs w:val="21"/>
                <w:lang w:val="ru-RU" w:eastAsia="ru-RU"/>
              </w:rPr>
            </w:rPrChange>
          </w:rPr>
          <w:t xml:space="preserve"> possible to validate whether functionality is properly applied for the Market.</w:t>
        </w:r>
      </w:ins>
      <w:ins w:author="Andreyeva, Julia" w:date="2022-03-09T17:28:00Z" w:id="525">
        <w:r w:rsidRPr="00262379" w:rsidR="00C940E5">
          <w:rPr>
            <w:rPrChange w:author="Murguia, Sahima" w:date="2022-03-15T22:33:00Z" w:id="526">
              <w:rPr>
                <w:rFonts w:ascii="Segoe UI" w:hAnsi="Segoe UI" w:eastAsia="Times New Roman" w:cs="Segoe UI"/>
                <w:sz w:val="21"/>
                <w:szCs w:val="21"/>
                <w:lang w:val="en-US" w:eastAsia="ru-RU"/>
              </w:rPr>
            </w:rPrChange>
          </w:rPr>
          <w:t xml:space="preserve"> The </w:t>
        </w:r>
        <w:r w:rsidRPr="00262379" w:rsidR="00C940E5">
          <w:rPr>
            <w:rPrChange w:author="Murguia, Sahima" w:date="2022-03-15T22:33:00Z" w:id="527">
              <w:rPr>
                <w:rFonts w:ascii="Segoe UI" w:hAnsi="Segoe UI" w:cs="Segoe UI"/>
                <w:sz w:val="21"/>
                <w:szCs w:val="21"/>
                <w:shd w:val="clear" w:color="auto" w:fill="FFFFFF"/>
              </w:rPr>
            </w:rPrChange>
          </w:rPr>
          <w:t>views were added to TMEC Global Responsibility for symbolic string validation during Feb’22 release</w:t>
        </w:r>
      </w:ins>
      <w:ins w:author="Andreyeva, Julia" w:date="2022-03-09T17:29:00Z" w:id="528">
        <w:r w:rsidRPr="00262379" w:rsidR="001A3EFE">
          <w:rPr>
            <w:rPrChange w:author="Murguia, Sahima" w:date="2022-03-15T22:33:00Z" w:id="529">
              <w:rPr>
                <w:rFonts w:ascii="Segoe UI" w:hAnsi="Segoe UI" w:cs="Segoe UI"/>
                <w:sz w:val="21"/>
                <w:szCs w:val="21"/>
                <w:shd w:val="clear" w:color="auto" w:fill="FFFFFF"/>
              </w:rPr>
            </w:rPrChange>
          </w:rPr>
          <w:t xml:space="preserve">. </w:t>
        </w:r>
      </w:ins>
    </w:p>
    <w:p w:rsidRPr="00262379" w:rsidR="00230229" w:rsidP="00230229" w:rsidRDefault="00230229" w14:paraId="488A314A" w14:textId="0F138AA6">
      <w:pPr>
        <w:ind w:firstLine="360"/>
        <w:rPr>
          <w:ins w:author="Andreyeva, Julia" w:date="2022-03-10T16:27:00Z" w:id="530"/>
          <w:lang w:val="en-US"/>
          <w:rPrChange w:author="Murguia, Sahima" w:date="2022-03-15T22:33:00Z" w:id="531">
            <w:rPr>
              <w:ins w:author="Andreyeva, Julia" w:date="2022-03-10T16:27:00Z" w:id="532"/>
              <w:color w:val="00857E" w:themeColor="accent3" w:themeShade="BF"/>
              <w:lang w:val="en-US"/>
            </w:rPr>
          </w:rPrChange>
        </w:rPr>
      </w:pPr>
      <w:ins w:author="Andreyeva, Julia" w:date="2022-03-09T17:30:00Z" w:id="533">
        <w:r w:rsidRPr="00262379">
          <w:rPr>
            <w:rPrChange w:author="Murguia, Sahima" w:date="2022-03-15T22:33:00Z" w:id="534">
              <w:rPr>
                <w:color w:val="00857E" w:themeColor="accent3" w:themeShade="BF"/>
              </w:rPr>
            </w:rPrChange>
          </w:rPr>
          <w:t xml:space="preserve">As was discussed during V1 the configuration should be updated in June’22 Release. There are details: </w:t>
        </w:r>
      </w:ins>
      <w:ins w:author="Andreyeva, Julia" w:date="2022-03-10T16:23:00Z" w:id="535">
        <w:r w:rsidRPr="00262379" w:rsidR="00741BB0">
          <w:rPr>
            <w:rPrChange w:author="Murguia, Sahima" w:date="2022-03-15T22:33:00Z" w:id="536">
              <w:rPr>
                <w:color w:val="00857E" w:themeColor="accent3" w:themeShade="BF"/>
              </w:rPr>
            </w:rPrChange>
          </w:rPr>
          <w:t xml:space="preserve">two changes </w:t>
        </w:r>
        <w:r w:rsidRPr="00262379" w:rsidR="000D71AD">
          <w:rPr>
            <w:rPrChange w:author="Murguia, Sahima" w:date="2022-03-15T22:33:00Z" w:id="537">
              <w:rPr>
                <w:color w:val="00857E" w:themeColor="accent3" w:themeShade="BF"/>
              </w:rPr>
            </w:rPrChange>
          </w:rPr>
          <w:t>were created</w:t>
        </w:r>
      </w:ins>
      <w:ins w:author="Andreyeva, Julia" w:date="2022-03-10T16:27:00Z" w:id="538">
        <w:r w:rsidRPr="00262379" w:rsidR="00D46B6B">
          <w:rPr>
            <w:lang w:val="en-US"/>
            <w:rPrChange w:author="Murguia, Sahima" w:date="2022-03-15T22:33:00Z" w:id="539">
              <w:rPr>
                <w:color w:val="00857E" w:themeColor="accent3" w:themeShade="BF"/>
                <w:lang w:val="en-US"/>
              </w:rPr>
            </w:rPrChange>
          </w:rPr>
          <w:t xml:space="preserve"> </w:t>
        </w:r>
      </w:ins>
    </w:p>
    <w:p w:rsidR="00D46B6B" w:rsidP="00D46B6B" w:rsidRDefault="00D46B6B" w14:paraId="72825459" w14:textId="77777777">
      <w:pPr>
        <w:pStyle w:val="NormalWeb"/>
        <w:shd w:val="clear" w:color="auto" w:fill="FFFFFF"/>
        <w:spacing w:before="0" w:beforeAutospacing="0" w:after="0" w:afterAutospacing="0"/>
        <w:rPr>
          <w:ins w:author="Andreyeva, Julia" w:date="2022-03-10T16:27:00Z" w:id="540"/>
          <w:rFonts w:ascii="Segoe UI" w:hAnsi="Segoe UI" w:cs="Segoe UI"/>
          <w:color w:val="242424"/>
          <w:sz w:val="21"/>
          <w:szCs w:val="21"/>
        </w:rPr>
      </w:pPr>
      <w:ins w:author="Andreyeva, Julia" w:date="2022-03-10T16:27:00Z" w:id="541">
        <w:r>
          <w:rPr>
            <w:rFonts w:ascii="Segoe UI" w:hAnsi="Segoe UI" w:cs="Segoe UI"/>
            <w:color w:val="242424"/>
            <w:sz w:val="22"/>
            <w:szCs w:val="22"/>
          </w:rPr>
          <w:fldChar w:fldCharType="begin"/>
        </w:r>
        <w:r>
          <w:rPr>
            <w:rFonts w:ascii="Segoe UI" w:hAnsi="Segoe UI" w:cs="Segoe UI"/>
            <w:color w:val="242424"/>
            <w:sz w:val="22"/>
            <w:szCs w:val="22"/>
          </w:rPr>
          <w:instrText xml:space="preserve"> HYPERLINK "https://jti.service-now.com/nav_to.do?uri=change_request.do%3Fsys_id=87621ef3db41c1d0ee3fbaf6f49619ab%26sysparm_stack=change_request_list.do%3Fsysparm_query=active=true" \o "https://jti.service-now.com/nav_to.do?uri=change_request.do%3fsys_id=87621ef3db41c1d0ee3fbaf6f49619ab%26sysparm_stack=change_request_list.do%3fsysparm_query=active=true" \t "_blank" </w:instrText>
        </w:r>
        <w:r>
          <w:rPr>
            <w:rFonts w:ascii="Segoe UI" w:hAnsi="Segoe UI" w:cs="Segoe UI"/>
            <w:color w:val="242424"/>
            <w:sz w:val="22"/>
            <w:szCs w:val="22"/>
          </w:rPr>
          <w:fldChar w:fldCharType="separate"/>
        </w:r>
        <w:r>
          <w:rPr>
            <w:rStyle w:val="Hyperlink"/>
            <w:rFonts w:ascii="Segoe UI" w:hAnsi="Segoe UI" w:cs="Segoe UI"/>
            <w:color w:val="5B5FC7"/>
            <w:sz w:val="22"/>
            <w:szCs w:val="22"/>
          </w:rPr>
          <w:t>CHG227177</w:t>
        </w:r>
        <w:r>
          <w:rPr>
            <w:rFonts w:ascii="Segoe UI" w:hAnsi="Segoe UI" w:cs="Segoe UI"/>
            <w:color w:val="242424"/>
            <w:sz w:val="22"/>
            <w:szCs w:val="22"/>
          </w:rPr>
          <w:fldChar w:fldCharType="end"/>
        </w:r>
        <w:r>
          <w:rPr>
            <w:rFonts w:ascii="Segoe UI" w:hAnsi="Segoe UI" w:cs="Segoe UI"/>
            <w:color w:val="242424"/>
            <w:sz w:val="22"/>
            <w:szCs w:val="22"/>
          </w:rPr>
          <w:t>:</w:t>
        </w:r>
      </w:ins>
    </w:p>
    <w:p w:rsidR="00D46B6B" w:rsidP="00D46B6B" w:rsidRDefault="00D46B6B" w14:paraId="0CEAD5E4" w14:textId="7A051134">
      <w:pPr>
        <w:pStyle w:val="NormalWeb"/>
        <w:shd w:val="clear" w:color="auto" w:fill="FFFFFF"/>
        <w:spacing w:before="0" w:beforeAutospacing="0" w:after="0" w:afterAutospacing="0"/>
        <w:rPr>
          <w:ins w:author="Andreyeva, Julia" w:date="2022-03-10T16:27:00Z" w:id="542"/>
          <w:rStyle w:val="Strong"/>
          <w:rFonts w:ascii="Segoe UI" w:hAnsi="Segoe UI" w:cs="Segoe UI"/>
          <w:color w:val="242424"/>
          <w:sz w:val="22"/>
          <w:szCs w:val="22"/>
        </w:rPr>
      </w:pPr>
      <w:ins w:author="Andreyeva, Julia" w:date="2022-03-10T16:27:00Z" w:id="543">
        <w:r>
          <w:rPr>
            <w:rFonts w:ascii="Segoe UI" w:hAnsi="Segoe UI" w:cs="Segoe UI"/>
            <w:color w:val="242424"/>
            <w:sz w:val="22"/>
            <w:szCs w:val="22"/>
          </w:rPr>
          <w:t>Title: </w:t>
        </w:r>
        <w:r>
          <w:rPr>
            <w:rStyle w:val="Strong"/>
            <w:rFonts w:ascii="Segoe UI" w:hAnsi="Segoe UI" w:cs="Segoe UI"/>
            <w:color w:val="242424"/>
            <w:sz w:val="22"/>
            <w:szCs w:val="22"/>
          </w:rPr>
          <w:t xml:space="preserve">TMEC Mobile App - Material </w:t>
        </w:r>
        <w:proofErr w:type="spellStart"/>
        <w:r>
          <w:rPr>
            <w:rStyle w:val="Strong"/>
            <w:rFonts w:ascii="Segoe UI" w:hAnsi="Segoe UI" w:cs="Segoe UI"/>
            <w:color w:val="242424"/>
            <w:sz w:val="22"/>
            <w:szCs w:val="22"/>
          </w:rPr>
          <w:t>Oders</w:t>
        </w:r>
        <w:proofErr w:type="spellEnd"/>
        <w:r>
          <w:rPr>
            <w:rStyle w:val="Strong"/>
            <w:rFonts w:ascii="Segoe UI" w:hAnsi="Segoe UI" w:cs="Segoe UI"/>
            <w:color w:val="242424"/>
            <w:sz w:val="22"/>
            <w:szCs w:val="22"/>
          </w:rPr>
          <w:t xml:space="preserve"> / new promo module </w:t>
        </w:r>
        <w:r w:rsidR="00E826B2">
          <w:rPr>
            <w:rStyle w:val="Strong"/>
            <w:rFonts w:ascii="Segoe UI" w:hAnsi="Segoe UI" w:cs="Segoe UI"/>
            <w:color w:val="242424"/>
            <w:sz w:val="22"/>
            <w:szCs w:val="22"/>
          </w:rPr>
          <w:t>–</w:t>
        </w:r>
        <w:r>
          <w:rPr>
            <w:rStyle w:val="Strong"/>
            <w:rFonts w:ascii="Segoe UI" w:hAnsi="Segoe UI" w:cs="Segoe UI"/>
            <w:color w:val="242424"/>
            <w:sz w:val="22"/>
            <w:szCs w:val="22"/>
          </w:rPr>
          <w:t xml:space="preserve"> Italy</w:t>
        </w:r>
      </w:ins>
    </w:p>
    <w:p w:rsidR="00E826B2" w:rsidP="00D46B6B" w:rsidRDefault="00E826B2" w14:paraId="4539F736" w14:textId="77777777">
      <w:pPr>
        <w:pStyle w:val="NormalWeb"/>
        <w:shd w:val="clear" w:color="auto" w:fill="FFFFFF"/>
        <w:spacing w:before="0" w:beforeAutospacing="0" w:after="0" w:afterAutospacing="0"/>
        <w:rPr>
          <w:ins w:author="Andreyeva, Julia" w:date="2022-03-10T16:27:00Z" w:id="544"/>
          <w:rStyle w:val="Strong"/>
          <w:rFonts w:ascii="Segoe UI" w:hAnsi="Segoe UI" w:cs="Segoe UI"/>
          <w:color w:val="242424"/>
          <w:sz w:val="22"/>
          <w:szCs w:val="22"/>
        </w:rPr>
      </w:pPr>
    </w:p>
    <w:p w:rsidR="00E826B2" w:rsidP="00E826B2" w:rsidRDefault="00E826B2" w14:paraId="463E6B9E" w14:textId="77777777">
      <w:pPr>
        <w:pStyle w:val="NormalWeb"/>
        <w:shd w:val="clear" w:color="auto" w:fill="FFFFFF"/>
        <w:spacing w:before="0" w:beforeAutospacing="0" w:after="0" w:afterAutospacing="0"/>
        <w:rPr>
          <w:ins w:author="Andreyeva, Julia" w:date="2022-03-10T16:27:00Z" w:id="545"/>
          <w:rFonts w:ascii="Segoe UI" w:hAnsi="Segoe UI" w:cs="Segoe UI"/>
          <w:color w:val="242424"/>
          <w:sz w:val="21"/>
          <w:szCs w:val="21"/>
        </w:rPr>
      </w:pPr>
      <w:ins w:author="Andreyeva, Julia" w:date="2022-03-10T16:27:00Z" w:id="546">
        <w:r>
          <w:rPr>
            <w:rFonts w:ascii="Segoe UI" w:hAnsi="Segoe UI" w:cs="Segoe UI"/>
            <w:color w:val="242424"/>
            <w:sz w:val="22"/>
            <w:szCs w:val="22"/>
          </w:rPr>
          <w:fldChar w:fldCharType="begin"/>
        </w:r>
        <w:r>
          <w:rPr>
            <w:rFonts w:ascii="Segoe UI" w:hAnsi="Segoe UI" w:cs="Segoe UI"/>
            <w:color w:val="242424"/>
            <w:sz w:val="22"/>
            <w:szCs w:val="22"/>
          </w:rPr>
          <w:instrText xml:space="preserve"> HYPERLINK "https://jti.service-now.com/nav_to.do?uri=change_request.do%3Fsys_id=f7125a73db41c1d0ee3fbaf6f4961972%26sysparm_stack=change_request_list.do%3Fsysparm_query=active=true" \o "https://jti.service-now.com/nav_to.do?uri=change_request.do%3fsys_id=f7125a73db41c1d0ee3fbaf6f4961972%26sysparm_stack=change_request_list.do%3fsysparm_query=active=true" \t "_blank" </w:instrText>
        </w:r>
        <w:r>
          <w:rPr>
            <w:rFonts w:ascii="Segoe UI" w:hAnsi="Segoe UI" w:cs="Segoe UI"/>
            <w:color w:val="242424"/>
            <w:sz w:val="22"/>
            <w:szCs w:val="22"/>
          </w:rPr>
          <w:fldChar w:fldCharType="separate"/>
        </w:r>
        <w:r>
          <w:rPr>
            <w:rStyle w:val="Hyperlink"/>
            <w:rFonts w:ascii="Segoe UI" w:hAnsi="Segoe UI" w:cs="Segoe UI"/>
            <w:color w:val="5B5FC7"/>
            <w:sz w:val="22"/>
            <w:szCs w:val="22"/>
          </w:rPr>
          <w:t>CHG227175</w:t>
        </w:r>
        <w:r>
          <w:rPr>
            <w:rFonts w:ascii="Segoe UI" w:hAnsi="Segoe UI" w:cs="Segoe UI"/>
            <w:color w:val="242424"/>
            <w:sz w:val="22"/>
            <w:szCs w:val="22"/>
          </w:rPr>
          <w:fldChar w:fldCharType="end"/>
        </w:r>
        <w:r>
          <w:rPr>
            <w:rFonts w:ascii="Segoe UI" w:hAnsi="Segoe UI" w:cs="Segoe UI"/>
            <w:color w:val="242424"/>
            <w:sz w:val="22"/>
            <w:szCs w:val="22"/>
          </w:rPr>
          <w:t>:</w:t>
        </w:r>
      </w:ins>
    </w:p>
    <w:p w:rsidR="00E826B2" w:rsidP="00E826B2" w:rsidRDefault="00E826B2" w14:paraId="63B35BD2" w14:textId="17B46CB3">
      <w:pPr>
        <w:pStyle w:val="NormalWeb"/>
        <w:shd w:val="clear" w:color="auto" w:fill="FFFFFF"/>
        <w:spacing w:before="0" w:beforeAutospacing="0" w:after="0" w:afterAutospacing="0"/>
        <w:rPr>
          <w:ins w:author="Andreyeva, Julia" w:date="2022-03-31T11:43:00Z" w:id="547"/>
          <w:rStyle w:val="Strong"/>
          <w:rFonts w:ascii="Segoe UI" w:hAnsi="Segoe UI" w:cs="Segoe UI"/>
          <w:color w:val="242424"/>
          <w:sz w:val="22"/>
          <w:szCs w:val="22"/>
        </w:rPr>
      </w:pPr>
      <w:ins w:author="Andreyeva, Julia" w:date="2022-03-10T16:27:00Z" w:id="548">
        <w:r>
          <w:rPr>
            <w:rFonts w:ascii="Segoe UI" w:hAnsi="Segoe UI" w:cs="Segoe UI"/>
            <w:color w:val="242424"/>
            <w:sz w:val="22"/>
            <w:szCs w:val="22"/>
          </w:rPr>
          <w:t>Title: </w:t>
        </w:r>
        <w:r>
          <w:rPr>
            <w:rStyle w:val="Strong"/>
            <w:rFonts w:ascii="Segoe UI" w:hAnsi="Segoe UI" w:cs="Segoe UI"/>
            <w:color w:val="242424"/>
            <w:sz w:val="22"/>
            <w:szCs w:val="22"/>
          </w:rPr>
          <w:t xml:space="preserve">TMEC Mobile App - Material </w:t>
        </w:r>
        <w:proofErr w:type="spellStart"/>
        <w:r>
          <w:rPr>
            <w:rStyle w:val="Strong"/>
            <w:rFonts w:ascii="Segoe UI" w:hAnsi="Segoe UI" w:cs="Segoe UI"/>
            <w:color w:val="242424"/>
            <w:sz w:val="22"/>
            <w:szCs w:val="22"/>
          </w:rPr>
          <w:t>Oders</w:t>
        </w:r>
        <w:proofErr w:type="spellEnd"/>
        <w:r>
          <w:rPr>
            <w:rStyle w:val="Strong"/>
            <w:rFonts w:ascii="Segoe UI" w:hAnsi="Segoe UI" w:cs="Segoe UI"/>
            <w:color w:val="242424"/>
            <w:sz w:val="22"/>
            <w:szCs w:val="22"/>
          </w:rPr>
          <w:t xml:space="preserve"> / new promo module </w:t>
        </w:r>
      </w:ins>
      <w:ins w:author="Andreyeva, Julia" w:date="2022-03-31T11:43:00Z" w:id="549">
        <w:r w:rsidR="00CE3793">
          <w:rPr>
            <w:rStyle w:val="Strong"/>
            <w:rFonts w:ascii="Segoe UI" w:hAnsi="Segoe UI" w:cs="Segoe UI"/>
            <w:color w:val="242424"/>
            <w:sz w:val="22"/>
            <w:szCs w:val="22"/>
          </w:rPr>
          <w:t>–</w:t>
        </w:r>
      </w:ins>
      <w:ins w:author="Andreyeva, Julia" w:date="2022-03-10T16:27:00Z" w:id="550">
        <w:r>
          <w:rPr>
            <w:rStyle w:val="Strong"/>
            <w:rFonts w:ascii="Segoe UI" w:hAnsi="Segoe UI" w:cs="Segoe UI"/>
            <w:color w:val="242424"/>
            <w:sz w:val="22"/>
            <w:szCs w:val="22"/>
          </w:rPr>
          <w:t xml:space="preserve"> Czech</w:t>
        </w:r>
      </w:ins>
    </w:p>
    <w:p w:rsidR="00CE3793" w:rsidP="00E826B2" w:rsidRDefault="00CE3793" w14:paraId="556B8F04" w14:textId="7FBAC619">
      <w:pPr>
        <w:pStyle w:val="NormalWeb"/>
        <w:shd w:val="clear" w:color="auto" w:fill="FFFFFF"/>
        <w:spacing w:before="0" w:beforeAutospacing="0" w:after="0" w:afterAutospacing="0"/>
        <w:rPr>
          <w:ins w:author="Andreyeva, Julia" w:date="2022-03-31T11:43:00Z" w:id="551"/>
          <w:rStyle w:val="Strong"/>
          <w:rFonts w:ascii="Segoe UI" w:hAnsi="Segoe UI" w:cs="Segoe UI"/>
          <w:color w:val="242424"/>
          <w:sz w:val="22"/>
          <w:szCs w:val="22"/>
        </w:rPr>
      </w:pPr>
    </w:p>
    <w:p w:rsidR="006F70E8" w:rsidP="00E826B2" w:rsidRDefault="004B7818" w14:paraId="729A0FDC" w14:textId="41003276">
      <w:pPr>
        <w:pStyle w:val="NormalWeb"/>
        <w:shd w:val="clear" w:color="auto" w:fill="FFFFFF"/>
        <w:spacing w:before="0" w:beforeAutospacing="0" w:after="0" w:afterAutospacing="0"/>
        <w:rPr>
          <w:ins w:author="Andreyeva, Julia" w:date="2022-03-31T14:06:00Z" w:id="552"/>
          <w:rFonts w:ascii="Segoe UI" w:hAnsi="Segoe UI" w:cs="Segoe UI"/>
          <w:color w:val="242424"/>
          <w:sz w:val="21"/>
          <w:szCs w:val="21"/>
        </w:rPr>
      </w:pPr>
      <w:ins w:author="Andreyeva, Julia" w:date="2022-03-31T14:07:00Z" w:id="553">
        <w:r>
          <w:rPr>
            <w:rFonts w:ascii="Segoe UI" w:hAnsi="Segoe UI" w:cs="Segoe UI"/>
            <w:color w:val="242424"/>
            <w:sz w:val="21"/>
            <w:szCs w:val="21"/>
          </w:rPr>
          <w:fldChar w:fldCharType="begin"/>
        </w:r>
        <w:r>
          <w:rPr>
            <w:rFonts w:ascii="Segoe UI" w:hAnsi="Segoe UI" w:cs="Segoe UI"/>
            <w:color w:val="242424"/>
            <w:sz w:val="21"/>
            <w:szCs w:val="21"/>
          </w:rPr>
          <w:instrText xml:space="preserve"> HYPERLINK "https://jti.service-now.com/nav_to.do?uri=%2Fdmn_demand.do%3Fsys_id%3D8d0402cf8712455440f132a30cbb3575%26sysparm_domain%3Dnull%26sysparm_domain_scope%3Dnull%26sysparm_record_list%3Dopened_byDYNAMIC90d1921e5f510100a9ad2572f2b477fe%255eORu_requestorDYNAMIC90d1921e5f510100a9ad2572f2b477fe%255eORassigned_toDYNAMIC90d1921e5f510100a9ad2572f2b477fe%255eactive%253dtrue%255eORDERBYcmdb_ci_business_app%26sysparm_record_row%3D1%26sysparm_record_rows%3D1%26sysparm_view%3D%26sysparm_view_forced%3Dtrue" </w:instrText>
        </w:r>
        <w:r>
          <w:rPr>
            <w:rFonts w:ascii="Segoe UI" w:hAnsi="Segoe UI" w:cs="Segoe UI"/>
            <w:color w:val="242424"/>
            <w:sz w:val="21"/>
            <w:szCs w:val="21"/>
          </w:rPr>
        </w:r>
        <w:r>
          <w:rPr>
            <w:rFonts w:ascii="Segoe UI" w:hAnsi="Segoe UI" w:cs="Segoe UI"/>
            <w:color w:val="242424"/>
            <w:sz w:val="21"/>
            <w:szCs w:val="21"/>
          </w:rPr>
          <w:fldChar w:fldCharType="separate"/>
        </w:r>
        <w:r w:rsidRPr="004B7818" w:rsidR="006F70E8">
          <w:rPr>
            <w:rStyle w:val="Hyperlink"/>
            <w:rFonts w:ascii="Segoe UI" w:hAnsi="Segoe UI" w:cs="Segoe UI"/>
            <w:sz w:val="21"/>
            <w:szCs w:val="21"/>
          </w:rPr>
          <w:t>DMND0009665</w:t>
        </w:r>
        <w:r>
          <w:rPr>
            <w:rFonts w:ascii="Segoe UI" w:hAnsi="Segoe UI" w:cs="Segoe UI"/>
            <w:color w:val="242424"/>
            <w:sz w:val="21"/>
            <w:szCs w:val="21"/>
          </w:rPr>
          <w:fldChar w:fldCharType="end"/>
        </w:r>
      </w:ins>
    </w:p>
    <w:p w:rsidR="00E826B2" w:rsidP="00D46B6B" w:rsidRDefault="006F70E8" w14:paraId="3F0E8782" w14:textId="12B22CE6">
      <w:pPr>
        <w:pStyle w:val="NormalWeb"/>
        <w:shd w:val="clear" w:color="auto" w:fill="FFFFFF"/>
        <w:spacing w:before="0" w:beforeAutospacing="0" w:after="0" w:afterAutospacing="0"/>
        <w:rPr>
          <w:ins w:author="Andreyeva, Julia" w:date="2022-03-31T14:06:00Z" w:id="554"/>
          <w:rStyle w:val="Strong"/>
          <w:rFonts w:ascii="Segoe UI" w:hAnsi="Segoe UI" w:cs="Segoe UI"/>
          <w:color w:val="242424"/>
          <w:sz w:val="22"/>
          <w:szCs w:val="22"/>
        </w:rPr>
      </w:pPr>
      <w:ins w:author="Andreyeva, Julia" w:date="2022-03-31T14:06:00Z" w:id="555">
        <w:r>
          <w:rPr>
            <w:rFonts w:ascii="Segoe UI" w:hAnsi="Segoe UI" w:cs="Segoe UI"/>
            <w:color w:val="242424"/>
            <w:sz w:val="21"/>
            <w:szCs w:val="21"/>
          </w:rPr>
          <w:t xml:space="preserve">Title: </w:t>
        </w:r>
        <w:r>
          <w:rPr>
            <w:rStyle w:val="Strong"/>
            <w:rFonts w:ascii="Segoe UI" w:hAnsi="Segoe UI" w:cs="Segoe UI"/>
            <w:color w:val="242424"/>
            <w:sz w:val="22"/>
            <w:szCs w:val="22"/>
          </w:rPr>
          <w:t xml:space="preserve">TMEC Mobile App - Material </w:t>
        </w:r>
        <w:proofErr w:type="spellStart"/>
        <w:r>
          <w:rPr>
            <w:rStyle w:val="Strong"/>
            <w:rFonts w:ascii="Segoe UI" w:hAnsi="Segoe UI" w:cs="Segoe UI"/>
            <w:color w:val="242424"/>
            <w:sz w:val="22"/>
            <w:szCs w:val="22"/>
          </w:rPr>
          <w:t>Oders</w:t>
        </w:r>
        <w:proofErr w:type="spellEnd"/>
        <w:r>
          <w:rPr>
            <w:rStyle w:val="Strong"/>
            <w:rFonts w:ascii="Segoe UI" w:hAnsi="Segoe UI" w:cs="Segoe UI"/>
            <w:color w:val="242424"/>
            <w:sz w:val="22"/>
            <w:szCs w:val="22"/>
          </w:rPr>
          <w:t xml:space="preserve"> / new promo module</w:t>
        </w:r>
      </w:ins>
      <w:ins w:author="Andreyeva, Julia" w:date="2022-03-31T14:07:00Z" w:id="556">
        <w:r>
          <w:rPr>
            <w:rStyle w:val="Strong"/>
            <w:rFonts w:ascii="Segoe UI" w:hAnsi="Segoe UI" w:cs="Segoe UI"/>
            <w:color w:val="242424"/>
            <w:sz w:val="22"/>
            <w:szCs w:val="22"/>
          </w:rPr>
          <w:t xml:space="preserve"> - Kazakhstan</w:t>
        </w:r>
      </w:ins>
    </w:p>
    <w:p w:rsidR="006F70E8" w:rsidP="00D46B6B" w:rsidRDefault="006F70E8" w14:paraId="34E4F6CF" w14:textId="77777777">
      <w:pPr>
        <w:pStyle w:val="NormalWeb"/>
        <w:shd w:val="clear" w:color="auto" w:fill="FFFFFF"/>
        <w:spacing w:before="0" w:beforeAutospacing="0" w:after="0" w:afterAutospacing="0"/>
        <w:rPr>
          <w:ins w:author="Murguia, Sahima" w:date="2022-03-15T22:32:00Z" w:id="557"/>
          <w:rFonts w:ascii="Segoe UI" w:hAnsi="Segoe UI" w:cs="Segoe UI"/>
          <w:color w:val="242424"/>
          <w:sz w:val="21"/>
          <w:szCs w:val="21"/>
        </w:rPr>
      </w:pPr>
    </w:p>
    <w:p w:rsidR="002F7A59" w:rsidDel="001757F1" w:rsidP="00D46B6B" w:rsidRDefault="00262379" w14:paraId="7F25AE36" w14:textId="67956CA5">
      <w:pPr>
        <w:pStyle w:val="NormalWeb"/>
        <w:shd w:val="clear" w:color="auto" w:fill="FFFFFF"/>
        <w:spacing w:before="0" w:beforeAutospacing="0" w:after="0" w:afterAutospacing="0"/>
        <w:rPr>
          <w:ins w:author="Murguia, Sahima" w:date="2022-03-15T22:32:00Z" w:id="558"/>
          <w:del w:author="Andreyeva, Julia" w:date="2022-03-18T16:05:00Z" w:id="559"/>
          <w:rFonts w:ascii="Segoe UI" w:hAnsi="Segoe UI" w:cs="Segoe UI"/>
          <w:color w:val="242424"/>
          <w:sz w:val="21"/>
          <w:szCs w:val="21"/>
        </w:rPr>
      </w:pPr>
      <w:ins w:author="Murguia, Sahima" w:date="2022-03-15T22:32:00Z" w:id="560">
        <w:del w:author="Andreyeva, Julia" w:date="2022-03-31T14:08:00Z" w:id="561">
          <w:r w:rsidRPr="00EF23C5" w:rsidDel="00560AD8">
            <w:rPr>
              <w:rFonts w:asciiTheme="minorHAnsi" w:hAnsiTheme="minorHAnsi" w:eastAsiaTheme="minorHAnsi" w:cstheme="minorBidi"/>
              <w:sz w:val="22"/>
              <w:szCs w:val="22"/>
              <w:lang w:eastAsia="en-US"/>
              <w:rPrChange w:author="Andreyeva, Julia" w:date="2022-03-18T16:10:00Z" w:id="562">
                <w:rPr>
                  <w:rFonts w:ascii="Segoe UI" w:hAnsi="Segoe UI" w:cs="Segoe UI"/>
                  <w:color w:val="242424"/>
                  <w:sz w:val="21"/>
                  <w:szCs w:val="21"/>
                </w:rPr>
              </w:rPrChange>
            </w:rPr>
            <w:delText xml:space="preserve">Additionally, this module should be enabled for </w:delText>
          </w:r>
        </w:del>
        <w:del w:author="Andreyeva, Julia" w:date="2022-03-18T14:17:00Z" w:id="563">
          <w:r w:rsidRPr="00EF23C5" w:rsidDel="002163BE">
            <w:rPr>
              <w:rFonts w:asciiTheme="minorHAnsi" w:hAnsiTheme="minorHAnsi" w:eastAsiaTheme="minorHAnsi" w:cstheme="minorBidi"/>
              <w:sz w:val="22"/>
              <w:szCs w:val="22"/>
              <w:lang w:eastAsia="en-US"/>
              <w:rPrChange w:author="Andreyeva, Julia" w:date="2022-03-18T16:10:00Z" w:id="564">
                <w:rPr>
                  <w:rFonts w:ascii="Segoe UI" w:hAnsi="Segoe UI" w:cs="Segoe UI"/>
                  <w:color w:val="242424"/>
                  <w:sz w:val="21"/>
                  <w:szCs w:val="21"/>
                </w:rPr>
              </w:rPrChange>
            </w:rPr>
            <w:delText>KZ</w:delText>
          </w:r>
        </w:del>
        <w:del w:author="Andreyeva, Julia" w:date="2022-03-31T14:08:00Z" w:id="565">
          <w:r w:rsidRPr="00EF23C5" w:rsidDel="00560AD8">
            <w:rPr>
              <w:rFonts w:asciiTheme="minorHAnsi" w:hAnsiTheme="minorHAnsi" w:eastAsiaTheme="minorHAnsi" w:cstheme="minorBidi"/>
              <w:sz w:val="22"/>
              <w:szCs w:val="22"/>
              <w:lang w:eastAsia="en-US"/>
              <w:rPrChange w:author="Andreyeva, Julia" w:date="2022-03-18T16:10:00Z" w:id="566">
                <w:rPr>
                  <w:rFonts w:ascii="Segoe UI" w:hAnsi="Segoe UI" w:cs="Segoe UI"/>
                  <w:color w:val="242424"/>
                  <w:sz w:val="21"/>
                  <w:szCs w:val="21"/>
                </w:rPr>
              </w:rPrChange>
            </w:rPr>
            <w:delText xml:space="preserve"> Market</w:delText>
          </w:r>
        </w:del>
      </w:ins>
      <w:ins w:author="Murguia, Sahima" w:date="2022-03-15T22:33:00Z" w:id="567">
        <w:del w:author="Andreyeva, Julia" w:date="2022-03-31T14:08:00Z" w:id="568">
          <w:r w:rsidRPr="00EF23C5" w:rsidDel="00560AD8">
            <w:rPr>
              <w:rFonts w:asciiTheme="minorHAnsi" w:hAnsiTheme="minorHAnsi" w:eastAsiaTheme="minorHAnsi" w:cstheme="minorBidi"/>
              <w:sz w:val="22"/>
              <w:szCs w:val="22"/>
              <w:lang w:eastAsia="en-US"/>
              <w:rPrChange w:author="Andreyeva, Julia" w:date="2022-03-18T16:10:00Z" w:id="569">
                <w:rPr>
                  <w:rFonts w:ascii="Segoe UI" w:hAnsi="Segoe UI" w:cs="Segoe UI"/>
                  <w:color w:val="242424"/>
                  <w:sz w:val="21"/>
                  <w:szCs w:val="21"/>
                </w:rPr>
              </w:rPrChange>
            </w:rPr>
            <w:delText xml:space="preserve"> for Place POSM activity. A routine CHG will be created to track this requirement.</w:delText>
          </w:r>
        </w:del>
      </w:ins>
    </w:p>
    <w:p w:rsidRPr="00262379" w:rsidR="00262379" w:rsidP="00D46B6B" w:rsidRDefault="00262379" w14:paraId="296AD3E2" w14:textId="77777777">
      <w:pPr>
        <w:pStyle w:val="NormalWeb"/>
        <w:shd w:val="clear" w:color="auto" w:fill="FFFFFF"/>
        <w:spacing w:before="0" w:beforeAutospacing="0" w:after="0" w:afterAutospacing="0"/>
        <w:rPr>
          <w:ins w:author="Andreyeva, Julia" w:date="2022-03-10T16:27:00Z" w:id="570"/>
          <w:rFonts w:ascii="Segoe UI" w:hAnsi="Segoe UI" w:cs="Segoe UI"/>
          <w:sz w:val="21"/>
          <w:szCs w:val="21"/>
          <w:rPrChange w:author="Murguia, Sahima" w:date="2022-03-15T22:34:00Z" w:id="571">
            <w:rPr>
              <w:ins w:author="Andreyeva, Julia" w:date="2022-03-10T16:27:00Z" w:id="572"/>
              <w:rFonts w:ascii="Segoe UI" w:hAnsi="Segoe UI" w:cs="Segoe UI"/>
              <w:color w:val="242424"/>
              <w:sz w:val="21"/>
              <w:szCs w:val="21"/>
            </w:rPr>
          </w:rPrChange>
        </w:rPr>
      </w:pPr>
    </w:p>
    <w:p w:rsidRPr="00262379" w:rsidR="004772FA" w:rsidRDefault="00D676F6" w14:paraId="2997403E" w14:textId="7D5F6898">
      <w:pPr>
        <w:ind w:firstLine="360"/>
        <w:jc w:val="both"/>
        <w:rPr>
          <w:ins w:author="Andreyeva, Julia" w:date="2022-03-10T17:06:00Z" w:id="573"/>
          <w:rPrChange w:author="Murguia, Sahima" w:date="2022-03-15T22:34:00Z" w:id="574">
            <w:rPr>
              <w:ins w:author="Andreyeva, Julia" w:date="2022-03-10T17:06:00Z" w:id="575"/>
              <w:color w:val="00857E" w:themeColor="accent3" w:themeShade="BF"/>
            </w:rPr>
          </w:rPrChange>
        </w:rPr>
        <w:pPrChange w:author="Andreyeva, Julia" w:date="2022-03-11T13:59:00Z" w:id="576">
          <w:pPr>
            <w:ind w:firstLine="360"/>
          </w:pPr>
        </w:pPrChange>
      </w:pPr>
      <w:ins w:author="Andreyeva, Julia" w:date="2022-03-05T16:58:00Z" w:id="577">
        <w:r w:rsidRPr="00262379">
          <w:rPr>
            <w:b/>
            <w:bCs/>
            <w:rPrChange w:author="Murguia, Sahima" w:date="2022-03-15T22:34:00Z" w:id="578">
              <w:rPr>
                <w:sz w:val="20"/>
                <w:szCs w:val="20"/>
                <w:lang w:val="en-US"/>
              </w:rPr>
            </w:rPrChange>
          </w:rPr>
          <w:t>4.2</w:t>
        </w:r>
        <w:r w:rsidRPr="00262379">
          <w:rPr>
            <w:rPrChange w:author="Murguia, Sahima" w:date="2022-03-15T22:34:00Z" w:id="579">
              <w:rPr>
                <w:sz w:val="20"/>
                <w:szCs w:val="20"/>
                <w:lang w:val="en-US"/>
              </w:rPr>
            </w:rPrChange>
          </w:rPr>
          <w:t xml:space="preserve"> </w:t>
        </w:r>
      </w:ins>
      <w:ins w:author="Andreyeva, Julia" w:date="2022-03-05T16:59:00Z" w:id="580">
        <w:r w:rsidRPr="00262379">
          <w:rPr>
            <w:rPrChange w:author="Murguia, Sahima" w:date="2022-03-15T22:34:00Z" w:id="581">
              <w:rPr>
                <w:sz w:val="20"/>
                <w:szCs w:val="20"/>
                <w:lang w:val="en-US"/>
              </w:rPr>
            </w:rPrChange>
          </w:rPr>
          <w:t>Selection of the Stock Type should only be available for service order type “Stock Return”</w:t>
        </w:r>
      </w:ins>
      <w:ins w:author="Andreyeva, Julia" w:date="2022-03-05T17:00:00Z" w:id="582">
        <w:r w:rsidRPr="00262379" w:rsidR="006B3F0D">
          <w:rPr>
            <w:rPrChange w:author="Murguia, Sahima" w:date="2022-03-15T22:34:00Z" w:id="583">
              <w:rPr>
                <w:sz w:val="20"/>
                <w:szCs w:val="20"/>
                <w:lang w:val="ru-RU"/>
              </w:rPr>
            </w:rPrChange>
          </w:rPr>
          <w:t xml:space="preserve"> </w:t>
        </w:r>
      </w:ins>
      <w:ins w:author="Andreyeva, Julia" w:date="2022-03-10T16:29:00Z" w:id="584">
        <w:r w:rsidRPr="00262379" w:rsidR="003E07E9">
          <w:rPr>
            <w:rPrChange w:author="Murguia, Sahima" w:date="2022-03-15T22:34:00Z" w:id="585">
              <w:rPr>
                <w:color w:val="00857E" w:themeColor="accent3" w:themeShade="BF"/>
              </w:rPr>
            </w:rPrChange>
          </w:rPr>
          <w:t>(33779</w:t>
        </w:r>
      </w:ins>
      <w:ins w:author="Andreyeva, Julia" w:date="2022-03-11T13:52:00Z" w:id="586">
        <w:r w:rsidRPr="00262379" w:rsidR="004B75B8">
          <w:rPr>
            <w:rPrChange w:author="Murguia, Sahima" w:date="2022-03-15T22:34:00Z" w:id="587">
              <w:rPr>
                <w:color w:val="00857E" w:themeColor="accent3" w:themeShade="BF"/>
              </w:rPr>
            </w:rPrChange>
          </w:rPr>
          <w:t>).</w:t>
        </w:r>
      </w:ins>
    </w:p>
    <w:p w:rsidRPr="00262379" w:rsidR="00A764D3" w:rsidRDefault="00A764D3" w14:paraId="5393289C" w14:textId="13289256">
      <w:pPr>
        <w:ind w:firstLine="360"/>
        <w:jc w:val="both"/>
        <w:rPr>
          <w:ins w:author="Andreyeva, Julia" w:date="2022-03-11T13:51:00Z" w:id="588"/>
          <w:rPrChange w:author="Murguia, Sahima" w:date="2022-03-15T22:34:00Z" w:id="589">
            <w:rPr>
              <w:ins w:author="Andreyeva, Julia" w:date="2022-03-11T13:51:00Z" w:id="590"/>
              <w:color w:val="00857E" w:themeColor="accent3" w:themeShade="BF"/>
            </w:rPr>
          </w:rPrChange>
        </w:rPr>
        <w:pPrChange w:author="Andreyeva, Julia" w:date="2022-03-11T13:59:00Z" w:id="591">
          <w:pPr>
            <w:ind w:firstLine="360"/>
          </w:pPr>
        </w:pPrChange>
      </w:pPr>
      <w:ins w:author="Andreyeva, Julia" w:date="2022-03-11T13:51:00Z" w:id="592">
        <w:r w:rsidRPr="00262379">
          <w:rPr>
            <w:rPrChange w:author="Murguia, Sahima" w:date="2022-03-15T22:34:00Z" w:id="593">
              <w:rPr>
                <w:color w:val="00857E" w:themeColor="accent3" w:themeShade="BF"/>
              </w:rPr>
            </w:rPrChange>
          </w:rPr>
          <w:t>The point is:</w:t>
        </w:r>
      </w:ins>
    </w:p>
    <w:p w:rsidR="00A764D3" w:rsidRDefault="00A764D3" w14:paraId="3567739E" w14:textId="3228E12A">
      <w:pPr>
        <w:shd w:val="clear" w:color="auto" w:fill="FFFFFF"/>
        <w:spacing w:after="0" w:line="240" w:lineRule="auto"/>
        <w:jc w:val="both"/>
        <w:rPr>
          <w:ins w:author="Murguia, Sahima" w:date="2022-03-15T22:34:00Z" w:id="594"/>
        </w:rPr>
      </w:pPr>
      <w:ins w:author="Andreyeva, Julia" w:date="2022-03-11T13:51:00Z" w:id="595">
        <w:r w:rsidRPr="00262379">
          <w:rPr>
            <w:rPrChange w:author="Murguia, Sahima" w:date="2022-03-15T22:34:00Z" w:id="596">
              <w:rPr>
                <w:rFonts w:ascii="Segoe UI" w:hAnsi="Segoe UI" w:eastAsia="Times New Roman" w:cs="Segoe UI"/>
                <w:b/>
                <w:bCs/>
                <w:i/>
                <w:iCs/>
                <w:sz w:val="20"/>
                <w:szCs w:val="20"/>
                <w:lang w:eastAsia="ru-RU"/>
              </w:rPr>
            </w:rPrChange>
          </w:rPr>
          <w:t>The field should be RW for BO users for the stock return service orders with status not equal to Submitted. </w:t>
        </w:r>
      </w:ins>
    </w:p>
    <w:p w:rsidRPr="00262379" w:rsidR="00262379" w:rsidRDefault="00262379" w14:paraId="6552DAE7" w14:textId="77777777">
      <w:pPr>
        <w:shd w:val="clear" w:color="auto" w:fill="FFFFFF"/>
        <w:spacing w:after="0" w:line="240" w:lineRule="auto"/>
        <w:jc w:val="both"/>
        <w:rPr>
          <w:ins w:author="Andreyeva, Julia" w:date="2022-03-11T13:51:00Z" w:id="597"/>
          <w:rPrChange w:author="Murguia, Sahima" w:date="2022-03-15T22:34:00Z" w:id="598">
            <w:rPr>
              <w:ins w:author="Andreyeva, Julia" w:date="2022-03-11T13:51:00Z" w:id="599"/>
              <w:rFonts w:ascii="Segoe UI" w:hAnsi="Segoe UI" w:eastAsia="Times New Roman" w:cs="Segoe UI"/>
              <w:sz w:val="21"/>
              <w:szCs w:val="21"/>
              <w:lang w:val="ru-RU" w:eastAsia="ru-RU"/>
            </w:rPr>
          </w:rPrChange>
        </w:rPr>
        <w:pPrChange w:author="Andreyeva, Julia" w:date="2022-03-11T13:59:00Z" w:id="600">
          <w:pPr>
            <w:shd w:val="clear" w:color="auto" w:fill="FFFFFF"/>
            <w:spacing w:after="0" w:line="240" w:lineRule="auto"/>
          </w:pPr>
        </w:pPrChange>
      </w:pPr>
    </w:p>
    <w:p w:rsidR="00A764D3" w:rsidRDefault="006A0BED" w14:paraId="5CCB4B50" w14:textId="36A4B72C">
      <w:pPr>
        <w:shd w:val="clear" w:color="auto" w:fill="FFFFFF"/>
        <w:spacing w:after="0" w:line="240" w:lineRule="auto"/>
        <w:jc w:val="both"/>
        <w:rPr>
          <w:ins w:author="Murguia, Sahima" w:date="2022-03-15T22:34:00Z" w:id="601"/>
          <w:u w:val="single"/>
        </w:rPr>
      </w:pPr>
      <w:ins w:author="Andreyeva, Julia" w:date="2022-03-11T13:57:00Z" w:id="602">
        <w:r w:rsidRPr="00262379">
          <w:rPr>
            <w:rPrChange w:author="Murguia, Sahima" w:date="2022-03-15T22:34:00Z" w:id="603">
              <w:rPr>
                <w:color w:val="00857E" w:themeColor="accent3" w:themeShade="BF"/>
              </w:rPr>
            </w:rPrChange>
          </w:rPr>
          <w:t>The</w:t>
        </w:r>
      </w:ins>
      <w:ins w:author="Andreyeva, Julia" w:date="2022-03-11T13:51:00Z" w:id="604">
        <w:r w:rsidRPr="00262379" w:rsidR="00A764D3">
          <w:rPr>
            <w:rPrChange w:author="Murguia, Sahima" w:date="2022-03-15T22:34:00Z" w:id="605">
              <w:rPr>
                <w:rFonts w:ascii="Segoe UI" w:hAnsi="Segoe UI" w:eastAsia="Times New Roman" w:cs="Segoe UI"/>
                <w:sz w:val="20"/>
                <w:szCs w:val="20"/>
                <w:lang w:eastAsia="ru-RU"/>
              </w:rPr>
            </w:rPrChange>
          </w:rPr>
          <w:t xml:space="preserve"> Service Order view is a shared view for all order types,</w:t>
        </w:r>
      </w:ins>
      <w:ins w:author="Andreyeva, Julia" w:date="2022-03-11T13:58:00Z" w:id="606">
        <w:r w:rsidRPr="00262379">
          <w:rPr>
            <w:rPrChange w:author="Murguia, Sahima" w:date="2022-03-15T22:34:00Z" w:id="607">
              <w:rPr>
                <w:color w:val="00857E" w:themeColor="accent3" w:themeShade="BF"/>
              </w:rPr>
            </w:rPrChange>
          </w:rPr>
          <w:t xml:space="preserve"> </w:t>
        </w:r>
      </w:ins>
      <w:ins w:author="Andreyeva, Julia" w:date="2022-03-11T13:57:00Z" w:id="608">
        <w:r w:rsidRPr="00262379" w:rsidR="008D2226">
          <w:rPr>
            <w:u w:val="single"/>
            <w:rPrChange w:author="Murguia, Sahima" w:date="2022-03-15T22:34:00Z" w:id="609">
              <w:rPr>
                <w:rFonts w:ascii="Segoe UI" w:hAnsi="Segoe UI" w:cs="Segoe UI"/>
                <w:sz w:val="21"/>
                <w:szCs w:val="21"/>
                <w:shd w:val="clear" w:color="auto" w:fill="FFFFFF"/>
              </w:rPr>
            </w:rPrChange>
          </w:rPr>
          <w:t>the idea is to make this field RO for all service order types except 'Stock Return'</w:t>
        </w:r>
      </w:ins>
      <w:ins w:author="Andreyeva, Julia" w:date="2022-03-11T13:58:00Z" w:id="610">
        <w:r w:rsidRPr="00262379">
          <w:rPr>
            <w:u w:val="single"/>
            <w:rPrChange w:author="Murguia, Sahima" w:date="2022-03-15T22:34:00Z" w:id="611">
              <w:rPr>
                <w:rFonts w:ascii="Segoe UI" w:hAnsi="Segoe UI" w:cs="Segoe UI"/>
                <w:sz w:val="21"/>
                <w:szCs w:val="21"/>
                <w:shd w:val="clear" w:color="auto" w:fill="FFFFFF"/>
              </w:rPr>
            </w:rPrChange>
          </w:rPr>
          <w:t>.</w:t>
        </w:r>
      </w:ins>
    </w:p>
    <w:p w:rsidRPr="00262379" w:rsidR="00262379" w:rsidRDefault="00262379" w14:paraId="6813D1FF" w14:textId="77777777">
      <w:pPr>
        <w:shd w:val="clear" w:color="auto" w:fill="FFFFFF"/>
        <w:spacing w:after="0" w:line="240" w:lineRule="auto"/>
        <w:jc w:val="both"/>
        <w:rPr>
          <w:ins w:author="Andreyeva, Julia" w:date="2022-03-11T13:51:00Z" w:id="612"/>
          <w:u w:val="single"/>
          <w:rPrChange w:author="Murguia, Sahima" w:date="2022-03-15T22:34:00Z" w:id="613">
            <w:rPr>
              <w:ins w:author="Andreyeva, Julia" w:date="2022-03-11T13:51:00Z" w:id="614"/>
              <w:rFonts w:ascii="Segoe UI" w:hAnsi="Segoe UI" w:eastAsia="Times New Roman" w:cs="Segoe UI"/>
              <w:sz w:val="21"/>
              <w:szCs w:val="21"/>
              <w:lang w:val="ru-RU" w:eastAsia="ru-RU"/>
            </w:rPr>
          </w:rPrChange>
        </w:rPr>
        <w:pPrChange w:author="Andreyeva, Julia" w:date="2022-03-11T13:59:00Z" w:id="615">
          <w:pPr>
            <w:shd w:val="clear" w:color="auto" w:fill="FFFFFF"/>
            <w:spacing w:after="0" w:line="240" w:lineRule="auto"/>
          </w:pPr>
        </w:pPrChange>
      </w:pPr>
    </w:p>
    <w:p w:rsidR="00987DB4" w:rsidRDefault="00A764D3" w14:paraId="34835A0B" w14:textId="1605A93A">
      <w:pPr>
        <w:ind w:firstLine="360"/>
        <w:jc w:val="both"/>
        <w:rPr>
          <w:ins w:author="Murguia, Sahima" w:date="2022-03-15T22:34:00Z" w:id="616"/>
        </w:rPr>
      </w:pPr>
      <w:ins w:author="Andreyeva, Julia" w:date="2022-03-11T13:51:00Z" w:id="617">
        <w:r w:rsidRPr="00262379">
          <w:rPr>
            <w:rPrChange w:author="Murguia, Sahima" w:date="2022-03-15T22:34:00Z" w:id="618">
              <w:rPr>
                <w:rFonts w:ascii="Segoe UI" w:hAnsi="Segoe UI" w:eastAsia="Times New Roman" w:cs="Segoe UI"/>
                <w:sz w:val="20"/>
                <w:szCs w:val="20"/>
                <w:lang w:eastAsia="ru-RU"/>
              </w:rPr>
            </w:rPrChange>
          </w:rPr>
          <w:t>Remember this field is hidden by default, and this Order is originated and closed in Mobile app.</w:t>
        </w:r>
      </w:ins>
    </w:p>
    <w:p w:rsidRPr="00262379" w:rsidR="00262379" w:rsidDel="00262379" w:rsidRDefault="00262379" w14:paraId="7239E591" w14:textId="707B7560">
      <w:pPr>
        <w:ind w:firstLine="360"/>
        <w:jc w:val="both"/>
        <w:rPr>
          <w:ins w:author="Andreyeva, Julia" w:date="2022-03-11T13:58:00Z" w:id="619"/>
          <w:del w:author="Murguia, Sahima" w:date="2022-03-15T22:40:00Z" w:id="620"/>
          <w:rPrChange w:author="Murguia, Sahima" w:date="2022-03-15T22:34:00Z" w:id="621">
            <w:rPr>
              <w:ins w:author="Andreyeva, Julia" w:date="2022-03-11T13:58:00Z" w:id="622"/>
              <w:del w:author="Murguia, Sahima" w:date="2022-03-15T22:40:00Z" w:id="623"/>
              <w:color w:val="00857E" w:themeColor="accent3" w:themeShade="BF"/>
            </w:rPr>
          </w:rPrChange>
        </w:rPr>
        <w:pPrChange w:author="Andreyeva, Julia" w:date="2022-03-11T13:59:00Z" w:id="624">
          <w:pPr>
            <w:ind w:firstLine="360"/>
          </w:pPr>
        </w:pPrChange>
      </w:pPr>
    </w:p>
    <w:p w:rsidRPr="00262379" w:rsidR="00A712BC" w:rsidDel="00262379" w:rsidP="00A712BC" w:rsidRDefault="00A712BC" w14:paraId="2C84C2B5" w14:textId="5E69A5AC">
      <w:pPr>
        <w:ind w:firstLine="360"/>
        <w:rPr>
          <w:ins w:author="Andreyeva, Julia" w:date="2022-03-15T14:56:00Z" w:id="625"/>
          <w:del w:author="Murguia, Sahima" w:date="2022-03-15T22:34:00Z" w:id="626"/>
          <w:rPrChange w:author="Murguia, Sahima" w:date="2022-03-15T22:34:00Z" w:id="627">
            <w:rPr>
              <w:ins w:author="Andreyeva, Julia" w:date="2022-03-15T14:56:00Z" w:id="628"/>
              <w:del w:author="Murguia, Sahima" w:date="2022-03-15T22:34:00Z" w:id="629"/>
              <w:color w:val="00857E" w:themeColor="accent3" w:themeShade="BF"/>
            </w:rPr>
          </w:rPrChange>
        </w:rPr>
      </w:pPr>
      <w:ins w:author="Andreyeva, Julia" w:date="2022-03-11T13:55:00Z" w:id="630">
        <w:del w:author="Murguia, Sahima" w:date="2022-03-15T22:34:00Z" w:id="631">
          <w:r w:rsidRPr="00262379" w:rsidDel="00262379">
            <w:rPr>
              <w:rPrChange w:author="Murguia, Sahima" w:date="2022-03-15T22:34:00Z" w:id="632">
                <w:rPr>
                  <w:color w:val="00857E" w:themeColor="accent3" w:themeShade="BF"/>
                </w:rPr>
              </w:rPrChange>
            </w:rPr>
            <w:delText xml:space="preserve"> </w:delText>
          </w:r>
          <w:r w:rsidRPr="00262379" w:rsidDel="00262379">
            <w:rPr>
              <w:highlight w:val="yellow"/>
              <w:rPrChange w:author="Murguia, Sahima" w:date="2022-03-15T22:34:00Z" w:id="633">
                <w:rPr>
                  <w:color w:val="00857E" w:themeColor="accent3" w:themeShade="BF"/>
                  <w:highlight w:val="yellow"/>
                </w:rPr>
              </w:rPrChange>
            </w:rPr>
            <w:delText>Yes, it will be in mine FD I should align it with Katia tomorrow!!!!</w:delText>
          </w:r>
        </w:del>
      </w:ins>
    </w:p>
    <w:p w:rsidRPr="00262379" w:rsidR="005F3949" w:rsidDel="00262379" w:rsidP="005F3949" w:rsidRDefault="00B97840" w14:paraId="1AE267BC" w14:textId="1C4537FA">
      <w:pPr>
        <w:rPr>
          <w:ins w:author="Andreyeva, Julia" w:date="2022-03-15T15:04:00Z" w:id="634"/>
          <w:del w:author="Murguia, Sahima" w:date="2022-03-15T22:40:00Z" w:id="635"/>
          <w:del w:author="Murguia, Sahima" w:date="2022-03-15T22:37:00Z" w:id="636"/>
          <w:lang w:val="en-US"/>
          <w:rPrChange w:author="Murguia, Sahima" w:date="2022-03-15T22:34:00Z" w:id="637">
            <w:rPr>
              <w:ins w:author="Andreyeva, Julia" w:date="2022-03-15T15:04:00Z" w:id="638"/>
              <w:del w:author="Murguia, Sahima" w:date="2022-03-15T22:40:00Z" w:id="639"/>
              <w:del w:author="Murguia, Sahima" w:date="2022-03-15T22:37:00Z" w:id="640"/>
              <w:color w:val="00857E" w:themeColor="accent3" w:themeShade="BF"/>
              <w:lang w:val="en-US"/>
            </w:rPr>
          </w:rPrChange>
        </w:rPr>
      </w:pPr>
      <w:del w:author="Murguia, Sahima" w:date="2022-03-15T22:37:00Z" w:id="642">
        <w:ins w:author="Andreyeva, Julia" w:date="2022-03-15T14:56:00Z" w:id="643">
          <w:del w:author="Murguia, Sahima" w:date="2022-03-15T22:40:00Z" w:id="644">
            <w:r w:rsidRPr="00262379" w:rsidDel="00262379">
              <w:rPr>
                <w:b/>
                <w:bCs/>
                <w:lang w:val="en-US"/>
                <w:rPrChange w:author="Murguia, Sahima" w:date="2022-03-15T22:34:00Z" w:id="645">
                  <w:rPr>
                    <w:color w:val="00857E" w:themeColor="accent3" w:themeShade="BF"/>
                    <w:lang w:val="en-US"/>
                  </w:rPr>
                </w:rPrChange>
              </w:rPr>
              <w:delText>4.3</w:delText>
            </w:r>
            <w:r w:rsidRPr="00262379" w:rsidDel="00262379">
              <w:rPr>
                <w:lang w:val="en-US"/>
                <w:rPrChange w:author="Murguia, Sahima" w:date="2022-03-15T22:34:00Z" w:id="646">
                  <w:rPr>
                    <w:color w:val="00857E" w:themeColor="accent3" w:themeShade="BF"/>
                    <w:lang w:val="en-US"/>
                  </w:rPr>
                </w:rPrChange>
              </w:rPr>
              <w:delText xml:space="preserve"> </w:delText>
            </w:r>
            <w:r w:rsidRPr="00262379" w:rsidDel="00262379" w:rsidR="005F3949">
              <w:rPr>
                <w:lang w:val="en-US"/>
                <w:rPrChange w:author="Murguia, Sahima" w:date="2022-03-15T22:34:00Z" w:id="647">
                  <w:rPr>
                    <w:color w:val="00857E" w:themeColor="accent3" w:themeShade="BF"/>
                    <w:lang w:val="en-US"/>
                  </w:rPr>
                </w:rPrChange>
              </w:rPr>
              <w:delText>Order Category is not updated for the orders (bug33789)</w:delText>
            </w:r>
          </w:del>
        </w:ins>
      </w:del>
    </w:p>
    <w:p w:rsidR="0090764A" w:rsidDel="00262379" w:rsidRDefault="0090764A" w14:paraId="3B014473" w14:textId="54B5E152">
      <w:pPr>
        <w:ind w:firstLine="360"/>
        <w:rPr>
          <w:ins w:author="Andreyeva, Julia" w:date="2022-03-15T14:56:00Z" w:id="648"/>
          <w:del w:author="Murguia, Sahima" w:date="2022-03-15T22:40:00Z" w:id="649"/>
          <w:del w:author="Murguia, Sahima" w:date="2022-03-15T22:37:00Z" w:id="650"/>
          <w:color w:val="00857E" w:themeColor="accent3" w:themeShade="BF"/>
          <w:lang w:val="en-US"/>
        </w:rPr>
        <w:pPrChange w:author="Andreyeva, Julia" w:date="2022-03-15T17:04:00Z" w:id="651">
          <w:pPr/>
        </w:pPrChange>
      </w:pPr>
      <w:del w:author="Murguia, Sahima" w:date="2022-03-15T22:37:00Z" w:id="652">
        <w:ins w:author="Andreyeva, Julia" w:date="2022-03-15T15:04:00Z" w:id="653">
          <w:del w:author="Murguia, Sahima" w:date="2022-03-15T22:40:00Z" w:id="654">
            <w:r w:rsidRPr="008B7E1A" w:rsidDel="00262379">
              <w:rPr>
                <w:rFonts w:ascii="Segoe UI" w:hAnsi="Segoe UI" w:cs="Segoe UI"/>
                <w:color w:val="242424"/>
                <w:sz w:val="21"/>
                <w:szCs w:val="21"/>
                <w:shd w:val="clear" w:color="auto" w:fill="FFFFFF"/>
              </w:rPr>
              <w:delText>Regarding the bug 33789: this comment from CHG212925, in which was agreed with BTS at the moment that Order Category field was going to be updated by data process, this process at the moment was not included in the FD</w:delText>
            </w:r>
          </w:del>
        </w:ins>
        <w:ins w:author="Andreyeva, Julia" w:date="2022-03-15T15:05:00Z" w:id="655">
          <w:del w:author="Murguia, Sahima" w:date="2022-03-15T22:40:00Z" w:id="656">
            <w:r w:rsidDel="00262379">
              <w:rPr>
                <w:rFonts w:ascii="Segoe UI" w:hAnsi="Segoe UI" w:cs="Segoe UI"/>
                <w:color w:val="242424"/>
                <w:sz w:val="21"/>
                <w:szCs w:val="21"/>
                <w:shd w:val="clear" w:color="auto" w:fill="FFFFFF"/>
              </w:rPr>
              <w:delText xml:space="preserve"> – contact Miguel and find person who worked with</w:delText>
            </w:r>
            <w:r w:rsidDel="00262379" w:rsidR="00D34F21">
              <w:rPr>
                <w:rFonts w:ascii="Segoe UI" w:hAnsi="Segoe UI" w:cs="Segoe UI"/>
                <w:color w:val="242424"/>
                <w:sz w:val="21"/>
                <w:szCs w:val="21"/>
                <w:shd w:val="clear" w:color="auto" w:fill="FFFFFF"/>
              </w:rPr>
              <w:delText xml:space="preserve"> CHG212925</w:delText>
            </w:r>
          </w:del>
        </w:ins>
      </w:del>
    </w:p>
    <w:p w:rsidR="005F3949" w:rsidDel="00262379" w:rsidP="00A712BC" w:rsidRDefault="005F3949" w14:paraId="70A74FAB" w14:textId="27ADA9BF">
      <w:pPr>
        <w:ind w:firstLine="360"/>
        <w:rPr>
          <w:ins w:author="Andreyeva, Julia" w:date="2022-03-11T13:55:00Z" w:id="657"/>
          <w:del w:author="Murguia, Sahima" w:date="2022-03-15T22:37:00Z" w:id="658"/>
          <w:color w:val="00857E" w:themeColor="accent3" w:themeShade="BF"/>
        </w:rPr>
      </w:pPr>
    </w:p>
    <w:p w:rsidRPr="004B75B8" w:rsidR="00A764D3" w:rsidDel="00262379" w:rsidP="00A764D3" w:rsidRDefault="00A764D3" w14:paraId="7E1530DF" w14:textId="4C55D5D5">
      <w:pPr>
        <w:shd w:val="clear" w:color="auto" w:fill="FFFFFF"/>
        <w:spacing w:after="0" w:line="240" w:lineRule="auto"/>
        <w:rPr>
          <w:ins w:author="Andreyeva, Julia" w:date="2022-03-11T13:51:00Z" w:id="659"/>
          <w:del w:author="Murguia, Sahima" w:date="2022-03-15T22:37:00Z" w:id="660"/>
          <w:color w:val="00857E" w:themeColor="accent3" w:themeShade="BF"/>
          <w:rPrChange w:author="Andreyeva, Julia" w:date="2022-03-11T13:51:00Z" w:id="661">
            <w:rPr>
              <w:ins w:author="Andreyeva, Julia" w:date="2022-03-11T13:51:00Z" w:id="662"/>
              <w:del w:author="Murguia, Sahima" w:date="2022-03-15T22:37:00Z" w:id="663"/>
              <w:rFonts w:ascii="Segoe UI" w:hAnsi="Segoe UI" w:eastAsia="Times New Roman" w:cs="Segoe UI"/>
              <w:sz w:val="21"/>
              <w:szCs w:val="21"/>
              <w:lang w:val="ru-RU" w:eastAsia="ru-RU"/>
            </w:rPr>
          </w:rPrChange>
        </w:rPr>
      </w:pPr>
    </w:p>
    <w:p w:rsidRPr="009463FF" w:rsidR="00DA0C4A" w:rsidDel="00262379" w:rsidP="00A53D98" w:rsidRDefault="00AF2128" w14:paraId="4566CFCE" w14:textId="5C0CC09B">
      <w:pPr>
        <w:ind w:firstLine="360"/>
        <w:rPr>
          <w:del w:author="Murguia, Sahima" w:date="2022-03-15T22:37:00Z" w:id="664"/>
          <w:strike/>
          <w:sz w:val="20"/>
          <w:szCs w:val="20"/>
          <w:lang w:val="en-US"/>
        </w:rPr>
      </w:pPr>
      <w:del w:author="Murguia, Sahima" w:date="2022-03-15T22:37:00Z" w:id="665">
        <w:r w:rsidRPr="009463FF" w:rsidDel="00262379">
          <w:rPr>
            <w:strike/>
            <w:sz w:val="20"/>
            <w:szCs w:val="20"/>
            <w:lang w:val="en-US"/>
          </w:rPr>
          <w:delText>N</w:delText>
        </w:r>
        <w:r w:rsidRPr="009463FF" w:rsidDel="00262379" w:rsidR="00145CC8">
          <w:rPr>
            <w:strike/>
            <w:sz w:val="20"/>
            <w:szCs w:val="20"/>
            <w:lang w:val="en-US"/>
          </w:rPr>
          <w:delText xml:space="preserve">ote that if </w:delText>
        </w:r>
        <w:r w:rsidRPr="009463FF" w:rsidDel="00262379" w:rsidR="005B7EFD">
          <w:rPr>
            <w:strike/>
            <w:sz w:val="20"/>
            <w:szCs w:val="20"/>
            <w:lang w:val="en-US"/>
          </w:rPr>
          <w:delText>there are interim table</w:delText>
        </w:r>
        <w:r w:rsidRPr="009463FF" w:rsidDel="00262379">
          <w:rPr>
            <w:strike/>
            <w:sz w:val="20"/>
            <w:szCs w:val="20"/>
            <w:lang w:val="en-US"/>
          </w:rPr>
          <w:delText>s</w:delText>
        </w:r>
        <w:r w:rsidRPr="009463FF" w:rsidDel="00262379" w:rsidR="005B7EFD">
          <w:rPr>
            <w:strike/>
            <w:sz w:val="20"/>
            <w:szCs w:val="20"/>
            <w:lang w:val="en-US"/>
          </w:rPr>
          <w:delText xml:space="preserve"> between </w:delText>
        </w:r>
        <w:r w:rsidRPr="009463FF" w:rsidDel="00262379" w:rsidR="00A53D98">
          <w:rPr>
            <w:strike/>
            <w:sz w:val="20"/>
            <w:szCs w:val="20"/>
            <w:lang w:val="en-US"/>
          </w:rPr>
          <w:delText>tables are</w:delText>
        </w:r>
        <w:r w:rsidRPr="009463FF" w:rsidDel="00262379" w:rsidR="005B7EFD">
          <w:rPr>
            <w:strike/>
            <w:sz w:val="20"/>
            <w:szCs w:val="20"/>
            <w:lang w:val="en-US"/>
          </w:rPr>
          <w:delText xml:space="preserve"> mentioned </w:delText>
        </w:r>
        <w:r w:rsidRPr="009463FF" w:rsidDel="00262379" w:rsidR="00515FE8">
          <w:rPr>
            <w:strike/>
            <w:sz w:val="20"/>
            <w:szCs w:val="20"/>
            <w:lang w:val="en-US"/>
          </w:rPr>
          <w:delText>below,</w:delText>
        </w:r>
        <w:r w:rsidRPr="009463FF" w:rsidDel="00262379">
          <w:rPr>
            <w:strike/>
            <w:sz w:val="20"/>
            <w:szCs w:val="20"/>
            <w:lang w:val="en-US"/>
          </w:rPr>
          <w:delText xml:space="preserve"> please </w:delText>
        </w:r>
        <w:r w:rsidRPr="009463FF" w:rsidDel="00262379" w:rsidR="00E956FC">
          <w:rPr>
            <w:strike/>
            <w:sz w:val="20"/>
            <w:szCs w:val="20"/>
            <w:lang w:val="en-US"/>
          </w:rPr>
          <w:delText>add them. It is possible that some interim tables are missed.</w:delText>
        </w:r>
      </w:del>
    </w:p>
    <w:tbl>
      <w:tblPr>
        <w:tblStyle w:val="TableGrid"/>
        <w:tblW w:w="10042" w:type="dxa"/>
        <w:tblInd w:w="-147" w:type="dxa"/>
        <w:tblLayout w:type="fixed"/>
        <w:tblLook w:val="04A0" w:firstRow="1" w:lastRow="0" w:firstColumn="1" w:lastColumn="0" w:noHBand="0" w:noVBand="1"/>
      </w:tblPr>
      <w:tblGrid>
        <w:gridCol w:w="1042"/>
        <w:gridCol w:w="1368"/>
        <w:gridCol w:w="1512"/>
        <w:gridCol w:w="2070"/>
        <w:gridCol w:w="990"/>
        <w:gridCol w:w="3060"/>
      </w:tblGrid>
      <w:tr w:rsidRPr="009463FF" w:rsidR="00252E97" w:rsidDel="00262379" w:rsidTr="0097652B" w14:paraId="4992EECB" w14:textId="23F06379">
        <w:trPr>
          <w:del w:author="Murguia, Sahima" w:date="2022-03-15T22:37:00Z" w:id="666"/>
        </w:trPr>
        <w:tc>
          <w:tcPr>
            <w:tcW w:w="1042" w:type="dxa"/>
            <w:shd w:val="clear" w:color="auto" w:fill="2B5D9A" w:themeFill="accent6" w:themeFillShade="BF"/>
          </w:tcPr>
          <w:p w:rsidRPr="009463FF" w:rsidR="00650788" w:rsidDel="00262379" w:rsidP="008871C8" w:rsidRDefault="00650788" w14:paraId="04535DF5" w14:textId="41B7A9AD">
            <w:pPr>
              <w:pStyle w:val="BodyText"/>
              <w:rPr>
                <w:del w:author="Murguia, Sahima" w:date="2022-03-15T22:37:00Z" w:id="667"/>
                <w:rFonts w:ascii="Arial" w:hAnsi="Arial" w:cs="Arial"/>
                <w:b/>
                <w:bCs/>
                <w:strike/>
                <w:color w:val="FFFFFF" w:themeColor="background1"/>
                <w:szCs w:val="20"/>
              </w:rPr>
            </w:pPr>
            <w:del w:author="Murguia, Sahima" w:date="2022-03-15T22:37:00Z" w:id="668">
              <w:r w:rsidRPr="009463FF" w:rsidDel="00262379">
                <w:rPr>
                  <w:rFonts w:ascii="Arial" w:hAnsi="Arial" w:cs="Arial"/>
                  <w:b/>
                  <w:bCs/>
                  <w:strike/>
                  <w:color w:val="FFFFFF" w:themeColor="background1"/>
                  <w:szCs w:val="20"/>
                </w:rPr>
                <w:delText>BC</w:delText>
              </w:r>
            </w:del>
          </w:p>
        </w:tc>
        <w:tc>
          <w:tcPr>
            <w:tcW w:w="1368" w:type="dxa"/>
            <w:shd w:val="clear" w:color="auto" w:fill="2B5D9A" w:themeFill="accent6" w:themeFillShade="BF"/>
          </w:tcPr>
          <w:p w:rsidRPr="009463FF" w:rsidR="00650788" w:rsidDel="00262379" w:rsidP="008871C8" w:rsidRDefault="00650788" w14:paraId="0D48385A" w14:textId="008B9CC5">
            <w:pPr>
              <w:pStyle w:val="BodyText"/>
              <w:rPr>
                <w:del w:author="Murguia, Sahima" w:date="2022-03-15T22:37:00Z" w:id="669"/>
                <w:rFonts w:ascii="Arial" w:hAnsi="Arial" w:cs="Arial"/>
                <w:b/>
                <w:bCs/>
                <w:strike/>
                <w:color w:val="FFFFFF" w:themeColor="background1"/>
                <w:szCs w:val="20"/>
              </w:rPr>
            </w:pPr>
            <w:del w:author="Murguia, Sahima" w:date="2022-03-15T22:37:00Z" w:id="670">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650788" w:rsidDel="00262379" w:rsidP="008871C8" w:rsidRDefault="00650788" w14:paraId="26A69EF3" w14:textId="222322FB">
            <w:pPr>
              <w:pStyle w:val="BodyText"/>
              <w:rPr>
                <w:del w:author="Murguia, Sahima" w:date="2022-03-15T22:37:00Z" w:id="671"/>
                <w:rFonts w:ascii="Arial" w:hAnsi="Arial" w:cs="Arial"/>
                <w:b/>
                <w:bCs/>
                <w:strike/>
                <w:color w:val="FFFFFF" w:themeColor="background1"/>
                <w:szCs w:val="20"/>
              </w:rPr>
            </w:pPr>
            <w:del w:author="Murguia, Sahima" w:date="2022-03-15T22:37:00Z" w:id="672">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650788" w:rsidDel="00262379" w:rsidP="008871C8" w:rsidRDefault="00650788" w14:paraId="612CAA57" w14:textId="133751E3">
            <w:pPr>
              <w:pStyle w:val="BodyText"/>
              <w:rPr>
                <w:del w:author="Murguia, Sahima" w:date="2022-03-15T22:37:00Z" w:id="673"/>
                <w:rFonts w:ascii="Arial" w:hAnsi="Arial" w:cs="Arial"/>
                <w:b/>
                <w:bCs/>
                <w:strike/>
                <w:color w:val="FFFFFF" w:themeColor="background1"/>
                <w:szCs w:val="20"/>
              </w:rPr>
            </w:pPr>
            <w:del w:author="Murguia, Sahima" w:date="2022-03-15T22:37:00Z" w:id="674">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650788" w:rsidDel="00262379" w:rsidP="008871C8" w:rsidRDefault="00650788" w14:paraId="098FB230" w14:textId="4A073B43">
            <w:pPr>
              <w:pStyle w:val="BodyText"/>
              <w:rPr>
                <w:del w:author="Murguia, Sahima" w:date="2022-03-15T22:37:00Z" w:id="675"/>
                <w:rFonts w:ascii="Arial" w:hAnsi="Arial" w:cs="Arial"/>
                <w:b/>
                <w:bCs/>
                <w:strike/>
                <w:color w:val="FFFFFF" w:themeColor="background1"/>
                <w:szCs w:val="20"/>
              </w:rPr>
            </w:pPr>
            <w:del w:author="Murguia, Sahima" w:date="2022-03-15T22:37:00Z" w:id="676">
              <w:r w:rsidRPr="009463FF" w:rsidDel="00262379">
                <w:rPr>
                  <w:rFonts w:ascii="Arial" w:hAnsi="Arial" w:cs="Arial"/>
                  <w:b/>
                  <w:bCs/>
                  <w:strike/>
                  <w:color w:val="FFFFFF" w:themeColor="background1"/>
                  <w:szCs w:val="20"/>
                </w:rPr>
                <w:delText>Type</w:delText>
              </w:r>
            </w:del>
          </w:p>
        </w:tc>
        <w:tc>
          <w:tcPr>
            <w:tcW w:w="3060" w:type="dxa"/>
            <w:shd w:val="clear" w:color="auto" w:fill="2B5D9A" w:themeFill="accent6" w:themeFillShade="BF"/>
          </w:tcPr>
          <w:p w:rsidRPr="009463FF" w:rsidR="00650788" w:rsidDel="00262379" w:rsidP="008871C8" w:rsidRDefault="00650788" w14:paraId="68B38219" w14:textId="524B0AF6">
            <w:pPr>
              <w:pStyle w:val="BodyText"/>
              <w:rPr>
                <w:del w:author="Murguia, Sahima" w:date="2022-03-15T22:37:00Z" w:id="677"/>
                <w:rFonts w:ascii="Arial" w:hAnsi="Arial" w:cs="Arial"/>
                <w:b/>
                <w:bCs/>
                <w:strike/>
                <w:color w:val="FFFFFF" w:themeColor="background1"/>
                <w:szCs w:val="20"/>
              </w:rPr>
            </w:pPr>
            <w:del w:author="Murguia, Sahima" w:date="2022-03-15T22:37:00Z" w:id="678">
              <w:r w:rsidRPr="009463FF" w:rsidDel="00262379">
                <w:rPr>
                  <w:rFonts w:ascii="Arial" w:hAnsi="Arial" w:cs="Arial"/>
                  <w:b/>
                  <w:bCs/>
                  <w:strike/>
                  <w:color w:val="FFFFFF" w:themeColor="background1"/>
                  <w:szCs w:val="20"/>
                </w:rPr>
                <w:delText>Description</w:delText>
              </w:r>
            </w:del>
          </w:p>
        </w:tc>
      </w:tr>
      <w:tr w:rsidRPr="009463FF" w:rsidR="00DD35BA" w:rsidDel="00262379" w:rsidTr="00F83494" w14:paraId="06D9962A" w14:textId="1795F499">
        <w:trPr>
          <w:trHeight w:val="43"/>
          <w:del w:author="Murguia, Sahima" w:date="2022-03-15T22:37:00Z" w:id="679"/>
        </w:trPr>
        <w:tc>
          <w:tcPr>
            <w:tcW w:w="1042" w:type="dxa"/>
            <w:vMerge w:val="restart"/>
            <w:vAlign w:val="center"/>
          </w:tcPr>
          <w:p w:rsidRPr="009463FF" w:rsidR="00DD35BA" w:rsidDel="00262379" w:rsidP="00F83494" w:rsidRDefault="00DD35BA" w14:paraId="24DFC94D" w14:textId="1AA06383">
            <w:pPr>
              <w:pStyle w:val="ListParagraph"/>
              <w:ind w:left="0"/>
              <w:rPr>
                <w:del w:author="Murguia, Sahima" w:date="2022-03-15T22:37:00Z" w:id="680"/>
                <w:rFonts w:asciiTheme="majorHAnsi" w:hAnsiTheme="majorHAnsi" w:cstheme="majorHAnsi"/>
                <w:strike/>
                <w:szCs w:val="18"/>
                <w:lang w:val="en-US"/>
              </w:rPr>
            </w:pPr>
            <w:del w:author="Murguia, Sahima" w:date="2022-03-15T22:37:00Z" w:id="681">
              <w:r w:rsidRPr="009463FF" w:rsidDel="00262379">
                <w:rPr>
                  <w:rFonts w:asciiTheme="majorHAnsi" w:hAnsiTheme="majorHAnsi" w:cstheme="majorHAnsi"/>
                  <w:strike/>
                  <w:szCs w:val="18"/>
                  <w:lang w:val="en-US"/>
                </w:rPr>
                <w:delText>Product template list</w:delText>
              </w:r>
            </w:del>
          </w:p>
        </w:tc>
        <w:tc>
          <w:tcPr>
            <w:tcW w:w="1368" w:type="dxa"/>
            <w:vMerge w:val="restart"/>
            <w:vAlign w:val="center"/>
          </w:tcPr>
          <w:p w:rsidRPr="009463FF" w:rsidR="00DD35BA" w:rsidDel="00262379" w:rsidP="00F83494" w:rsidRDefault="00DD35BA" w14:paraId="383A4380" w14:textId="70A4B784">
            <w:pPr>
              <w:pStyle w:val="ListParagraph"/>
              <w:ind w:left="0"/>
              <w:rPr>
                <w:del w:author="Murguia, Sahima" w:date="2022-03-15T22:37:00Z" w:id="682"/>
                <w:rFonts w:asciiTheme="majorHAnsi" w:hAnsiTheme="majorHAnsi" w:cstheme="majorHAnsi"/>
                <w:strike/>
                <w:szCs w:val="18"/>
                <w:lang w:val="en-US"/>
              </w:rPr>
            </w:pPr>
            <w:del w:author="Murguia, Sahima" w:date="2022-03-15T22:37:00Z" w:id="683">
              <w:r w:rsidRPr="009463FF" w:rsidDel="00262379">
                <w:rPr>
                  <w:rFonts w:asciiTheme="majorHAnsi" w:hAnsiTheme="majorHAnsi" w:cstheme="majorHAnsi"/>
                  <w:strike/>
                  <w:szCs w:val="18"/>
                  <w:lang w:val="en-US"/>
                </w:rPr>
                <w:delText>S_DOC_QUOTE</w:delText>
              </w:r>
            </w:del>
          </w:p>
        </w:tc>
        <w:tc>
          <w:tcPr>
            <w:tcW w:w="1512" w:type="dxa"/>
            <w:vAlign w:val="center"/>
          </w:tcPr>
          <w:p w:rsidRPr="009463FF" w:rsidR="00DD35BA" w:rsidDel="00262379" w:rsidP="00F83494" w:rsidRDefault="00DD35BA" w14:paraId="2E3C45A4" w14:textId="696AA3A8">
            <w:pPr>
              <w:pStyle w:val="ListParagraph"/>
              <w:ind w:left="0"/>
              <w:rPr>
                <w:del w:author="Murguia, Sahima" w:date="2022-03-15T22:37:00Z" w:id="684"/>
                <w:rFonts w:asciiTheme="majorHAnsi" w:hAnsiTheme="majorHAnsi" w:cstheme="majorHAnsi"/>
                <w:strike/>
                <w:szCs w:val="18"/>
                <w:lang w:val="en-US"/>
              </w:rPr>
            </w:pPr>
            <w:del w:author="Murguia, Sahima" w:date="2022-03-15T22:37:00Z" w:id="685">
              <w:r w:rsidRPr="009463FF" w:rsidDel="00262379">
                <w:rPr>
                  <w:rFonts w:asciiTheme="majorHAnsi" w:hAnsiTheme="majorHAnsi" w:cstheme="majorHAnsi"/>
                  <w:strike/>
                  <w:szCs w:val="18"/>
                  <w:lang w:val="en-US"/>
                </w:rPr>
                <w:delText>Description</w:delText>
              </w:r>
            </w:del>
          </w:p>
        </w:tc>
        <w:tc>
          <w:tcPr>
            <w:tcW w:w="2070" w:type="dxa"/>
            <w:vAlign w:val="center"/>
          </w:tcPr>
          <w:p w:rsidRPr="009463FF" w:rsidR="00DD35BA" w:rsidDel="00262379" w:rsidP="00F83494" w:rsidRDefault="00DD35BA" w14:paraId="59486AA3" w14:textId="39E4DAD2">
            <w:pPr>
              <w:pStyle w:val="ListParagraph"/>
              <w:ind w:left="0"/>
              <w:rPr>
                <w:del w:author="Murguia, Sahima" w:date="2022-03-15T22:37:00Z" w:id="686"/>
                <w:rFonts w:asciiTheme="majorHAnsi" w:hAnsiTheme="majorHAnsi" w:cstheme="majorHAnsi"/>
                <w:strike/>
                <w:szCs w:val="18"/>
                <w:lang w:val="en-US"/>
              </w:rPr>
            </w:pPr>
            <w:del w:author="Murguia, Sahima" w:date="2022-03-15T22:37:00Z" w:id="687">
              <w:r w:rsidRPr="009463FF" w:rsidDel="00262379">
                <w:rPr>
                  <w:rFonts w:asciiTheme="majorHAnsi" w:hAnsiTheme="majorHAnsi" w:cstheme="majorHAnsi"/>
                  <w:strike/>
                  <w:szCs w:val="18"/>
                  <w:lang w:val="en-US"/>
                </w:rPr>
                <w:delText>DESC_TEXT</w:delText>
              </w:r>
            </w:del>
          </w:p>
        </w:tc>
        <w:tc>
          <w:tcPr>
            <w:tcW w:w="990" w:type="dxa"/>
            <w:vAlign w:val="center"/>
          </w:tcPr>
          <w:p w:rsidRPr="009463FF" w:rsidR="00DD35BA" w:rsidDel="00262379" w:rsidP="00F83494" w:rsidRDefault="00DD35BA" w14:paraId="4A2FC2AF" w14:textId="1DC4F9FE">
            <w:pPr>
              <w:pStyle w:val="ListParagraph"/>
              <w:ind w:left="0"/>
              <w:rPr>
                <w:del w:author="Murguia, Sahima" w:date="2022-03-15T22:37:00Z" w:id="688"/>
                <w:rFonts w:asciiTheme="majorHAnsi" w:hAnsiTheme="majorHAnsi" w:cstheme="majorHAnsi"/>
                <w:strike/>
                <w:szCs w:val="18"/>
                <w:lang w:val="en-US"/>
              </w:rPr>
            </w:pPr>
            <w:del w:author="Murguia, Sahima" w:date="2022-03-15T22:37:00Z" w:id="689">
              <w:r w:rsidRPr="009463FF" w:rsidDel="00262379">
                <w:rPr>
                  <w:rFonts w:asciiTheme="majorHAnsi" w:hAnsiTheme="majorHAnsi" w:cstheme="majorHAnsi"/>
                  <w:strike/>
                  <w:szCs w:val="18"/>
                  <w:lang w:val="en-US"/>
                </w:rPr>
                <w:delText>Text</w:delText>
              </w:r>
            </w:del>
          </w:p>
        </w:tc>
        <w:tc>
          <w:tcPr>
            <w:tcW w:w="3060" w:type="dxa"/>
            <w:vAlign w:val="center"/>
          </w:tcPr>
          <w:p w:rsidRPr="009463FF" w:rsidR="00DD35BA" w:rsidDel="00262379" w:rsidP="00F83494" w:rsidRDefault="00DD35BA" w14:paraId="254C9AC1" w14:textId="28B735C1">
            <w:pPr>
              <w:pStyle w:val="ListParagraph"/>
              <w:ind w:left="0"/>
              <w:rPr>
                <w:del w:author="Murguia, Sahima" w:date="2022-03-15T22:37:00Z" w:id="690"/>
                <w:rFonts w:asciiTheme="majorHAnsi" w:hAnsiTheme="majorHAnsi" w:cstheme="majorHAnsi"/>
                <w:strike/>
                <w:szCs w:val="18"/>
                <w:lang w:val="en-US"/>
              </w:rPr>
            </w:pPr>
          </w:p>
        </w:tc>
      </w:tr>
      <w:tr w:rsidRPr="009463FF" w:rsidR="00DD35BA" w:rsidDel="00262379" w:rsidTr="00F83494" w14:paraId="6AF5CBF8" w14:textId="57DD7DC1">
        <w:trPr>
          <w:trHeight w:val="43"/>
          <w:del w:author="Murguia, Sahima" w:date="2022-03-15T22:37:00Z" w:id="691"/>
        </w:trPr>
        <w:tc>
          <w:tcPr>
            <w:tcW w:w="1042" w:type="dxa"/>
            <w:vMerge/>
            <w:vAlign w:val="center"/>
          </w:tcPr>
          <w:p w:rsidRPr="009463FF" w:rsidR="00DD35BA" w:rsidDel="00262379" w:rsidP="00F83494" w:rsidRDefault="00DD35BA" w14:paraId="646277A3" w14:textId="6ED54FFF">
            <w:pPr>
              <w:pStyle w:val="ListParagraph"/>
              <w:ind w:left="0"/>
              <w:rPr>
                <w:del w:author="Murguia, Sahima" w:date="2022-03-15T22:37:00Z" w:id="692"/>
                <w:rFonts w:asciiTheme="majorHAnsi" w:hAnsiTheme="majorHAnsi" w:cstheme="majorHAnsi"/>
                <w:strike/>
                <w:szCs w:val="18"/>
                <w:lang w:val="en-US"/>
              </w:rPr>
            </w:pPr>
            <w:commentRangeStart w:id="693"/>
          </w:p>
        </w:tc>
        <w:tc>
          <w:tcPr>
            <w:tcW w:w="1368" w:type="dxa"/>
            <w:vMerge/>
            <w:vAlign w:val="center"/>
          </w:tcPr>
          <w:p w:rsidRPr="009463FF" w:rsidR="00DD35BA" w:rsidDel="00262379" w:rsidP="00F83494" w:rsidRDefault="00DD35BA" w14:paraId="309492C4" w14:textId="086ACF3E">
            <w:pPr>
              <w:pStyle w:val="ListParagraph"/>
              <w:ind w:left="0"/>
              <w:rPr>
                <w:del w:author="Murguia, Sahima" w:date="2022-03-15T22:37:00Z" w:id="69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4ECF27EB" w14:textId="1F2E0A80">
            <w:pPr>
              <w:pStyle w:val="ListParagraph"/>
              <w:ind w:left="0"/>
              <w:rPr>
                <w:del w:author="Murguia, Sahima" w:date="2022-03-15T22:37:00Z" w:id="695"/>
                <w:rFonts w:asciiTheme="majorHAnsi" w:hAnsiTheme="majorHAnsi" w:cstheme="majorHAnsi"/>
                <w:strike/>
                <w:szCs w:val="18"/>
                <w:lang w:val="en-US"/>
              </w:rPr>
            </w:pPr>
            <w:del w:author="Murguia, Sahima" w:date="2022-03-15T22:37:00Z" w:id="696">
              <w:r w:rsidRPr="009463FF" w:rsidDel="00262379">
                <w:rPr>
                  <w:rFonts w:asciiTheme="majorHAnsi" w:hAnsiTheme="majorHAnsi" w:cstheme="majorHAnsi"/>
                  <w:strike/>
                  <w:szCs w:val="18"/>
                  <w:lang w:val="en-US"/>
                </w:rPr>
                <w:delText>Order Type</w:delText>
              </w:r>
            </w:del>
          </w:p>
        </w:tc>
        <w:tc>
          <w:tcPr>
            <w:tcW w:w="2070" w:type="dxa"/>
            <w:vAlign w:val="center"/>
          </w:tcPr>
          <w:p w:rsidRPr="009463FF" w:rsidR="00DD35BA" w:rsidDel="00262379" w:rsidP="00F83494" w:rsidRDefault="00DD35BA" w14:paraId="7C3B3D7B" w14:textId="2108103C">
            <w:pPr>
              <w:pStyle w:val="ListParagraph"/>
              <w:ind w:left="0"/>
              <w:rPr>
                <w:del w:author="Murguia, Sahima" w:date="2022-03-15T22:37:00Z" w:id="697"/>
                <w:rFonts w:asciiTheme="majorHAnsi" w:hAnsiTheme="majorHAnsi" w:cstheme="majorHAnsi"/>
                <w:strike/>
                <w:szCs w:val="18"/>
                <w:lang w:val="en-US"/>
              </w:rPr>
            </w:pPr>
            <w:del w:author="Murguia, Sahima" w:date="2022-03-15T22:37:00Z" w:id="698">
              <w:r w:rsidRPr="009463FF" w:rsidDel="00262379">
                <w:rPr>
                  <w:rFonts w:asciiTheme="majorHAnsi" w:hAnsiTheme="majorHAnsi" w:cstheme="majorHAnsi"/>
                  <w:strike/>
                  <w:szCs w:val="18"/>
                  <w:lang w:val="en-US"/>
                </w:rPr>
                <w:delText>X_ATTRIB_01</w:delText>
              </w:r>
            </w:del>
          </w:p>
        </w:tc>
        <w:tc>
          <w:tcPr>
            <w:tcW w:w="990" w:type="dxa"/>
            <w:vAlign w:val="center"/>
          </w:tcPr>
          <w:p w:rsidRPr="009463FF" w:rsidR="00DD35BA" w:rsidDel="00262379" w:rsidP="00F83494" w:rsidRDefault="00DD35BA" w14:paraId="07B29318" w14:textId="4CA1E957">
            <w:pPr>
              <w:pStyle w:val="ListParagraph"/>
              <w:ind w:left="0"/>
              <w:rPr>
                <w:del w:author="Murguia, Sahima" w:date="2022-03-15T22:37:00Z" w:id="699"/>
                <w:rFonts w:asciiTheme="majorHAnsi" w:hAnsiTheme="majorHAnsi" w:cstheme="majorHAnsi"/>
                <w:strike/>
                <w:szCs w:val="18"/>
                <w:lang w:val="en-US"/>
              </w:rPr>
            </w:pPr>
            <w:del w:author="Murguia, Sahima" w:date="2022-03-15T22:37:00Z" w:id="700">
              <w:r w:rsidRPr="009463FF" w:rsidDel="00262379">
                <w:rPr>
                  <w:rFonts w:asciiTheme="majorHAnsi" w:hAnsiTheme="majorHAnsi" w:cstheme="majorHAnsi"/>
                  <w:strike/>
                  <w:szCs w:val="18"/>
                  <w:lang w:val="en-US"/>
                </w:rPr>
                <w:delText>Picklist</w:delText>
              </w:r>
              <w:commentRangeEnd w:id="693"/>
              <w:r w:rsidDel="00262379" w:rsidR="009B4491">
                <w:rPr>
                  <w:rStyle w:val="CommentReference"/>
                  <w:rFonts w:asciiTheme="minorHAnsi" w:hAnsiTheme="minorHAnsi"/>
                </w:rPr>
                <w:commentReference w:id="693"/>
              </w:r>
            </w:del>
          </w:p>
        </w:tc>
        <w:tc>
          <w:tcPr>
            <w:tcW w:w="3060" w:type="dxa"/>
            <w:vAlign w:val="center"/>
          </w:tcPr>
          <w:p w:rsidRPr="009463FF" w:rsidR="00DD35BA" w:rsidDel="00262379" w:rsidP="00F83494" w:rsidRDefault="00DD35BA" w14:paraId="68C1B97C" w14:textId="7A81927B">
            <w:pPr>
              <w:pStyle w:val="ListParagraph"/>
              <w:ind w:left="0"/>
              <w:rPr>
                <w:del w:author="Murguia, Sahima" w:date="2022-03-15T22:37:00Z" w:id="701"/>
                <w:rFonts w:asciiTheme="majorHAnsi" w:hAnsiTheme="majorHAnsi" w:cstheme="majorHAnsi"/>
                <w:strike/>
                <w:szCs w:val="18"/>
                <w:lang w:val="en-US"/>
              </w:rPr>
            </w:pPr>
          </w:p>
        </w:tc>
      </w:tr>
      <w:tr w:rsidRPr="009463FF" w:rsidR="00DD35BA" w:rsidDel="00262379" w:rsidTr="00F83494" w14:paraId="66F32829" w14:textId="1B1FB280">
        <w:trPr>
          <w:trHeight w:val="43"/>
          <w:del w:author="Murguia, Sahima" w:date="2022-03-15T22:37:00Z" w:id="702"/>
        </w:trPr>
        <w:tc>
          <w:tcPr>
            <w:tcW w:w="1042" w:type="dxa"/>
            <w:vMerge/>
            <w:vAlign w:val="center"/>
          </w:tcPr>
          <w:p w:rsidRPr="009463FF" w:rsidR="00DD35BA" w:rsidDel="00262379" w:rsidP="00F83494" w:rsidRDefault="00DD35BA" w14:paraId="729EE7F2" w14:textId="672E45BA">
            <w:pPr>
              <w:pStyle w:val="ListParagraph"/>
              <w:ind w:left="0"/>
              <w:rPr>
                <w:del w:author="Murguia, Sahima" w:date="2022-03-15T22:37:00Z" w:id="70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55351CAF" w14:textId="7535F0FF">
            <w:pPr>
              <w:pStyle w:val="ListParagraph"/>
              <w:ind w:left="0"/>
              <w:rPr>
                <w:del w:author="Murguia, Sahima" w:date="2022-03-15T22:37:00Z" w:id="70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719A4375" w14:textId="7C7E0414">
            <w:pPr>
              <w:pStyle w:val="ListParagraph"/>
              <w:ind w:left="0"/>
              <w:rPr>
                <w:del w:author="Murguia, Sahima" w:date="2022-03-15T22:37:00Z" w:id="705"/>
                <w:rFonts w:asciiTheme="majorHAnsi" w:hAnsiTheme="majorHAnsi" w:cstheme="majorHAnsi"/>
                <w:strike/>
                <w:szCs w:val="18"/>
                <w:lang w:val="en-US"/>
              </w:rPr>
            </w:pPr>
            <w:del w:author="Murguia, Sahima" w:date="2022-03-15T22:37:00Z" w:id="706">
              <w:r w:rsidRPr="009463FF" w:rsidDel="00262379">
                <w:rPr>
                  <w:rFonts w:asciiTheme="majorHAnsi" w:hAnsiTheme="majorHAnsi" w:cstheme="majorHAnsi"/>
                  <w:strike/>
                  <w:szCs w:val="18"/>
                  <w:lang w:val="en-US"/>
                </w:rPr>
                <w:delText>Default</w:delText>
              </w:r>
            </w:del>
          </w:p>
        </w:tc>
        <w:tc>
          <w:tcPr>
            <w:tcW w:w="2070" w:type="dxa"/>
            <w:vAlign w:val="center"/>
          </w:tcPr>
          <w:p w:rsidRPr="009463FF" w:rsidR="00DD35BA" w:rsidDel="00262379" w:rsidP="00F83494" w:rsidRDefault="00DD35BA" w14:paraId="461AD032" w14:textId="13267A59">
            <w:pPr>
              <w:pStyle w:val="ListParagraph"/>
              <w:ind w:left="0"/>
              <w:rPr>
                <w:del w:author="Murguia, Sahima" w:date="2022-03-15T22:37:00Z" w:id="707"/>
                <w:rFonts w:asciiTheme="majorHAnsi" w:hAnsiTheme="majorHAnsi" w:cstheme="majorHAnsi"/>
                <w:strike/>
                <w:szCs w:val="18"/>
                <w:lang w:val="en-US"/>
              </w:rPr>
            </w:pPr>
            <w:del w:author="Murguia, Sahima" w:date="2022-03-15T22:37:00Z" w:id="708">
              <w:r w:rsidRPr="009463FF" w:rsidDel="00262379">
                <w:rPr>
                  <w:rFonts w:asciiTheme="majorHAnsi" w:hAnsiTheme="majorHAnsi" w:cstheme="majorHAnsi"/>
                  <w:strike/>
                  <w:szCs w:val="18"/>
                  <w:lang w:val="en-US"/>
                </w:rPr>
                <w:delText>X_DEFAULT_FLG</w:delText>
              </w:r>
            </w:del>
          </w:p>
        </w:tc>
        <w:tc>
          <w:tcPr>
            <w:tcW w:w="990" w:type="dxa"/>
            <w:vAlign w:val="center"/>
          </w:tcPr>
          <w:p w:rsidRPr="009463FF" w:rsidR="00DD35BA" w:rsidDel="00262379" w:rsidP="00F83494" w:rsidRDefault="00DD35BA" w14:paraId="0DB1EF33" w14:textId="4875836A">
            <w:pPr>
              <w:pStyle w:val="ListParagraph"/>
              <w:ind w:left="0"/>
              <w:rPr>
                <w:del w:author="Murguia, Sahima" w:date="2022-03-15T22:37:00Z" w:id="709"/>
                <w:rFonts w:asciiTheme="majorHAnsi" w:hAnsiTheme="majorHAnsi" w:cstheme="majorHAnsi"/>
                <w:strike/>
                <w:szCs w:val="18"/>
                <w:lang w:val="en-US"/>
              </w:rPr>
            </w:pPr>
            <w:del w:author="Murguia, Sahima" w:date="2022-03-15T22:37:00Z" w:id="710">
              <w:r w:rsidRPr="009463FF" w:rsidDel="00262379">
                <w:rPr>
                  <w:rFonts w:asciiTheme="majorHAnsi" w:hAnsiTheme="majorHAnsi" w:cstheme="majorHAnsi"/>
                  <w:strike/>
                  <w:szCs w:val="18"/>
                  <w:lang w:val="en-US"/>
                </w:rPr>
                <w:delText>Flag</w:delText>
              </w:r>
            </w:del>
          </w:p>
        </w:tc>
        <w:tc>
          <w:tcPr>
            <w:tcW w:w="3060" w:type="dxa"/>
            <w:vAlign w:val="center"/>
          </w:tcPr>
          <w:p w:rsidRPr="009463FF" w:rsidR="00DD35BA" w:rsidDel="00262379" w:rsidP="00F83494" w:rsidRDefault="00DD35BA" w14:paraId="7E32339E" w14:textId="5F3F5152">
            <w:pPr>
              <w:pStyle w:val="ListParagraph"/>
              <w:ind w:left="0"/>
              <w:rPr>
                <w:del w:author="Murguia, Sahima" w:date="2022-03-15T22:37:00Z" w:id="711"/>
                <w:rFonts w:asciiTheme="majorHAnsi" w:hAnsiTheme="majorHAnsi" w:cstheme="majorHAnsi"/>
                <w:strike/>
                <w:szCs w:val="18"/>
                <w:lang w:val="en-US"/>
              </w:rPr>
            </w:pPr>
          </w:p>
        </w:tc>
      </w:tr>
      <w:tr w:rsidRPr="009463FF" w:rsidR="00DD35BA" w:rsidDel="00262379" w:rsidTr="00F83494" w14:paraId="78357EF5" w14:textId="20227685">
        <w:trPr>
          <w:trHeight w:val="43"/>
          <w:del w:author="Murguia, Sahima" w:date="2022-03-15T22:37:00Z" w:id="712"/>
        </w:trPr>
        <w:tc>
          <w:tcPr>
            <w:tcW w:w="1042" w:type="dxa"/>
            <w:vMerge/>
            <w:vAlign w:val="center"/>
          </w:tcPr>
          <w:p w:rsidRPr="009463FF" w:rsidR="00DD35BA" w:rsidDel="00262379" w:rsidP="00F83494" w:rsidRDefault="00DD35BA" w14:paraId="6A388969" w14:textId="2A0F87B5">
            <w:pPr>
              <w:pStyle w:val="ListParagraph"/>
              <w:ind w:left="0"/>
              <w:rPr>
                <w:del w:author="Murguia, Sahima" w:date="2022-03-15T22:37:00Z" w:id="71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15FC80E6" w14:textId="30D5EEDD">
            <w:pPr>
              <w:pStyle w:val="ListParagraph"/>
              <w:ind w:left="0"/>
              <w:rPr>
                <w:del w:author="Murguia, Sahima" w:date="2022-03-15T22:37:00Z" w:id="71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12E9C5C8" w14:textId="28E66BED">
            <w:pPr>
              <w:pStyle w:val="ListParagraph"/>
              <w:ind w:left="0"/>
              <w:rPr>
                <w:del w:author="Murguia, Sahima" w:date="2022-03-15T22:37:00Z" w:id="715"/>
                <w:rFonts w:asciiTheme="majorHAnsi" w:hAnsiTheme="majorHAnsi" w:cstheme="majorHAnsi"/>
                <w:strike/>
                <w:szCs w:val="18"/>
                <w:lang w:val="en-US"/>
              </w:rPr>
            </w:pPr>
            <w:del w:author="Murguia, Sahima" w:date="2022-03-15T22:37:00Z" w:id="716">
              <w:r w:rsidRPr="009463FF" w:rsidDel="00262379">
                <w:rPr>
                  <w:rFonts w:asciiTheme="majorHAnsi" w:hAnsiTheme="majorHAnsi" w:cstheme="majorHAnsi"/>
                  <w:strike/>
                  <w:szCs w:val="18"/>
                  <w:lang w:val="en-US"/>
                </w:rPr>
                <w:delText>ID</w:delText>
              </w:r>
            </w:del>
          </w:p>
        </w:tc>
        <w:tc>
          <w:tcPr>
            <w:tcW w:w="2070" w:type="dxa"/>
            <w:vAlign w:val="center"/>
          </w:tcPr>
          <w:p w:rsidRPr="009463FF" w:rsidR="00DD35BA" w:rsidDel="00262379" w:rsidP="00F83494" w:rsidRDefault="00DD35BA" w14:paraId="2D555569" w14:textId="2AC737C5">
            <w:pPr>
              <w:pStyle w:val="ListParagraph"/>
              <w:ind w:left="0"/>
              <w:rPr>
                <w:del w:author="Murguia, Sahima" w:date="2022-03-15T22:37:00Z" w:id="717"/>
                <w:rFonts w:asciiTheme="majorHAnsi" w:hAnsiTheme="majorHAnsi" w:cstheme="majorHAnsi"/>
                <w:strike/>
                <w:szCs w:val="18"/>
                <w:lang w:val="en-US"/>
              </w:rPr>
            </w:pPr>
          </w:p>
        </w:tc>
        <w:tc>
          <w:tcPr>
            <w:tcW w:w="990" w:type="dxa"/>
            <w:vAlign w:val="center"/>
          </w:tcPr>
          <w:p w:rsidRPr="009463FF" w:rsidR="00DD35BA" w:rsidDel="00262379" w:rsidP="00F83494" w:rsidRDefault="00DD35BA" w14:paraId="3DBA691F" w14:textId="72560ADA">
            <w:pPr>
              <w:pStyle w:val="ListParagraph"/>
              <w:ind w:left="0"/>
              <w:rPr>
                <w:del w:author="Murguia, Sahima" w:date="2022-03-15T22:37:00Z" w:id="718"/>
                <w:rFonts w:asciiTheme="majorHAnsi" w:hAnsiTheme="majorHAnsi" w:cstheme="majorHAnsi"/>
                <w:strike/>
                <w:szCs w:val="18"/>
                <w:lang w:val="en-US"/>
              </w:rPr>
            </w:pPr>
            <w:del w:author="Murguia, Sahima" w:date="2022-03-15T22:37:00Z" w:id="719">
              <w:r w:rsidRPr="009463FF" w:rsidDel="00262379">
                <w:rPr>
                  <w:rFonts w:asciiTheme="majorHAnsi" w:hAnsiTheme="majorHAnsi" w:cstheme="majorHAnsi"/>
                  <w:strike/>
                  <w:szCs w:val="18"/>
                  <w:lang w:val="en-US"/>
                </w:rPr>
                <w:delText>Text</w:delText>
              </w:r>
            </w:del>
          </w:p>
        </w:tc>
        <w:tc>
          <w:tcPr>
            <w:tcW w:w="3060" w:type="dxa"/>
            <w:vAlign w:val="center"/>
          </w:tcPr>
          <w:p w:rsidRPr="009463FF" w:rsidR="00DD35BA" w:rsidDel="00262379" w:rsidP="00F83494" w:rsidRDefault="00DD35BA" w14:paraId="335FAB25" w14:textId="03279241">
            <w:pPr>
              <w:pStyle w:val="ListParagraph"/>
              <w:ind w:left="0"/>
              <w:rPr>
                <w:del w:author="Murguia, Sahima" w:date="2022-03-15T22:37:00Z" w:id="720"/>
                <w:rFonts w:asciiTheme="majorHAnsi" w:hAnsiTheme="majorHAnsi" w:cstheme="majorHAnsi"/>
                <w:strike/>
                <w:szCs w:val="18"/>
                <w:lang w:val="en-US"/>
              </w:rPr>
            </w:pPr>
            <w:del w:author="Murguia, Sahima" w:date="2022-03-15T22:37:00Z" w:id="721">
              <w:r w:rsidRPr="009463FF" w:rsidDel="00262379">
                <w:rPr>
                  <w:rFonts w:asciiTheme="majorHAnsi" w:hAnsiTheme="majorHAnsi" w:cstheme="majorHAnsi"/>
                  <w:strike/>
                  <w:szCs w:val="18"/>
                  <w:lang w:val="en-US"/>
                </w:rPr>
                <w:delText>Corresponds to Row #</w:delText>
              </w:r>
            </w:del>
          </w:p>
        </w:tc>
      </w:tr>
      <w:tr w:rsidRPr="009463FF" w:rsidR="00DD35BA" w:rsidDel="00262379" w:rsidTr="00F83494" w14:paraId="5361A83B" w14:textId="2C71FAD5">
        <w:trPr>
          <w:trHeight w:val="43"/>
          <w:del w:author="Murguia, Sahima" w:date="2022-03-15T22:37:00Z" w:id="722"/>
        </w:trPr>
        <w:tc>
          <w:tcPr>
            <w:tcW w:w="1042" w:type="dxa"/>
            <w:vMerge/>
            <w:vAlign w:val="center"/>
          </w:tcPr>
          <w:p w:rsidRPr="009463FF" w:rsidR="00DD35BA" w:rsidDel="00262379" w:rsidP="00F83494" w:rsidRDefault="00DD35BA" w14:paraId="4B79F692" w14:textId="65299AEB">
            <w:pPr>
              <w:pStyle w:val="ListParagraph"/>
              <w:ind w:left="0"/>
              <w:rPr>
                <w:del w:author="Murguia, Sahima" w:date="2022-03-15T22:37:00Z" w:id="72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20F50A6B" w14:textId="0829089C">
            <w:pPr>
              <w:pStyle w:val="ListParagraph"/>
              <w:ind w:left="0"/>
              <w:rPr>
                <w:del w:author="Murguia, Sahima" w:date="2022-03-15T22:37:00Z" w:id="72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739D7A5E" w14:textId="7C7EB866">
            <w:pPr>
              <w:pStyle w:val="ListParagraph"/>
              <w:ind w:left="0"/>
              <w:rPr>
                <w:del w:author="Murguia, Sahima" w:date="2022-03-15T22:37:00Z" w:id="725"/>
                <w:rFonts w:asciiTheme="majorHAnsi" w:hAnsiTheme="majorHAnsi" w:cstheme="majorHAnsi"/>
                <w:strike/>
                <w:szCs w:val="18"/>
                <w:lang w:val="en-US"/>
              </w:rPr>
            </w:pPr>
            <w:del w:author="Murguia, Sahima" w:date="2022-03-15T22:37:00Z" w:id="726">
              <w:r w:rsidRPr="009463FF" w:rsidDel="00262379">
                <w:rPr>
                  <w:rFonts w:asciiTheme="majorHAnsi" w:hAnsiTheme="majorHAnsi" w:cstheme="majorHAnsi"/>
                  <w:strike/>
                  <w:szCs w:val="18"/>
                  <w:lang w:val="en-US"/>
                </w:rPr>
                <w:delText>Name</w:delText>
              </w:r>
            </w:del>
          </w:p>
        </w:tc>
        <w:tc>
          <w:tcPr>
            <w:tcW w:w="2070" w:type="dxa"/>
            <w:vAlign w:val="center"/>
          </w:tcPr>
          <w:p w:rsidRPr="009463FF" w:rsidR="00DD35BA" w:rsidDel="00262379" w:rsidP="00F83494" w:rsidRDefault="00DD35BA" w14:paraId="7B6C5DA2" w14:textId="39173A5A">
            <w:pPr>
              <w:pStyle w:val="ListParagraph"/>
              <w:ind w:left="0"/>
              <w:rPr>
                <w:del w:author="Murguia, Sahima" w:date="2022-03-15T22:37:00Z" w:id="727"/>
                <w:rFonts w:asciiTheme="majorHAnsi" w:hAnsiTheme="majorHAnsi" w:cstheme="majorHAnsi"/>
                <w:strike/>
                <w:szCs w:val="18"/>
                <w:lang w:val="en-US"/>
              </w:rPr>
            </w:pPr>
            <w:del w:author="Murguia, Sahima" w:date="2022-03-15T22:37:00Z" w:id="728">
              <w:r w:rsidRPr="009463FF" w:rsidDel="00262379">
                <w:rPr>
                  <w:rFonts w:asciiTheme="majorHAnsi" w:hAnsiTheme="majorHAnsi" w:cstheme="majorHAnsi"/>
                  <w:strike/>
                  <w:szCs w:val="18"/>
                  <w:lang w:val="en-US"/>
                </w:rPr>
                <w:delText>NAME</w:delText>
              </w:r>
            </w:del>
          </w:p>
        </w:tc>
        <w:tc>
          <w:tcPr>
            <w:tcW w:w="990" w:type="dxa"/>
            <w:vAlign w:val="center"/>
          </w:tcPr>
          <w:p w:rsidRPr="009463FF" w:rsidR="00DD35BA" w:rsidDel="00262379" w:rsidP="00F83494" w:rsidRDefault="00DD35BA" w14:paraId="075108DD" w14:textId="1B5443A4">
            <w:pPr>
              <w:pStyle w:val="ListParagraph"/>
              <w:ind w:left="0"/>
              <w:rPr>
                <w:del w:author="Murguia, Sahima" w:date="2022-03-15T22:37:00Z" w:id="729"/>
                <w:rFonts w:asciiTheme="majorHAnsi" w:hAnsiTheme="majorHAnsi" w:cstheme="majorHAnsi"/>
                <w:strike/>
                <w:szCs w:val="18"/>
                <w:lang w:val="en-US"/>
              </w:rPr>
            </w:pPr>
            <w:del w:author="Murguia, Sahima" w:date="2022-03-15T22:37:00Z" w:id="730">
              <w:r w:rsidRPr="009463FF" w:rsidDel="00262379">
                <w:rPr>
                  <w:rFonts w:asciiTheme="majorHAnsi" w:hAnsiTheme="majorHAnsi" w:cstheme="majorHAnsi"/>
                  <w:strike/>
                  <w:szCs w:val="18"/>
                  <w:lang w:val="en-US"/>
                </w:rPr>
                <w:delText>Text</w:delText>
              </w:r>
            </w:del>
          </w:p>
        </w:tc>
        <w:tc>
          <w:tcPr>
            <w:tcW w:w="3060" w:type="dxa"/>
            <w:vAlign w:val="center"/>
          </w:tcPr>
          <w:p w:rsidRPr="009463FF" w:rsidR="00DD35BA" w:rsidDel="00262379" w:rsidP="00F83494" w:rsidRDefault="00DD35BA" w14:paraId="4ACDC73F" w14:textId="0AB3BD4D">
            <w:pPr>
              <w:pStyle w:val="ListParagraph"/>
              <w:ind w:left="0"/>
              <w:rPr>
                <w:del w:author="Murguia, Sahima" w:date="2022-03-15T22:37:00Z" w:id="731"/>
                <w:rFonts w:asciiTheme="majorHAnsi" w:hAnsiTheme="majorHAnsi" w:cstheme="majorHAnsi"/>
                <w:strike/>
                <w:szCs w:val="18"/>
                <w:lang w:val="en-US"/>
              </w:rPr>
            </w:pPr>
          </w:p>
        </w:tc>
      </w:tr>
      <w:tr w:rsidRPr="009463FF" w:rsidR="00DD35BA" w:rsidDel="00262379" w:rsidTr="00F83494" w14:paraId="43AA5300" w14:textId="64F08AAC">
        <w:trPr>
          <w:trHeight w:val="43"/>
          <w:del w:author="Murguia, Sahima" w:date="2022-03-15T22:37:00Z" w:id="732"/>
        </w:trPr>
        <w:tc>
          <w:tcPr>
            <w:tcW w:w="1042" w:type="dxa"/>
            <w:vMerge/>
            <w:vAlign w:val="center"/>
          </w:tcPr>
          <w:p w:rsidRPr="009463FF" w:rsidR="00DD35BA" w:rsidDel="00262379" w:rsidP="00F83494" w:rsidRDefault="00DD35BA" w14:paraId="188FF885" w14:textId="2BB07846">
            <w:pPr>
              <w:pStyle w:val="ListParagraph"/>
              <w:ind w:left="0"/>
              <w:rPr>
                <w:del w:author="Murguia, Sahima" w:date="2022-03-15T22:37:00Z" w:id="73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663DCD92" w14:textId="2C02E66E">
            <w:pPr>
              <w:pStyle w:val="ListParagraph"/>
              <w:ind w:left="0"/>
              <w:rPr>
                <w:del w:author="Murguia, Sahima" w:date="2022-03-15T22:37:00Z" w:id="73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6C045046" w14:textId="17CE8BF4">
            <w:pPr>
              <w:pStyle w:val="ListParagraph"/>
              <w:ind w:left="0"/>
              <w:rPr>
                <w:del w:author="Murguia, Sahima" w:date="2022-03-15T22:37:00Z" w:id="735"/>
                <w:rFonts w:asciiTheme="majorHAnsi" w:hAnsiTheme="majorHAnsi" w:cstheme="majorHAnsi"/>
                <w:strike/>
                <w:szCs w:val="18"/>
                <w:lang w:val="en-US"/>
              </w:rPr>
            </w:pPr>
            <w:del w:author="Murguia, Sahima" w:date="2022-03-15T22:37:00Z" w:id="736">
              <w:r w:rsidRPr="009463FF" w:rsidDel="00262379">
                <w:rPr>
                  <w:rFonts w:asciiTheme="majorHAnsi" w:hAnsiTheme="majorHAnsi" w:cstheme="majorHAnsi"/>
                  <w:strike/>
                  <w:szCs w:val="18"/>
                  <w:lang w:val="en-US"/>
                </w:rPr>
                <w:delText>Created By</w:delText>
              </w:r>
            </w:del>
          </w:p>
        </w:tc>
        <w:tc>
          <w:tcPr>
            <w:tcW w:w="2070" w:type="dxa"/>
            <w:vAlign w:val="center"/>
          </w:tcPr>
          <w:p w:rsidRPr="009463FF" w:rsidR="00DD35BA" w:rsidDel="00262379" w:rsidP="00F83494" w:rsidRDefault="00DD35BA" w14:paraId="7C887F64" w14:textId="31FB237D">
            <w:pPr>
              <w:pStyle w:val="ListParagraph"/>
              <w:ind w:left="0"/>
              <w:rPr>
                <w:del w:author="Murguia, Sahima" w:date="2022-03-15T22:37:00Z" w:id="737"/>
                <w:rFonts w:asciiTheme="majorHAnsi" w:hAnsiTheme="majorHAnsi" w:cstheme="majorHAnsi"/>
                <w:strike/>
                <w:szCs w:val="18"/>
                <w:lang w:val="en-US"/>
              </w:rPr>
            </w:pPr>
            <w:del w:author="Murguia, Sahima" w:date="2022-03-15T22:37:00Z" w:id="738">
              <w:r w:rsidRPr="009463FF" w:rsidDel="00262379">
                <w:rPr>
                  <w:rFonts w:asciiTheme="majorHAnsi" w:hAnsiTheme="majorHAnsi" w:cstheme="majorHAnsi"/>
                  <w:strike/>
                  <w:szCs w:val="18"/>
                  <w:lang w:val="en-US"/>
                </w:rPr>
                <w:delText>Corresponds to Created By</w:delText>
              </w:r>
            </w:del>
          </w:p>
        </w:tc>
        <w:tc>
          <w:tcPr>
            <w:tcW w:w="990" w:type="dxa"/>
            <w:vAlign w:val="center"/>
          </w:tcPr>
          <w:p w:rsidRPr="009463FF" w:rsidR="00DD35BA" w:rsidDel="00262379" w:rsidP="00F83494" w:rsidRDefault="00DD35BA" w14:paraId="1B8C2A2C" w14:textId="69CCE3C1">
            <w:pPr>
              <w:pStyle w:val="ListParagraph"/>
              <w:ind w:left="0"/>
              <w:rPr>
                <w:del w:author="Murguia, Sahima" w:date="2022-03-15T22:37:00Z" w:id="739"/>
                <w:rFonts w:asciiTheme="majorHAnsi" w:hAnsiTheme="majorHAnsi" w:cstheme="majorHAnsi"/>
                <w:strike/>
                <w:szCs w:val="18"/>
                <w:lang w:val="en-US"/>
              </w:rPr>
            </w:pPr>
            <w:del w:author="Murguia, Sahima" w:date="2022-03-15T22:37:00Z" w:id="740">
              <w:r w:rsidRPr="009463FF" w:rsidDel="00262379">
                <w:rPr>
                  <w:rFonts w:asciiTheme="majorHAnsi" w:hAnsiTheme="majorHAnsi" w:cstheme="majorHAnsi"/>
                  <w:strike/>
                  <w:szCs w:val="18"/>
                  <w:lang w:val="en-US"/>
                </w:rPr>
                <w:delText>Text</w:delText>
              </w:r>
            </w:del>
          </w:p>
        </w:tc>
        <w:tc>
          <w:tcPr>
            <w:tcW w:w="3060" w:type="dxa"/>
            <w:vAlign w:val="center"/>
          </w:tcPr>
          <w:p w:rsidRPr="009463FF" w:rsidR="00DD35BA" w:rsidDel="00262379" w:rsidP="00F83494" w:rsidRDefault="00DD35BA" w14:paraId="6B3AA3C9" w14:textId="744A6423">
            <w:pPr>
              <w:pStyle w:val="ListParagraph"/>
              <w:ind w:left="0"/>
              <w:rPr>
                <w:del w:author="Murguia, Sahima" w:date="2022-03-15T22:37:00Z" w:id="741"/>
                <w:rFonts w:asciiTheme="majorHAnsi" w:hAnsiTheme="majorHAnsi" w:cstheme="majorHAnsi"/>
                <w:strike/>
                <w:szCs w:val="18"/>
                <w:lang w:val="en-US"/>
              </w:rPr>
            </w:pPr>
          </w:p>
        </w:tc>
      </w:tr>
      <w:tr w:rsidRPr="009463FF" w:rsidR="00DD35BA" w:rsidDel="00262379" w:rsidTr="00F83494" w14:paraId="1A68D12B" w14:textId="115E95EB">
        <w:trPr>
          <w:trHeight w:val="43"/>
          <w:del w:author="Murguia, Sahima" w:date="2022-03-15T22:37:00Z" w:id="742"/>
        </w:trPr>
        <w:tc>
          <w:tcPr>
            <w:tcW w:w="1042" w:type="dxa"/>
            <w:vMerge/>
            <w:vAlign w:val="center"/>
          </w:tcPr>
          <w:p w:rsidRPr="009463FF" w:rsidR="00DD35BA" w:rsidDel="00262379" w:rsidP="00F83494" w:rsidRDefault="00DD35BA" w14:paraId="011F9EF6" w14:textId="7B04E157">
            <w:pPr>
              <w:pStyle w:val="ListParagraph"/>
              <w:ind w:left="0"/>
              <w:rPr>
                <w:del w:author="Murguia, Sahima" w:date="2022-03-15T22:37:00Z" w:id="74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3521F040" w14:textId="0545C64A">
            <w:pPr>
              <w:pStyle w:val="ListParagraph"/>
              <w:ind w:left="0"/>
              <w:rPr>
                <w:del w:author="Murguia, Sahima" w:date="2022-03-15T22:37:00Z" w:id="74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720A9985" w14:textId="58E8932A">
            <w:pPr>
              <w:pStyle w:val="ListParagraph"/>
              <w:ind w:left="0"/>
              <w:rPr>
                <w:del w:author="Murguia, Sahima" w:date="2022-03-15T22:37:00Z" w:id="745"/>
                <w:rFonts w:asciiTheme="majorHAnsi" w:hAnsiTheme="majorHAnsi" w:cstheme="majorHAnsi"/>
                <w:strike/>
                <w:szCs w:val="18"/>
                <w:lang w:val="en-US"/>
              </w:rPr>
            </w:pPr>
            <w:del w:author="Murguia, Sahima" w:date="2022-03-15T22:37:00Z" w:id="746">
              <w:r w:rsidRPr="009463FF" w:rsidDel="00262379">
                <w:rPr>
                  <w:rFonts w:asciiTheme="majorHAnsi" w:hAnsiTheme="majorHAnsi" w:cstheme="majorHAnsi"/>
                  <w:strike/>
                  <w:szCs w:val="18"/>
                  <w:lang w:val="en-US"/>
                </w:rPr>
                <w:delText>Creation Date</w:delText>
              </w:r>
            </w:del>
          </w:p>
        </w:tc>
        <w:tc>
          <w:tcPr>
            <w:tcW w:w="2070" w:type="dxa"/>
            <w:vAlign w:val="center"/>
          </w:tcPr>
          <w:p w:rsidRPr="009463FF" w:rsidR="00DD35BA" w:rsidDel="00262379" w:rsidP="00F83494" w:rsidRDefault="00DD35BA" w14:paraId="1BB07998" w14:textId="7C43031C">
            <w:pPr>
              <w:pStyle w:val="ListParagraph"/>
              <w:ind w:left="0"/>
              <w:rPr>
                <w:del w:author="Murguia, Sahima" w:date="2022-03-15T22:37:00Z" w:id="747"/>
                <w:rFonts w:asciiTheme="majorHAnsi" w:hAnsiTheme="majorHAnsi" w:cstheme="majorHAnsi"/>
                <w:strike/>
                <w:szCs w:val="18"/>
                <w:lang w:val="en-US"/>
              </w:rPr>
            </w:pPr>
            <w:del w:author="Murguia, Sahima" w:date="2022-03-15T22:37:00Z" w:id="748">
              <w:r w:rsidRPr="009463FF" w:rsidDel="00262379">
                <w:rPr>
                  <w:rFonts w:asciiTheme="majorHAnsi" w:hAnsiTheme="majorHAnsi" w:cstheme="majorHAnsi"/>
                  <w:strike/>
                  <w:szCs w:val="18"/>
                  <w:lang w:val="en-US"/>
                </w:rPr>
                <w:delText>Corresponds to Created On</w:delText>
              </w:r>
            </w:del>
          </w:p>
        </w:tc>
        <w:tc>
          <w:tcPr>
            <w:tcW w:w="990" w:type="dxa"/>
            <w:vAlign w:val="center"/>
          </w:tcPr>
          <w:p w:rsidRPr="009463FF" w:rsidR="00DD35BA" w:rsidDel="00262379" w:rsidP="00F83494" w:rsidRDefault="00DD35BA" w14:paraId="5C35783C" w14:textId="41256174">
            <w:pPr>
              <w:pStyle w:val="ListParagraph"/>
              <w:ind w:left="0"/>
              <w:rPr>
                <w:del w:author="Murguia, Sahima" w:date="2022-03-15T22:37:00Z" w:id="749"/>
                <w:rFonts w:asciiTheme="majorHAnsi" w:hAnsiTheme="majorHAnsi" w:cstheme="majorHAnsi"/>
                <w:strike/>
                <w:szCs w:val="18"/>
                <w:lang w:val="en-US"/>
              </w:rPr>
            </w:pPr>
            <w:del w:author="Murguia, Sahima" w:date="2022-03-15T22:37:00Z" w:id="750">
              <w:r w:rsidRPr="009463FF" w:rsidDel="00262379">
                <w:rPr>
                  <w:rFonts w:asciiTheme="majorHAnsi" w:hAnsiTheme="majorHAnsi" w:cstheme="majorHAnsi"/>
                  <w:strike/>
                  <w:szCs w:val="18"/>
                  <w:lang w:val="en-US"/>
                </w:rPr>
                <w:delText>Date</w:delText>
              </w:r>
            </w:del>
          </w:p>
        </w:tc>
        <w:tc>
          <w:tcPr>
            <w:tcW w:w="3060" w:type="dxa"/>
            <w:vAlign w:val="center"/>
          </w:tcPr>
          <w:p w:rsidRPr="009463FF" w:rsidR="00DD35BA" w:rsidDel="00262379" w:rsidP="00F83494" w:rsidRDefault="00DD35BA" w14:paraId="0A528299" w14:textId="521882CB">
            <w:pPr>
              <w:pStyle w:val="ListParagraph"/>
              <w:ind w:left="0"/>
              <w:rPr>
                <w:del w:author="Murguia, Sahima" w:date="2022-03-15T22:37:00Z" w:id="751"/>
                <w:rFonts w:asciiTheme="majorHAnsi" w:hAnsiTheme="majorHAnsi" w:cstheme="majorHAnsi"/>
                <w:strike/>
                <w:szCs w:val="18"/>
                <w:lang w:val="en-US"/>
              </w:rPr>
            </w:pPr>
          </w:p>
        </w:tc>
      </w:tr>
      <w:tr w:rsidRPr="009463FF" w:rsidR="00DD35BA" w:rsidDel="00262379" w:rsidTr="00F83494" w14:paraId="4768E2CE" w14:textId="17664A1E">
        <w:trPr>
          <w:trHeight w:val="43"/>
          <w:del w:author="Murguia, Sahima" w:date="2022-03-15T22:37:00Z" w:id="752"/>
        </w:trPr>
        <w:tc>
          <w:tcPr>
            <w:tcW w:w="1042" w:type="dxa"/>
            <w:vMerge/>
            <w:vAlign w:val="center"/>
          </w:tcPr>
          <w:p w:rsidRPr="009463FF" w:rsidR="00DD35BA" w:rsidDel="00262379" w:rsidP="00F83494" w:rsidRDefault="00DD35BA" w14:paraId="55C4BECF" w14:textId="74AA089F">
            <w:pPr>
              <w:pStyle w:val="ListParagraph"/>
              <w:ind w:left="0"/>
              <w:rPr>
                <w:del w:author="Murguia, Sahima" w:date="2022-03-15T22:37:00Z" w:id="75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77D8E064" w14:textId="3A19BB11">
            <w:pPr>
              <w:pStyle w:val="ListParagraph"/>
              <w:ind w:left="0"/>
              <w:rPr>
                <w:del w:author="Murguia, Sahima" w:date="2022-03-15T22:37:00Z" w:id="75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56254A52" w14:textId="58CD65FD">
            <w:pPr>
              <w:pStyle w:val="ListParagraph"/>
              <w:ind w:left="0"/>
              <w:rPr>
                <w:del w:author="Murguia, Sahima" w:date="2022-03-15T22:37:00Z" w:id="755"/>
                <w:rFonts w:asciiTheme="majorHAnsi" w:hAnsiTheme="majorHAnsi" w:cstheme="majorHAnsi"/>
                <w:strike/>
                <w:szCs w:val="18"/>
                <w:lang w:val="en-US"/>
              </w:rPr>
            </w:pPr>
            <w:del w:author="Murguia, Sahima" w:date="2022-03-15T22:37:00Z" w:id="756">
              <w:r w:rsidRPr="009463FF" w:rsidDel="00262379">
                <w:rPr>
                  <w:rFonts w:asciiTheme="majorHAnsi" w:hAnsiTheme="majorHAnsi" w:cstheme="majorHAnsi"/>
                  <w:strike/>
                  <w:szCs w:val="18"/>
                  <w:lang w:val="en-US"/>
                </w:rPr>
                <w:delText>Valid From</w:delText>
              </w:r>
            </w:del>
          </w:p>
        </w:tc>
        <w:tc>
          <w:tcPr>
            <w:tcW w:w="2070" w:type="dxa"/>
            <w:vAlign w:val="center"/>
          </w:tcPr>
          <w:p w:rsidRPr="009463FF" w:rsidR="00DD35BA" w:rsidDel="00262379" w:rsidP="00F83494" w:rsidRDefault="00DD35BA" w14:paraId="6FA11E80" w14:textId="40195C20">
            <w:pPr>
              <w:pStyle w:val="ListParagraph"/>
              <w:ind w:left="0"/>
              <w:rPr>
                <w:del w:author="Murguia, Sahima" w:date="2022-03-15T22:37:00Z" w:id="757"/>
                <w:rFonts w:asciiTheme="majorHAnsi" w:hAnsiTheme="majorHAnsi" w:cstheme="majorHAnsi"/>
                <w:strike/>
                <w:szCs w:val="18"/>
                <w:lang w:val="en-US"/>
              </w:rPr>
            </w:pPr>
            <w:del w:author="Murguia, Sahima" w:date="2022-03-15T22:37:00Z" w:id="758">
              <w:r w:rsidRPr="009463FF" w:rsidDel="00262379">
                <w:rPr>
                  <w:rFonts w:asciiTheme="majorHAnsi" w:hAnsiTheme="majorHAnsi" w:cstheme="majorHAnsi"/>
                  <w:strike/>
                  <w:szCs w:val="18"/>
                  <w:lang w:val="en-US"/>
                </w:rPr>
                <w:delText>EFF_START_DT</w:delText>
              </w:r>
            </w:del>
          </w:p>
        </w:tc>
        <w:tc>
          <w:tcPr>
            <w:tcW w:w="990" w:type="dxa"/>
            <w:vAlign w:val="center"/>
          </w:tcPr>
          <w:p w:rsidRPr="009463FF" w:rsidR="00DD35BA" w:rsidDel="00262379" w:rsidP="00F83494" w:rsidRDefault="00DD35BA" w14:paraId="131C183A" w14:textId="3FCF546C">
            <w:pPr>
              <w:pStyle w:val="ListParagraph"/>
              <w:ind w:left="0"/>
              <w:rPr>
                <w:del w:author="Murguia, Sahima" w:date="2022-03-15T22:37:00Z" w:id="759"/>
                <w:rFonts w:asciiTheme="majorHAnsi" w:hAnsiTheme="majorHAnsi" w:cstheme="majorHAnsi"/>
                <w:strike/>
                <w:szCs w:val="18"/>
                <w:lang w:val="en-US"/>
              </w:rPr>
            </w:pPr>
            <w:del w:author="Murguia, Sahima" w:date="2022-03-15T22:37:00Z" w:id="760">
              <w:r w:rsidRPr="009463FF" w:rsidDel="00262379">
                <w:rPr>
                  <w:rFonts w:asciiTheme="majorHAnsi" w:hAnsiTheme="majorHAnsi" w:cstheme="majorHAnsi"/>
                  <w:strike/>
                  <w:szCs w:val="18"/>
                  <w:lang w:val="en-US"/>
                </w:rPr>
                <w:delText>Date</w:delText>
              </w:r>
            </w:del>
          </w:p>
        </w:tc>
        <w:tc>
          <w:tcPr>
            <w:tcW w:w="3060" w:type="dxa"/>
            <w:vAlign w:val="center"/>
          </w:tcPr>
          <w:p w:rsidRPr="009463FF" w:rsidR="00DD35BA" w:rsidDel="00262379" w:rsidP="00F83494" w:rsidRDefault="00DD35BA" w14:paraId="37DA2923" w14:textId="0FE676BF">
            <w:pPr>
              <w:pStyle w:val="ListParagraph"/>
              <w:ind w:left="0"/>
              <w:rPr>
                <w:del w:author="Murguia, Sahima" w:date="2022-03-15T22:37:00Z" w:id="761"/>
                <w:rFonts w:asciiTheme="majorHAnsi" w:hAnsiTheme="majorHAnsi" w:cstheme="majorHAnsi"/>
                <w:strike/>
                <w:szCs w:val="18"/>
                <w:lang w:val="en-US"/>
              </w:rPr>
            </w:pPr>
          </w:p>
        </w:tc>
      </w:tr>
      <w:tr w:rsidRPr="009463FF" w:rsidR="00DD35BA" w:rsidDel="00262379" w:rsidTr="00F83494" w14:paraId="375F5392" w14:textId="1079F3A3">
        <w:trPr>
          <w:trHeight w:val="43"/>
          <w:del w:author="Murguia, Sahima" w:date="2022-03-15T22:37:00Z" w:id="762"/>
        </w:trPr>
        <w:tc>
          <w:tcPr>
            <w:tcW w:w="1042" w:type="dxa"/>
            <w:vMerge/>
            <w:vAlign w:val="center"/>
          </w:tcPr>
          <w:p w:rsidRPr="009463FF" w:rsidR="00DD35BA" w:rsidDel="00262379" w:rsidP="00F83494" w:rsidRDefault="00DD35BA" w14:paraId="17E800D9" w14:textId="4A361460">
            <w:pPr>
              <w:pStyle w:val="ListParagraph"/>
              <w:ind w:left="0"/>
              <w:rPr>
                <w:del w:author="Murguia, Sahima" w:date="2022-03-15T22:37:00Z" w:id="76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3A754D97" w14:textId="17B8788D">
            <w:pPr>
              <w:pStyle w:val="ListParagraph"/>
              <w:ind w:left="0"/>
              <w:rPr>
                <w:del w:author="Murguia, Sahima" w:date="2022-03-15T22:37:00Z" w:id="76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412E5BA5" w14:textId="5446A179">
            <w:pPr>
              <w:pStyle w:val="ListParagraph"/>
              <w:ind w:left="0"/>
              <w:rPr>
                <w:del w:author="Murguia, Sahima" w:date="2022-03-15T22:37:00Z" w:id="765"/>
                <w:rFonts w:asciiTheme="majorHAnsi" w:hAnsiTheme="majorHAnsi" w:cstheme="majorHAnsi"/>
                <w:strike/>
                <w:szCs w:val="18"/>
                <w:lang w:val="en-US"/>
              </w:rPr>
            </w:pPr>
            <w:del w:author="Murguia, Sahima" w:date="2022-03-15T22:37:00Z" w:id="766">
              <w:r w:rsidRPr="009463FF" w:rsidDel="00262379">
                <w:rPr>
                  <w:rFonts w:asciiTheme="majorHAnsi" w:hAnsiTheme="majorHAnsi" w:cstheme="majorHAnsi"/>
                  <w:strike/>
                  <w:szCs w:val="18"/>
                  <w:lang w:val="en-US"/>
                </w:rPr>
                <w:delText>Valid To</w:delText>
              </w:r>
            </w:del>
          </w:p>
        </w:tc>
        <w:tc>
          <w:tcPr>
            <w:tcW w:w="2070" w:type="dxa"/>
            <w:vAlign w:val="center"/>
          </w:tcPr>
          <w:p w:rsidRPr="009463FF" w:rsidR="00DD35BA" w:rsidDel="00262379" w:rsidP="00F83494" w:rsidRDefault="00DD35BA" w14:paraId="2A7E8EDA" w14:textId="01A351E2">
            <w:pPr>
              <w:pStyle w:val="ListParagraph"/>
              <w:ind w:left="0"/>
              <w:rPr>
                <w:del w:author="Murguia, Sahima" w:date="2022-03-15T22:37:00Z" w:id="767"/>
                <w:rFonts w:asciiTheme="majorHAnsi" w:hAnsiTheme="majorHAnsi" w:cstheme="majorHAnsi"/>
                <w:strike/>
                <w:szCs w:val="18"/>
                <w:lang w:val="en-US"/>
              </w:rPr>
            </w:pPr>
            <w:del w:author="Murguia, Sahima" w:date="2022-03-15T22:37:00Z" w:id="768">
              <w:r w:rsidRPr="009463FF" w:rsidDel="00262379">
                <w:rPr>
                  <w:rFonts w:asciiTheme="majorHAnsi" w:hAnsiTheme="majorHAnsi" w:cstheme="majorHAnsi"/>
                  <w:strike/>
                  <w:szCs w:val="18"/>
                  <w:lang w:val="en-US"/>
                </w:rPr>
                <w:delText>EFF_END_DT</w:delText>
              </w:r>
            </w:del>
          </w:p>
        </w:tc>
        <w:tc>
          <w:tcPr>
            <w:tcW w:w="990" w:type="dxa"/>
            <w:vAlign w:val="center"/>
          </w:tcPr>
          <w:p w:rsidRPr="009463FF" w:rsidR="00DD35BA" w:rsidDel="00262379" w:rsidP="00F83494" w:rsidRDefault="00DD35BA" w14:paraId="543B06BA" w14:textId="30A97949">
            <w:pPr>
              <w:pStyle w:val="ListParagraph"/>
              <w:ind w:left="0"/>
              <w:rPr>
                <w:del w:author="Murguia, Sahima" w:date="2022-03-15T22:37:00Z" w:id="769"/>
                <w:rFonts w:asciiTheme="majorHAnsi" w:hAnsiTheme="majorHAnsi" w:cstheme="majorHAnsi"/>
                <w:strike/>
                <w:szCs w:val="18"/>
                <w:lang w:val="en-US"/>
              </w:rPr>
            </w:pPr>
            <w:del w:author="Murguia, Sahima" w:date="2022-03-15T22:37:00Z" w:id="770">
              <w:r w:rsidRPr="009463FF" w:rsidDel="00262379">
                <w:rPr>
                  <w:rFonts w:asciiTheme="majorHAnsi" w:hAnsiTheme="majorHAnsi" w:cstheme="majorHAnsi"/>
                  <w:strike/>
                  <w:szCs w:val="18"/>
                  <w:lang w:val="en-US"/>
                </w:rPr>
                <w:delText>Date</w:delText>
              </w:r>
            </w:del>
          </w:p>
        </w:tc>
        <w:tc>
          <w:tcPr>
            <w:tcW w:w="3060" w:type="dxa"/>
            <w:vAlign w:val="center"/>
          </w:tcPr>
          <w:p w:rsidRPr="009463FF" w:rsidR="00DD35BA" w:rsidDel="00262379" w:rsidP="00F83494" w:rsidRDefault="00DD35BA" w14:paraId="777DFCFC" w14:textId="709EA056">
            <w:pPr>
              <w:pStyle w:val="ListParagraph"/>
              <w:ind w:left="0"/>
              <w:rPr>
                <w:del w:author="Murguia, Sahima" w:date="2022-03-15T22:37:00Z" w:id="771"/>
                <w:rFonts w:asciiTheme="majorHAnsi" w:hAnsiTheme="majorHAnsi" w:cstheme="majorHAnsi"/>
                <w:strike/>
                <w:szCs w:val="18"/>
                <w:lang w:val="en-US"/>
              </w:rPr>
            </w:pPr>
          </w:p>
        </w:tc>
      </w:tr>
      <w:tr w:rsidRPr="009463FF" w:rsidR="00DD35BA" w:rsidDel="00262379" w:rsidTr="00F83494" w14:paraId="0B6CBD09" w14:textId="2A518E4D">
        <w:trPr>
          <w:trHeight w:val="43"/>
          <w:del w:author="Murguia, Sahima" w:date="2022-03-15T22:37:00Z" w:id="772"/>
        </w:trPr>
        <w:tc>
          <w:tcPr>
            <w:tcW w:w="1042" w:type="dxa"/>
            <w:vMerge/>
            <w:vAlign w:val="center"/>
          </w:tcPr>
          <w:p w:rsidRPr="009463FF" w:rsidR="00DD35BA" w:rsidDel="00262379" w:rsidP="00F83494" w:rsidRDefault="00DD35BA" w14:paraId="7918D43F" w14:textId="31847960">
            <w:pPr>
              <w:pStyle w:val="ListParagraph"/>
              <w:ind w:left="0"/>
              <w:rPr>
                <w:del w:author="Murguia, Sahima" w:date="2022-03-15T22:37:00Z" w:id="77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489362E2" w14:textId="42312474">
            <w:pPr>
              <w:pStyle w:val="ListParagraph"/>
              <w:ind w:left="0"/>
              <w:rPr>
                <w:del w:author="Murguia, Sahima" w:date="2022-03-15T22:37:00Z" w:id="77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59454474" w14:textId="0C0279EA">
            <w:pPr>
              <w:pStyle w:val="ListParagraph"/>
              <w:ind w:left="0"/>
              <w:rPr>
                <w:del w:author="Murguia, Sahima" w:date="2022-03-15T22:37:00Z" w:id="775"/>
                <w:rFonts w:asciiTheme="majorHAnsi" w:hAnsiTheme="majorHAnsi" w:cstheme="majorHAnsi"/>
                <w:strike/>
                <w:szCs w:val="18"/>
                <w:lang w:val="en-US"/>
              </w:rPr>
            </w:pPr>
            <w:del w:author="Murguia, Sahima" w:date="2022-03-15T22:37:00Z" w:id="776">
              <w:r w:rsidRPr="009463FF" w:rsidDel="00262379">
                <w:rPr>
                  <w:rFonts w:asciiTheme="majorHAnsi" w:hAnsiTheme="majorHAnsi" w:cstheme="majorHAnsi"/>
                  <w:strike/>
                  <w:szCs w:val="18"/>
                  <w:lang w:val="en-US"/>
                </w:rPr>
                <w:delText>Template Sequence</w:delText>
              </w:r>
            </w:del>
          </w:p>
        </w:tc>
        <w:tc>
          <w:tcPr>
            <w:tcW w:w="2070" w:type="dxa"/>
            <w:vAlign w:val="center"/>
          </w:tcPr>
          <w:p w:rsidRPr="009463FF" w:rsidR="00DD35BA" w:rsidDel="00262379" w:rsidP="00F83494" w:rsidRDefault="00DD35BA" w14:paraId="515FF380" w14:textId="1AA99DCA">
            <w:pPr>
              <w:pStyle w:val="ListParagraph"/>
              <w:ind w:left="0"/>
              <w:rPr>
                <w:del w:author="Murguia, Sahima" w:date="2022-03-15T22:37:00Z" w:id="777"/>
                <w:rFonts w:asciiTheme="majorHAnsi" w:hAnsiTheme="majorHAnsi" w:cstheme="majorHAnsi"/>
                <w:strike/>
                <w:szCs w:val="18"/>
                <w:lang w:val="en-US"/>
              </w:rPr>
            </w:pPr>
            <w:del w:author="Murguia, Sahima" w:date="2022-03-15T22:37:00Z" w:id="778">
              <w:r w:rsidRPr="009463FF" w:rsidDel="00262379">
                <w:rPr>
                  <w:rFonts w:asciiTheme="majorHAnsi" w:hAnsiTheme="majorHAnsi" w:cstheme="majorHAnsi"/>
                  <w:strike/>
                  <w:szCs w:val="18"/>
                  <w:lang w:val="en-US"/>
                </w:rPr>
                <w:delText>X_TEMPL_SEQ_NUM</w:delText>
              </w:r>
            </w:del>
          </w:p>
        </w:tc>
        <w:tc>
          <w:tcPr>
            <w:tcW w:w="990" w:type="dxa"/>
            <w:vAlign w:val="center"/>
          </w:tcPr>
          <w:p w:rsidRPr="009463FF" w:rsidR="00DD35BA" w:rsidDel="00262379" w:rsidP="00F83494" w:rsidRDefault="00DD35BA" w14:paraId="690D5BC6" w14:textId="29BFB7C8">
            <w:pPr>
              <w:pStyle w:val="ListParagraph"/>
              <w:ind w:left="0"/>
              <w:rPr>
                <w:del w:author="Murguia, Sahima" w:date="2022-03-15T22:37:00Z" w:id="779"/>
                <w:rFonts w:asciiTheme="majorHAnsi" w:hAnsiTheme="majorHAnsi" w:cstheme="majorHAnsi"/>
                <w:strike/>
                <w:szCs w:val="18"/>
                <w:lang w:val="en-US"/>
              </w:rPr>
            </w:pPr>
            <w:del w:author="Murguia, Sahima" w:date="2022-03-15T22:37:00Z" w:id="780">
              <w:r w:rsidRPr="009463FF" w:rsidDel="00262379">
                <w:rPr>
                  <w:rFonts w:asciiTheme="majorHAnsi" w:hAnsiTheme="majorHAnsi" w:cstheme="majorHAnsi"/>
                  <w:strike/>
                  <w:szCs w:val="18"/>
                  <w:lang w:val="en-US"/>
                </w:rPr>
                <w:delText>Number</w:delText>
              </w:r>
            </w:del>
          </w:p>
        </w:tc>
        <w:tc>
          <w:tcPr>
            <w:tcW w:w="3060" w:type="dxa"/>
            <w:vAlign w:val="center"/>
          </w:tcPr>
          <w:p w:rsidRPr="009463FF" w:rsidR="00DD35BA" w:rsidDel="00262379" w:rsidP="00F83494" w:rsidRDefault="00DD35BA" w14:paraId="4086B8CF" w14:textId="3AFA2B07">
            <w:pPr>
              <w:pStyle w:val="ListParagraph"/>
              <w:ind w:left="0"/>
              <w:rPr>
                <w:del w:author="Murguia, Sahima" w:date="2022-03-15T22:37:00Z" w:id="781"/>
                <w:rFonts w:asciiTheme="majorHAnsi" w:hAnsiTheme="majorHAnsi" w:cstheme="majorHAnsi"/>
                <w:strike/>
                <w:szCs w:val="18"/>
                <w:lang w:val="en-US"/>
              </w:rPr>
            </w:pPr>
          </w:p>
        </w:tc>
      </w:tr>
      <w:tr w:rsidRPr="009463FF" w:rsidR="00DD35BA" w:rsidDel="00262379" w:rsidTr="00F83494" w14:paraId="2A8E11B4" w14:textId="0DD225EC">
        <w:trPr>
          <w:trHeight w:val="43"/>
          <w:del w:author="Murguia, Sahima" w:date="2022-03-15T22:37:00Z" w:id="782"/>
        </w:trPr>
        <w:tc>
          <w:tcPr>
            <w:tcW w:w="1042" w:type="dxa"/>
            <w:vMerge/>
            <w:vAlign w:val="center"/>
          </w:tcPr>
          <w:p w:rsidRPr="009463FF" w:rsidR="00DD35BA" w:rsidDel="00262379" w:rsidP="00F83494" w:rsidRDefault="00DD35BA" w14:paraId="08400957" w14:textId="15CCE2E3">
            <w:pPr>
              <w:pStyle w:val="ListParagraph"/>
              <w:ind w:left="0"/>
              <w:rPr>
                <w:del w:author="Murguia, Sahima" w:date="2022-03-15T22:37:00Z" w:id="78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1BB2F845" w14:textId="7028D9CE">
            <w:pPr>
              <w:pStyle w:val="ListParagraph"/>
              <w:ind w:left="0"/>
              <w:rPr>
                <w:del w:author="Murguia, Sahima" w:date="2022-03-15T22:37:00Z" w:id="78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3BEB223E" w14:textId="1B90BEB2">
            <w:pPr>
              <w:pStyle w:val="ListParagraph"/>
              <w:ind w:left="0"/>
              <w:rPr>
                <w:del w:author="Murguia, Sahima" w:date="2022-03-15T22:37:00Z" w:id="785"/>
                <w:rFonts w:asciiTheme="majorHAnsi" w:hAnsiTheme="majorHAnsi" w:cstheme="majorHAnsi"/>
                <w:strike/>
                <w:szCs w:val="18"/>
                <w:lang w:val="en-US"/>
              </w:rPr>
            </w:pPr>
            <w:del w:author="Murguia, Sahima" w:date="2022-03-15T22:37:00Z" w:id="786">
              <w:r w:rsidRPr="009463FF" w:rsidDel="00262379">
                <w:rPr>
                  <w:rFonts w:asciiTheme="majorHAnsi" w:hAnsiTheme="majorHAnsi" w:cstheme="majorHAnsi"/>
                  <w:strike/>
                  <w:szCs w:val="18"/>
                  <w:lang w:val="en-US"/>
                </w:rPr>
                <w:delText>Start Date</w:delText>
              </w:r>
            </w:del>
          </w:p>
        </w:tc>
        <w:tc>
          <w:tcPr>
            <w:tcW w:w="2070" w:type="dxa"/>
            <w:vAlign w:val="center"/>
          </w:tcPr>
          <w:p w:rsidRPr="009463FF" w:rsidR="00DD35BA" w:rsidDel="00262379" w:rsidP="00F83494" w:rsidRDefault="00DD35BA" w14:paraId="468D80AF" w14:textId="12FE6B17">
            <w:pPr>
              <w:pStyle w:val="ListParagraph"/>
              <w:ind w:left="0"/>
              <w:rPr>
                <w:del w:author="Murguia, Sahima" w:date="2022-03-15T22:37:00Z" w:id="787"/>
                <w:rFonts w:asciiTheme="majorHAnsi" w:hAnsiTheme="majorHAnsi" w:cstheme="majorHAnsi"/>
                <w:strike/>
                <w:szCs w:val="18"/>
                <w:lang w:val="en-US"/>
              </w:rPr>
            </w:pPr>
            <w:del w:author="Murguia, Sahima" w:date="2022-03-15T22:37:00Z" w:id="788">
              <w:r w:rsidRPr="009463FF" w:rsidDel="00262379">
                <w:rPr>
                  <w:rFonts w:asciiTheme="majorHAnsi" w:hAnsiTheme="majorHAnsi" w:cstheme="majorHAnsi"/>
                  <w:strike/>
                  <w:szCs w:val="18"/>
                  <w:lang w:val="en-US"/>
                </w:rPr>
                <w:delText>EFF_START_DT</w:delText>
              </w:r>
            </w:del>
          </w:p>
        </w:tc>
        <w:tc>
          <w:tcPr>
            <w:tcW w:w="990" w:type="dxa"/>
            <w:vAlign w:val="center"/>
          </w:tcPr>
          <w:p w:rsidRPr="009463FF" w:rsidR="00DD35BA" w:rsidDel="00262379" w:rsidP="00F83494" w:rsidRDefault="00DD35BA" w14:paraId="3D8EA373" w14:textId="6ABC005E">
            <w:pPr>
              <w:pStyle w:val="ListParagraph"/>
              <w:ind w:left="0"/>
              <w:rPr>
                <w:del w:author="Murguia, Sahima" w:date="2022-03-15T22:37:00Z" w:id="789"/>
                <w:rFonts w:asciiTheme="majorHAnsi" w:hAnsiTheme="majorHAnsi" w:cstheme="majorHAnsi"/>
                <w:strike/>
                <w:szCs w:val="18"/>
                <w:lang w:val="en-US"/>
              </w:rPr>
            </w:pPr>
            <w:del w:author="Murguia, Sahima" w:date="2022-03-15T22:37:00Z" w:id="790">
              <w:r w:rsidRPr="009463FF" w:rsidDel="00262379">
                <w:rPr>
                  <w:rFonts w:asciiTheme="majorHAnsi" w:hAnsiTheme="majorHAnsi" w:cstheme="majorHAnsi"/>
                  <w:strike/>
                  <w:szCs w:val="18"/>
                  <w:lang w:val="en-US"/>
                </w:rPr>
                <w:delText>datetime</w:delText>
              </w:r>
            </w:del>
          </w:p>
        </w:tc>
        <w:tc>
          <w:tcPr>
            <w:tcW w:w="3060" w:type="dxa"/>
            <w:vAlign w:val="center"/>
          </w:tcPr>
          <w:p w:rsidRPr="009463FF" w:rsidR="00DD35BA" w:rsidDel="00262379" w:rsidP="00F83494" w:rsidRDefault="00DD35BA" w14:paraId="24213F82" w14:textId="4966F502">
            <w:pPr>
              <w:pStyle w:val="ListParagraph"/>
              <w:ind w:left="0"/>
              <w:rPr>
                <w:del w:author="Murguia, Sahima" w:date="2022-03-15T22:37:00Z" w:id="791"/>
                <w:rFonts w:asciiTheme="majorHAnsi" w:hAnsiTheme="majorHAnsi" w:cstheme="majorHAnsi"/>
                <w:strike/>
                <w:szCs w:val="18"/>
                <w:lang w:val="en-US"/>
              </w:rPr>
            </w:pPr>
          </w:p>
        </w:tc>
      </w:tr>
      <w:tr w:rsidRPr="009463FF" w:rsidR="00DD35BA" w:rsidDel="00262379" w:rsidTr="00F83494" w14:paraId="0BF76182" w14:textId="4D5ED260">
        <w:trPr>
          <w:trHeight w:val="43"/>
          <w:del w:author="Murguia, Sahima" w:date="2022-03-15T22:37:00Z" w:id="792"/>
        </w:trPr>
        <w:tc>
          <w:tcPr>
            <w:tcW w:w="1042" w:type="dxa"/>
            <w:vMerge/>
            <w:vAlign w:val="center"/>
          </w:tcPr>
          <w:p w:rsidRPr="009463FF" w:rsidR="00DD35BA" w:rsidDel="00262379" w:rsidP="00F83494" w:rsidRDefault="00DD35BA" w14:paraId="12ED265D" w14:textId="52057A31">
            <w:pPr>
              <w:pStyle w:val="ListParagraph"/>
              <w:ind w:left="0"/>
              <w:rPr>
                <w:del w:author="Murguia, Sahima" w:date="2022-03-15T22:37:00Z" w:id="79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2EE56679" w14:textId="372D9121">
            <w:pPr>
              <w:pStyle w:val="ListParagraph"/>
              <w:ind w:left="0"/>
              <w:rPr>
                <w:del w:author="Murguia, Sahima" w:date="2022-03-15T22:37:00Z" w:id="79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3198FBA3" w14:textId="379F70F6">
            <w:pPr>
              <w:pStyle w:val="ListParagraph"/>
              <w:ind w:left="0"/>
              <w:rPr>
                <w:del w:author="Murguia, Sahima" w:date="2022-03-15T22:37:00Z" w:id="795"/>
                <w:rFonts w:asciiTheme="majorHAnsi" w:hAnsiTheme="majorHAnsi" w:cstheme="majorHAnsi"/>
                <w:strike/>
                <w:szCs w:val="18"/>
                <w:lang w:val="en-US"/>
              </w:rPr>
            </w:pPr>
            <w:del w:author="Murguia, Sahima" w:date="2022-03-15T22:37:00Z" w:id="796">
              <w:r w:rsidRPr="009463FF" w:rsidDel="00262379">
                <w:rPr>
                  <w:rFonts w:asciiTheme="majorHAnsi" w:hAnsiTheme="majorHAnsi" w:cstheme="majorHAnsi"/>
                  <w:strike/>
                  <w:szCs w:val="18"/>
                  <w:lang w:val="en-US"/>
                </w:rPr>
                <w:delText>End Date</w:delText>
              </w:r>
            </w:del>
          </w:p>
        </w:tc>
        <w:tc>
          <w:tcPr>
            <w:tcW w:w="2070" w:type="dxa"/>
            <w:vAlign w:val="center"/>
          </w:tcPr>
          <w:p w:rsidRPr="009463FF" w:rsidR="00DD35BA" w:rsidDel="00262379" w:rsidP="00F83494" w:rsidRDefault="00DD35BA" w14:paraId="54FA6139" w14:textId="4C0B3202">
            <w:pPr>
              <w:pStyle w:val="ListParagraph"/>
              <w:ind w:left="0"/>
              <w:rPr>
                <w:del w:author="Murguia, Sahima" w:date="2022-03-15T22:37:00Z" w:id="797"/>
                <w:rFonts w:asciiTheme="majorHAnsi" w:hAnsiTheme="majorHAnsi" w:cstheme="majorHAnsi"/>
                <w:strike/>
                <w:szCs w:val="18"/>
                <w:lang w:val="en-US"/>
              </w:rPr>
            </w:pPr>
            <w:del w:author="Murguia, Sahima" w:date="2022-03-15T22:37:00Z" w:id="798">
              <w:r w:rsidRPr="009463FF" w:rsidDel="00262379">
                <w:rPr>
                  <w:rFonts w:asciiTheme="majorHAnsi" w:hAnsiTheme="majorHAnsi" w:cstheme="majorHAnsi"/>
                  <w:strike/>
                  <w:szCs w:val="18"/>
                  <w:lang w:val="en-US"/>
                </w:rPr>
                <w:delText>EFF_END_DT</w:delText>
              </w:r>
            </w:del>
          </w:p>
        </w:tc>
        <w:tc>
          <w:tcPr>
            <w:tcW w:w="990" w:type="dxa"/>
            <w:vAlign w:val="center"/>
          </w:tcPr>
          <w:p w:rsidRPr="009463FF" w:rsidR="00DD35BA" w:rsidDel="00262379" w:rsidP="00F83494" w:rsidRDefault="00DD35BA" w14:paraId="2470ACB6" w14:textId="29081EF0">
            <w:pPr>
              <w:pStyle w:val="ListParagraph"/>
              <w:ind w:left="0"/>
              <w:rPr>
                <w:del w:author="Murguia, Sahima" w:date="2022-03-15T22:37:00Z" w:id="799"/>
                <w:rFonts w:asciiTheme="majorHAnsi" w:hAnsiTheme="majorHAnsi" w:cstheme="majorHAnsi"/>
                <w:strike/>
                <w:szCs w:val="18"/>
                <w:lang w:val="en-US"/>
              </w:rPr>
            </w:pPr>
            <w:del w:author="Murguia, Sahima" w:date="2022-03-15T22:37:00Z" w:id="800">
              <w:r w:rsidRPr="009463FF" w:rsidDel="00262379">
                <w:rPr>
                  <w:rFonts w:asciiTheme="majorHAnsi" w:hAnsiTheme="majorHAnsi" w:cstheme="majorHAnsi"/>
                  <w:strike/>
                  <w:szCs w:val="18"/>
                  <w:lang w:val="en-US"/>
                </w:rPr>
                <w:delText>datetime</w:delText>
              </w:r>
            </w:del>
          </w:p>
        </w:tc>
        <w:tc>
          <w:tcPr>
            <w:tcW w:w="3060" w:type="dxa"/>
            <w:vAlign w:val="center"/>
          </w:tcPr>
          <w:p w:rsidRPr="009463FF" w:rsidR="00DD35BA" w:rsidDel="00262379" w:rsidP="00F83494" w:rsidRDefault="00DD35BA" w14:paraId="119E9644" w14:textId="379795E9">
            <w:pPr>
              <w:pStyle w:val="ListParagraph"/>
              <w:ind w:left="0"/>
              <w:rPr>
                <w:del w:author="Murguia, Sahima" w:date="2022-03-15T22:37:00Z" w:id="801"/>
                <w:rFonts w:asciiTheme="majorHAnsi" w:hAnsiTheme="majorHAnsi" w:cstheme="majorHAnsi"/>
                <w:strike/>
                <w:szCs w:val="18"/>
                <w:lang w:val="en-US"/>
              </w:rPr>
            </w:pPr>
          </w:p>
        </w:tc>
      </w:tr>
      <w:tr w:rsidRPr="009463FF" w:rsidR="00DD35BA" w:rsidDel="00262379" w:rsidTr="00F83494" w14:paraId="7BA42508" w14:textId="00F3364A">
        <w:trPr>
          <w:trHeight w:val="43"/>
          <w:del w:author="Murguia, Sahima" w:date="2022-03-15T22:37:00Z" w:id="802"/>
        </w:trPr>
        <w:tc>
          <w:tcPr>
            <w:tcW w:w="1042" w:type="dxa"/>
            <w:vMerge/>
            <w:vAlign w:val="center"/>
          </w:tcPr>
          <w:p w:rsidRPr="009463FF" w:rsidR="00DD35BA" w:rsidDel="00262379" w:rsidP="00F83494" w:rsidRDefault="00DD35BA" w14:paraId="3201BE08" w14:textId="49B998B2">
            <w:pPr>
              <w:pStyle w:val="ListParagraph"/>
              <w:ind w:left="0"/>
              <w:rPr>
                <w:del w:author="Murguia, Sahima" w:date="2022-03-15T22:37:00Z" w:id="80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07E419CB" w14:textId="7023CD1D">
            <w:pPr>
              <w:pStyle w:val="ListParagraph"/>
              <w:ind w:left="0"/>
              <w:rPr>
                <w:del w:author="Murguia, Sahima" w:date="2022-03-15T22:37:00Z" w:id="80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54BE2EE7" w14:textId="6C6C05E9">
            <w:pPr>
              <w:pStyle w:val="ListParagraph"/>
              <w:ind w:left="0"/>
              <w:rPr>
                <w:del w:author="Murguia, Sahima" w:date="2022-03-15T22:37:00Z" w:id="805"/>
                <w:rFonts w:asciiTheme="majorHAnsi" w:hAnsiTheme="majorHAnsi" w:cstheme="majorHAnsi"/>
                <w:strike/>
                <w:szCs w:val="18"/>
                <w:lang w:val="en-US"/>
              </w:rPr>
            </w:pPr>
            <w:del w:author="Murguia, Sahima" w:date="2022-03-15T22:37:00Z" w:id="806">
              <w:r w:rsidRPr="009463FF" w:rsidDel="00262379">
                <w:rPr>
                  <w:rFonts w:asciiTheme="majorHAnsi" w:hAnsiTheme="majorHAnsi" w:cstheme="majorHAnsi"/>
                  <w:strike/>
                  <w:szCs w:val="18"/>
                  <w:lang w:val="en-US"/>
                </w:rPr>
                <w:delText>Template Type</w:delText>
              </w:r>
            </w:del>
          </w:p>
        </w:tc>
        <w:tc>
          <w:tcPr>
            <w:tcW w:w="2070" w:type="dxa"/>
            <w:vAlign w:val="center"/>
          </w:tcPr>
          <w:p w:rsidRPr="009463FF" w:rsidR="00DD35BA" w:rsidDel="00262379" w:rsidP="00F83494" w:rsidRDefault="00DD35BA" w14:paraId="1F1A2990" w14:textId="329333DC">
            <w:pPr>
              <w:pStyle w:val="ListParagraph"/>
              <w:ind w:left="0"/>
              <w:rPr>
                <w:del w:author="Murguia, Sahima" w:date="2022-03-15T22:37:00Z" w:id="807"/>
                <w:rFonts w:asciiTheme="majorHAnsi" w:hAnsiTheme="majorHAnsi" w:cstheme="majorHAnsi"/>
                <w:strike/>
                <w:szCs w:val="18"/>
                <w:lang w:val="en-US"/>
              </w:rPr>
            </w:pPr>
            <w:del w:author="Murguia, Sahima" w:date="2022-03-15T22:37:00Z" w:id="808">
              <w:r w:rsidRPr="009463FF" w:rsidDel="00262379">
                <w:rPr>
                  <w:rFonts w:asciiTheme="majorHAnsi" w:hAnsiTheme="majorHAnsi" w:cstheme="majorHAnsi"/>
                  <w:strike/>
                  <w:szCs w:val="18"/>
                  <w:lang w:val="en-US"/>
                </w:rPr>
                <w:delText>QUOTE_TYPE</w:delText>
              </w:r>
            </w:del>
          </w:p>
        </w:tc>
        <w:tc>
          <w:tcPr>
            <w:tcW w:w="990" w:type="dxa"/>
            <w:vAlign w:val="center"/>
          </w:tcPr>
          <w:p w:rsidRPr="009463FF" w:rsidR="00DD35BA" w:rsidDel="00262379" w:rsidP="00F83494" w:rsidRDefault="00DD35BA" w14:paraId="49B94464" w14:textId="368DA855">
            <w:pPr>
              <w:pStyle w:val="ListParagraph"/>
              <w:ind w:left="0"/>
              <w:rPr>
                <w:del w:author="Murguia, Sahima" w:date="2022-03-15T22:37:00Z" w:id="809"/>
                <w:rFonts w:asciiTheme="majorHAnsi" w:hAnsiTheme="majorHAnsi" w:cstheme="majorHAnsi"/>
                <w:strike/>
                <w:szCs w:val="18"/>
                <w:lang w:val="en-US"/>
              </w:rPr>
            </w:pPr>
            <w:del w:author="Murguia, Sahima" w:date="2022-03-15T22:37:00Z" w:id="810">
              <w:r w:rsidRPr="009463FF" w:rsidDel="00262379">
                <w:rPr>
                  <w:rFonts w:asciiTheme="majorHAnsi" w:hAnsiTheme="majorHAnsi" w:cstheme="majorHAnsi"/>
                  <w:strike/>
                  <w:szCs w:val="18"/>
                  <w:lang w:val="en-US"/>
                </w:rPr>
                <w:delText>FCL</w:delText>
              </w:r>
            </w:del>
          </w:p>
        </w:tc>
        <w:tc>
          <w:tcPr>
            <w:tcW w:w="3060" w:type="dxa"/>
            <w:vAlign w:val="center"/>
          </w:tcPr>
          <w:p w:rsidRPr="009463FF" w:rsidR="00DD35BA" w:rsidDel="00262379" w:rsidP="00F83494" w:rsidRDefault="00DD35BA" w14:paraId="63818A51" w14:textId="737F97E6">
            <w:pPr>
              <w:pStyle w:val="ListParagraph"/>
              <w:ind w:left="0"/>
              <w:rPr>
                <w:del w:author="Murguia, Sahima" w:date="2022-03-15T22:37:00Z" w:id="811"/>
                <w:rFonts w:asciiTheme="majorHAnsi" w:hAnsiTheme="majorHAnsi" w:cstheme="majorHAnsi"/>
                <w:strike/>
                <w:szCs w:val="18"/>
                <w:lang w:val="en-US"/>
              </w:rPr>
            </w:pPr>
          </w:p>
        </w:tc>
      </w:tr>
      <w:tr w:rsidRPr="009463FF" w:rsidR="00DD35BA" w:rsidDel="00262379" w:rsidTr="00F83494" w14:paraId="6774BFA9" w14:textId="1A851ECB">
        <w:trPr>
          <w:trHeight w:val="43"/>
          <w:del w:author="Murguia, Sahima" w:date="2022-03-15T22:37:00Z" w:id="812"/>
        </w:trPr>
        <w:tc>
          <w:tcPr>
            <w:tcW w:w="1042" w:type="dxa"/>
            <w:vMerge/>
            <w:vAlign w:val="center"/>
          </w:tcPr>
          <w:p w:rsidRPr="009463FF" w:rsidR="00DD35BA" w:rsidDel="00262379" w:rsidP="00F83494" w:rsidRDefault="00DD35BA" w14:paraId="71F26A98" w14:textId="0D765F5F">
            <w:pPr>
              <w:pStyle w:val="ListParagraph"/>
              <w:ind w:left="0"/>
              <w:rPr>
                <w:del w:author="Murguia, Sahima" w:date="2022-03-15T22:37:00Z" w:id="81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7BF04E70" w14:textId="1135729E">
            <w:pPr>
              <w:pStyle w:val="ListParagraph"/>
              <w:ind w:left="0"/>
              <w:rPr>
                <w:del w:author="Murguia, Sahima" w:date="2022-03-15T22:37:00Z" w:id="81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4CFE1D64" w14:textId="64CCC936">
            <w:pPr>
              <w:pStyle w:val="ListParagraph"/>
              <w:ind w:left="0"/>
              <w:rPr>
                <w:del w:author="Murguia, Sahima" w:date="2022-03-15T22:37:00Z" w:id="815"/>
                <w:rFonts w:asciiTheme="majorHAnsi" w:hAnsiTheme="majorHAnsi" w:cstheme="majorHAnsi"/>
                <w:strike/>
                <w:szCs w:val="18"/>
                <w:lang w:val="en-US"/>
              </w:rPr>
            </w:pPr>
            <w:del w:author="Murguia, Sahima" w:date="2022-03-15T22:37:00Z" w:id="816">
              <w:r w:rsidRPr="009463FF" w:rsidDel="00262379">
                <w:rPr>
                  <w:rFonts w:asciiTheme="majorHAnsi" w:hAnsiTheme="majorHAnsi" w:cstheme="majorHAnsi"/>
                  <w:strike/>
                  <w:szCs w:val="18"/>
                  <w:lang w:val="en-US"/>
                </w:rPr>
                <w:delText>Order Type</w:delText>
              </w:r>
            </w:del>
          </w:p>
        </w:tc>
        <w:tc>
          <w:tcPr>
            <w:tcW w:w="2070" w:type="dxa"/>
            <w:vAlign w:val="center"/>
          </w:tcPr>
          <w:p w:rsidRPr="009463FF" w:rsidR="00DD35BA" w:rsidDel="00262379" w:rsidP="00F83494" w:rsidRDefault="00DD35BA" w14:paraId="4BBA6529" w14:textId="5D776C97">
            <w:pPr>
              <w:pStyle w:val="ListParagraph"/>
              <w:ind w:left="0"/>
              <w:rPr>
                <w:del w:author="Murguia, Sahima" w:date="2022-03-15T22:37:00Z" w:id="817"/>
                <w:rFonts w:asciiTheme="majorHAnsi" w:hAnsiTheme="majorHAnsi" w:cstheme="majorHAnsi"/>
                <w:strike/>
                <w:szCs w:val="18"/>
                <w:lang w:val="en-US"/>
              </w:rPr>
            </w:pPr>
            <w:del w:author="Murguia, Sahima" w:date="2022-03-15T22:37:00Z" w:id="818">
              <w:r w:rsidRPr="009463FF" w:rsidDel="00262379">
                <w:rPr>
                  <w:rFonts w:asciiTheme="majorHAnsi" w:hAnsiTheme="majorHAnsi" w:cstheme="majorHAnsi"/>
                  <w:strike/>
                  <w:szCs w:val="18"/>
                  <w:lang w:val="en-US"/>
                </w:rPr>
                <w:delText>X_ATTRIB_01</w:delText>
              </w:r>
            </w:del>
          </w:p>
        </w:tc>
        <w:tc>
          <w:tcPr>
            <w:tcW w:w="990" w:type="dxa"/>
            <w:vAlign w:val="center"/>
          </w:tcPr>
          <w:p w:rsidRPr="009463FF" w:rsidR="00DD35BA" w:rsidDel="00262379" w:rsidP="00F83494" w:rsidRDefault="00DD35BA" w14:paraId="48C7BBF2" w14:textId="612D0837">
            <w:pPr>
              <w:pStyle w:val="ListParagraph"/>
              <w:ind w:left="0"/>
              <w:rPr>
                <w:del w:author="Murguia, Sahima" w:date="2022-03-15T22:37:00Z" w:id="819"/>
                <w:rFonts w:asciiTheme="majorHAnsi" w:hAnsiTheme="majorHAnsi" w:cstheme="majorHAnsi"/>
                <w:strike/>
                <w:szCs w:val="18"/>
                <w:lang w:val="en-US"/>
              </w:rPr>
            </w:pPr>
            <w:del w:author="Murguia, Sahima" w:date="2022-03-15T22:37:00Z" w:id="820">
              <w:r w:rsidRPr="009463FF" w:rsidDel="00262379">
                <w:rPr>
                  <w:rFonts w:asciiTheme="majorHAnsi" w:hAnsiTheme="majorHAnsi" w:cstheme="majorHAnsi"/>
                  <w:strike/>
                  <w:szCs w:val="18"/>
                  <w:lang w:val="en-US"/>
                </w:rPr>
                <w:delText>FCL</w:delText>
              </w:r>
            </w:del>
          </w:p>
        </w:tc>
        <w:tc>
          <w:tcPr>
            <w:tcW w:w="3060" w:type="dxa"/>
            <w:vAlign w:val="center"/>
          </w:tcPr>
          <w:p w:rsidRPr="009463FF" w:rsidR="00DD35BA" w:rsidDel="00262379" w:rsidP="00F83494" w:rsidRDefault="00DD35BA" w14:paraId="31821BE4" w14:textId="17A11A92">
            <w:pPr>
              <w:pStyle w:val="ListParagraph"/>
              <w:ind w:left="0"/>
              <w:rPr>
                <w:del w:author="Murguia, Sahima" w:date="2022-03-15T22:37:00Z" w:id="821"/>
                <w:rFonts w:asciiTheme="majorHAnsi" w:hAnsiTheme="majorHAnsi" w:cstheme="majorHAnsi"/>
                <w:strike/>
                <w:szCs w:val="18"/>
                <w:lang w:val="en-US"/>
              </w:rPr>
            </w:pPr>
          </w:p>
        </w:tc>
      </w:tr>
      <w:tr w:rsidRPr="009463FF" w:rsidR="00DD35BA" w:rsidDel="00262379" w:rsidTr="00F83494" w14:paraId="389A598B" w14:textId="03C69CFD">
        <w:trPr>
          <w:trHeight w:val="43"/>
          <w:del w:author="Murguia, Sahima" w:date="2022-03-15T22:37:00Z" w:id="822"/>
        </w:trPr>
        <w:tc>
          <w:tcPr>
            <w:tcW w:w="1042" w:type="dxa"/>
            <w:vMerge/>
            <w:vAlign w:val="center"/>
          </w:tcPr>
          <w:p w:rsidRPr="009463FF" w:rsidR="00DD35BA" w:rsidDel="00262379" w:rsidP="00F83494" w:rsidRDefault="00DD35BA" w14:paraId="0D7B63E8" w14:textId="7FFB1DB8">
            <w:pPr>
              <w:pStyle w:val="ListParagraph"/>
              <w:ind w:left="0"/>
              <w:rPr>
                <w:del w:author="Murguia, Sahima" w:date="2022-03-15T22:37:00Z" w:id="823"/>
                <w:rFonts w:asciiTheme="majorHAnsi" w:hAnsiTheme="majorHAnsi" w:cstheme="majorHAnsi"/>
                <w:strike/>
                <w:szCs w:val="18"/>
                <w:lang w:val="en-US"/>
              </w:rPr>
            </w:pPr>
          </w:p>
        </w:tc>
        <w:tc>
          <w:tcPr>
            <w:tcW w:w="1368" w:type="dxa"/>
            <w:vMerge/>
            <w:vAlign w:val="center"/>
          </w:tcPr>
          <w:p w:rsidRPr="009463FF" w:rsidR="00DD35BA" w:rsidDel="00262379" w:rsidP="00F83494" w:rsidRDefault="00DD35BA" w14:paraId="51B46E02" w14:textId="5FB02316">
            <w:pPr>
              <w:pStyle w:val="ListParagraph"/>
              <w:ind w:left="0"/>
              <w:rPr>
                <w:del w:author="Murguia, Sahima" w:date="2022-03-15T22:37:00Z" w:id="824"/>
                <w:rFonts w:asciiTheme="majorHAnsi" w:hAnsiTheme="majorHAnsi" w:cstheme="majorHAnsi"/>
                <w:strike/>
                <w:szCs w:val="18"/>
                <w:lang w:val="en-US"/>
              </w:rPr>
            </w:pPr>
          </w:p>
        </w:tc>
        <w:tc>
          <w:tcPr>
            <w:tcW w:w="1512" w:type="dxa"/>
            <w:vAlign w:val="center"/>
          </w:tcPr>
          <w:p w:rsidRPr="009463FF" w:rsidR="00DD35BA" w:rsidDel="00262379" w:rsidP="00F83494" w:rsidRDefault="00DD35BA" w14:paraId="11ED1B72" w14:textId="033EFDF4">
            <w:pPr>
              <w:pStyle w:val="ListParagraph"/>
              <w:ind w:left="0"/>
              <w:rPr>
                <w:del w:author="Murguia, Sahima" w:date="2022-03-15T22:37:00Z" w:id="825"/>
                <w:rFonts w:asciiTheme="majorHAnsi" w:hAnsiTheme="majorHAnsi" w:cstheme="majorHAnsi"/>
                <w:strike/>
                <w:szCs w:val="18"/>
                <w:lang w:val="en-US"/>
              </w:rPr>
            </w:pPr>
          </w:p>
        </w:tc>
        <w:tc>
          <w:tcPr>
            <w:tcW w:w="2070" w:type="dxa"/>
            <w:vAlign w:val="center"/>
          </w:tcPr>
          <w:p w:rsidRPr="009463FF" w:rsidR="00DD35BA" w:rsidDel="00262379" w:rsidP="00F83494" w:rsidRDefault="00DD35BA" w14:paraId="50429A49" w14:textId="22A12FE4">
            <w:pPr>
              <w:pStyle w:val="ListParagraph"/>
              <w:ind w:left="0"/>
              <w:rPr>
                <w:del w:author="Murguia, Sahima" w:date="2022-03-15T22:37:00Z" w:id="826"/>
                <w:rFonts w:asciiTheme="majorHAnsi" w:hAnsiTheme="majorHAnsi" w:cstheme="majorHAnsi"/>
                <w:strike/>
                <w:szCs w:val="18"/>
                <w:lang w:val="en-US"/>
              </w:rPr>
            </w:pPr>
          </w:p>
        </w:tc>
        <w:tc>
          <w:tcPr>
            <w:tcW w:w="990" w:type="dxa"/>
            <w:vAlign w:val="center"/>
          </w:tcPr>
          <w:p w:rsidRPr="009463FF" w:rsidR="00DD35BA" w:rsidDel="00262379" w:rsidP="00F83494" w:rsidRDefault="00DD35BA" w14:paraId="2625D35D" w14:textId="1CB704CA">
            <w:pPr>
              <w:pStyle w:val="ListParagraph"/>
              <w:ind w:left="0"/>
              <w:rPr>
                <w:del w:author="Murguia, Sahima" w:date="2022-03-15T22:37:00Z" w:id="827"/>
                <w:rFonts w:asciiTheme="majorHAnsi" w:hAnsiTheme="majorHAnsi" w:cstheme="majorHAnsi"/>
                <w:strike/>
                <w:szCs w:val="18"/>
                <w:lang w:val="en-US"/>
              </w:rPr>
            </w:pPr>
          </w:p>
        </w:tc>
        <w:tc>
          <w:tcPr>
            <w:tcW w:w="3060" w:type="dxa"/>
            <w:vAlign w:val="center"/>
          </w:tcPr>
          <w:p w:rsidRPr="009463FF" w:rsidR="00DD35BA" w:rsidDel="00262379" w:rsidP="00F83494" w:rsidRDefault="00DD35BA" w14:paraId="142A5F65" w14:textId="343F8463">
            <w:pPr>
              <w:pStyle w:val="ListParagraph"/>
              <w:ind w:left="0"/>
              <w:rPr>
                <w:del w:author="Murguia, Sahima" w:date="2022-03-15T22:37:00Z" w:id="828"/>
                <w:rFonts w:asciiTheme="majorHAnsi" w:hAnsiTheme="majorHAnsi" w:cstheme="majorHAnsi"/>
                <w:strike/>
                <w:szCs w:val="18"/>
                <w:lang w:val="en-US"/>
              </w:rPr>
            </w:pPr>
          </w:p>
        </w:tc>
      </w:tr>
      <w:tr w:rsidRPr="009463FF" w:rsidR="00402E11" w:rsidDel="00262379" w:rsidTr="00F83494" w14:paraId="0484CA97" w14:textId="123372C8">
        <w:trPr>
          <w:trHeight w:val="43"/>
          <w:del w:author="Murguia, Sahima" w:date="2022-03-15T22:37:00Z" w:id="829"/>
        </w:trPr>
        <w:tc>
          <w:tcPr>
            <w:tcW w:w="1042" w:type="dxa"/>
            <w:vMerge/>
            <w:vAlign w:val="center"/>
          </w:tcPr>
          <w:p w:rsidRPr="009463FF" w:rsidR="00402E11" w:rsidDel="00262379" w:rsidP="00F83494" w:rsidRDefault="00402E11" w14:paraId="39749080" w14:textId="75815346">
            <w:pPr>
              <w:pStyle w:val="ListParagraph"/>
              <w:ind w:left="0"/>
              <w:rPr>
                <w:del w:author="Murguia, Sahima" w:date="2022-03-15T22:37:00Z" w:id="830"/>
                <w:rFonts w:asciiTheme="majorHAnsi" w:hAnsiTheme="majorHAnsi" w:cstheme="majorHAnsi"/>
                <w:strike/>
                <w:szCs w:val="18"/>
                <w:lang w:val="en-US"/>
              </w:rPr>
            </w:pPr>
          </w:p>
        </w:tc>
        <w:tc>
          <w:tcPr>
            <w:tcW w:w="1368" w:type="dxa"/>
            <w:vAlign w:val="center"/>
          </w:tcPr>
          <w:p w:rsidRPr="009463FF" w:rsidR="00402E11" w:rsidDel="00262379" w:rsidP="00F83494" w:rsidRDefault="00402E11" w14:paraId="47D84F7F" w14:textId="17B0DC53">
            <w:pPr>
              <w:pStyle w:val="ListParagraph"/>
              <w:ind w:left="0"/>
              <w:rPr>
                <w:del w:author="Murguia, Sahima" w:date="2022-03-15T22:37:00Z" w:id="831"/>
                <w:rFonts w:asciiTheme="majorHAnsi" w:hAnsiTheme="majorHAnsi" w:cstheme="majorHAnsi"/>
                <w:strike/>
                <w:szCs w:val="18"/>
                <w:lang w:val="en-US"/>
              </w:rPr>
            </w:pPr>
            <w:del w:author="Murguia, Sahima" w:date="2022-03-15T22:37:00Z" w:id="832">
              <w:r w:rsidRPr="009463FF" w:rsidDel="00262379">
                <w:rPr>
                  <w:rFonts w:asciiTheme="majorHAnsi" w:hAnsiTheme="majorHAnsi" w:cstheme="majorHAnsi"/>
                  <w:strike/>
                  <w:szCs w:val="18"/>
                  <w:lang w:val="en-US"/>
                </w:rPr>
                <w:delText>S_CONTACT</w:delText>
              </w:r>
            </w:del>
          </w:p>
        </w:tc>
        <w:tc>
          <w:tcPr>
            <w:tcW w:w="1512" w:type="dxa"/>
            <w:vAlign w:val="center"/>
          </w:tcPr>
          <w:p w:rsidRPr="009463FF" w:rsidR="00402E11" w:rsidDel="00262379" w:rsidP="00F83494" w:rsidRDefault="00402E11" w14:paraId="506EA289" w14:textId="00C6CDE3">
            <w:pPr>
              <w:pStyle w:val="ListParagraph"/>
              <w:ind w:left="0"/>
              <w:rPr>
                <w:del w:author="Murguia, Sahima" w:date="2022-03-15T22:37:00Z" w:id="833"/>
                <w:rFonts w:asciiTheme="majorHAnsi" w:hAnsiTheme="majorHAnsi" w:cstheme="majorHAnsi"/>
                <w:strike/>
                <w:szCs w:val="18"/>
                <w:lang w:val="en-US"/>
              </w:rPr>
            </w:pPr>
            <w:del w:author="Murguia, Sahima" w:date="2022-03-15T22:37:00Z" w:id="834">
              <w:r w:rsidRPr="009463FF" w:rsidDel="00262379">
                <w:rPr>
                  <w:rFonts w:asciiTheme="majorHAnsi" w:hAnsiTheme="majorHAnsi" w:cstheme="majorHAnsi"/>
                  <w:strike/>
                  <w:szCs w:val="18"/>
                  <w:lang w:val="en-US"/>
                </w:rPr>
                <w:delText>Owner</w:delText>
              </w:r>
            </w:del>
          </w:p>
        </w:tc>
        <w:tc>
          <w:tcPr>
            <w:tcW w:w="2070" w:type="dxa"/>
            <w:vAlign w:val="center"/>
          </w:tcPr>
          <w:p w:rsidRPr="009463FF" w:rsidR="00402E11" w:rsidDel="00262379" w:rsidP="00F83494" w:rsidRDefault="00402E11" w14:paraId="3F5E5516" w14:textId="3CC975FC">
            <w:pPr>
              <w:pStyle w:val="ListParagraph"/>
              <w:ind w:left="0"/>
              <w:rPr>
                <w:del w:author="Murguia, Sahima" w:date="2022-03-15T22:37:00Z" w:id="835"/>
                <w:rFonts w:asciiTheme="majorHAnsi" w:hAnsiTheme="majorHAnsi" w:cstheme="majorHAnsi"/>
                <w:strike/>
                <w:szCs w:val="18"/>
                <w:lang w:val="en-US"/>
              </w:rPr>
            </w:pPr>
            <w:del w:author="Murguia, Sahima" w:date="2022-03-15T22:37:00Z" w:id="836">
              <w:r w:rsidRPr="009463FF" w:rsidDel="00262379">
                <w:rPr>
                  <w:rFonts w:asciiTheme="majorHAnsi" w:hAnsiTheme="majorHAnsi" w:cstheme="majorHAnsi"/>
                  <w:strike/>
                  <w:szCs w:val="18"/>
                  <w:lang w:val="en-US"/>
                </w:rPr>
                <w:delText>FST_NAME\LAST_NAME</w:delText>
              </w:r>
            </w:del>
          </w:p>
        </w:tc>
        <w:tc>
          <w:tcPr>
            <w:tcW w:w="990" w:type="dxa"/>
            <w:vAlign w:val="center"/>
          </w:tcPr>
          <w:p w:rsidRPr="009463FF" w:rsidR="00402E11" w:rsidDel="00262379" w:rsidP="00F83494" w:rsidRDefault="00402E11" w14:paraId="20F2F560" w14:textId="17C025CE">
            <w:pPr>
              <w:pStyle w:val="ListParagraph"/>
              <w:ind w:left="0"/>
              <w:rPr>
                <w:del w:author="Murguia, Sahima" w:date="2022-03-15T22:37:00Z" w:id="837"/>
                <w:rFonts w:asciiTheme="majorHAnsi" w:hAnsiTheme="majorHAnsi" w:cstheme="majorHAnsi"/>
                <w:strike/>
                <w:szCs w:val="18"/>
                <w:lang w:val="en-US"/>
              </w:rPr>
            </w:pPr>
          </w:p>
        </w:tc>
        <w:tc>
          <w:tcPr>
            <w:tcW w:w="3060" w:type="dxa"/>
            <w:vAlign w:val="center"/>
          </w:tcPr>
          <w:p w:rsidRPr="009463FF" w:rsidR="00402E11" w:rsidDel="00262379" w:rsidP="00F83494" w:rsidRDefault="00402E11" w14:paraId="23BC2930" w14:textId="417720D5">
            <w:pPr>
              <w:pStyle w:val="ListParagraph"/>
              <w:ind w:left="0"/>
              <w:rPr>
                <w:del w:author="Murguia, Sahima" w:date="2022-03-15T22:37:00Z" w:id="838"/>
                <w:rFonts w:asciiTheme="majorHAnsi" w:hAnsiTheme="majorHAnsi" w:cstheme="majorHAnsi"/>
                <w:strike/>
                <w:szCs w:val="18"/>
                <w:lang w:val="en-US"/>
              </w:rPr>
            </w:pPr>
          </w:p>
        </w:tc>
      </w:tr>
      <w:tr w:rsidRPr="009463FF" w:rsidR="002C3B82" w:rsidDel="00262379" w:rsidTr="00F83494" w14:paraId="55283F40" w14:textId="63A04ECE">
        <w:trPr>
          <w:trHeight w:val="43"/>
          <w:del w:author="Murguia, Sahima" w:date="2022-03-15T22:37:00Z" w:id="839"/>
        </w:trPr>
        <w:tc>
          <w:tcPr>
            <w:tcW w:w="1042" w:type="dxa"/>
            <w:vMerge/>
            <w:vAlign w:val="center"/>
          </w:tcPr>
          <w:p w:rsidRPr="009463FF" w:rsidR="002C3B82" w:rsidDel="00262379" w:rsidP="00F83494" w:rsidRDefault="002C3B82" w14:paraId="6E829F1E" w14:textId="5AC72F9B">
            <w:pPr>
              <w:pStyle w:val="ListParagraph"/>
              <w:ind w:left="0"/>
              <w:rPr>
                <w:del w:author="Murguia, Sahima" w:date="2022-03-15T22:37:00Z" w:id="840"/>
                <w:rFonts w:asciiTheme="majorHAnsi" w:hAnsiTheme="majorHAnsi" w:cstheme="majorHAnsi"/>
                <w:strike/>
                <w:szCs w:val="18"/>
                <w:lang w:val="en-US"/>
              </w:rPr>
            </w:pPr>
          </w:p>
        </w:tc>
        <w:tc>
          <w:tcPr>
            <w:tcW w:w="1368" w:type="dxa"/>
            <w:vMerge w:val="restart"/>
            <w:vAlign w:val="center"/>
          </w:tcPr>
          <w:p w:rsidRPr="009463FF" w:rsidR="002C3B82" w:rsidDel="00262379" w:rsidP="00F83494" w:rsidRDefault="002C3B82" w14:paraId="241F3FDB" w14:textId="3A5EAA65">
            <w:pPr>
              <w:pStyle w:val="ListParagraph"/>
              <w:ind w:left="0"/>
              <w:rPr>
                <w:del w:author="Murguia, Sahima" w:date="2022-03-15T22:37:00Z" w:id="841"/>
                <w:rFonts w:asciiTheme="majorHAnsi" w:hAnsiTheme="majorHAnsi" w:cstheme="majorHAnsi"/>
                <w:strike/>
                <w:szCs w:val="18"/>
                <w:lang w:val="en-US"/>
              </w:rPr>
            </w:pPr>
            <w:del w:author="Murguia, Sahima" w:date="2022-03-15T22:37:00Z" w:id="842">
              <w:r w:rsidRPr="009463FF" w:rsidDel="00262379">
                <w:rPr>
                  <w:rFonts w:asciiTheme="majorHAnsi" w:hAnsiTheme="majorHAnsi" w:cstheme="majorHAnsi"/>
                  <w:strike/>
                  <w:szCs w:val="18"/>
                  <w:lang w:val="en-US"/>
                </w:rPr>
                <w:delText>S_ORDER</w:delText>
              </w:r>
            </w:del>
          </w:p>
        </w:tc>
        <w:tc>
          <w:tcPr>
            <w:tcW w:w="1512" w:type="dxa"/>
            <w:vAlign w:val="center"/>
          </w:tcPr>
          <w:p w:rsidRPr="009463FF" w:rsidR="002C3B82" w:rsidDel="00262379" w:rsidP="00F83494" w:rsidRDefault="0094216F" w14:paraId="5DE17512" w14:textId="29A317EA">
            <w:pPr>
              <w:pStyle w:val="ListParagraph"/>
              <w:ind w:left="0"/>
              <w:rPr>
                <w:del w:author="Murguia, Sahima" w:date="2022-03-15T22:37:00Z" w:id="843"/>
                <w:rFonts w:asciiTheme="majorHAnsi" w:hAnsiTheme="majorHAnsi" w:cstheme="majorHAnsi"/>
                <w:strike/>
                <w:szCs w:val="18"/>
                <w:lang w:val="en-US"/>
              </w:rPr>
            </w:pPr>
            <w:del w:author="Murguia, Sahima" w:date="2022-03-15T22:37:00Z" w:id="844">
              <w:r w:rsidRPr="009463FF" w:rsidDel="00262379">
                <w:rPr>
                  <w:rFonts w:asciiTheme="majorHAnsi" w:hAnsiTheme="majorHAnsi" w:cstheme="majorHAnsi"/>
                  <w:strike/>
                  <w:szCs w:val="18"/>
                  <w:lang w:val="en-US"/>
                </w:rPr>
                <w:delText>Status</w:delText>
              </w:r>
            </w:del>
          </w:p>
        </w:tc>
        <w:tc>
          <w:tcPr>
            <w:tcW w:w="2070" w:type="dxa"/>
            <w:vAlign w:val="center"/>
          </w:tcPr>
          <w:p w:rsidRPr="009463FF" w:rsidR="002C3B82" w:rsidDel="00262379" w:rsidP="00F83494" w:rsidRDefault="00406528" w14:paraId="2D551C71" w14:textId="5A790614">
            <w:pPr>
              <w:pStyle w:val="ListParagraph"/>
              <w:ind w:left="0"/>
              <w:rPr>
                <w:del w:author="Murguia, Sahima" w:date="2022-03-15T22:37:00Z" w:id="845"/>
                <w:rFonts w:asciiTheme="majorHAnsi" w:hAnsiTheme="majorHAnsi" w:cstheme="majorHAnsi"/>
                <w:strike/>
                <w:szCs w:val="18"/>
                <w:lang w:val="en-US"/>
              </w:rPr>
            </w:pPr>
            <w:del w:author="Murguia, Sahima" w:date="2022-03-15T22:37:00Z" w:id="846">
              <w:r w:rsidRPr="009463FF" w:rsidDel="00262379">
                <w:rPr>
                  <w:rFonts w:asciiTheme="majorHAnsi" w:hAnsiTheme="majorHAnsi" w:cstheme="majorHAnsi"/>
                  <w:strike/>
                  <w:szCs w:val="18"/>
                  <w:lang w:val="en-US"/>
                </w:rPr>
                <w:delText>STATUS_CD</w:delText>
              </w:r>
            </w:del>
          </w:p>
        </w:tc>
        <w:tc>
          <w:tcPr>
            <w:tcW w:w="990" w:type="dxa"/>
            <w:vAlign w:val="center"/>
          </w:tcPr>
          <w:p w:rsidRPr="009463FF" w:rsidR="002C3B82" w:rsidDel="00262379" w:rsidP="00F83494" w:rsidRDefault="002C3B82" w14:paraId="3530D9EB" w14:textId="6FEB261F">
            <w:pPr>
              <w:pStyle w:val="ListParagraph"/>
              <w:ind w:left="0"/>
              <w:rPr>
                <w:del w:author="Murguia, Sahima" w:date="2022-03-15T22:37:00Z" w:id="847"/>
                <w:rFonts w:asciiTheme="majorHAnsi" w:hAnsiTheme="majorHAnsi" w:cstheme="majorHAnsi"/>
                <w:strike/>
                <w:szCs w:val="18"/>
                <w:lang w:val="en-US"/>
              </w:rPr>
            </w:pPr>
          </w:p>
        </w:tc>
        <w:tc>
          <w:tcPr>
            <w:tcW w:w="3060" w:type="dxa"/>
            <w:vAlign w:val="center"/>
          </w:tcPr>
          <w:p w:rsidRPr="009463FF" w:rsidR="002C3B82" w:rsidDel="00262379" w:rsidP="00F83494" w:rsidRDefault="002C3B82" w14:paraId="2E24CF0F" w14:textId="2B2272F1">
            <w:pPr>
              <w:pStyle w:val="ListParagraph"/>
              <w:ind w:left="0"/>
              <w:rPr>
                <w:del w:author="Murguia, Sahima" w:date="2022-03-15T22:37:00Z" w:id="848"/>
                <w:rFonts w:asciiTheme="majorHAnsi" w:hAnsiTheme="majorHAnsi" w:cstheme="majorHAnsi"/>
                <w:strike/>
                <w:szCs w:val="18"/>
                <w:lang w:val="en-US"/>
              </w:rPr>
            </w:pPr>
          </w:p>
        </w:tc>
      </w:tr>
      <w:tr w:rsidRPr="009463FF" w:rsidR="002C3B82" w:rsidDel="00262379" w:rsidTr="00F83494" w14:paraId="39C31D48" w14:textId="4E9F2C9B">
        <w:trPr>
          <w:trHeight w:val="43"/>
          <w:del w:author="Murguia, Sahima" w:date="2022-03-15T22:37:00Z" w:id="849"/>
        </w:trPr>
        <w:tc>
          <w:tcPr>
            <w:tcW w:w="1042" w:type="dxa"/>
            <w:vMerge/>
            <w:vAlign w:val="center"/>
          </w:tcPr>
          <w:p w:rsidRPr="009463FF" w:rsidR="002C3B82" w:rsidDel="00262379" w:rsidP="00F83494" w:rsidRDefault="002C3B82" w14:paraId="3934555A" w14:textId="17FC2B13">
            <w:pPr>
              <w:pStyle w:val="ListParagraph"/>
              <w:ind w:left="0"/>
              <w:rPr>
                <w:del w:author="Murguia, Sahima" w:date="2022-03-15T22:37:00Z" w:id="850"/>
                <w:rFonts w:asciiTheme="majorHAnsi" w:hAnsiTheme="majorHAnsi" w:cstheme="majorHAnsi"/>
                <w:strike/>
                <w:szCs w:val="18"/>
                <w:lang w:val="en-US"/>
              </w:rPr>
            </w:pPr>
          </w:p>
        </w:tc>
        <w:tc>
          <w:tcPr>
            <w:tcW w:w="1368" w:type="dxa"/>
            <w:vMerge/>
            <w:vAlign w:val="center"/>
          </w:tcPr>
          <w:p w:rsidRPr="009463FF" w:rsidR="002C3B82" w:rsidDel="00262379" w:rsidP="00F83494" w:rsidRDefault="002C3B82" w14:paraId="27BB3D61" w14:textId="400D4381">
            <w:pPr>
              <w:pStyle w:val="ListParagraph"/>
              <w:ind w:left="0"/>
              <w:rPr>
                <w:del w:author="Murguia, Sahima" w:date="2022-03-15T22:37:00Z" w:id="851"/>
                <w:rFonts w:asciiTheme="majorHAnsi" w:hAnsiTheme="majorHAnsi" w:cstheme="majorHAnsi"/>
                <w:strike/>
                <w:szCs w:val="18"/>
                <w:lang w:val="en-US"/>
              </w:rPr>
            </w:pPr>
          </w:p>
        </w:tc>
        <w:tc>
          <w:tcPr>
            <w:tcW w:w="1512" w:type="dxa"/>
            <w:vAlign w:val="center"/>
          </w:tcPr>
          <w:p w:rsidRPr="009463FF" w:rsidR="002C3B82" w:rsidDel="00262379" w:rsidP="00F83494" w:rsidRDefault="00585886" w14:paraId="552E8A5A" w14:textId="502269D4">
            <w:pPr>
              <w:pStyle w:val="ListParagraph"/>
              <w:ind w:left="0"/>
              <w:rPr>
                <w:del w:author="Murguia, Sahima" w:date="2022-03-15T22:37:00Z" w:id="852"/>
                <w:rFonts w:asciiTheme="majorHAnsi" w:hAnsiTheme="majorHAnsi" w:cstheme="majorHAnsi"/>
                <w:strike/>
                <w:szCs w:val="18"/>
                <w:lang w:val="en-US"/>
              </w:rPr>
            </w:pPr>
            <w:del w:author="Murguia, Sahima" w:date="2022-03-15T22:37:00Z" w:id="853">
              <w:r w:rsidRPr="009463FF" w:rsidDel="00262379">
                <w:rPr>
                  <w:rFonts w:asciiTheme="majorHAnsi" w:hAnsiTheme="majorHAnsi" w:cstheme="majorHAnsi"/>
                  <w:strike/>
                  <w:szCs w:val="18"/>
                  <w:lang w:val="en-US"/>
                </w:rPr>
                <w:delText>Distributor</w:delText>
              </w:r>
            </w:del>
          </w:p>
        </w:tc>
        <w:tc>
          <w:tcPr>
            <w:tcW w:w="2070" w:type="dxa"/>
            <w:vAlign w:val="center"/>
          </w:tcPr>
          <w:p w:rsidRPr="009463FF" w:rsidR="002C3B82" w:rsidDel="00262379" w:rsidP="00F83494" w:rsidRDefault="00734F8E" w14:paraId="757E8FE9" w14:textId="4277A4B5">
            <w:pPr>
              <w:pStyle w:val="ListParagraph"/>
              <w:ind w:left="0"/>
              <w:rPr>
                <w:del w:author="Murguia, Sahima" w:date="2022-03-15T22:37:00Z" w:id="854"/>
                <w:rFonts w:asciiTheme="majorHAnsi" w:hAnsiTheme="majorHAnsi" w:cstheme="majorHAnsi"/>
                <w:strike/>
                <w:szCs w:val="18"/>
                <w:lang w:val="en-US"/>
              </w:rPr>
            </w:pPr>
            <w:del w:author="Murguia, Sahima" w:date="2022-03-15T22:37:00Z" w:id="855">
              <w:r w:rsidRPr="009463FF" w:rsidDel="00262379">
                <w:rPr>
                  <w:rFonts w:asciiTheme="majorHAnsi" w:hAnsiTheme="majorHAnsi" w:cstheme="majorHAnsi"/>
                  <w:strike/>
                  <w:szCs w:val="18"/>
                  <w:lang w:val="en-US"/>
                </w:rPr>
                <w:delText>X_WHOLESALER</w:delText>
              </w:r>
            </w:del>
          </w:p>
        </w:tc>
        <w:tc>
          <w:tcPr>
            <w:tcW w:w="990" w:type="dxa"/>
            <w:vAlign w:val="center"/>
          </w:tcPr>
          <w:p w:rsidRPr="009463FF" w:rsidR="002C3B82" w:rsidDel="00262379" w:rsidP="00F83494" w:rsidRDefault="002C3B82" w14:paraId="1363C918" w14:textId="02F681AF">
            <w:pPr>
              <w:pStyle w:val="ListParagraph"/>
              <w:ind w:left="0"/>
              <w:rPr>
                <w:del w:author="Murguia, Sahima" w:date="2022-03-15T22:37:00Z" w:id="856"/>
                <w:rFonts w:asciiTheme="majorHAnsi" w:hAnsiTheme="majorHAnsi" w:cstheme="majorHAnsi"/>
                <w:strike/>
                <w:szCs w:val="18"/>
                <w:lang w:val="en-US"/>
              </w:rPr>
            </w:pPr>
          </w:p>
        </w:tc>
        <w:tc>
          <w:tcPr>
            <w:tcW w:w="3060" w:type="dxa"/>
            <w:vAlign w:val="center"/>
          </w:tcPr>
          <w:p w:rsidRPr="009463FF" w:rsidR="002C3B82" w:rsidDel="00262379" w:rsidP="00F83494" w:rsidRDefault="002C3B82" w14:paraId="76266379" w14:textId="45D9C674">
            <w:pPr>
              <w:pStyle w:val="ListParagraph"/>
              <w:ind w:left="0"/>
              <w:rPr>
                <w:del w:author="Murguia, Sahima" w:date="2022-03-15T22:37:00Z" w:id="857"/>
                <w:rFonts w:asciiTheme="majorHAnsi" w:hAnsiTheme="majorHAnsi" w:cstheme="majorHAnsi"/>
                <w:strike/>
                <w:szCs w:val="18"/>
                <w:lang w:val="en-US"/>
              </w:rPr>
            </w:pPr>
          </w:p>
        </w:tc>
      </w:tr>
      <w:tr w:rsidRPr="009463FF" w:rsidR="00FB4313" w:rsidDel="00262379" w:rsidTr="00F83494" w14:paraId="05A85BB9" w14:textId="44175AB2">
        <w:trPr>
          <w:trHeight w:val="286"/>
          <w:del w:author="Murguia, Sahima" w:date="2022-03-15T22:37:00Z" w:id="858"/>
        </w:trPr>
        <w:tc>
          <w:tcPr>
            <w:tcW w:w="1042" w:type="dxa"/>
            <w:vMerge/>
            <w:vAlign w:val="center"/>
          </w:tcPr>
          <w:p w:rsidRPr="009463FF" w:rsidR="00FB4313" w:rsidDel="00262379" w:rsidP="00F83494" w:rsidRDefault="00FB4313" w14:paraId="6F2DE031" w14:textId="4B7F0655">
            <w:pPr>
              <w:pStyle w:val="ListParagraph"/>
              <w:ind w:left="0"/>
              <w:rPr>
                <w:del w:author="Murguia, Sahima" w:date="2022-03-15T22:37:00Z" w:id="859"/>
                <w:rFonts w:asciiTheme="majorHAnsi" w:hAnsiTheme="majorHAnsi" w:cstheme="majorHAnsi"/>
                <w:strike/>
                <w:szCs w:val="18"/>
                <w:lang w:val="en-US"/>
              </w:rPr>
            </w:pPr>
          </w:p>
        </w:tc>
        <w:tc>
          <w:tcPr>
            <w:tcW w:w="1368" w:type="dxa"/>
            <w:vAlign w:val="center"/>
          </w:tcPr>
          <w:p w:rsidRPr="009463FF" w:rsidR="00FB4313" w:rsidDel="00262379" w:rsidP="00F83494" w:rsidRDefault="00FB4313" w14:paraId="4DFEB142" w14:textId="47D61908">
            <w:pPr>
              <w:pStyle w:val="ListParagraph"/>
              <w:ind w:left="0"/>
              <w:rPr>
                <w:del w:author="Murguia, Sahima" w:date="2022-03-15T22:37:00Z" w:id="860"/>
                <w:rFonts w:asciiTheme="majorHAnsi" w:hAnsiTheme="majorHAnsi" w:cstheme="majorHAnsi"/>
                <w:strike/>
                <w:szCs w:val="18"/>
                <w:lang w:val="en-US"/>
              </w:rPr>
            </w:pPr>
            <w:del w:author="Murguia, Sahima" w:date="2022-03-15T22:37:00Z" w:id="861">
              <w:r w:rsidRPr="009463FF" w:rsidDel="00262379">
                <w:rPr>
                  <w:rFonts w:asciiTheme="majorHAnsi" w:hAnsiTheme="majorHAnsi" w:cstheme="majorHAnsi"/>
                  <w:strike/>
                  <w:szCs w:val="18"/>
                  <w:lang w:val="en-US"/>
                </w:rPr>
                <w:delText>S_REGION</w:delText>
              </w:r>
            </w:del>
          </w:p>
        </w:tc>
        <w:tc>
          <w:tcPr>
            <w:tcW w:w="1512" w:type="dxa"/>
            <w:vAlign w:val="center"/>
          </w:tcPr>
          <w:p w:rsidRPr="009463FF" w:rsidR="00FB4313" w:rsidDel="00262379" w:rsidP="00F83494" w:rsidRDefault="00FB4313" w14:paraId="3EE31BC0" w14:textId="26019262">
            <w:pPr>
              <w:pStyle w:val="ListParagraph"/>
              <w:ind w:left="0"/>
              <w:rPr>
                <w:del w:author="Murguia, Sahima" w:date="2022-03-15T22:37:00Z" w:id="862"/>
                <w:rFonts w:asciiTheme="majorHAnsi" w:hAnsiTheme="majorHAnsi" w:cstheme="majorHAnsi"/>
                <w:strike/>
                <w:szCs w:val="18"/>
                <w:lang w:val="en-US"/>
              </w:rPr>
            </w:pPr>
            <w:del w:author="Murguia, Sahima" w:date="2022-03-15T22:37:00Z" w:id="863">
              <w:r w:rsidRPr="009463FF" w:rsidDel="00262379">
                <w:rPr>
                  <w:rFonts w:asciiTheme="majorHAnsi" w:hAnsiTheme="majorHAnsi" w:cstheme="majorHAnsi"/>
                  <w:strike/>
                  <w:szCs w:val="18"/>
                  <w:lang w:val="en-US"/>
                </w:rPr>
                <w:delText>Market</w:delText>
              </w:r>
            </w:del>
          </w:p>
        </w:tc>
        <w:tc>
          <w:tcPr>
            <w:tcW w:w="2070" w:type="dxa"/>
            <w:vAlign w:val="center"/>
          </w:tcPr>
          <w:p w:rsidRPr="009463FF" w:rsidR="00FB4313" w:rsidDel="00262379" w:rsidP="00F83494" w:rsidRDefault="00FB4313" w14:paraId="29AC685F" w14:textId="787A27B8">
            <w:pPr>
              <w:pStyle w:val="ListParagraph"/>
              <w:ind w:left="0"/>
              <w:rPr>
                <w:del w:author="Murguia, Sahima" w:date="2022-03-15T22:37:00Z" w:id="864"/>
                <w:rFonts w:asciiTheme="majorHAnsi" w:hAnsiTheme="majorHAnsi" w:cstheme="majorHAnsi"/>
                <w:strike/>
                <w:szCs w:val="18"/>
                <w:lang w:val="en-US"/>
              </w:rPr>
            </w:pPr>
            <w:del w:author="Murguia, Sahima" w:date="2022-03-15T22:37:00Z" w:id="865">
              <w:r w:rsidRPr="009463FF" w:rsidDel="00262379">
                <w:rPr>
                  <w:rFonts w:asciiTheme="majorHAnsi" w:hAnsiTheme="majorHAnsi" w:cstheme="majorHAnsi"/>
                  <w:strike/>
                  <w:szCs w:val="18"/>
                  <w:lang w:val="en-US"/>
                </w:rPr>
                <w:delText>NAME</w:delText>
              </w:r>
            </w:del>
          </w:p>
        </w:tc>
        <w:tc>
          <w:tcPr>
            <w:tcW w:w="990" w:type="dxa"/>
            <w:vAlign w:val="center"/>
          </w:tcPr>
          <w:p w:rsidRPr="009463FF" w:rsidR="00FB4313" w:rsidDel="00262379" w:rsidP="00F83494" w:rsidRDefault="00FB4313" w14:paraId="562CD343" w14:textId="5E4064E1">
            <w:pPr>
              <w:pStyle w:val="ListParagraph"/>
              <w:ind w:left="0"/>
              <w:rPr>
                <w:del w:author="Murguia, Sahima" w:date="2022-03-15T22:37:00Z" w:id="866"/>
                <w:rFonts w:asciiTheme="majorHAnsi" w:hAnsiTheme="majorHAnsi" w:cstheme="majorHAnsi"/>
                <w:strike/>
                <w:szCs w:val="18"/>
                <w:lang w:val="en-US"/>
              </w:rPr>
            </w:pPr>
            <w:del w:author="Murguia, Sahima" w:date="2022-03-15T22:37:00Z" w:id="867">
              <w:r w:rsidRPr="009463FF" w:rsidDel="00262379">
                <w:rPr>
                  <w:rFonts w:asciiTheme="majorHAnsi" w:hAnsiTheme="majorHAnsi" w:cstheme="majorHAnsi"/>
                  <w:strike/>
                  <w:szCs w:val="18"/>
                  <w:lang w:val="en-US"/>
                </w:rPr>
                <w:delText>FCL</w:delText>
              </w:r>
            </w:del>
          </w:p>
        </w:tc>
        <w:tc>
          <w:tcPr>
            <w:tcW w:w="3060" w:type="dxa"/>
            <w:vAlign w:val="center"/>
          </w:tcPr>
          <w:p w:rsidRPr="009463FF" w:rsidR="00FB4313" w:rsidDel="00262379" w:rsidP="00F83494" w:rsidRDefault="00FB4313" w14:paraId="10B18783" w14:textId="0FA4E5FA">
            <w:pPr>
              <w:pStyle w:val="ListParagraph"/>
              <w:ind w:left="0"/>
              <w:rPr>
                <w:del w:author="Murguia, Sahima" w:date="2022-03-15T22:37:00Z" w:id="868"/>
                <w:rFonts w:asciiTheme="majorHAnsi" w:hAnsiTheme="majorHAnsi" w:cstheme="majorHAnsi"/>
                <w:strike/>
                <w:szCs w:val="18"/>
                <w:lang w:val="en-US"/>
              </w:rPr>
            </w:pPr>
            <w:del w:author="Murguia, Sahima" w:date="2022-03-15T22:37:00Z" w:id="869">
              <w:r w:rsidRPr="009463FF" w:rsidDel="00262379">
                <w:rPr>
                  <w:rFonts w:asciiTheme="majorHAnsi" w:hAnsiTheme="majorHAnsi" w:cstheme="majorHAnsi"/>
                  <w:strike/>
                  <w:szCs w:val="18"/>
                  <w:lang w:val="en-US"/>
                </w:rPr>
                <w:delText>Reference to Market object</w:delText>
              </w:r>
            </w:del>
          </w:p>
        </w:tc>
      </w:tr>
    </w:tbl>
    <w:p w:rsidRPr="009463FF" w:rsidR="00965B64" w:rsidDel="00262379" w:rsidP="00965B64" w:rsidRDefault="00965B64" w14:paraId="6B40F14D" w14:textId="4EFF4551">
      <w:pPr>
        <w:rPr>
          <w:del w:author="Murguia, Sahima" w:date="2022-03-15T22:37:00Z" w:id="870"/>
          <w:strike/>
          <w:sz w:val="20"/>
          <w:szCs w:val="20"/>
          <w:lang w:val="en-US"/>
        </w:rPr>
      </w:pPr>
    </w:p>
    <w:p w:rsidRPr="009463FF" w:rsidR="00E675EF" w:rsidDel="00262379" w:rsidP="00965B64" w:rsidRDefault="00E675EF" w14:paraId="6457990F" w14:textId="3213086C">
      <w:pPr>
        <w:rPr>
          <w:del w:author="Murguia, Sahima" w:date="2022-03-15T22:37:00Z" w:id="871"/>
          <w:strike/>
          <w:sz w:val="20"/>
          <w:szCs w:val="20"/>
          <w:lang w:val="en-US"/>
        </w:rPr>
      </w:pPr>
    </w:p>
    <w:tbl>
      <w:tblPr>
        <w:tblStyle w:val="TableGrid"/>
        <w:tblW w:w="10042" w:type="dxa"/>
        <w:tblInd w:w="-147" w:type="dxa"/>
        <w:tblLayout w:type="fixed"/>
        <w:tblLook w:val="04A0" w:firstRow="1" w:lastRow="0" w:firstColumn="1" w:lastColumn="0" w:noHBand="0" w:noVBand="1"/>
      </w:tblPr>
      <w:tblGrid>
        <w:gridCol w:w="1042"/>
        <w:gridCol w:w="1368"/>
        <w:gridCol w:w="1512"/>
        <w:gridCol w:w="2070"/>
        <w:gridCol w:w="990"/>
        <w:gridCol w:w="3060"/>
      </w:tblGrid>
      <w:tr w:rsidRPr="009463FF" w:rsidR="00252E97" w:rsidDel="00262379" w:rsidTr="00BB6977" w14:paraId="7F571C98" w14:textId="31EE0587">
        <w:trPr>
          <w:del w:author="Murguia, Sahima" w:date="2022-03-15T22:37:00Z" w:id="872"/>
        </w:trPr>
        <w:tc>
          <w:tcPr>
            <w:tcW w:w="1042" w:type="dxa"/>
            <w:shd w:val="clear" w:color="auto" w:fill="2B5D9A" w:themeFill="accent6" w:themeFillShade="BF"/>
          </w:tcPr>
          <w:p w:rsidRPr="009463FF" w:rsidR="002F6360" w:rsidDel="00262379" w:rsidP="008871C8" w:rsidRDefault="002F6360" w14:paraId="03C4E33C" w14:textId="179AB0CC">
            <w:pPr>
              <w:pStyle w:val="BodyText"/>
              <w:rPr>
                <w:del w:author="Murguia, Sahima" w:date="2022-03-15T22:37:00Z" w:id="873"/>
                <w:rFonts w:ascii="Arial" w:hAnsi="Arial" w:cs="Arial"/>
                <w:b/>
                <w:bCs/>
                <w:strike/>
                <w:color w:val="FFFFFF" w:themeColor="background1"/>
                <w:szCs w:val="20"/>
              </w:rPr>
            </w:pPr>
            <w:del w:author="Murguia, Sahima" w:date="2022-03-15T22:37:00Z" w:id="874">
              <w:r w:rsidRPr="009463FF" w:rsidDel="00262379">
                <w:rPr>
                  <w:rFonts w:ascii="Arial" w:hAnsi="Arial" w:cs="Arial"/>
                  <w:b/>
                  <w:bCs/>
                  <w:strike/>
                  <w:color w:val="FFFFFF" w:themeColor="background1"/>
                  <w:szCs w:val="20"/>
                </w:rPr>
                <w:delText>BC</w:delText>
              </w:r>
            </w:del>
          </w:p>
        </w:tc>
        <w:tc>
          <w:tcPr>
            <w:tcW w:w="1368" w:type="dxa"/>
            <w:shd w:val="clear" w:color="auto" w:fill="2B5D9A" w:themeFill="accent6" w:themeFillShade="BF"/>
          </w:tcPr>
          <w:p w:rsidRPr="009463FF" w:rsidR="002F6360" w:rsidDel="00262379" w:rsidP="008871C8" w:rsidRDefault="002F6360" w14:paraId="334E3A2E" w14:textId="721EB16E">
            <w:pPr>
              <w:pStyle w:val="BodyText"/>
              <w:rPr>
                <w:del w:author="Murguia, Sahima" w:date="2022-03-15T22:37:00Z" w:id="875"/>
                <w:rFonts w:ascii="Arial" w:hAnsi="Arial" w:cs="Arial"/>
                <w:b/>
                <w:bCs/>
                <w:strike/>
                <w:color w:val="FFFFFF" w:themeColor="background1"/>
                <w:szCs w:val="20"/>
              </w:rPr>
            </w:pPr>
            <w:del w:author="Murguia, Sahima" w:date="2022-03-15T22:37:00Z" w:id="876">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2F6360" w:rsidDel="00262379" w:rsidP="008871C8" w:rsidRDefault="002F6360" w14:paraId="5B1AD831" w14:textId="244820D7">
            <w:pPr>
              <w:pStyle w:val="BodyText"/>
              <w:rPr>
                <w:del w:author="Murguia, Sahima" w:date="2022-03-15T22:37:00Z" w:id="877"/>
                <w:rFonts w:ascii="Arial" w:hAnsi="Arial" w:cs="Arial"/>
                <w:b/>
                <w:bCs/>
                <w:strike/>
                <w:color w:val="FFFFFF" w:themeColor="background1"/>
                <w:szCs w:val="20"/>
              </w:rPr>
            </w:pPr>
            <w:del w:author="Murguia, Sahima" w:date="2022-03-15T22:37:00Z" w:id="878">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2F6360" w:rsidDel="00262379" w:rsidP="008871C8" w:rsidRDefault="002F6360" w14:paraId="2FE4B5B4" w14:textId="456618F6">
            <w:pPr>
              <w:pStyle w:val="BodyText"/>
              <w:rPr>
                <w:del w:author="Murguia, Sahima" w:date="2022-03-15T22:37:00Z" w:id="879"/>
                <w:rFonts w:ascii="Arial" w:hAnsi="Arial" w:cs="Arial"/>
                <w:b/>
                <w:bCs/>
                <w:strike/>
                <w:color w:val="FFFFFF" w:themeColor="background1"/>
                <w:szCs w:val="20"/>
              </w:rPr>
            </w:pPr>
            <w:del w:author="Murguia, Sahima" w:date="2022-03-15T22:37:00Z" w:id="880">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2F6360" w:rsidDel="00262379" w:rsidP="008871C8" w:rsidRDefault="002F6360" w14:paraId="741B956D" w14:textId="1FBC721F">
            <w:pPr>
              <w:pStyle w:val="BodyText"/>
              <w:rPr>
                <w:del w:author="Murguia, Sahima" w:date="2022-03-15T22:37:00Z" w:id="881"/>
                <w:rFonts w:ascii="Arial" w:hAnsi="Arial" w:cs="Arial"/>
                <w:b/>
                <w:bCs/>
                <w:strike/>
                <w:color w:val="FFFFFF" w:themeColor="background1"/>
                <w:szCs w:val="20"/>
              </w:rPr>
            </w:pPr>
            <w:del w:author="Murguia, Sahima" w:date="2022-03-15T22:37:00Z" w:id="882">
              <w:r w:rsidRPr="009463FF" w:rsidDel="00262379">
                <w:rPr>
                  <w:rFonts w:ascii="Arial" w:hAnsi="Arial" w:cs="Arial"/>
                  <w:b/>
                  <w:bCs/>
                  <w:strike/>
                  <w:color w:val="FFFFFF" w:themeColor="background1"/>
                  <w:szCs w:val="20"/>
                </w:rPr>
                <w:delText>Type</w:delText>
              </w:r>
            </w:del>
          </w:p>
        </w:tc>
        <w:tc>
          <w:tcPr>
            <w:tcW w:w="3060" w:type="dxa"/>
            <w:shd w:val="clear" w:color="auto" w:fill="2B5D9A" w:themeFill="accent6" w:themeFillShade="BF"/>
          </w:tcPr>
          <w:p w:rsidRPr="009463FF" w:rsidR="002F6360" w:rsidDel="00262379" w:rsidP="008871C8" w:rsidRDefault="002F6360" w14:paraId="61406B09" w14:textId="1EFB836F">
            <w:pPr>
              <w:pStyle w:val="BodyText"/>
              <w:rPr>
                <w:del w:author="Murguia, Sahima" w:date="2022-03-15T22:37:00Z" w:id="883"/>
                <w:rFonts w:ascii="Arial" w:hAnsi="Arial" w:cs="Arial"/>
                <w:b/>
                <w:bCs/>
                <w:strike/>
                <w:color w:val="FFFFFF" w:themeColor="background1"/>
                <w:szCs w:val="20"/>
              </w:rPr>
            </w:pPr>
            <w:del w:author="Murguia, Sahima" w:date="2022-03-15T22:37:00Z" w:id="884">
              <w:r w:rsidRPr="009463FF" w:rsidDel="00262379">
                <w:rPr>
                  <w:rFonts w:ascii="Arial" w:hAnsi="Arial" w:cs="Arial"/>
                  <w:b/>
                  <w:bCs/>
                  <w:strike/>
                  <w:color w:val="FFFFFF" w:themeColor="background1"/>
                  <w:szCs w:val="20"/>
                </w:rPr>
                <w:delText>Description</w:delText>
              </w:r>
            </w:del>
          </w:p>
        </w:tc>
      </w:tr>
      <w:tr w:rsidRPr="009463FF" w:rsidR="0077704D" w:rsidDel="00262379" w:rsidTr="00F83494" w14:paraId="58A30528" w14:textId="4694ABC9">
        <w:trPr>
          <w:trHeight w:val="43"/>
          <w:del w:author="Murguia, Sahima" w:date="2022-03-15T22:37:00Z" w:id="885"/>
        </w:trPr>
        <w:tc>
          <w:tcPr>
            <w:tcW w:w="1042" w:type="dxa"/>
            <w:vMerge w:val="restart"/>
            <w:vAlign w:val="center"/>
          </w:tcPr>
          <w:p w:rsidRPr="009463FF" w:rsidR="0077704D" w:rsidDel="00262379" w:rsidP="00F83494" w:rsidRDefault="0077704D" w14:paraId="4BF0FBBD" w14:textId="062E52C1">
            <w:pPr>
              <w:pStyle w:val="ListParagraph"/>
              <w:ind w:left="0"/>
              <w:rPr>
                <w:del w:author="Murguia, Sahima" w:date="2022-03-15T22:37:00Z" w:id="886"/>
                <w:rFonts w:asciiTheme="majorHAnsi" w:hAnsiTheme="majorHAnsi" w:cstheme="majorHAnsi"/>
                <w:strike/>
                <w:szCs w:val="18"/>
                <w:lang w:val="en-US"/>
              </w:rPr>
            </w:pPr>
            <w:del w:author="Murguia, Sahima" w:date="2022-03-15T22:37:00Z" w:id="887">
              <w:r w:rsidRPr="009463FF" w:rsidDel="00262379">
                <w:rPr>
                  <w:rFonts w:asciiTheme="majorHAnsi" w:hAnsiTheme="majorHAnsi" w:cstheme="majorHAnsi"/>
                  <w:strike/>
                  <w:szCs w:val="18"/>
                  <w:lang w:val="en-US"/>
                </w:rPr>
                <w:delText>Product template item</w:delText>
              </w:r>
            </w:del>
          </w:p>
        </w:tc>
        <w:tc>
          <w:tcPr>
            <w:tcW w:w="1368" w:type="dxa"/>
            <w:vMerge w:val="restart"/>
            <w:vAlign w:val="center"/>
          </w:tcPr>
          <w:p w:rsidRPr="006A0C90" w:rsidR="0077704D" w:rsidDel="00262379" w:rsidP="00F83494" w:rsidRDefault="0077704D" w14:paraId="76F659B3" w14:textId="614EBCD4">
            <w:pPr>
              <w:pStyle w:val="ListParagraph"/>
              <w:ind w:left="0"/>
              <w:rPr>
                <w:del w:author="Murguia, Sahima" w:date="2022-03-15T22:37:00Z" w:id="888"/>
                <w:rFonts w:asciiTheme="majorHAnsi" w:hAnsiTheme="majorHAnsi" w:cstheme="majorHAnsi"/>
                <w:strike/>
                <w:szCs w:val="18"/>
                <w:lang w:val="en-US"/>
                <w:rPrChange w:author="Andreyeva, Julia" w:date="2022-03-16T13:42:00Z" w:id="889">
                  <w:rPr>
                    <w:del w:author="Murguia, Sahima" w:date="2022-03-15T22:37:00Z" w:id="890"/>
                    <w:rFonts w:asciiTheme="majorHAnsi" w:hAnsiTheme="majorHAnsi" w:cstheme="majorHAnsi"/>
                    <w:strike/>
                    <w:szCs w:val="18"/>
                    <w:lang w:val="ru-RU"/>
                  </w:rPr>
                </w:rPrChange>
              </w:rPr>
            </w:pPr>
            <w:del w:author="Murguia, Sahima" w:date="2022-03-15T22:37:00Z" w:id="891">
              <w:r w:rsidRPr="006A0C90" w:rsidDel="00262379">
                <w:rPr>
                  <w:rFonts w:asciiTheme="majorHAnsi" w:hAnsiTheme="majorHAnsi" w:cstheme="majorHAnsi"/>
                  <w:strike/>
                  <w:szCs w:val="18"/>
                  <w:lang w:val="en-US"/>
                  <w:rPrChange w:author="Andreyeva, Julia" w:date="2022-03-16T13:42:00Z" w:id="892">
                    <w:rPr>
                      <w:rFonts w:asciiTheme="majorHAnsi" w:hAnsiTheme="majorHAnsi" w:cstheme="majorHAnsi"/>
                      <w:strike/>
                      <w:szCs w:val="18"/>
                      <w:lang w:val="ru-RU"/>
                    </w:rPr>
                  </w:rPrChange>
                </w:rPr>
                <w:delText>S_PROD_INT</w:delText>
              </w:r>
            </w:del>
          </w:p>
        </w:tc>
        <w:tc>
          <w:tcPr>
            <w:tcW w:w="1512" w:type="dxa"/>
            <w:vAlign w:val="center"/>
          </w:tcPr>
          <w:p w:rsidRPr="009463FF" w:rsidR="0077704D" w:rsidDel="00262379" w:rsidP="00F83494" w:rsidRDefault="0077704D" w14:paraId="63DC1246" w14:textId="67B66B3C">
            <w:pPr>
              <w:pStyle w:val="ListParagraph"/>
              <w:ind w:left="0"/>
              <w:rPr>
                <w:del w:author="Murguia, Sahima" w:date="2022-03-15T22:37:00Z" w:id="893"/>
                <w:rFonts w:asciiTheme="majorHAnsi" w:hAnsiTheme="majorHAnsi" w:cstheme="majorHAnsi"/>
                <w:strike/>
                <w:szCs w:val="18"/>
                <w:lang w:val="en-US"/>
              </w:rPr>
            </w:pPr>
            <w:del w:author="Murguia, Sahima" w:date="2022-03-15T22:37:00Z" w:id="894">
              <w:r w:rsidRPr="009463FF" w:rsidDel="00262379">
                <w:rPr>
                  <w:rFonts w:asciiTheme="majorHAnsi" w:hAnsiTheme="majorHAnsi" w:cstheme="majorHAnsi"/>
                  <w:strike/>
                  <w:szCs w:val="18"/>
                  <w:lang w:val="en-US"/>
                </w:rPr>
                <w:delText>Product Name</w:delText>
              </w:r>
            </w:del>
          </w:p>
        </w:tc>
        <w:tc>
          <w:tcPr>
            <w:tcW w:w="2070" w:type="dxa"/>
            <w:vAlign w:val="center"/>
          </w:tcPr>
          <w:p w:rsidRPr="009463FF" w:rsidR="0077704D" w:rsidDel="00262379" w:rsidP="00F83494" w:rsidRDefault="0077704D" w14:paraId="0CB5F727" w14:textId="227EE2A3">
            <w:pPr>
              <w:pStyle w:val="ListParagraph"/>
              <w:ind w:left="0"/>
              <w:rPr>
                <w:del w:author="Murguia, Sahima" w:date="2022-03-15T22:37:00Z" w:id="895"/>
                <w:rFonts w:asciiTheme="majorHAnsi" w:hAnsiTheme="majorHAnsi" w:cstheme="majorHAnsi"/>
                <w:strike/>
                <w:szCs w:val="18"/>
                <w:lang w:val="en-US"/>
              </w:rPr>
            </w:pPr>
            <w:del w:author="Murguia, Sahima" w:date="2022-03-15T22:37:00Z" w:id="896">
              <w:r w:rsidRPr="009463FF" w:rsidDel="00262379">
                <w:rPr>
                  <w:rFonts w:asciiTheme="majorHAnsi" w:hAnsiTheme="majorHAnsi" w:cstheme="majorHAnsi"/>
                  <w:strike/>
                  <w:szCs w:val="18"/>
                  <w:lang w:val="en-US"/>
                </w:rPr>
                <w:delText>NAME</w:delText>
              </w:r>
            </w:del>
          </w:p>
        </w:tc>
        <w:tc>
          <w:tcPr>
            <w:tcW w:w="990" w:type="dxa"/>
            <w:vAlign w:val="center"/>
          </w:tcPr>
          <w:p w:rsidRPr="009463FF" w:rsidR="0077704D" w:rsidDel="00262379" w:rsidP="00F83494" w:rsidRDefault="0077704D" w14:paraId="3BD73FFA" w14:textId="5BE8BDF2">
            <w:pPr>
              <w:pStyle w:val="ListParagraph"/>
              <w:ind w:left="0"/>
              <w:rPr>
                <w:del w:author="Murguia, Sahima" w:date="2022-03-15T22:37:00Z" w:id="897"/>
                <w:rFonts w:asciiTheme="majorHAnsi" w:hAnsiTheme="majorHAnsi" w:cstheme="majorHAnsi"/>
                <w:strike/>
                <w:szCs w:val="18"/>
                <w:lang w:val="en-US"/>
              </w:rPr>
            </w:pPr>
            <w:del w:author="Murguia, Sahima" w:date="2022-03-15T22:37:00Z" w:id="898">
              <w:r w:rsidRPr="009463FF" w:rsidDel="00262379">
                <w:rPr>
                  <w:rFonts w:asciiTheme="majorHAnsi" w:hAnsiTheme="majorHAnsi" w:cstheme="majorHAnsi"/>
                  <w:strike/>
                  <w:szCs w:val="18"/>
                  <w:lang w:val="en-US"/>
                </w:rPr>
                <w:delText>Text</w:delText>
              </w:r>
            </w:del>
          </w:p>
        </w:tc>
        <w:tc>
          <w:tcPr>
            <w:tcW w:w="3060" w:type="dxa"/>
            <w:vAlign w:val="center"/>
          </w:tcPr>
          <w:p w:rsidRPr="009463FF" w:rsidR="0077704D" w:rsidDel="00262379" w:rsidP="00F83494" w:rsidRDefault="0077704D" w14:paraId="4BBE251F" w14:textId="0ACBC6C2">
            <w:pPr>
              <w:pStyle w:val="ListParagraph"/>
              <w:ind w:left="0"/>
              <w:rPr>
                <w:del w:author="Murguia, Sahima" w:date="2022-03-15T22:37:00Z" w:id="899"/>
                <w:rFonts w:asciiTheme="majorHAnsi" w:hAnsiTheme="majorHAnsi" w:cstheme="majorHAnsi"/>
                <w:strike/>
                <w:szCs w:val="18"/>
                <w:lang w:val="en-US"/>
              </w:rPr>
            </w:pPr>
          </w:p>
        </w:tc>
      </w:tr>
      <w:tr w:rsidRPr="009463FF" w:rsidR="0077704D" w:rsidDel="00262379" w:rsidTr="00F83494" w14:paraId="7B36A3F3" w14:textId="0A74D040">
        <w:trPr>
          <w:trHeight w:val="43"/>
          <w:del w:author="Murguia, Sahima" w:date="2022-03-15T22:37:00Z" w:id="900"/>
        </w:trPr>
        <w:tc>
          <w:tcPr>
            <w:tcW w:w="1042" w:type="dxa"/>
            <w:vMerge/>
            <w:vAlign w:val="center"/>
          </w:tcPr>
          <w:p w:rsidRPr="009463FF" w:rsidR="0077704D" w:rsidDel="00262379" w:rsidP="00F83494" w:rsidRDefault="0077704D" w14:paraId="0109A2C8" w14:textId="508F1769">
            <w:pPr>
              <w:pStyle w:val="ListParagraph"/>
              <w:ind w:left="0"/>
              <w:rPr>
                <w:del w:author="Murguia, Sahima" w:date="2022-03-15T22:37:00Z" w:id="901"/>
                <w:rFonts w:asciiTheme="majorHAnsi" w:hAnsiTheme="majorHAnsi" w:cstheme="majorHAnsi"/>
                <w:strike/>
                <w:szCs w:val="18"/>
                <w:lang w:val="en-US"/>
              </w:rPr>
            </w:pPr>
          </w:p>
        </w:tc>
        <w:tc>
          <w:tcPr>
            <w:tcW w:w="1368" w:type="dxa"/>
            <w:vMerge/>
            <w:vAlign w:val="center"/>
          </w:tcPr>
          <w:p w:rsidRPr="009463FF" w:rsidR="0077704D" w:rsidDel="00262379" w:rsidP="00F83494" w:rsidRDefault="0077704D" w14:paraId="69B67E90" w14:textId="1C81E55F">
            <w:pPr>
              <w:pStyle w:val="ListParagraph"/>
              <w:ind w:left="0"/>
              <w:rPr>
                <w:del w:author="Murguia, Sahima" w:date="2022-03-15T22:37:00Z" w:id="902"/>
                <w:rFonts w:asciiTheme="majorHAnsi" w:hAnsiTheme="majorHAnsi" w:cstheme="majorHAnsi"/>
                <w:strike/>
                <w:szCs w:val="18"/>
                <w:lang w:val="en-US"/>
              </w:rPr>
            </w:pPr>
          </w:p>
        </w:tc>
        <w:tc>
          <w:tcPr>
            <w:tcW w:w="1512" w:type="dxa"/>
            <w:vAlign w:val="center"/>
          </w:tcPr>
          <w:p w:rsidRPr="009463FF" w:rsidR="0077704D" w:rsidDel="00262379" w:rsidP="00F83494" w:rsidRDefault="0077704D" w14:paraId="19224517" w14:textId="1A26B1AF">
            <w:pPr>
              <w:pStyle w:val="ListParagraph"/>
              <w:ind w:left="0"/>
              <w:rPr>
                <w:del w:author="Murguia, Sahima" w:date="2022-03-15T22:37:00Z" w:id="903"/>
                <w:rFonts w:asciiTheme="majorHAnsi" w:hAnsiTheme="majorHAnsi" w:cstheme="majorHAnsi"/>
                <w:strike/>
                <w:szCs w:val="18"/>
                <w:lang w:val="en-US"/>
              </w:rPr>
            </w:pPr>
            <w:del w:author="Murguia, Sahima" w:date="2022-03-15T22:37:00Z" w:id="904">
              <w:r w:rsidRPr="009463FF" w:rsidDel="00262379">
                <w:rPr>
                  <w:rFonts w:asciiTheme="majorHAnsi" w:hAnsiTheme="majorHAnsi" w:cstheme="majorHAnsi"/>
                  <w:strike/>
                  <w:szCs w:val="18"/>
                  <w:lang w:val="en-US"/>
                </w:rPr>
                <w:delText>Product Code</w:delText>
              </w:r>
            </w:del>
          </w:p>
        </w:tc>
        <w:tc>
          <w:tcPr>
            <w:tcW w:w="2070" w:type="dxa"/>
            <w:vAlign w:val="center"/>
          </w:tcPr>
          <w:p w:rsidRPr="009463FF" w:rsidR="0077704D" w:rsidDel="00262379" w:rsidP="00F83494" w:rsidRDefault="0077704D" w14:paraId="52C13C13" w14:textId="687D0A3C">
            <w:pPr>
              <w:pStyle w:val="ListParagraph"/>
              <w:ind w:left="0"/>
              <w:rPr>
                <w:del w:author="Murguia, Sahima" w:date="2022-03-15T22:37:00Z" w:id="905"/>
                <w:rFonts w:asciiTheme="majorHAnsi" w:hAnsiTheme="majorHAnsi" w:cstheme="majorHAnsi"/>
                <w:strike/>
                <w:szCs w:val="18"/>
                <w:lang w:val="en-US"/>
              </w:rPr>
            </w:pPr>
            <w:del w:author="Murguia, Sahima" w:date="2022-03-15T22:37:00Z" w:id="906">
              <w:r w:rsidRPr="009463FF" w:rsidDel="00262379">
                <w:rPr>
                  <w:rFonts w:asciiTheme="majorHAnsi" w:hAnsiTheme="majorHAnsi" w:cstheme="majorHAnsi"/>
                  <w:strike/>
                  <w:szCs w:val="18"/>
                  <w:lang w:val="en-US"/>
                </w:rPr>
                <w:delText>PART_NUM</w:delText>
              </w:r>
            </w:del>
          </w:p>
        </w:tc>
        <w:tc>
          <w:tcPr>
            <w:tcW w:w="990" w:type="dxa"/>
            <w:vAlign w:val="center"/>
          </w:tcPr>
          <w:p w:rsidRPr="009463FF" w:rsidR="0077704D" w:rsidDel="00262379" w:rsidP="00F83494" w:rsidRDefault="0077704D" w14:paraId="5A2A91FF" w14:textId="05ABF8EB">
            <w:pPr>
              <w:pStyle w:val="ListParagraph"/>
              <w:ind w:left="0"/>
              <w:rPr>
                <w:del w:author="Murguia, Sahima" w:date="2022-03-15T22:37:00Z" w:id="907"/>
                <w:rFonts w:asciiTheme="majorHAnsi" w:hAnsiTheme="majorHAnsi" w:cstheme="majorHAnsi"/>
                <w:strike/>
                <w:szCs w:val="18"/>
                <w:lang w:val="en-US"/>
              </w:rPr>
            </w:pPr>
            <w:del w:author="Murguia, Sahima" w:date="2022-03-15T22:37:00Z" w:id="908">
              <w:r w:rsidRPr="009463FF" w:rsidDel="00262379">
                <w:rPr>
                  <w:rFonts w:asciiTheme="majorHAnsi" w:hAnsiTheme="majorHAnsi" w:cstheme="majorHAnsi"/>
                  <w:strike/>
                  <w:szCs w:val="18"/>
                  <w:lang w:val="en-US"/>
                </w:rPr>
                <w:delText>Text</w:delText>
              </w:r>
            </w:del>
          </w:p>
        </w:tc>
        <w:tc>
          <w:tcPr>
            <w:tcW w:w="3060" w:type="dxa"/>
            <w:vAlign w:val="center"/>
          </w:tcPr>
          <w:p w:rsidRPr="009463FF" w:rsidR="0077704D" w:rsidDel="00262379" w:rsidP="00F83494" w:rsidRDefault="0077704D" w14:paraId="2E2FCF76" w14:textId="317902FF">
            <w:pPr>
              <w:pStyle w:val="ListParagraph"/>
              <w:ind w:left="0"/>
              <w:rPr>
                <w:del w:author="Murguia, Sahima" w:date="2022-03-15T22:37:00Z" w:id="909"/>
                <w:rFonts w:asciiTheme="majorHAnsi" w:hAnsiTheme="majorHAnsi" w:cstheme="majorHAnsi"/>
                <w:strike/>
                <w:szCs w:val="18"/>
                <w:lang w:val="en-US"/>
              </w:rPr>
            </w:pPr>
          </w:p>
        </w:tc>
      </w:tr>
      <w:tr w:rsidRPr="009463FF" w:rsidR="0077704D" w:rsidDel="00262379" w:rsidTr="00F83494" w14:paraId="0D78680F" w14:textId="3B9DEA59">
        <w:trPr>
          <w:trHeight w:val="635"/>
          <w:del w:author="Murguia, Sahima" w:date="2022-03-15T22:37:00Z" w:id="910"/>
        </w:trPr>
        <w:tc>
          <w:tcPr>
            <w:tcW w:w="1042" w:type="dxa"/>
            <w:vMerge/>
            <w:vAlign w:val="center"/>
          </w:tcPr>
          <w:p w:rsidRPr="009463FF" w:rsidR="0077704D" w:rsidDel="00262379" w:rsidP="00F83494" w:rsidRDefault="0077704D" w14:paraId="7A3CA96B" w14:textId="3E65D209">
            <w:pPr>
              <w:pStyle w:val="ListParagraph"/>
              <w:ind w:left="0"/>
              <w:rPr>
                <w:del w:author="Murguia, Sahima" w:date="2022-03-15T22:37:00Z" w:id="911"/>
                <w:rFonts w:asciiTheme="majorHAnsi" w:hAnsiTheme="majorHAnsi" w:cstheme="majorHAnsi"/>
                <w:strike/>
                <w:szCs w:val="18"/>
                <w:lang w:val="en-US"/>
              </w:rPr>
            </w:pPr>
          </w:p>
        </w:tc>
        <w:tc>
          <w:tcPr>
            <w:tcW w:w="1368" w:type="dxa"/>
            <w:vMerge/>
            <w:vAlign w:val="center"/>
          </w:tcPr>
          <w:p w:rsidRPr="009463FF" w:rsidR="0077704D" w:rsidDel="00262379" w:rsidP="00F83494" w:rsidRDefault="0077704D" w14:paraId="043C6FBA" w14:textId="6337723E">
            <w:pPr>
              <w:pStyle w:val="ListParagraph"/>
              <w:ind w:left="0"/>
              <w:rPr>
                <w:del w:author="Murguia, Sahima" w:date="2022-03-15T22:37:00Z" w:id="912"/>
                <w:rFonts w:asciiTheme="majorHAnsi" w:hAnsiTheme="majorHAnsi" w:cstheme="majorHAnsi"/>
                <w:strike/>
                <w:szCs w:val="18"/>
                <w:lang w:val="en-US"/>
              </w:rPr>
            </w:pPr>
          </w:p>
        </w:tc>
        <w:tc>
          <w:tcPr>
            <w:tcW w:w="1512" w:type="dxa"/>
            <w:vAlign w:val="center"/>
          </w:tcPr>
          <w:p w:rsidRPr="009463FF" w:rsidR="0077704D" w:rsidDel="00262379" w:rsidP="00F83494" w:rsidRDefault="0077704D" w14:paraId="1D96DDCE" w14:textId="21C579B7">
            <w:pPr>
              <w:pStyle w:val="ListParagraph"/>
              <w:ind w:left="0"/>
              <w:rPr>
                <w:del w:author="Murguia, Sahima" w:date="2022-03-15T22:37:00Z" w:id="913"/>
                <w:rFonts w:asciiTheme="majorHAnsi" w:hAnsiTheme="majorHAnsi" w:cstheme="majorHAnsi"/>
                <w:strike/>
                <w:szCs w:val="18"/>
                <w:lang w:val="en-US"/>
              </w:rPr>
            </w:pPr>
            <w:del w:author="Murguia, Sahima" w:date="2022-03-15T22:37:00Z" w:id="914">
              <w:r w:rsidRPr="009463FF" w:rsidDel="00262379">
                <w:rPr>
                  <w:rFonts w:asciiTheme="majorHAnsi" w:hAnsiTheme="majorHAnsi" w:cstheme="majorHAnsi"/>
                  <w:strike/>
                  <w:szCs w:val="18"/>
                  <w:lang w:val="en-US"/>
                </w:rPr>
                <w:delText>Product Category</w:delText>
              </w:r>
            </w:del>
          </w:p>
        </w:tc>
        <w:tc>
          <w:tcPr>
            <w:tcW w:w="2070" w:type="dxa"/>
            <w:vAlign w:val="center"/>
          </w:tcPr>
          <w:p w:rsidRPr="009463FF" w:rsidR="0077704D" w:rsidDel="00262379" w:rsidP="00F83494" w:rsidRDefault="0077704D" w14:paraId="3FC7FA42" w14:textId="045DBA0F">
            <w:pPr>
              <w:pStyle w:val="ListParagraph"/>
              <w:ind w:left="0"/>
              <w:rPr>
                <w:del w:author="Murguia, Sahima" w:date="2022-03-15T22:37:00Z" w:id="915"/>
                <w:rFonts w:asciiTheme="majorHAnsi" w:hAnsiTheme="majorHAnsi" w:cstheme="majorHAnsi"/>
                <w:strike/>
                <w:szCs w:val="18"/>
                <w:lang w:val="en-US"/>
              </w:rPr>
            </w:pPr>
            <w:del w:author="Murguia, Sahima" w:date="2022-03-15T22:37:00Z" w:id="916">
              <w:r w:rsidRPr="009463FF" w:rsidDel="00262379">
                <w:rPr>
                  <w:rFonts w:asciiTheme="majorHAnsi" w:hAnsiTheme="majorHAnsi" w:cstheme="majorHAnsi"/>
                  <w:strike/>
                  <w:szCs w:val="18"/>
                  <w:lang w:val="en-US"/>
                </w:rPr>
                <w:delText>TYPE</w:delText>
              </w:r>
            </w:del>
          </w:p>
        </w:tc>
        <w:tc>
          <w:tcPr>
            <w:tcW w:w="990" w:type="dxa"/>
            <w:vAlign w:val="center"/>
          </w:tcPr>
          <w:p w:rsidRPr="009463FF" w:rsidR="0077704D" w:rsidDel="00262379" w:rsidP="00F83494" w:rsidRDefault="0077704D" w14:paraId="75D88852" w14:textId="0AB02996">
            <w:pPr>
              <w:pStyle w:val="ListParagraph"/>
              <w:ind w:left="0"/>
              <w:rPr>
                <w:del w:author="Murguia, Sahima" w:date="2022-03-15T22:37:00Z" w:id="917"/>
                <w:rFonts w:asciiTheme="majorHAnsi" w:hAnsiTheme="majorHAnsi" w:cstheme="majorHAnsi"/>
                <w:strike/>
                <w:szCs w:val="18"/>
                <w:lang w:val="en-US"/>
              </w:rPr>
            </w:pPr>
            <w:del w:author="Murguia, Sahima" w:date="2022-03-15T22:37:00Z" w:id="918">
              <w:r w:rsidRPr="009463FF" w:rsidDel="00262379">
                <w:rPr>
                  <w:rFonts w:asciiTheme="majorHAnsi" w:hAnsiTheme="majorHAnsi" w:cstheme="majorHAnsi"/>
                  <w:strike/>
                  <w:szCs w:val="18"/>
                  <w:lang w:val="en-US"/>
                </w:rPr>
                <w:delText>Text</w:delText>
              </w:r>
            </w:del>
          </w:p>
        </w:tc>
        <w:tc>
          <w:tcPr>
            <w:tcW w:w="3060" w:type="dxa"/>
            <w:vAlign w:val="center"/>
          </w:tcPr>
          <w:p w:rsidRPr="009463FF" w:rsidR="0077704D" w:rsidDel="00262379" w:rsidP="00F83494" w:rsidRDefault="0077704D" w14:paraId="0EF2A389" w14:textId="233822DB">
            <w:pPr>
              <w:pStyle w:val="ListParagraph"/>
              <w:ind w:left="0"/>
              <w:rPr>
                <w:del w:author="Murguia, Sahima" w:date="2022-03-15T22:37:00Z" w:id="919"/>
                <w:rFonts w:asciiTheme="majorHAnsi" w:hAnsiTheme="majorHAnsi" w:cstheme="majorHAnsi"/>
                <w:strike/>
                <w:szCs w:val="18"/>
                <w:lang w:val="en-US"/>
              </w:rPr>
            </w:pPr>
          </w:p>
        </w:tc>
      </w:tr>
      <w:tr w:rsidRPr="009463FF" w:rsidR="0077704D" w:rsidDel="00262379" w:rsidTr="00F83494" w14:paraId="763F201B" w14:textId="2D5BA7D3">
        <w:trPr>
          <w:trHeight w:val="699"/>
          <w:del w:author="Murguia, Sahima" w:date="2022-03-15T22:37:00Z" w:id="920"/>
        </w:trPr>
        <w:tc>
          <w:tcPr>
            <w:tcW w:w="1042" w:type="dxa"/>
            <w:vMerge/>
            <w:vAlign w:val="center"/>
          </w:tcPr>
          <w:p w:rsidRPr="009463FF" w:rsidR="0077704D" w:rsidDel="00262379" w:rsidP="00F83494" w:rsidRDefault="0077704D" w14:paraId="5F3CBE25" w14:textId="34343A6A">
            <w:pPr>
              <w:pStyle w:val="ListParagraph"/>
              <w:ind w:left="0"/>
              <w:rPr>
                <w:del w:author="Murguia, Sahima" w:date="2022-03-15T22:37:00Z" w:id="921"/>
                <w:rFonts w:asciiTheme="majorHAnsi" w:hAnsiTheme="majorHAnsi" w:cstheme="majorHAnsi"/>
                <w:strike/>
                <w:szCs w:val="18"/>
                <w:lang w:val="en-US"/>
              </w:rPr>
            </w:pPr>
          </w:p>
        </w:tc>
        <w:tc>
          <w:tcPr>
            <w:tcW w:w="1368" w:type="dxa"/>
            <w:vMerge/>
            <w:vAlign w:val="center"/>
          </w:tcPr>
          <w:p w:rsidRPr="009463FF" w:rsidR="0077704D" w:rsidDel="00262379" w:rsidP="00F83494" w:rsidRDefault="0077704D" w14:paraId="38578236" w14:textId="52B1C56E">
            <w:pPr>
              <w:pStyle w:val="ListParagraph"/>
              <w:ind w:left="0"/>
              <w:rPr>
                <w:del w:author="Murguia, Sahima" w:date="2022-03-15T22:37:00Z" w:id="922"/>
                <w:rFonts w:asciiTheme="majorHAnsi" w:hAnsiTheme="majorHAnsi" w:cstheme="majorHAnsi"/>
                <w:strike/>
                <w:szCs w:val="18"/>
                <w:lang w:val="en-US"/>
              </w:rPr>
            </w:pPr>
          </w:p>
        </w:tc>
        <w:tc>
          <w:tcPr>
            <w:tcW w:w="1512" w:type="dxa"/>
            <w:vAlign w:val="center"/>
          </w:tcPr>
          <w:p w:rsidRPr="009463FF" w:rsidR="0077704D" w:rsidDel="00262379" w:rsidP="00F83494" w:rsidRDefault="00624AF3" w14:paraId="102B1342" w14:textId="77730CC3">
            <w:pPr>
              <w:pStyle w:val="ListParagraph"/>
              <w:ind w:left="0"/>
              <w:rPr>
                <w:del w:author="Murguia, Sahima" w:date="2022-03-15T22:37:00Z" w:id="923"/>
                <w:rFonts w:asciiTheme="majorHAnsi" w:hAnsiTheme="majorHAnsi" w:cstheme="majorHAnsi"/>
                <w:strike/>
                <w:szCs w:val="18"/>
                <w:lang w:val="en-US"/>
              </w:rPr>
            </w:pPr>
            <w:del w:author="Murguia, Sahima" w:date="2022-03-15T22:37:00Z" w:id="924">
              <w:r w:rsidRPr="009463FF" w:rsidDel="00262379">
                <w:rPr>
                  <w:rFonts w:asciiTheme="majorHAnsi" w:hAnsiTheme="majorHAnsi" w:cstheme="majorHAnsi"/>
                  <w:strike/>
                  <w:szCs w:val="18"/>
                  <w:lang w:val="en-US"/>
                </w:rPr>
                <w:delText>UOM</w:delText>
              </w:r>
            </w:del>
          </w:p>
        </w:tc>
        <w:tc>
          <w:tcPr>
            <w:tcW w:w="2070" w:type="dxa"/>
            <w:vAlign w:val="center"/>
          </w:tcPr>
          <w:p w:rsidRPr="009463FF" w:rsidR="0077704D" w:rsidDel="00262379" w:rsidP="00F83494" w:rsidRDefault="00F52626" w14:paraId="5F8E82F2" w14:textId="685F7785">
            <w:pPr>
              <w:pStyle w:val="ListParagraph"/>
              <w:ind w:left="0"/>
              <w:rPr>
                <w:del w:author="Murguia, Sahima" w:date="2022-03-15T22:37:00Z" w:id="925"/>
                <w:rFonts w:asciiTheme="majorHAnsi" w:hAnsiTheme="majorHAnsi" w:cstheme="majorHAnsi"/>
                <w:strike/>
                <w:szCs w:val="18"/>
                <w:lang w:val="en-US"/>
              </w:rPr>
            </w:pPr>
            <w:del w:author="Murguia, Sahima" w:date="2022-03-15T22:37:00Z" w:id="926">
              <w:r w:rsidRPr="009463FF" w:rsidDel="00262379">
                <w:rPr>
                  <w:rFonts w:asciiTheme="majorHAnsi" w:hAnsiTheme="majorHAnsi" w:cstheme="majorHAnsi"/>
                  <w:strike/>
                  <w:szCs w:val="18"/>
                  <w:lang w:val="en-US"/>
                </w:rPr>
                <w:delText>UOM_CD</w:delText>
              </w:r>
            </w:del>
          </w:p>
        </w:tc>
        <w:tc>
          <w:tcPr>
            <w:tcW w:w="990" w:type="dxa"/>
            <w:vAlign w:val="center"/>
          </w:tcPr>
          <w:p w:rsidRPr="009463FF" w:rsidR="0077704D" w:rsidDel="00262379" w:rsidP="00F83494" w:rsidRDefault="00474BFE" w14:paraId="7942720D" w14:textId="0EB69673">
            <w:pPr>
              <w:pStyle w:val="ListParagraph"/>
              <w:ind w:left="0"/>
              <w:rPr>
                <w:del w:author="Murguia, Sahima" w:date="2022-03-15T22:37:00Z" w:id="927"/>
                <w:rFonts w:asciiTheme="majorHAnsi" w:hAnsiTheme="majorHAnsi" w:cstheme="majorHAnsi"/>
                <w:strike/>
                <w:szCs w:val="18"/>
                <w:lang w:val="en-US"/>
              </w:rPr>
            </w:pPr>
            <w:del w:author="Murguia, Sahima" w:date="2022-03-15T22:37:00Z" w:id="928">
              <w:r w:rsidRPr="009463FF" w:rsidDel="00262379">
                <w:rPr>
                  <w:rFonts w:asciiTheme="majorHAnsi" w:hAnsiTheme="majorHAnsi" w:cstheme="majorHAnsi"/>
                  <w:strike/>
                  <w:szCs w:val="18"/>
                  <w:lang w:val="en-US"/>
                </w:rPr>
                <w:delText>text</w:delText>
              </w:r>
            </w:del>
          </w:p>
        </w:tc>
        <w:tc>
          <w:tcPr>
            <w:tcW w:w="3060" w:type="dxa"/>
            <w:vAlign w:val="center"/>
          </w:tcPr>
          <w:p w:rsidRPr="009463FF" w:rsidR="0077704D" w:rsidDel="00262379" w:rsidP="00F83494" w:rsidRDefault="0077704D" w14:paraId="051E4B65" w14:textId="0DB68010">
            <w:pPr>
              <w:pStyle w:val="ListParagraph"/>
              <w:ind w:left="0"/>
              <w:rPr>
                <w:del w:author="Murguia, Sahima" w:date="2022-03-15T22:37:00Z" w:id="929"/>
                <w:rFonts w:asciiTheme="majorHAnsi" w:hAnsiTheme="majorHAnsi" w:cstheme="majorHAnsi"/>
                <w:strike/>
                <w:szCs w:val="18"/>
                <w:lang w:val="en-US"/>
              </w:rPr>
            </w:pPr>
          </w:p>
        </w:tc>
      </w:tr>
      <w:tr w:rsidRPr="009463FF" w:rsidR="008F2BF3" w:rsidDel="00262379" w:rsidTr="00F83494" w14:paraId="52B6A513" w14:textId="6A2E01BD">
        <w:trPr>
          <w:trHeight w:val="558"/>
          <w:del w:author="Murguia, Sahima" w:date="2022-03-15T22:37:00Z" w:id="930"/>
        </w:trPr>
        <w:tc>
          <w:tcPr>
            <w:tcW w:w="1042" w:type="dxa"/>
            <w:vMerge/>
            <w:vAlign w:val="center"/>
          </w:tcPr>
          <w:p w:rsidRPr="009463FF" w:rsidR="008F2BF3" w:rsidDel="00262379" w:rsidP="00F83494" w:rsidRDefault="008F2BF3" w14:paraId="6EBF9169" w14:textId="30422477">
            <w:pPr>
              <w:pStyle w:val="ListParagraph"/>
              <w:ind w:left="0"/>
              <w:rPr>
                <w:del w:author="Murguia, Sahima" w:date="2022-03-15T22:37:00Z" w:id="931"/>
                <w:rFonts w:asciiTheme="majorHAnsi" w:hAnsiTheme="majorHAnsi" w:cstheme="majorHAnsi"/>
                <w:strike/>
                <w:szCs w:val="18"/>
                <w:lang w:val="en-US"/>
              </w:rPr>
            </w:pPr>
          </w:p>
        </w:tc>
        <w:tc>
          <w:tcPr>
            <w:tcW w:w="1368" w:type="dxa"/>
            <w:vMerge/>
            <w:vAlign w:val="center"/>
          </w:tcPr>
          <w:p w:rsidRPr="009463FF" w:rsidR="008F2BF3" w:rsidDel="00262379" w:rsidP="00F83494" w:rsidRDefault="008F2BF3" w14:paraId="463A4EAC" w14:textId="747DC8C3">
            <w:pPr>
              <w:pStyle w:val="ListParagraph"/>
              <w:ind w:left="0"/>
              <w:rPr>
                <w:del w:author="Murguia, Sahima" w:date="2022-03-15T22:37:00Z" w:id="932"/>
                <w:rFonts w:asciiTheme="majorHAnsi" w:hAnsiTheme="majorHAnsi" w:cstheme="majorHAnsi"/>
                <w:strike/>
                <w:szCs w:val="18"/>
                <w:lang w:val="en-US"/>
              </w:rPr>
            </w:pPr>
          </w:p>
        </w:tc>
        <w:tc>
          <w:tcPr>
            <w:tcW w:w="1512" w:type="dxa"/>
            <w:vAlign w:val="center"/>
          </w:tcPr>
          <w:p w:rsidRPr="009463FF" w:rsidR="008F2BF3" w:rsidDel="00262379" w:rsidP="00F83494" w:rsidRDefault="008F2BF3" w14:paraId="45E8FB1E" w14:textId="46EC6FD9">
            <w:pPr>
              <w:pStyle w:val="ListParagraph"/>
              <w:spacing w:after="0"/>
              <w:ind w:left="0"/>
              <w:rPr>
                <w:del w:author="Murguia, Sahima" w:date="2022-03-15T22:37:00Z" w:id="933"/>
                <w:rFonts w:asciiTheme="majorHAnsi" w:hAnsiTheme="majorHAnsi" w:cstheme="majorHAnsi"/>
                <w:strike/>
                <w:szCs w:val="18"/>
                <w:lang w:val="en-US"/>
              </w:rPr>
            </w:pPr>
            <w:del w:author="Murguia, Sahima" w:date="2022-03-15T22:37:00Z" w:id="934">
              <w:r w:rsidRPr="009463FF" w:rsidDel="00262379">
                <w:rPr>
                  <w:rFonts w:asciiTheme="majorHAnsi" w:hAnsiTheme="majorHAnsi" w:cstheme="majorHAnsi"/>
                  <w:strike/>
                  <w:szCs w:val="18"/>
                  <w:lang w:val="en-US"/>
                </w:rPr>
                <w:delText>Market</w:delText>
              </w:r>
            </w:del>
          </w:p>
        </w:tc>
        <w:tc>
          <w:tcPr>
            <w:tcW w:w="2070" w:type="dxa"/>
            <w:vAlign w:val="center"/>
          </w:tcPr>
          <w:p w:rsidRPr="009463FF" w:rsidR="008F2BF3" w:rsidDel="00262379" w:rsidP="00F83494" w:rsidRDefault="008F2BF3" w14:paraId="15F6978D" w14:textId="44099238">
            <w:pPr>
              <w:pStyle w:val="ListParagraph"/>
              <w:ind w:left="0"/>
              <w:rPr>
                <w:del w:author="Murguia, Sahima" w:date="2022-03-15T22:37:00Z" w:id="935"/>
                <w:rFonts w:asciiTheme="majorHAnsi" w:hAnsiTheme="majorHAnsi" w:cstheme="majorHAnsi"/>
                <w:strike/>
                <w:szCs w:val="18"/>
                <w:lang w:val="en-US"/>
              </w:rPr>
            </w:pPr>
            <w:del w:author="Murguia, Sahima" w:date="2022-03-15T22:37:00Z" w:id="936">
              <w:r w:rsidRPr="009463FF" w:rsidDel="00262379">
                <w:rPr>
                  <w:rFonts w:asciiTheme="majorHAnsi" w:hAnsiTheme="majorHAnsi" w:cstheme="majorHAnsi"/>
                  <w:strike/>
                  <w:szCs w:val="18"/>
                  <w:lang w:val="en-US"/>
                </w:rPr>
                <w:delText>BU_ID</w:delText>
              </w:r>
            </w:del>
          </w:p>
        </w:tc>
        <w:tc>
          <w:tcPr>
            <w:tcW w:w="990" w:type="dxa"/>
            <w:vAlign w:val="center"/>
          </w:tcPr>
          <w:p w:rsidRPr="009463FF" w:rsidR="008F2BF3" w:rsidDel="00262379" w:rsidP="00F83494" w:rsidRDefault="008F2BF3" w14:paraId="3020B40C" w14:textId="3E3B420A">
            <w:pPr>
              <w:pStyle w:val="ListParagraph"/>
              <w:ind w:left="0"/>
              <w:rPr>
                <w:del w:author="Murguia, Sahima" w:date="2022-03-15T22:37:00Z" w:id="937"/>
                <w:rFonts w:asciiTheme="majorHAnsi" w:hAnsiTheme="majorHAnsi" w:cstheme="majorHAnsi"/>
                <w:strike/>
                <w:szCs w:val="18"/>
                <w:lang w:val="en-US"/>
              </w:rPr>
            </w:pPr>
          </w:p>
        </w:tc>
        <w:tc>
          <w:tcPr>
            <w:tcW w:w="3060" w:type="dxa"/>
            <w:vAlign w:val="center"/>
          </w:tcPr>
          <w:p w:rsidRPr="009463FF" w:rsidR="008F2BF3" w:rsidDel="00262379" w:rsidP="00F83494" w:rsidRDefault="008F2BF3" w14:paraId="71A7F032" w14:textId="02614F5B">
            <w:pPr>
              <w:pStyle w:val="ListParagraph"/>
              <w:ind w:left="0"/>
              <w:rPr>
                <w:del w:author="Murguia, Sahima" w:date="2022-03-15T22:37:00Z" w:id="938"/>
                <w:rFonts w:asciiTheme="majorHAnsi" w:hAnsiTheme="majorHAnsi" w:cstheme="majorHAnsi"/>
                <w:strike/>
                <w:szCs w:val="18"/>
                <w:lang w:val="en-US"/>
              </w:rPr>
            </w:pPr>
          </w:p>
        </w:tc>
      </w:tr>
      <w:tr w:rsidRPr="009463FF" w:rsidR="0077704D" w:rsidDel="00262379" w:rsidTr="00F83494" w14:paraId="3A903D20" w14:textId="63E05B7F">
        <w:trPr>
          <w:trHeight w:val="43"/>
          <w:del w:author="Murguia, Sahima" w:date="2022-03-15T22:37:00Z" w:id="939"/>
        </w:trPr>
        <w:tc>
          <w:tcPr>
            <w:tcW w:w="1042" w:type="dxa"/>
            <w:vMerge/>
            <w:vAlign w:val="center"/>
          </w:tcPr>
          <w:p w:rsidRPr="009463FF" w:rsidR="0077704D" w:rsidDel="00262379" w:rsidP="008871C8" w:rsidRDefault="0077704D" w14:paraId="3A1277D1" w14:textId="0205ABE6">
            <w:pPr>
              <w:pStyle w:val="ListParagraph"/>
              <w:ind w:left="0"/>
              <w:jc w:val="both"/>
              <w:rPr>
                <w:del w:author="Murguia, Sahima" w:date="2022-03-15T22:37:00Z" w:id="940"/>
                <w:rFonts w:asciiTheme="majorHAnsi" w:hAnsiTheme="majorHAnsi" w:cstheme="majorHAnsi"/>
                <w:strike/>
                <w:szCs w:val="18"/>
                <w:lang w:val="en-US"/>
              </w:rPr>
            </w:pPr>
          </w:p>
        </w:tc>
        <w:tc>
          <w:tcPr>
            <w:tcW w:w="1368" w:type="dxa"/>
            <w:vMerge w:val="restart"/>
            <w:vAlign w:val="center"/>
          </w:tcPr>
          <w:p w:rsidRPr="009463FF" w:rsidR="0077704D" w:rsidDel="00262379" w:rsidP="00F83494" w:rsidRDefault="0077704D" w14:paraId="718B5E38" w14:textId="54E3567D">
            <w:pPr>
              <w:pStyle w:val="ListParagraph"/>
              <w:ind w:left="0"/>
              <w:rPr>
                <w:del w:author="Murguia, Sahima" w:date="2022-03-15T22:37:00Z" w:id="941"/>
                <w:rFonts w:asciiTheme="majorHAnsi" w:hAnsiTheme="majorHAnsi" w:cstheme="majorHAnsi"/>
                <w:strike/>
                <w:szCs w:val="18"/>
                <w:lang w:val="en-US"/>
              </w:rPr>
            </w:pPr>
            <w:del w:author="Murguia, Sahima" w:date="2022-03-15T22:37:00Z" w:id="942">
              <w:r w:rsidRPr="009463FF" w:rsidDel="00262379">
                <w:rPr>
                  <w:rFonts w:asciiTheme="majorHAnsi" w:hAnsiTheme="majorHAnsi" w:cstheme="majorHAnsi"/>
                  <w:strike/>
                  <w:szCs w:val="18"/>
                  <w:lang w:val="en-US"/>
                </w:rPr>
                <w:delText>S_QUOTE_ITEM</w:delText>
              </w:r>
            </w:del>
          </w:p>
        </w:tc>
        <w:tc>
          <w:tcPr>
            <w:tcW w:w="1512" w:type="dxa"/>
            <w:vAlign w:val="center"/>
          </w:tcPr>
          <w:p w:rsidRPr="009463FF" w:rsidR="0077704D" w:rsidDel="00262379" w:rsidP="00F83494" w:rsidRDefault="0077704D" w14:paraId="0AAA8D9F" w14:textId="4B84DD1D">
            <w:pPr>
              <w:pStyle w:val="ListParagraph"/>
              <w:ind w:left="0"/>
              <w:rPr>
                <w:del w:author="Murguia, Sahima" w:date="2022-03-15T22:37:00Z" w:id="943"/>
                <w:rFonts w:asciiTheme="majorHAnsi" w:hAnsiTheme="majorHAnsi" w:cstheme="majorHAnsi"/>
                <w:strike/>
                <w:szCs w:val="18"/>
                <w:lang w:val="en-US"/>
              </w:rPr>
            </w:pPr>
            <w:del w:author="Murguia, Sahima" w:date="2022-03-15T22:37:00Z" w:id="944">
              <w:r w:rsidRPr="009463FF" w:rsidDel="00262379">
                <w:rPr>
                  <w:rFonts w:asciiTheme="majorHAnsi" w:hAnsiTheme="majorHAnsi" w:cstheme="majorHAnsi"/>
                  <w:strike/>
                  <w:szCs w:val="18"/>
                  <w:lang w:val="en-US"/>
                </w:rPr>
                <w:delText>Product Description</w:delText>
              </w:r>
            </w:del>
          </w:p>
        </w:tc>
        <w:tc>
          <w:tcPr>
            <w:tcW w:w="2070" w:type="dxa"/>
            <w:vAlign w:val="center"/>
          </w:tcPr>
          <w:p w:rsidRPr="009463FF" w:rsidR="0077704D" w:rsidDel="00262379" w:rsidP="00F83494" w:rsidRDefault="0077704D" w14:paraId="4C07C93A" w14:textId="42F0672B">
            <w:pPr>
              <w:pStyle w:val="ListParagraph"/>
              <w:ind w:left="0"/>
              <w:rPr>
                <w:del w:author="Murguia, Sahima" w:date="2022-03-15T22:37:00Z" w:id="945"/>
                <w:rFonts w:asciiTheme="majorHAnsi" w:hAnsiTheme="majorHAnsi" w:cstheme="majorHAnsi"/>
                <w:strike/>
                <w:szCs w:val="18"/>
                <w:lang w:val="en-US"/>
              </w:rPr>
            </w:pPr>
            <w:del w:author="Murguia, Sahima" w:date="2022-03-15T22:37:00Z" w:id="946">
              <w:r w:rsidRPr="009463FF" w:rsidDel="00262379">
                <w:rPr>
                  <w:rFonts w:asciiTheme="majorHAnsi" w:hAnsiTheme="majorHAnsi" w:cstheme="majorHAnsi"/>
                  <w:strike/>
                  <w:szCs w:val="18"/>
                  <w:lang w:val="en-US"/>
                </w:rPr>
                <w:delText>DESC_TEXT</w:delText>
              </w:r>
            </w:del>
          </w:p>
        </w:tc>
        <w:tc>
          <w:tcPr>
            <w:tcW w:w="990" w:type="dxa"/>
            <w:vAlign w:val="center"/>
          </w:tcPr>
          <w:p w:rsidRPr="009463FF" w:rsidR="0077704D" w:rsidDel="00262379" w:rsidP="00F83494" w:rsidRDefault="0077704D" w14:paraId="61BFA650" w14:textId="3208DECD">
            <w:pPr>
              <w:pStyle w:val="ListParagraph"/>
              <w:ind w:left="0"/>
              <w:rPr>
                <w:del w:author="Murguia, Sahima" w:date="2022-03-15T22:37:00Z" w:id="947"/>
                <w:rFonts w:asciiTheme="majorHAnsi" w:hAnsiTheme="majorHAnsi" w:cstheme="majorHAnsi"/>
                <w:strike/>
                <w:szCs w:val="18"/>
                <w:lang w:val="en-US"/>
              </w:rPr>
            </w:pPr>
            <w:del w:author="Murguia, Sahima" w:date="2022-03-15T22:37:00Z" w:id="948">
              <w:r w:rsidRPr="009463FF" w:rsidDel="00262379">
                <w:rPr>
                  <w:rFonts w:asciiTheme="majorHAnsi" w:hAnsiTheme="majorHAnsi" w:cstheme="majorHAnsi"/>
                  <w:strike/>
                  <w:szCs w:val="18"/>
                  <w:lang w:val="en-US"/>
                </w:rPr>
                <w:delText>Text</w:delText>
              </w:r>
            </w:del>
          </w:p>
        </w:tc>
        <w:tc>
          <w:tcPr>
            <w:tcW w:w="3060" w:type="dxa"/>
            <w:vAlign w:val="center"/>
          </w:tcPr>
          <w:p w:rsidRPr="009463FF" w:rsidR="0077704D" w:rsidDel="00262379" w:rsidP="00F83494" w:rsidRDefault="0077704D" w14:paraId="105C28A7" w14:textId="195819BE">
            <w:pPr>
              <w:pStyle w:val="ListParagraph"/>
              <w:ind w:left="0"/>
              <w:rPr>
                <w:del w:author="Murguia, Sahima" w:date="2022-03-15T22:37:00Z" w:id="949"/>
                <w:rFonts w:asciiTheme="majorHAnsi" w:hAnsiTheme="majorHAnsi" w:cstheme="majorHAnsi"/>
                <w:strike/>
                <w:szCs w:val="18"/>
                <w:lang w:val="en-US"/>
              </w:rPr>
            </w:pPr>
          </w:p>
        </w:tc>
      </w:tr>
      <w:tr w:rsidRPr="009463FF" w:rsidR="0077704D" w:rsidDel="00262379" w:rsidTr="00F83494" w14:paraId="0694C3BF" w14:textId="37773D2C">
        <w:trPr>
          <w:trHeight w:val="43"/>
          <w:del w:author="Murguia, Sahima" w:date="2022-03-15T22:37:00Z" w:id="950"/>
        </w:trPr>
        <w:tc>
          <w:tcPr>
            <w:tcW w:w="1042" w:type="dxa"/>
            <w:vMerge/>
            <w:vAlign w:val="center"/>
          </w:tcPr>
          <w:p w:rsidRPr="009463FF" w:rsidR="0077704D" w:rsidDel="00262379" w:rsidP="008871C8" w:rsidRDefault="0077704D" w14:paraId="4A85BFC7" w14:textId="3123104C">
            <w:pPr>
              <w:pStyle w:val="ListParagraph"/>
              <w:ind w:left="0"/>
              <w:jc w:val="both"/>
              <w:rPr>
                <w:del w:author="Murguia, Sahima" w:date="2022-03-15T22:37:00Z" w:id="951"/>
                <w:rFonts w:asciiTheme="majorHAnsi" w:hAnsiTheme="majorHAnsi" w:cstheme="majorHAnsi"/>
                <w:strike/>
                <w:szCs w:val="18"/>
                <w:lang w:val="en-US"/>
              </w:rPr>
            </w:pPr>
          </w:p>
        </w:tc>
        <w:tc>
          <w:tcPr>
            <w:tcW w:w="1368" w:type="dxa"/>
            <w:vMerge/>
            <w:vAlign w:val="center"/>
          </w:tcPr>
          <w:p w:rsidRPr="009463FF" w:rsidR="0077704D" w:rsidDel="00262379" w:rsidP="00F83494" w:rsidRDefault="0077704D" w14:paraId="081B1641" w14:textId="29350270">
            <w:pPr>
              <w:pStyle w:val="ListParagraph"/>
              <w:ind w:left="0"/>
              <w:rPr>
                <w:del w:author="Murguia, Sahima" w:date="2022-03-15T22:37:00Z" w:id="952"/>
                <w:rFonts w:asciiTheme="majorHAnsi" w:hAnsiTheme="majorHAnsi" w:cstheme="majorHAnsi"/>
                <w:strike/>
                <w:szCs w:val="18"/>
                <w:lang w:val="en-US"/>
              </w:rPr>
            </w:pPr>
          </w:p>
        </w:tc>
        <w:tc>
          <w:tcPr>
            <w:tcW w:w="1512" w:type="dxa"/>
            <w:vAlign w:val="center"/>
          </w:tcPr>
          <w:p w:rsidRPr="009463FF" w:rsidR="0077704D" w:rsidDel="00262379" w:rsidP="00F83494" w:rsidRDefault="0077704D" w14:paraId="123170BE" w14:textId="50C8353D">
            <w:pPr>
              <w:pStyle w:val="ListParagraph"/>
              <w:ind w:left="0"/>
              <w:rPr>
                <w:del w:author="Murguia, Sahima" w:date="2022-03-15T22:37:00Z" w:id="953"/>
                <w:rFonts w:asciiTheme="majorHAnsi" w:hAnsiTheme="majorHAnsi" w:cstheme="majorHAnsi"/>
                <w:strike/>
                <w:szCs w:val="18"/>
                <w:lang w:val="en-US"/>
              </w:rPr>
            </w:pPr>
            <w:del w:author="Murguia, Sahima" w:date="2022-03-15T22:37:00Z" w:id="954">
              <w:r w:rsidRPr="009463FF" w:rsidDel="00262379">
                <w:rPr>
                  <w:rFonts w:asciiTheme="majorHAnsi" w:hAnsiTheme="majorHAnsi" w:cstheme="majorHAnsi"/>
                  <w:strike/>
                  <w:szCs w:val="18"/>
                  <w:lang w:val="en-US"/>
                </w:rPr>
                <w:delText>Importance</w:delText>
              </w:r>
            </w:del>
          </w:p>
        </w:tc>
        <w:tc>
          <w:tcPr>
            <w:tcW w:w="2070" w:type="dxa"/>
            <w:vAlign w:val="center"/>
          </w:tcPr>
          <w:p w:rsidRPr="009463FF" w:rsidR="0077704D" w:rsidDel="00262379" w:rsidP="00F83494" w:rsidRDefault="0077704D" w14:paraId="0DBED42F" w14:textId="7E97A314">
            <w:pPr>
              <w:pStyle w:val="ListParagraph"/>
              <w:ind w:left="0"/>
              <w:rPr>
                <w:del w:author="Murguia, Sahima" w:date="2022-03-15T22:37:00Z" w:id="955"/>
                <w:rFonts w:asciiTheme="majorHAnsi" w:hAnsiTheme="majorHAnsi" w:cstheme="majorHAnsi"/>
                <w:strike/>
                <w:szCs w:val="18"/>
                <w:lang w:val="en-US"/>
              </w:rPr>
            </w:pPr>
            <w:del w:author="Murguia, Sahima" w:date="2022-03-15T22:37:00Z" w:id="956">
              <w:r w:rsidRPr="009463FF" w:rsidDel="00262379">
                <w:rPr>
                  <w:rFonts w:asciiTheme="majorHAnsi" w:hAnsiTheme="majorHAnsi" w:cstheme="majorHAnsi"/>
                  <w:strike/>
                  <w:szCs w:val="18"/>
                  <w:lang w:val="en-US"/>
                </w:rPr>
                <w:delText>X_IMPORTANCE_CD</w:delText>
              </w:r>
            </w:del>
          </w:p>
        </w:tc>
        <w:tc>
          <w:tcPr>
            <w:tcW w:w="990" w:type="dxa"/>
            <w:vAlign w:val="center"/>
          </w:tcPr>
          <w:p w:rsidRPr="009463FF" w:rsidR="0077704D" w:rsidDel="00262379" w:rsidP="00F83494" w:rsidRDefault="0077704D" w14:paraId="6CDEDA86" w14:textId="475C1240">
            <w:pPr>
              <w:pStyle w:val="ListParagraph"/>
              <w:ind w:left="0"/>
              <w:rPr>
                <w:del w:author="Murguia, Sahima" w:date="2022-03-15T22:37:00Z" w:id="957"/>
                <w:rFonts w:asciiTheme="majorHAnsi" w:hAnsiTheme="majorHAnsi" w:cstheme="majorHAnsi"/>
                <w:strike/>
                <w:szCs w:val="18"/>
                <w:lang w:val="en-US"/>
              </w:rPr>
            </w:pPr>
            <w:del w:author="Murguia, Sahima" w:date="2022-03-15T22:37:00Z" w:id="958">
              <w:r w:rsidRPr="009463FF" w:rsidDel="00262379">
                <w:rPr>
                  <w:rFonts w:asciiTheme="majorHAnsi" w:hAnsiTheme="majorHAnsi" w:cstheme="majorHAnsi"/>
                  <w:strike/>
                  <w:szCs w:val="18"/>
                  <w:lang w:val="en-US"/>
                </w:rPr>
                <w:delText>numeric</w:delText>
              </w:r>
            </w:del>
          </w:p>
        </w:tc>
        <w:tc>
          <w:tcPr>
            <w:tcW w:w="3060" w:type="dxa"/>
            <w:vAlign w:val="center"/>
          </w:tcPr>
          <w:p w:rsidRPr="009463FF" w:rsidR="0077704D" w:rsidDel="00262379" w:rsidP="00F83494" w:rsidRDefault="0077704D" w14:paraId="3C724383" w14:textId="323507C1">
            <w:pPr>
              <w:pStyle w:val="ListParagraph"/>
              <w:ind w:left="0"/>
              <w:rPr>
                <w:del w:author="Murguia, Sahima" w:date="2022-03-15T22:37:00Z" w:id="959"/>
                <w:rFonts w:asciiTheme="majorHAnsi" w:hAnsiTheme="majorHAnsi" w:cstheme="majorHAnsi"/>
                <w:strike/>
                <w:szCs w:val="18"/>
                <w:lang w:val="en-US"/>
              </w:rPr>
            </w:pPr>
          </w:p>
        </w:tc>
      </w:tr>
      <w:tr w:rsidRPr="009463FF" w:rsidR="0077704D" w:rsidDel="00262379" w:rsidTr="00F83494" w14:paraId="684B979B" w14:textId="3966FE38">
        <w:trPr>
          <w:trHeight w:val="43"/>
          <w:del w:author="Murguia, Sahima" w:date="2022-03-15T22:37:00Z" w:id="960"/>
        </w:trPr>
        <w:tc>
          <w:tcPr>
            <w:tcW w:w="1042" w:type="dxa"/>
            <w:vMerge/>
            <w:vAlign w:val="center"/>
          </w:tcPr>
          <w:p w:rsidRPr="009463FF" w:rsidR="0077704D" w:rsidDel="00262379" w:rsidP="008871C8" w:rsidRDefault="0077704D" w14:paraId="0CA75595" w14:textId="74729474">
            <w:pPr>
              <w:pStyle w:val="ListParagraph"/>
              <w:ind w:left="0"/>
              <w:jc w:val="both"/>
              <w:rPr>
                <w:del w:author="Murguia, Sahima" w:date="2022-03-15T22:37:00Z" w:id="961"/>
                <w:rFonts w:asciiTheme="majorHAnsi" w:hAnsiTheme="majorHAnsi" w:cstheme="majorHAnsi"/>
                <w:strike/>
                <w:szCs w:val="18"/>
                <w:lang w:val="en-US"/>
              </w:rPr>
            </w:pPr>
          </w:p>
        </w:tc>
        <w:tc>
          <w:tcPr>
            <w:tcW w:w="1368" w:type="dxa"/>
            <w:vMerge/>
            <w:vAlign w:val="center"/>
          </w:tcPr>
          <w:p w:rsidRPr="009463FF" w:rsidR="0077704D" w:rsidDel="00262379" w:rsidP="00F83494" w:rsidRDefault="0077704D" w14:paraId="0A8AED54" w14:textId="6AB60D51">
            <w:pPr>
              <w:pStyle w:val="ListParagraph"/>
              <w:ind w:left="0"/>
              <w:rPr>
                <w:del w:author="Murguia, Sahima" w:date="2022-03-15T22:37:00Z" w:id="962"/>
                <w:rFonts w:asciiTheme="majorHAnsi" w:hAnsiTheme="majorHAnsi" w:cstheme="majorHAnsi"/>
                <w:strike/>
                <w:szCs w:val="18"/>
                <w:lang w:val="en-US"/>
              </w:rPr>
            </w:pPr>
          </w:p>
        </w:tc>
        <w:tc>
          <w:tcPr>
            <w:tcW w:w="1512" w:type="dxa"/>
            <w:vAlign w:val="center"/>
          </w:tcPr>
          <w:p w:rsidRPr="009463FF" w:rsidR="0077704D" w:rsidDel="00262379" w:rsidP="00F83494" w:rsidRDefault="0077704D" w14:paraId="0EBF6BD6" w14:textId="0CF4585C">
            <w:pPr>
              <w:pStyle w:val="ListParagraph"/>
              <w:ind w:left="0"/>
              <w:rPr>
                <w:del w:author="Murguia, Sahima" w:date="2022-03-15T22:37:00Z" w:id="963"/>
                <w:rFonts w:asciiTheme="majorHAnsi" w:hAnsiTheme="majorHAnsi" w:cstheme="majorHAnsi"/>
                <w:strike/>
                <w:szCs w:val="18"/>
                <w:lang w:val="en-US"/>
              </w:rPr>
            </w:pPr>
            <w:del w:author="Murguia, Sahima" w:date="2022-03-15T22:37:00Z" w:id="964">
              <w:r w:rsidRPr="009463FF" w:rsidDel="00262379">
                <w:rPr>
                  <w:rFonts w:asciiTheme="majorHAnsi" w:hAnsiTheme="majorHAnsi" w:cstheme="majorHAnsi"/>
                  <w:strike/>
                  <w:szCs w:val="18"/>
                  <w:lang w:val="en-US"/>
                </w:rPr>
                <w:delText>Qty</w:delText>
              </w:r>
            </w:del>
          </w:p>
        </w:tc>
        <w:tc>
          <w:tcPr>
            <w:tcW w:w="2070" w:type="dxa"/>
            <w:vAlign w:val="center"/>
          </w:tcPr>
          <w:p w:rsidRPr="009463FF" w:rsidR="0077704D" w:rsidDel="00262379" w:rsidP="00F83494" w:rsidRDefault="0077704D" w14:paraId="6098ACAF" w14:textId="1CEA5781">
            <w:pPr>
              <w:pStyle w:val="ListParagraph"/>
              <w:ind w:left="0"/>
              <w:rPr>
                <w:del w:author="Murguia, Sahima" w:date="2022-03-15T22:37:00Z" w:id="965"/>
                <w:rFonts w:asciiTheme="majorHAnsi" w:hAnsiTheme="majorHAnsi" w:cstheme="majorHAnsi"/>
                <w:strike/>
                <w:szCs w:val="18"/>
                <w:lang w:val="en-US"/>
              </w:rPr>
            </w:pPr>
            <w:del w:author="Murguia, Sahima" w:date="2022-03-15T22:37:00Z" w:id="966">
              <w:r w:rsidRPr="009463FF" w:rsidDel="00262379">
                <w:rPr>
                  <w:rFonts w:asciiTheme="majorHAnsi" w:hAnsiTheme="majorHAnsi" w:cstheme="majorHAnsi"/>
                  <w:strike/>
                  <w:szCs w:val="18"/>
                  <w:lang w:val="en-US"/>
                </w:rPr>
                <w:delText>QTY_REQ</w:delText>
              </w:r>
            </w:del>
          </w:p>
        </w:tc>
        <w:tc>
          <w:tcPr>
            <w:tcW w:w="990" w:type="dxa"/>
            <w:vAlign w:val="center"/>
          </w:tcPr>
          <w:p w:rsidRPr="009463FF" w:rsidR="0077704D" w:rsidDel="00262379" w:rsidP="00F83494" w:rsidRDefault="0077704D" w14:paraId="5C259B66" w14:textId="55CFD628">
            <w:pPr>
              <w:pStyle w:val="ListParagraph"/>
              <w:ind w:left="0"/>
              <w:rPr>
                <w:del w:author="Murguia, Sahima" w:date="2022-03-15T22:37:00Z" w:id="967"/>
                <w:rFonts w:asciiTheme="majorHAnsi" w:hAnsiTheme="majorHAnsi" w:cstheme="majorHAnsi"/>
                <w:strike/>
                <w:szCs w:val="18"/>
                <w:lang w:val="en-US"/>
              </w:rPr>
            </w:pPr>
            <w:del w:author="Murguia, Sahima" w:date="2022-03-15T22:37:00Z" w:id="968">
              <w:r w:rsidRPr="009463FF" w:rsidDel="00262379">
                <w:rPr>
                  <w:rFonts w:asciiTheme="majorHAnsi" w:hAnsiTheme="majorHAnsi" w:cstheme="majorHAnsi"/>
                  <w:strike/>
                  <w:szCs w:val="18"/>
                  <w:lang w:val="en-US"/>
                </w:rPr>
                <w:delText>number</w:delText>
              </w:r>
            </w:del>
          </w:p>
        </w:tc>
        <w:tc>
          <w:tcPr>
            <w:tcW w:w="3060" w:type="dxa"/>
            <w:vAlign w:val="center"/>
          </w:tcPr>
          <w:p w:rsidRPr="009463FF" w:rsidR="0077704D" w:rsidDel="00262379" w:rsidP="00F83494" w:rsidRDefault="0077704D" w14:paraId="29C7927D" w14:textId="21579E77">
            <w:pPr>
              <w:pStyle w:val="ListParagraph"/>
              <w:ind w:left="0"/>
              <w:rPr>
                <w:del w:author="Murguia, Sahima" w:date="2022-03-15T22:37:00Z" w:id="969"/>
                <w:rFonts w:asciiTheme="majorHAnsi" w:hAnsiTheme="majorHAnsi" w:cstheme="majorHAnsi"/>
                <w:strike/>
                <w:szCs w:val="18"/>
                <w:lang w:val="en-US"/>
              </w:rPr>
            </w:pPr>
          </w:p>
        </w:tc>
      </w:tr>
      <w:tr w:rsidRPr="009463FF" w:rsidR="00E11133" w:rsidDel="00262379" w:rsidTr="00BB6977" w14:paraId="67719099" w14:textId="6A80D64C">
        <w:trPr>
          <w:trHeight w:val="43"/>
          <w:del w:author="Murguia, Sahima" w:date="2022-03-15T22:37:00Z" w:id="970"/>
        </w:trPr>
        <w:tc>
          <w:tcPr>
            <w:tcW w:w="1042" w:type="dxa"/>
            <w:vAlign w:val="center"/>
          </w:tcPr>
          <w:p w:rsidRPr="009463FF" w:rsidR="00E11133" w:rsidDel="00262379" w:rsidP="008871C8" w:rsidRDefault="00E11133" w14:paraId="5F855F69" w14:textId="3F336CA8">
            <w:pPr>
              <w:pStyle w:val="ListParagraph"/>
              <w:ind w:left="0"/>
              <w:jc w:val="both"/>
              <w:rPr>
                <w:del w:author="Murguia, Sahima" w:date="2022-03-15T22:37:00Z" w:id="971"/>
                <w:rFonts w:asciiTheme="majorHAnsi" w:hAnsiTheme="majorHAnsi" w:cstheme="majorHAnsi"/>
                <w:strike/>
                <w:szCs w:val="18"/>
                <w:lang w:val="en-US"/>
              </w:rPr>
            </w:pPr>
          </w:p>
        </w:tc>
        <w:tc>
          <w:tcPr>
            <w:tcW w:w="1368" w:type="dxa"/>
            <w:vAlign w:val="center"/>
          </w:tcPr>
          <w:p w:rsidRPr="009463FF" w:rsidR="00E11133" w:rsidDel="00262379" w:rsidP="008871C8" w:rsidRDefault="00E11133" w14:paraId="1AAA372F" w14:textId="32DC395B">
            <w:pPr>
              <w:pStyle w:val="ListParagraph"/>
              <w:ind w:left="0"/>
              <w:jc w:val="both"/>
              <w:rPr>
                <w:del w:author="Murguia, Sahima" w:date="2022-03-15T22:37:00Z" w:id="972"/>
                <w:rFonts w:asciiTheme="majorHAnsi" w:hAnsiTheme="majorHAnsi" w:cstheme="majorHAnsi"/>
                <w:strike/>
                <w:szCs w:val="18"/>
                <w:lang w:val="en-US"/>
              </w:rPr>
            </w:pPr>
          </w:p>
        </w:tc>
        <w:tc>
          <w:tcPr>
            <w:tcW w:w="1512" w:type="dxa"/>
            <w:vAlign w:val="bottom"/>
          </w:tcPr>
          <w:p w:rsidRPr="009463FF" w:rsidR="00E11133" w:rsidDel="00262379" w:rsidP="008871C8" w:rsidRDefault="00603DE7" w14:paraId="0F13B91B" w14:textId="6C9628D9">
            <w:pPr>
              <w:pStyle w:val="ListParagraph"/>
              <w:ind w:left="0"/>
              <w:jc w:val="both"/>
              <w:rPr>
                <w:del w:author="Murguia, Sahima" w:date="2022-03-15T22:37:00Z" w:id="973"/>
                <w:rFonts w:asciiTheme="majorHAnsi" w:hAnsiTheme="majorHAnsi" w:cstheme="majorHAnsi"/>
                <w:strike/>
                <w:szCs w:val="18"/>
                <w:highlight w:val="cyan"/>
                <w:lang w:val="en-US"/>
              </w:rPr>
            </w:pPr>
            <w:del w:author="Murguia, Sahima" w:date="2022-03-15T22:37:00Z" w:id="974">
              <w:r w:rsidRPr="009463FF" w:rsidDel="00262379">
                <w:rPr>
                  <w:rFonts w:asciiTheme="majorHAnsi" w:hAnsiTheme="majorHAnsi" w:cstheme="majorHAnsi"/>
                  <w:strike/>
                  <w:szCs w:val="18"/>
                  <w:highlight w:val="cyan"/>
                  <w:lang w:val="en-US"/>
                </w:rPr>
                <w:delText>Effective Start Date</w:delText>
              </w:r>
            </w:del>
          </w:p>
        </w:tc>
        <w:tc>
          <w:tcPr>
            <w:tcW w:w="2070" w:type="dxa"/>
            <w:vAlign w:val="center"/>
          </w:tcPr>
          <w:p w:rsidRPr="009463FF" w:rsidR="00E11133" w:rsidDel="00262379" w:rsidP="008871C8" w:rsidRDefault="00E11133" w14:paraId="02B0E8AD" w14:textId="57A9F834">
            <w:pPr>
              <w:pStyle w:val="ListParagraph"/>
              <w:ind w:left="0"/>
              <w:jc w:val="both"/>
              <w:rPr>
                <w:del w:author="Murguia, Sahima" w:date="2022-03-15T22:37:00Z" w:id="975"/>
                <w:rFonts w:asciiTheme="majorHAnsi" w:hAnsiTheme="majorHAnsi" w:cstheme="majorHAnsi"/>
                <w:strike/>
                <w:szCs w:val="18"/>
                <w:lang w:val="en-US"/>
              </w:rPr>
            </w:pPr>
          </w:p>
        </w:tc>
        <w:tc>
          <w:tcPr>
            <w:tcW w:w="990" w:type="dxa"/>
            <w:vAlign w:val="center"/>
          </w:tcPr>
          <w:p w:rsidRPr="009463FF" w:rsidR="00E11133" w:rsidDel="00262379" w:rsidP="008871C8" w:rsidRDefault="00E11133" w14:paraId="57DADA3C" w14:textId="2EA3C7F8">
            <w:pPr>
              <w:pStyle w:val="ListParagraph"/>
              <w:ind w:left="0"/>
              <w:jc w:val="both"/>
              <w:rPr>
                <w:del w:author="Murguia, Sahima" w:date="2022-03-15T22:37:00Z" w:id="976"/>
                <w:rFonts w:asciiTheme="majorHAnsi" w:hAnsiTheme="majorHAnsi" w:cstheme="majorHAnsi"/>
                <w:strike/>
                <w:szCs w:val="18"/>
                <w:lang w:val="en-US"/>
              </w:rPr>
            </w:pPr>
          </w:p>
        </w:tc>
        <w:tc>
          <w:tcPr>
            <w:tcW w:w="3060" w:type="dxa"/>
            <w:vAlign w:val="center"/>
          </w:tcPr>
          <w:p w:rsidRPr="009463FF" w:rsidR="00E11133" w:rsidDel="00262379" w:rsidP="008871C8" w:rsidRDefault="00E11133" w14:paraId="01F32225" w14:textId="5C3B5035">
            <w:pPr>
              <w:pStyle w:val="ListParagraph"/>
              <w:ind w:left="0"/>
              <w:jc w:val="both"/>
              <w:rPr>
                <w:del w:author="Murguia, Sahima" w:date="2022-03-15T22:37:00Z" w:id="977"/>
                <w:rFonts w:asciiTheme="majorHAnsi" w:hAnsiTheme="majorHAnsi" w:cstheme="majorHAnsi"/>
                <w:strike/>
                <w:szCs w:val="18"/>
                <w:lang w:val="en-US"/>
              </w:rPr>
            </w:pPr>
          </w:p>
        </w:tc>
      </w:tr>
      <w:tr w:rsidRPr="009463FF" w:rsidR="00603DE7" w:rsidDel="00262379" w:rsidTr="00BB6977" w14:paraId="2D629F27" w14:textId="5EAC0FB2">
        <w:trPr>
          <w:trHeight w:val="43"/>
          <w:del w:author="Murguia, Sahima" w:date="2022-03-15T22:37:00Z" w:id="978"/>
        </w:trPr>
        <w:tc>
          <w:tcPr>
            <w:tcW w:w="1042" w:type="dxa"/>
            <w:vAlign w:val="center"/>
          </w:tcPr>
          <w:p w:rsidRPr="009463FF" w:rsidR="00603DE7" w:rsidDel="00262379" w:rsidP="008871C8" w:rsidRDefault="00603DE7" w14:paraId="4DE2C468" w14:textId="6BAA01AA">
            <w:pPr>
              <w:pStyle w:val="ListParagraph"/>
              <w:ind w:left="0"/>
              <w:jc w:val="both"/>
              <w:rPr>
                <w:del w:author="Murguia, Sahima" w:date="2022-03-15T22:37:00Z" w:id="979"/>
                <w:rFonts w:asciiTheme="majorHAnsi" w:hAnsiTheme="majorHAnsi" w:cstheme="majorHAnsi"/>
                <w:strike/>
                <w:szCs w:val="18"/>
                <w:lang w:val="en-US"/>
              </w:rPr>
            </w:pPr>
          </w:p>
        </w:tc>
        <w:tc>
          <w:tcPr>
            <w:tcW w:w="1368" w:type="dxa"/>
            <w:vAlign w:val="center"/>
          </w:tcPr>
          <w:p w:rsidRPr="009463FF" w:rsidR="00603DE7" w:rsidDel="00262379" w:rsidP="008871C8" w:rsidRDefault="00603DE7" w14:paraId="0F959ADB" w14:textId="740ED1B6">
            <w:pPr>
              <w:pStyle w:val="ListParagraph"/>
              <w:ind w:left="0"/>
              <w:jc w:val="both"/>
              <w:rPr>
                <w:del w:author="Murguia, Sahima" w:date="2022-03-15T22:37:00Z" w:id="980"/>
                <w:rFonts w:asciiTheme="majorHAnsi" w:hAnsiTheme="majorHAnsi" w:cstheme="majorHAnsi"/>
                <w:strike/>
                <w:szCs w:val="18"/>
                <w:lang w:val="en-US"/>
              </w:rPr>
            </w:pPr>
          </w:p>
        </w:tc>
        <w:tc>
          <w:tcPr>
            <w:tcW w:w="1512" w:type="dxa"/>
            <w:vAlign w:val="bottom"/>
          </w:tcPr>
          <w:p w:rsidRPr="009463FF" w:rsidR="00603DE7" w:rsidDel="00262379" w:rsidP="008871C8" w:rsidRDefault="002D5AF5" w14:paraId="79628B90" w14:textId="727ADD9E">
            <w:pPr>
              <w:pStyle w:val="ListParagraph"/>
              <w:ind w:left="0"/>
              <w:jc w:val="both"/>
              <w:rPr>
                <w:del w:author="Murguia, Sahima" w:date="2022-03-15T22:37:00Z" w:id="981"/>
                <w:rFonts w:asciiTheme="majorHAnsi" w:hAnsiTheme="majorHAnsi" w:cstheme="majorHAnsi"/>
                <w:strike/>
                <w:szCs w:val="18"/>
                <w:highlight w:val="cyan"/>
                <w:lang w:val="en-US"/>
              </w:rPr>
            </w:pPr>
            <w:del w:author="Murguia, Sahima" w:date="2022-03-15T22:37:00Z" w:id="982">
              <w:r w:rsidRPr="009463FF" w:rsidDel="00262379">
                <w:rPr>
                  <w:rFonts w:asciiTheme="majorHAnsi" w:hAnsiTheme="majorHAnsi" w:cstheme="majorHAnsi"/>
                  <w:strike/>
                  <w:szCs w:val="18"/>
                  <w:highlight w:val="cyan"/>
                  <w:lang w:val="en-US"/>
                </w:rPr>
                <w:delText>Effective End Date</w:delText>
              </w:r>
            </w:del>
          </w:p>
        </w:tc>
        <w:tc>
          <w:tcPr>
            <w:tcW w:w="2070" w:type="dxa"/>
            <w:vAlign w:val="center"/>
          </w:tcPr>
          <w:p w:rsidRPr="009463FF" w:rsidR="00603DE7" w:rsidDel="00262379" w:rsidP="008871C8" w:rsidRDefault="00603DE7" w14:paraId="54910281" w14:textId="6E94FA0C">
            <w:pPr>
              <w:pStyle w:val="ListParagraph"/>
              <w:ind w:left="0"/>
              <w:jc w:val="both"/>
              <w:rPr>
                <w:del w:author="Murguia, Sahima" w:date="2022-03-15T22:37:00Z" w:id="983"/>
                <w:rFonts w:asciiTheme="majorHAnsi" w:hAnsiTheme="majorHAnsi" w:cstheme="majorHAnsi"/>
                <w:strike/>
                <w:szCs w:val="18"/>
                <w:lang w:val="en-US"/>
              </w:rPr>
            </w:pPr>
          </w:p>
        </w:tc>
        <w:tc>
          <w:tcPr>
            <w:tcW w:w="990" w:type="dxa"/>
            <w:vAlign w:val="center"/>
          </w:tcPr>
          <w:p w:rsidRPr="009463FF" w:rsidR="00603DE7" w:rsidDel="00262379" w:rsidP="008871C8" w:rsidRDefault="00603DE7" w14:paraId="5A19FDFB" w14:textId="64497DBE">
            <w:pPr>
              <w:pStyle w:val="ListParagraph"/>
              <w:ind w:left="0"/>
              <w:jc w:val="both"/>
              <w:rPr>
                <w:del w:author="Murguia, Sahima" w:date="2022-03-15T22:37:00Z" w:id="984"/>
                <w:rFonts w:asciiTheme="majorHAnsi" w:hAnsiTheme="majorHAnsi" w:cstheme="majorHAnsi"/>
                <w:strike/>
                <w:szCs w:val="18"/>
                <w:lang w:val="en-US"/>
              </w:rPr>
            </w:pPr>
          </w:p>
        </w:tc>
        <w:tc>
          <w:tcPr>
            <w:tcW w:w="3060" w:type="dxa"/>
            <w:vAlign w:val="center"/>
          </w:tcPr>
          <w:p w:rsidRPr="009463FF" w:rsidR="00603DE7" w:rsidDel="00262379" w:rsidP="008871C8" w:rsidRDefault="00603DE7" w14:paraId="32316E56" w14:textId="7269C4B4">
            <w:pPr>
              <w:pStyle w:val="ListParagraph"/>
              <w:ind w:left="0"/>
              <w:jc w:val="both"/>
              <w:rPr>
                <w:del w:author="Murguia, Sahima" w:date="2022-03-15T22:37:00Z" w:id="985"/>
                <w:rFonts w:asciiTheme="majorHAnsi" w:hAnsiTheme="majorHAnsi" w:cstheme="majorHAnsi"/>
                <w:strike/>
                <w:szCs w:val="18"/>
                <w:lang w:val="en-US"/>
              </w:rPr>
            </w:pPr>
          </w:p>
        </w:tc>
      </w:tr>
      <w:tr w:rsidRPr="009463FF" w:rsidR="002D5AF5" w:rsidDel="00262379" w:rsidTr="00BB6977" w14:paraId="38BF21B8" w14:textId="07D987B0">
        <w:trPr>
          <w:trHeight w:val="43"/>
          <w:del w:author="Murguia, Sahima" w:date="2022-03-15T22:37:00Z" w:id="986"/>
        </w:trPr>
        <w:tc>
          <w:tcPr>
            <w:tcW w:w="1042" w:type="dxa"/>
            <w:vAlign w:val="center"/>
          </w:tcPr>
          <w:p w:rsidRPr="009463FF" w:rsidR="002D5AF5" w:rsidDel="00262379" w:rsidP="008871C8" w:rsidRDefault="002D5AF5" w14:paraId="591769B9" w14:textId="09E3057F">
            <w:pPr>
              <w:pStyle w:val="ListParagraph"/>
              <w:ind w:left="0"/>
              <w:jc w:val="both"/>
              <w:rPr>
                <w:del w:author="Murguia, Sahima" w:date="2022-03-15T22:37:00Z" w:id="987"/>
                <w:rFonts w:asciiTheme="majorHAnsi" w:hAnsiTheme="majorHAnsi" w:cstheme="majorHAnsi"/>
                <w:strike/>
                <w:szCs w:val="18"/>
                <w:lang w:val="en-US"/>
              </w:rPr>
            </w:pPr>
          </w:p>
        </w:tc>
        <w:tc>
          <w:tcPr>
            <w:tcW w:w="1368" w:type="dxa"/>
            <w:vAlign w:val="center"/>
          </w:tcPr>
          <w:p w:rsidRPr="009463FF" w:rsidR="002D5AF5" w:rsidDel="00262379" w:rsidP="008871C8" w:rsidRDefault="002D5AF5" w14:paraId="723FC861" w14:textId="655686D7">
            <w:pPr>
              <w:pStyle w:val="ListParagraph"/>
              <w:ind w:left="0"/>
              <w:jc w:val="both"/>
              <w:rPr>
                <w:del w:author="Murguia, Sahima" w:date="2022-03-15T22:37:00Z" w:id="988"/>
                <w:rFonts w:asciiTheme="majorHAnsi" w:hAnsiTheme="majorHAnsi" w:cstheme="majorHAnsi"/>
                <w:strike/>
                <w:szCs w:val="18"/>
                <w:lang w:val="en-US"/>
              </w:rPr>
            </w:pPr>
          </w:p>
        </w:tc>
        <w:tc>
          <w:tcPr>
            <w:tcW w:w="1512" w:type="dxa"/>
            <w:vAlign w:val="bottom"/>
          </w:tcPr>
          <w:p w:rsidRPr="009463FF" w:rsidR="002D5AF5" w:rsidDel="00262379" w:rsidP="008871C8" w:rsidRDefault="00F36EAF" w14:paraId="13F719D7" w14:textId="1B8E0391">
            <w:pPr>
              <w:pStyle w:val="ListParagraph"/>
              <w:ind w:left="0"/>
              <w:jc w:val="both"/>
              <w:rPr>
                <w:del w:author="Murguia, Sahima" w:date="2022-03-15T22:37:00Z" w:id="989"/>
                <w:rFonts w:asciiTheme="majorHAnsi" w:hAnsiTheme="majorHAnsi" w:cstheme="majorHAnsi"/>
                <w:strike/>
                <w:szCs w:val="18"/>
                <w:highlight w:val="cyan"/>
                <w:lang w:val="en-US"/>
              </w:rPr>
            </w:pPr>
            <w:del w:author="Murguia, Sahima" w:date="2022-03-15T22:37:00Z" w:id="990">
              <w:r w:rsidRPr="009463FF" w:rsidDel="00262379">
                <w:rPr>
                  <w:rFonts w:asciiTheme="majorHAnsi" w:hAnsiTheme="majorHAnsi" w:cstheme="majorHAnsi"/>
                  <w:strike/>
                  <w:szCs w:val="18"/>
                  <w:highlight w:val="cyan"/>
                  <w:lang w:val="en-US"/>
                </w:rPr>
                <w:delText>Related Product</w:delText>
              </w:r>
            </w:del>
          </w:p>
        </w:tc>
        <w:tc>
          <w:tcPr>
            <w:tcW w:w="2070" w:type="dxa"/>
            <w:vAlign w:val="center"/>
          </w:tcPr>
          <w:p w:rsidRPr="009463FF" w:rsidR="002D5AF5" w:rsidDel="00262379" w:rsidP="008871C8" w:rsidRDefault="002D5AF5" w14:paraId="09A71677" w14:textId="322B830E">
            <w:pPr>
              <w:pStyle w:val="ListParagraph"/>
              <w:ind w:left="0"/>
              <w:jc w:val="both"/>
              <w:rPr>
                <w:del w:author="Murguia, Sahima" w:date="2022-03-15T22:37:00Z" w:id="991"/>
                <w:rFonts w:asciiTheme="majorHAnsi" w:hAnsiTheme="majorHAnsi" w:cstheme="majorHAnsi"/>
                <w:strike/>
                <w:szCs w:val="18"/>
                <w:lang w:val="en-US"/>
              </w:rPr>
            </w:pPr>
          </w:p>
        </w:tc>
        <w:tc>
          <w:tcPr>
            <w:tcW w:w="990" w:type="dxa"/>
            <w:vAlign w:val="center"/>
          </w:tcPr>
          <w:p w:rsidRPr="009463FF" w:rsidR="002D5AF5" w:rsidDel="00262379" w:rsidP="008871C8" w:rsidRDefault="002D5AF5" w14:paraId="6A158009" w14:textId="4A4F7E76">
            <w:pPr>
              <w:pStyle w:val="ListParagraph"/>
              <w:ind w:left="0"/>
              <w:jc w:val="both"/>
              <w:rPr>
                <w:del w:author="Murguia, Sahima" w:date="2022-03-15T22:37:00Z" w:id="992"/>
                <w:rFonts w:asciiTheme="majorHAnsi" w:hAnsiTheme="majorHAnsi" w:cstheme="majorHAnsi"/>
                <w:strike/>
                <w:szCs w:val="18"/>
                <w:lang w:val="en-US"/>
              </w:rPr>
            </w:pPr>
          </w:p>
        </w:tc>
        <w:tc>
          <w:tcPr>
            <w:tcW w:w="3060" w:type="dxa"/>
            <w:vAlign w:val="center"/>
          </w:tcPr>
          <w:p w:rsidRPr="009463FF" w:rsidR="002D5AF5" w:rsidDel="00262379" w:rsidP="008871C8" w:rsidRDefault="002D5AF5" w14:paraId="55DDCAEF" w14:textId="66B34E8E">
            <w:pPr>
              <w:pStyle w:val="ListParagraph"/>
              <w:ind w:left="0"/>
              <w:jc w:val="both"/>
              <w:rPr>
                <w:del w:author="Murguia, Sahima" w:date="2022-03-15T22:37:00Z" w:id="993"/>
                <w:rFonts w:asciiTheme="majorHAnsi" w:hAnsiTheme="majorHAnsi" w:cstheme="majorHAnsi"/>
                <w:strike/>
                <w:szCs w:val="18"/>
                <w:lang w:val="en-US"/>
              </w:rPr>
            </w:pPr>
          </w:p>
        </w:tc>
      </w:tr>
      <w:tr w:rsidRPr="009463FF" w:rsidR="00F36EAF" w:rsidDel="00262379" w:rsidTr="00BB6977" w14:paraId="137D3573" w14:textId="3CA8BE64">
        <w:trPr>
          <w:trHeight w:val="43"/>
          <w:del w:author="Murguia, Sahima" w:date="2022-03-15T22:37:00Z" w:id="994"/>
        </w:trPr>
        <w:tc>
          <w:tcPr>
            <w:tcW w:w="1042" w:type="dxa"/>
            <w:vAlign w:val="center"/>
          </w:tcPr>
          <w:p w:rsidRPr="009463FF" w:rsidR="00F36EAF" w:rsidDel="00262379" w:rsidP="008871C8" w:rsidRDefault="00F36EAF" w14:paraId="7DD21434" w14:textId="3F372635">
            <w:pPr>
              <w:pStyle w:val="ListParagraph"/>
              <w:ind w:left="0"/>
              <w:jc w:val="both"/>
              <w:rPr>
                <w:del w:author="Murguia, Sahima" w:date="2022-03-15T22:37:00Z" w:id="995"/>
                <w:rFonts w:asciiTheme="majorHAnsi" w:hAnsiTheme="majorHAnsi" w:cstheme="majorHAnsi"/>
                <w:strike/>
                <w:szCs w:val="18"/>
                <w:lang w:val="en-US"/>
              </w:rPr>
            </w:pPr>
          </w:p>
        </w:tc>
        <w:tc>
          <w:tcPr>
            <w:tcW w:w="1368" w:type="dxa"/>
            <w:vAlign w:val="center"/>
          </w:tcPr>
          <w:p w:rsidRPr="009463FF" w:rsidR="00F36EAF" w:rsidDel="00262379" w:rsidP="008871C8" w:rsidRDefault="00F36EAF" w14:paraId="7F5E18FB" w14:textId="41C18CBB">
            <w:pPr>
              <w:pStyle w:val="ListParagraph"/>
              <w:ind w:left="0"/>
              <w:jc w:val="both"/>
              <w:rPr>
                <w:del w:author="Murguia, Sahima" w:date="2022-03-15T22:37:00Z" w:id="996"/>
                <w:rFonts w:asciiTheme="majorHAnsi" w:hAnsiTheme="majorHAnsi" w:cstheme="majorHAnsi"/>
                <w:strike/>
                <w:szCs w:val="18"/>
                <w:lang w:val="en-US"/>
              </w:rPr>
            </w:pPr>
          </w:p>
        </w:tc>
        <w:tc>
          <w:tcPr>
            <w:tcW w:w="1512" w:type="dxa"/>
            <w:vAlign w:val="bottom"/>
          </w:tcPr>
          <w:p w:rsidRPr="009463FF" w:rsidR="00F36EAF" w:rsidDel="00262379" w:rsidP="008871C8" w:rsidRDefault="00952137" w14:paraId="57F14C65" w14:textId="026238C3">
            <w:pPr>
              <w:pStyle w:val="ListParagraph"/>
              <w:ind w:left="0"/>
              <w:jc w:val="both"/>
              <w:rPr>
                <w:del w:author="Murguia, Sahima" w:date="2022-03-15T22:37:00Z" w:id="997"/>
                <w:rFonts w:asciiTheme="majorHAnsi" w:hAnsiTheme="majorHAnsi" w:cstheme="majorHAnsi"/>
                <w:strike/>
                <w:szCs w:val="18"/>
                <w:highlight w:val="cyan"/>
                <w:lang w:val="en-US"/>
              </w:rPr>
            </w:pPr>
            <w:del w:author="Murguia, Sahima" w:date="2022-03-15T22:37:00Z" w:id="998">
              <w:r w:rsidRPr="009463FF" w:rsidDel="00262379">
                <w:rPr>
                  <w:rFonts w:asciiTheme="majorHAnsi" w:hAnsiTheme="majorHAnsi" w:cstheme="majorHAnsi"/>
                  <w:strike/>
                  <w:szCs w:val="18"/>
                  <w:highlight w:val="cyan"/>
                  <w:lang w:val="en-US"/>
                </w:rPr>
                <w:delText>Alias Name</w:delText>
              </w:r>
            </w:del>
          </w:p>
        </w:tc>
        <w:tc>
          <w:tcPr>
            <w:tcW w:w="2070" w:type="dxa"/>
            <w:vAlign w:val="center"/>
          </w:tcPr>
          <w:p w:rsidRPr="009463FF" w:rsidR="00F36EAF" w:rsidDel="00262379" w:rsidP="008871C8" w:rsidRDefault="00F36EAF" w14:paraId="5F0C983B" w14:textId="0D28479E">
            <w:pPr>
              <w:pStyle w:val="ListParagraph"/>
              <w:ind w:left="0"/>
              <w:jc w:val="both"/>
              <w:rPr>
                <w:del w:author="Murguia, Sahima" w:date="2022-03-15T22:37:00Z" w:id="999"/>
                <w:rFonts w:asciiTheme="majorHAnsi" w:hAnsiTheme="majorHAnsi" w:cstheme="majorHAnsi"/>
                <w:strike/>
                <w:szCs w:val="18"/>
                <w:lang w:val="en-US"/>
              </w:rPr>
            </w:pPr>
          </w:p>
        </w:tc>
        <w:tc>
          <w:tcPr>
            <w:tcW w:w="990" w:type="dxa"/>
            <w:vAlign w:val="center"/>
          </w:tcPr>
          <w:p w:rsidRPr="009463FF" w:rsidR="00F36EAF" w:rsidDel="00262379" w:rsidP="008871C8" w:rsidRDefault="00F36EAF" w14:paraId="0138EB99" w14:textId="5D502368">
            <w:pPr>
              <w:pStyle w:val="ListParagraph"/>
              <w:ind w:left="0"/>
              <w:jc w:val="both"/>
              <w:rPr>
                <w:del w:author="Murguia, Sahima" w:date="2022-03-15T22:37:00Z" w:id="1000"/>
                <w:rFonts w:asciiTheme="majorHAnsi" w:hAnsiTheme="majorHAnsi" w:cstheme="majorHAnsi"/>
                <w:strike/>
                <w:szCs w:val="18"/>
                <w:lang w:val="en-US"/>
              </w:rPr>
            </w:pPr>
          </w:p>
        </w:tc>
        <w:tc>
          <w:tcPr>
            <w:tcW w:w="3060" w:type="dxa"/>
            <w:vAlign w:val="center"/>
          </w:tcPr>
          <w:p w:rsidRPr="009463FF" w:rsidR="00F36EAF" w:rsidDel="00262379" w:rsidP="008871C8" w:rsidRDefault="00F36EAF" w14:paraId="7FB31017" w14:textId="666B47A7">
            <w:pPr>
              <w:pStyle w:val="ListParagraph"/>
              <w:ind w:left="0"/>
              <w:jc w:val="both"/>
              <w:rPr>
                <w:del w:author="Murguia, Sahima" w:date="2022-03-15T22:37:00Z" w:id="1001"/>
                <w:rFonts w:asciiTheme="majorHAnsi" w:hAnsiTheme="majorHAnsi" w:cstheme="majorHAnsi"/>
                <w:strike/>
                <w:szCs w:val="18"/>
                <w:lang w:val="en-US"/>
              </w:rPr>
            </w:pPr>
          </w:p>
        </w:tc>
      </w:tr>
      <w:tr w:rsidRPr="009463FF" w:rsidR="00715EF5" w:rsidDel="00262379" w:rsidTr="00BB6977" w14:paraId="76626508" w14:textId="41C4D683">
        <w:trPr>
          <w:trHeight w:val="43"/>
          <w:del w:author="Murguia, Sahima" w:date="2022-03-15T22:37:00Z" w:id="1002"/>
        </w:trPr>
        <w:tc>
          <w:tcPr>
            <w:tcW w:w="1042" w:type="dxa"/>
            <w:vAlign w:val="center"/>
          </w:tcPr>
          <w:p w:rsidRPr="009463FF" w:rsidR="00715EF5" w:rsidDel="00262379" w:rsidP="008871C8" w:rsidRDefault="00715EF5" w14:paraId="774E523B" w14:textId="309CCB4F">
            <w:pPr>
              <w:pStyle w:val="ListParagraph"/>
              <w:ind w:left="0"/>
              <w:jc w:val="both"/>
              <w:rPr>
                <w:del w:author="Murguia, Sahima" w:date="2022-03-15T22:37:00Z" w:id="1003"/>
                <w:rFonts w:asciiTheme="majorHAnsi" w:hAnsiTheme="majorHAnsi" w:cstheme="majorHAnsi"/>
                <w:strike/>
                <w:szCs w:val="18"/>
                <w:lang w:val="en-US"/>
              </w:rPr>
            </w:pPr>
          </w:p>
        </w:tc>
        <w:tc>
          <w:tcPr>
            <w:tcW w:w="1368" w:type="dxa"/>
            <w:vAlign w:val="center"/>
          </w:tcPr>
          <w:p w:rsidRPr="009463FF" w:rsidR="00715EF5" w:rsidDel="00262379" w:rsidP="008871C8" w:rsidRDefault="00715EF5" w14:paraId="12B58C36" w14:textId="0A306C65">
            <w:pPr>
              <w:pStyle w:val="ListParagraph"/>
              <w:ind w:left="0"/>
              <w:jc w:val="both"/>
              <w:rPr>
                <w:del w:author="Murguia, Sahima" w:date="2022-03-15T22:37:00Z" w:id="1004"/>
                <w:rFonts w:asciiTheme="majorHAnsi" w:hAnsiTheme="majorHAnsi" w:cstheme="majorHAnsi"/>
                <w:strike/>
                <w:szCs w:val="18"/>
                <w:lang w:val="en-US"/>
              </w:rPr>
            </w:pPr>
          </w:p>
        </w:tc>
        <w:tc>
          <w:tcPr>
            <w:tcW w:w="1512" w:type="dxa"/>
            <w:vAlign w:val="bottom"/>
          </w:tcPr>
          <w:p w:rsidRPr="009463FF" w:rsidR="00715EF5" w:rsidDel="00262379" w:rsidP="008871C8" w:rsidRDefault="001E194E" w14:paraId="59D0A0F3" w14:textId="6A9DA2D1">
            <w:pPr>
              <w:pStyle w:val="ListParagraph"/>
              <w:ind w:left="0"/>
              <w:jc w:val="both"/>
              <w:rPr>
                <w:del w:author="Murguia, Sahima" w:date="2022-03-15T22:37:00Z" w:id="1005"/>
                <w:rFonts w:asciiTheme="majorHAnsi" w:hAnsiTheme="majorHAnsi" w:cstheme="majorHAnsi"/>
                <w:strike/>
                <w:szCs w:val="18"/>
                <w:highlight w:val="cyan"/>
                <w:lang w:val="en-US"/>
              </w:rPr>
            </w:pPr>
            <w:del w:author="Murguia, Sahima" w:date="2022-03-15T22:37:00Z" w:id="1006">
              <w:r w:rsidRPr="009463FF" w:rsidDel="00262379">
                <w:rPr>
                  <w:rFonts w:asciiTheme="majorHAnsi" w:hAnsiTheme="majorHAnsi" w:cstheme="majorHAnsi"/>
                  <w:strike/>
                  <w:szCs w:val="18"/>
                  <w:highlight w:val="cyan"/>
                  <w:lang w:val="en-US"/>
                </w:rPr>
                <w:delText>Analyses Sequence</w:delText>
              </w:r>
            </w:del>
          </w:p>
        </w:tc>
        <w:tc>
          <w:tcPr>
            <w:tcW w:w="2070" w:type="dxa"/>
            <w:vAlign w:val="center"/>
          </w:tcPr>
          <w:p w:rsidRPr="009463FF" w:rsidR="00715EF5" w:rsidDel="00262379" w:rsidP="008871C8" w:rsidRDefault="00715EF5" w14:paraId="33BB5FFF" w14:textId="3C7C10DB">
            <w:pPr>
              <w:pStyle w:val="ListParagraph"/>
              <w:ind w:left="0"/>
              <w:jc w:val="both"/>
              <w:rPr>
                <w:del w:author="Murguia, Sahima" w:date="2022-03-15T22:37:00Z" w:id="1007"/>
                <w:rFonts w:asciiTheme="majorHAnsi" w:hAnsiTheme="majorHAnsi" w:cstheme="majorHAnsi"/>
                <w:strike/>
                <w:szCs w:val="18"/>
                <w:lang w:val="en-US"/>
              </w:rPr>
            </w:pPr>
          </w:p>
        </w:tc>
        <w:tc>
          <w:tcPr>
            <w:tcW w:w="990" w:type="dxa"/>
            <w:vAlign w:val="center"/>
          </w:tcPr>
          <w:p w:rsidRPr="009463FF" w:rsidR="00715EF5" w:rsidDel="00262379" w:rsidP="008871C8" w:rsidRDefault="00715EF5" w14:paraId="365E8BAF" w14:textId="7E9F6EBB">
            <w:pPr>
              <w:pStyle w:val="ListParagraph"/>
              <w:ind w:left="0"/>
              <w:jc w:val="both"/>
              <w:rPr>
                <w:del w:author="Murguia, Sahima" w:date="2022-03-15T22:37:00Z" w:id="1008"/>
                <w:rFonts w:asciiTheme="majorHAnsi" w:hAnsiTheme="majorHAnsi" w:cstheme="majorHAnsi"/>
                <w:strike/>
                <w:szCs w:val="18"/>
                <w:lang w:val="en-US"/>
              </w:rPr>
            </w:pPr>
          </w:p>
        </w:tc>
        <w:tc>
          <w:tcPr>
            <w:tcW w:w="3060" w:type="dxa"/>
            <w:vAlign w:val="center"/>
          </w:tcPr>
          <w:p w:rsidRPr="009463FF" w:rsidR="00715EF5" w:rsidDel="00262379" w:rsidP="008871C8" w:rsidRDefault="00715EF5" w14:paraId="64218E71" w14:textId="4567FF95">
            <w:pPr>
              <w:pStyle w:val="ListParagraph"/>
              <w:ind w:left="0"/>
              <w:jc w:val="both"/>
              <w:rPr>
                <w:del w:author="Murguia, Sahima" w:date="2022-03-15T22:37:00Z" w:id="1009"/>
                <w:rFonts w:asciiTheme="majorHAnsi" w:hAnsiTheme="majorHAnsi" w:cstheme="majorHAnsi"/>
                <w:strike/>
                <w:szCs w:val="18"/>
                <w:lang w:val="en-US"/>
              </w:rPr>
            </w:pPr>
          </w:p>
        </w:tc>
      </w:tr>
      <w:tr w:rsidRPr="009463FF" w:rsidR="001E194E" w:rsidDel="00262379" w:rsidTr="00BB6977" w14:paraId="483543FF" w14:textId="1435DD6F">
        <w:trPr>
          <w:trHeight w:val="43"/>
          <w:del w:author="Murguia, Sahima" w:date="2022-03-15T22:37:00Z" w:id="1010"/>
        </w:trPr>
        <w:tc>
          <w:tcPr>
            <w:tcW w:w="1042" w:type="dxa"/>
            <w:vAlign w:val="center"/>
          </w:tcPr>
          <w:p w:rsidRPr="009463FF" w:rsidR="001E194E" w:rsidDel="00262379" w:rsidP="008871C8" w:rsidRDefault="001E194E" w14:paraId="0E48316D" w14:textId="37664232">
            <w:pPr>
              <w:pStyle w:val="ListParagraph"/>
              <w:ind w:left="0"/>
              <w:jc w:val="both"/>
              <w:rPr>
                <w:del w:author="Murguia, Sahima" w:date="2022-03-15T22:37:00Z" w:id="1011"/>
                <w:rFonts w:asciiTheme="majorHAnsi" w:hAnsiTheme="majorHAnsi" w:cstheme="majorHAnsi"/>
                <w:strike/>
                <w:szCs w:val="18"/>
                <w:lang w:val="en-US"/>
              </w:rPr>
            </w:pPr>
          </w:p>
        </w:tc>
        <w:tc>
          <w:tcPr>
            <w:tcW w:w="1368" w:type="dxa"/>
            <w:vAlign w:val="center"/>
          </w:tcPr>
          <w:p w:rsidRPr="009463FF" w:rsidR="001E194E" w:rsidDel="00262379" w:rsidP="008871C8" w:rsidRDefault="001E194E" w14:paraId="029CCA17" w14:textId="69065380">
            <w:pPr>
              <w:pStyle w:val="ListParagraph"/>
              <w:ind w:left="0"/>
              <w:jc w:val="both"/>
              <w:rPr>
                <w:del w:author="Murguia, Sahima" w:date="2022-03-15T22:37:00Z" w:id="1012"/>
                <w:rFonts w:asciiTheme="majorHAnsi" w:hAnsiTheme="majorHAnsi" w:cstheme="majorHAnsi"/>
                <w:strike/>
                <w:szCs w:val="18"/>
                <w:lang w:val="en-US"/>
              </w:rPr>
            </w:pPr>
          </w:p>
        </w:tc>
        <w:tc>
          <w:tcPr>
            <w:tcW w:w="1512" w:type="dxa"/>
            <w:vAlign w:val="bottom"/>
          </w:tcPr>
          <w:p w:rsidRPr="009463FF" w:rsidR="001E194E" w:rsidDel="00262379" w:rsidP="008871C8" w:rsidRDefault="002E6046" w14:paraId="54017D44" w14:textId="4794F279">
            <w:pPr>
              <w:pStyle w:val="ListParagraph"/>
              <w:ind w:left="0"/>
              <w:jc w:val="both"/>
              <w:rPr>
                <w:del w:author="Murguia, Sahima" w:date="2022-03-15T22:37:00Z" w:id="1013"/>
                <w:rFonts w:asciiTheme="majorHAnsi" w:hAnsiTheme="majorHAnsi" w:cstheme="majorHAnsi"/>
                <w:strike/>
                <w:szCs w:val="18"/>
                <w:highlight w:val="cyan"/>
                <w:lang w:val="en-US"/>
              </w:rPr>
            </w:pPr>
            <w:del w:author="Murguia, Sahima" w:date="2022-03-15T22:37:00Z" w:id="1014">
              <w:r w:rsidRPr="009463FF" w:rsidDel="00262379">
                <w:rPr>
                  <w:rFonts w:asciiTheme="majorHAnsi" w:hAnsiTheme="majorHAnsi" w:cstheme="majorHAnsi"/>
                  <w:strike/>
                  <w:szCs w:val="18"/>
                  <w:highlight w:val="cyan"/>
                  <w:lang w:val="en-US"/>
                </w:rPr>
                <w:delText>Product Description</w:delText>
              </w:r>
            </w:del>
          </w:p>
        </w:tc>
        <w:tc>
          <w:tcPr>
            <w:tcW w:w="2070" w:type="dxa"/>
            <w:vAlign w:val="center"/>
          </w:tcPr>
          <w:p w:rsidRPr="009463FF" w:rsidR="001E194E" w:rsidDel="00262379" w:rsidP="008871C8" w:rsidRDefault="001E194E" w14:paraId="582F7A49" w14:textId="3826E1AD">
            <w:pPr>
              <w:pStyle w:val="ListParagraph"/>
              <w:ind w:left="0"/>
              <w:jc w:val="both"/>
              <w:rPr>
                <w:del w:author="Murguia, Sahima" w:date="2022-03-15T22:37:00Z" w:id="1015"/>
                <w:rFonts w:asciiTheme="majorHAnsi" w:hAnsiTheme="majorHAnsi" w:cstheme="majorHAnsi"/>
                <w:strike/>
                <w:szCs w:val="18"/>
                <w:lang w:val="en-US"/>
              </w:rPr>
            </w:pPr>
          </w:p>
        </w:tc>
        <w:tc>
          <w:tcPr>
            <w:tcW w:w="990" w:type="dxa"/>
            <w:vAlign w:val="center"/>
          </w:tcPr>
          <w:p w:rsidRPr="009463FF" w:rsidR="001E194E" w:rsidDel="00262379" w:rsidP="008871C8" w:rsidRDefault="001E194E" w14:paraId="30733888" w14:textId="46AC7BE5">
            <w:pPr>
              <w:pStyle w:val="ListParagraph"/>
              <w:ind w:left="0"/>
              <w:jc w:val="both"/>
              <w:rPr>
                <w:del w:author="Murguia, Sahima" w:date="2022-03-15T22:37:00Z" w:id="1016"/>
                <w:rFonts w:asciiTheme="majorHAnsi" w:hAnsiTheme="majorHAnsi" w:cstheme="majorHAnsi"/>
                <w:strike/>
                <w:szCs w:val="18"/>
                <w:lang w:val="en-US"/>
              </w:rPr>
            </w:pPr>
          </w:p>
        </w:tc>
        <w:tc>
          <w:tcPr>
            <w:tcW w:w="3060" w:type="dxa"/>
            <w:vAlign w:val="center"/>
          </w:tcPr>
          <w:p w:rsidRPr="009463FF" w:rsidR="001E194E" w:rsidDel="00262379" w:rsidP="008871C8" w:rsidRDefault="001E194E" w14:paraId="4F4C9677" w14:textId="6219D60F">
            <w:pPr>
              <w:pStyle w:val="ListParagraph"/>
              <w:ind w:left="0"/>
              <w:jc w:val="both"/>
              <w:rPr>
                <w:del w:author="Murguia, Sahima" w:date="2022-03-15T22:37:00Z" w:id="1017"/>
                <w:rFonts w:asciiTheme="majorHAnsi" w:hAnsiTheme="majorHAnsi" w:cstheme="majorHAnsi"/>
                <w:strike/>
                <w:szCs w:val="18"/>
                <w:lang w:val="en-US"/>
              </w:rPr>
            </w:pPr>
          </w:p>
        </w:tc>
      </w:tr>
      <w:tr w:rsidRPr="009463FF" w:rsidR="002E6046" w:rsidDel="00262379" w:rsidTr="00BB6977" w14:paraId="62C3BD18" w14:textId="766F784A">
        <w:trPr>
          <w:trHeight w:val="43"/>
          <w:del w:author="Murguia, Sahima" w:date="2022-03-15T22:37:00Z" w:id="1018"/>
        </w:trPr>
        <w:tc>
          <w:tcPr>
            <w:tcW w:w="1042" w:type="dxa"/>
            <w:vAlign w:val="center"/>
          </w:tcPr>
          <w:p w:rsidRPr="009463FF" w:rsidR="002E6046" w:rsidDel="00262379" w:rsidP="008871C8" w:rsidRDefault="002E6046" w14:paraId="2DE74E58" w14:textId="717CB8F2">
            <w:pPr>
              <w:pStyle w:val="ListParagraph"/>
              <w:ind w:left="0"/>
              <w:jc w:val="both"/>
              <w:rPr>
                <w:del w:author="Murguia, Sahima" w:date="2022-03-15T22:37:00Z" w:id="1019"/>
                <w:rFonts w:asciiTheme="majorHAnsi" w:hAnsiTheme="majorHAnsi" w:cstheme="majorHAnsi"/>
                <w:strike/>
                <w:szCs w:val="18"/>
                <w:lang w:val="en-US"/>
              </w:rPr>
            </w:pPr>
          </w:p>
        </w:tc>
        <w:tc>
          <w:tcPr>
            <w:tcW w:w="1368" w:type="dxa"/>
            <w:vAlign w:val="center"/>
          </w:tcPr>
          <w:p w:rsidRPr="009463FF" w:rsidR="002E6046" w:rsidDel="00262379" w:rsidP="008871C8" w:rsidRDefault="002E6046" w14:paraId="1DB55C24" w14:textId="58D02302">
            <w:pPr>
              <w:pStyle w:val="ListParagraph"/>
              <w:ind w:left="0"/>
              <w:jc w:val="both"/>
              <w:rPr>
                <w:del w:author="Murguia, Sahima" w:date="2022-03-15T22:37:00Z" w:id="1020"/>
                <w:rFonts w:asciiTheme="majorHAnsi" w:hAnsiTheme="majorHAnsi" w:cstheme="majorHAnsi"/>
                <w:strike/>
                <w:szCs w:val="18"/>
                <w:lang w:val="en-US"/>
              </w:rPr>
            </w:pPr>
          </w:p>
        </w:tc>
        <w:tc>
          <w:tcPr>
            <w:tcW w:w="1512" w:type="dxa"/>
            <w:vAlign w:val="bottom"/>
          </w:tcPr>
          <w:p w:rsidRPr="009463FF" w:rsidR="002E6046" w:rsidDel="00262379" w:rsidP="008871C8" w:rsidRDefault="003C5B27" w14:paraId="519C8035" w14:textId="67AFB43D">
            <w:pPr>
              <w:pStyle w:val="ListParagraph"/>
              <w:ind w:left="0"/>
              <w:jc w:val="both"/>
              <w:rPr>
                <w:del w:author="Murguia, Sahima" w:date="2022-03-15T22:37:00Z" w:id="1021"/>
                <w:rFonts w:asciiTheme="majorHAnsi" w:hAnsiTheme="majorHAnsi" w:cstheme="majorHAnsi"/>
                <w:strike/>
                <w:szCs w:val="18"/>
                <w:highlight w:val="cyan"/>
                <w:lang w:val="en-US"/>
              </w:rPr>
            </w:pPr>
            <w:del w:author="Murguia, Sahima" w:date="2022-03-15T22:37:00Z" w:id="1022">
              <w:r w:rsidRPr="009463FF" w:rsidDel="00262379">
                <w:rPr>
                  <w:rFonts w:asciiTheme="majorHAnsi" w:hAnsiTheme="majorHAnsi" w:cstheme="majorHAnsi"/>
                  <w:strike/>
                  <w:szCs w:val="18"/>
                  <w:highlight w:val="cyan"/>
                  <w:lang w:val="en-US"/>
                </w:rPr>
                <w:delText>Attribute 1</w:delText>
              </w:r>
            </w:del>
          </w:p>
        </w:tc>
        <w:tc>
          <w:tcPr>
            <w:tcW w:w="2070" w:type="dxa"/>
            <w:vAlign w:val="center"/>
          </w:tcPr>
          <w:p w:rsidRPr="009463FF" w:rsidR="002E6046" w:rsidDel="00262379" w:rsidP="008871C8" w:rsidRDefault="002E6046" w14:paraId="7BEF54C1" w14:textId="5AA274BB">
            <w:pPr>
              <w:pStyle w:val="ListParagraph"/>
              <w:ind w:left="0"/>
              <w:jc w:val="both"/>
              <w:rPr>
                <w:del w:author="Murguia, Sahima" w:date="2022-03-15T22:37:00Z" w:id="1023"/>
                <w:rFonts w:asciiTheme="majorHAnsi" w:hAnsiTheme="majorHAnsi" w:cstheme="majorHAnsi"/>
                <w:strike/>
                <w:szCs w:val="18"/>
                <w:lang w:val="en-US"/>
              </w:rPr>
            </w:pPr>
          </w:p>
        </w:tc>
        <w:tc>
          <w:tcPr>
            <w:tcW w:w="990" w:type="dxa"/>
            <w:vAlign w:val="center"/>
          </w:tcPr>
          <w:p w:rsidRPr="009463FF" w:rsidR="002E6046" w:rsidDel="00262379" w:rsidP="008871C8" w:rsidRDefault="002E6046" w14:paraId="279378B6" w14:textId="25650B58">
            <w:pPr>
              <w:pStyle w:val="ListParagraph"/>
              <w:ind w:left="0"/>
              <w:jc w:val="both"/>
              <w:rPr>
                <w:del w:author="Murguia, Sahima" w:date="2022-03-15T22:37:00Z" w:id="1024"/>
                <w:rFonts w:asciiTheme="majorHAnsi" w:hAnsiTheme="majorHAnsi" w:cstheme="majorHAnsi"/>
                <w:strike/>
                <w:szCs w:val="18"/>
                <w:lang w:val="en-US"/>
              </w:rPr>
            </w:pPr>
          </w:p>
        </w:tc>
        <w:tc>
          <w:tcPr>
            <w:tcW w:w="3060" w:type="dxa"/>
            <w:vAlign w:val="center"/>
          </w:tcPr>
          <w:p w:rsidRPr="009463FF" w:rsidR="002E6046" w:rsidDel="00262379" w:rsidP="008871C8" w:rsidRDefault="002E6046" w14:paraId="5F8A96B0" w14:textId="3070E78A">
            <w:pPr>
              <w:pStyle w:val="ListParagraph"/>
              <w:ind w:left="0"/>
              <w:jc w:val="both"/>
              <w:rPr>
                <w:del w:author="Murguia, Sahima" w:date="2022-03-15T22:37:00Z" w:id="1025"/>
                <w:rFonts w:asciiTheme="majorHAnsi" w:hAnsiTheme="majorHAnsi" w:cstheme="majorHAnsi"/>
                <w:strike/>
                <w:szCs w:val="18"/>
                <w:lang w:val="en-US"/>
              </w:rPr>
            </w:pPr>
          </w:p>
        </w:tc>
      </w:tr>
      <w:tr w:rsidRPr="009463FF" w:rsidR="003C5B27" w:rsidDel="00262379" w:rsidTr="00BB6977" w14:paraId="21ACF3B9" w14:textId="4F8DA6D2">
        <w:trPr>
          <w:trHeight w:val="43"/>
          <w:del w:author="Murguia, Sahima" w:date="2022-03-15T22:37:00Z" w:id="1026"/>
        </w:trPr>
        <w:tc>
          <w:tcPr>
            <w:tcW w:w="1042" w:type="dxa"/>
            <w:vAlign w:val="center"/>
          </w:tcPr>
          <w:p w:rsidRPr="009463FF" w:rsidR="003C5B27" w:rsidDel="00262379" w:rsidP="008871C8" w:rsidRDefault="003C5B27" w14:paraId="794656E9" w14:textId="2D66A2F3">
            <w:pPr>
              <w:pStyle w:val="ListParagraph"/>
              <w:ind w:left="0"/>
              <w:jc w:val="both"/>
              <w:rPr>
                <w:del w:author="Murguia, Sahima" w:date="2022-03-15T22:37:00Z" w:id="1027"/>
                <w:rFonts w:asciiTheme="majorHAnsi" w:hAnsiTheme="majorHAnsi" w:cstheme="majorHAnsi"/>
                <w:strike/>
                <w:szCs w:val="18"/>
                <w:lang w:val="en-US"/>
              </w:rPr>
            </w:pPr>
          </w:p>
        </w:tc>
        <w:tc>
          <w:tcPr>
            <w:tcW w:w="1368" w:type="dxa"/>
            <w:vAlign w:val="center"/>
          </w:tcPr>
          <w:p w:rsidRPr="009463FF" w:rsidR="003C5B27" w:rsidDel="00262379" w:rsidP="008871C8" w:rsidRDefault="003C5B27" w14:paraId="1A812567" w14:textId="558605B0">
            <w:pPr>
              <w:pStyle w:val="ListParagraph"/>
              <w:ind w:left="0"/>
              <w:jc w:val="both"/>
              <w:rPr>
                <w:del w:author="Murguia, Sahima" w:date="2022-03-15T22:37:00Z" w:id="1028"/>
                <w:rFonts w:asciiTheme="majorHAnsi" w:hAnsiTheme="majorHAnsi" w:cstheme="majorHAnsi"/>
                <w:strike/>
                <w:szCs w:val="18"/>
                <w:lang w:val="en-US"/>
              </w:rPr>
            </w:pPr>
          </w:p>
        </w:tc>
        <w:tc>
          <w:tcPr>
            <w:tcW w:w="1512" w:type="dxa"/>
            <w:vAlign w:val="bottom"/>
          </w:tcPr>
          <w:p w:rsidRPr="009463FF" w:rsidR="003C5B27" w:rsidDel="00262379" w:rsidP="008871C8" w:rsidRDefault="00FA41E0" w14:paraId="6784A487" w14:textId="21158013">
            <w:pPr>
              <w:pStyle w:val="ListParagraph"/>
              <w:ind w:left="0"/>
              <w:jc w:val="both"/>
              <w:rPr>
                <w:del w:author="Murguia, Sahima" w:date="2022-03-15T22:37:00Z" w:id="1029"/>
                <w:rFonts w:asciiTheme="majorHAnsi" w:hAnsiTheme="majorHAnsi" w:cstheme="majorHAnsi"/>
                <w:strike/>
                <w:szCs w:val="18"/>
                <w:highlight w:val="cyan"/>
                <w:lang w:val="en-US"/>
              </w:rPr>
            </w:pPr>
            <w:del w:author="Murguia, Sahima" w:date="2022-03-15T22:37:00Z" w:id="1030">
              <w:r w:rsidRPr="009463FF" w:rsidDel="00262379">
                <w:rPr>
                  <w:rFonts w:asciiTheme="majorHAnsi" w:hAnsiTheme="majorHAnsi" w:cstheme="majorHAnsi"/>
                  <w:strike/>
                  <w:szCs w:val="18"/>
                  <w:highlight w:val="cyan"/>
                  <w:lang w:val="en-US"/>
                </w:rPr>
                <w:delText>Attribute 2</w:delText>
              </w:r>
            </w:del>
          </w:p>
        </w:tc>
        <w:tc>
          <w:tcPr>
            <w:tcW w:w="2070" w:type="dxa"/>
            <w:vAlign w:val="center"/>
          </w:tcPr>
          <w:p w:rsidRPr="009463FF" w:rsidR="003C5B27" w:rsidDel="00262379" w:rsidP="008871C8" w:rsidRDefault="003C5B27" w14:paraId="66A8AD27" w14:textId="50DF2015">
            <w:pPr>
              <w:pStyle w:val="ListParagraph"/>
              <w:ind w:left="0"/>
              <w:jc w:val="both"/>
              <w:rPr>
                <w:del w:author="Murguia, Sahima" w:date="2022-03-15T22:37:00Z" w:id="1031"/>
                <w:rFonts w:asciiTheme="majorHAnsi" w:hAnsiTheme="majorHAnsi" w:cstheme="majorHAnsi"/>
                <w:strike/>
                <w:szCs w:val="18"/>
                <w:lang w:val="en-US"/>
              </w:rPr>
            </w:pPr>
          </w:p>
        </w:tc>
        <w:tc>
          <w:tcPr>
            <w:tcW w:w="990" w:type="dxa"/>
            <w:vAlign w:val="center"/>
          </w:tcPr>
          <w:p w:rsidRPr="009463FF" w:rsidR="003C5B27" w:rsidDel="00262379" w:rsidP="008871C8" w:rsidRDefault="003C5B27" w14:paraId="70079066" w14:textId="1ADEB4E6">
            <w:pPr>
              <w:pStyle w:val="ListParagraph"/>
              <w:ind w:left="0"/>
              <w:jc w:val="both"/>
              <w:rPr>
                <w:del w:author="Murguia, Sahima" w:date="2022-03-15T22:37:00Z" w:id="1032"/>
                <w:rFonts w:asciiTheme="majorHAnsi" w:hAnsiTheme="majorHAnsi" w:cstheme="majorHAnsi"/>
                <w:strike/>
                <w:szCs w:val="18"/>
                <w:lang w:val="en-US"/>
              </w:rPr>
            </w:pPr>
          </w:p>
        </w:tc>
        <w:tc>
          <w:tcPr>
            <w:tcW w:w="3060" w:type="dxa"/>
            <w:vAlign w:val="center"/>
          </w:tcPr>
          <w:p w:rsidRPr="009463FF" w:rsidR="003C5B27" w:rsidDel="00262379" w:rsidP="008871C8" w:rsidRDefault="003C5B27" w14:paraId="6D3B9416" w14:textId="6CCEAB47">
            <w:pPr>
              <w:pStyle w:val="ListParagraph"/>
              <w:ind w:left="0"/>
              <w:jc w:val="both"/>
              <w:rPr>
                <w:del w:author="Murguia, Sahima" w:date="2022-03-15T22:37:00Z" w:id="1033"/>
                <w:rFonts w:asciiTheme="majorHAnsi" w:hAnsiTheme="majorHAnsi" w:cstheme="majorHAnsi"/>
                <w:strike/>
                <w:szCs w:val="18"/>
                <w:lang w:val="en-US"/>
              </w:rPr>
            </w:pPr>
          </w:p>
        </w:tc>
      </w:tr>
      <w:tr w:rsidRPr="009463FF" w:rsidR="00FA41E0" w:rsidDel="00262379" w:rsidTr="00BB6977" w14:paraId="466B8D24" w14:textId="479F8F1B">
        <w:trPr>
          <w:trHeight w:val="43"/>
          <w:del w:author="Murguia, Sahima" w:date="2022-03-15T22:37:00Z" w:id="1034"/>
        </w:trPr>
        <w:tc>
          <w:tcPr>
            <w:tcW w:w="1042" w:type="dxa"/>
            <w:vAlign w:val="center"/>
          </w:tcPr>
          <w:p w:rsidRPr="009463FF" w:rsidR="00FA41E0" w:rsidDel="00262379" w:rsidP="008871C8" w:rsidRDefault="00FA41E0" w14:paraId="36B08604" w14:textId="0845B304">
            <w:pPr>
              <w:pStyle w:val="ListParagraph"/>
              <w:ind w:left="0"/>
              <w:jc w:val="both"/>
              <w:rPr>
                <w:del w:author="Murguia, Sahima" w:date="2022-03-15T22:37:00Z" w:id="1035"/>
                <w:rFonts w:asciiTheme="majorHAnsi" w:hAnsiTheme="majorHAnsi" w:cstheme="majorHAnsi"/>
                <w:strike/>
                <w:szCs w:val="18"/>
                <w:lang w:val="en-US"/>
              </w:rPr>
            </w:pPr>
          </w:p>
        </w:tc>
        <w:tc>
          <w:tcPr>
            <w:tcW w:w="1368" w:type="dxa"/>
            <w:vAlign w:val="center"/>
          </w:tcPr>
          <w:p w:rsidRPr="009463FF" w:rsidR="00FA41E0" w:rsidDel="00262379" w:rsidP="008871C8" w:rsidRDefault="00FA41E0" w14:paraId="2D121A53" w14:textId="74F14311">
            <w:pPr>
              <w:pStyle w:val="ListParagraph"/>
              <w:ind w:left="0"/>
              <w:jc w:val="both"/>
              <w:rPr>
                <w:del w:author="Murguia, Sahima" w:date="2022-03-15T22:37:00Z" w:id="1036"/>
                <w:rFonts w:asciiTheme="majorHAnsi" w:hAnsiTheme="majorHAnsi" w:cstheme="majorHAnsi"/>
                <w:strike/>
                <w:szCs w:val="18"/>
                <w:lang w:val="en-US"/>
              </w:rPr>
            </w:pPr>
          </w:p>
        </w:tc>
        <w:tc>
          <w:tcPr>
            <w:tcW w:w="1512" w:type="dxa"/>
            <w:vAlign w:val="bottom"/>
          </w:tcPr>
          <w:p w:rsidRPr="009463FF" w:rsidR="00FA41E0" w:rsidDel="00262379" w:rsidP="008871C8" w:rsidRDefault="007304EA" w14:paraId="2A88B7F2" w14:textId="2AF5176B">
            <w:pPr>
              <w:pStyle w:val="ListParagraph"/>
              <w:ind w:left="0"/>
              <w:jc w:val="both"/>
              <w:rPr>
                <w:del w:author="Murguia, Sahima" w:date="2022-03-15T22:37:00Z" w:id="1037"/>
                <w:rFonts w:asciiTheme="majorHAnsi" w:hAnsiTheme="majorHAnsi" w:cstheme="majorHAnsi"/>
                <w:strike/>
                <w:szCs w:val="18"/>
                <w:highlight w:val="cyan"/>
                <w:lang w:val="en-US"/>
              </w:rPr>
            </w:pPr>
            <w:del w:author="Murguia, Sahima" w:date="2022-03-15T22:37:00Z" w:id="1038">
              <w:r w:rsidRPr="009463FF" w:rsidDel="00262379">
                <w:rPr>
                  <w:rFonts w:asciiTheme="majorHAnsi" w:hAnsiTheme="majorHAnsi" w:cstheme="majorHAnsi"/>
                  <w:strike/>
                  <w:szCs w:val="18"/>
                  <w:highlight w:val="cyan"/>
                  <w:lang w:val="en-US"/>
                </w:rPr>
                <w:delText>Attribute 3</w:delText>
              </w:r>
            </w:del>
          </w:p>
        </w:tc>
        <w:tc>
          <w:tcPr>
            <w:tcW w:w="2070" w:type="dxa"/>
            <w:vAlign w:val="center"/>
          </w:tcPr>
          <w:p w:rsidRPr="009463FF" w:rsidR="00FA41E0" w:rsidDel="00262379" w:rsidP="008871C8" w:rsidRDefault="00FA41E0" w14:paraId="5A0597ED" w14:textId="17903180">
            <w:pPr>
              <w:pStyle w:val="ListParagraph"/>
              <w:ind w:left="0"/>
              <w:jc w:val="both"/>
              <w:rPr>
                <w:del w:author="Murguia, Sahima" w:date="2022-03-15T22:37:00Z" w:id="1039"/>
                <w:rFonts w:asciiTheme="majorHAnsi" w:hAnsiTheme="majorHAnsi" w:cstheme="majorHAnsi"/>
                <w:strike/>
                <w:szCs w:val="18"/>
                <w:lang w:val="en-US"/>
              </w:rPr>
            </w:pPr>
          </w:p>
        </w:tc>
        <w:tc>
          <w:tcPr>
            <w:tcW w:w="990" w:type="dxa"/>
            <w:vAlign w:val="center"/>
          </w:tcPr>
          <w:p w:rsidRPr="009463FF" w:rsidR="00FA41E0" w:rsidDel="00262379" w:rsidP="008871C8" w:rsidRDefault="00FA41E0" w14:paraId="23A25736" w14:textId="11C7B5DF">
            <w:pPr>
              <w:pStyle w:val="ListParagraph"/>
              <w:ind w:left="0"/>
              <w:jc w:val="both"/>
              <w:rPr>
                <w:del w:author="Murguia, Sahima" w:date="2022-03-15T22:37:00Z" w:id="1040"/>
                <w:rFonts w:asciiTheme="majorHAnsi" w:hAnsiTheme="majorHAnsi" w:cstheme="majorHAnsi"/>
                <w:strike/>
                <w:szCs w:val="18"/>
                <w:lang w:val="en-US"/>
              </w:rPr>
            </w:pPr>
          </w:p>
        </w:tc>
        <w:tc>
          <w:tcPr>
            <w:tcW w:w="3060" w:type="dxa"/>
            <w:vAlign w:val="center"/>
          </w:tcPr>
          <w:p w:rsidRPr="009463FF" w:rsidR="00FA41E0" w:rsidDel="00262379" w:rsidP="008871C8" w:rsidRDefault="00FA41E0" w14:paraId="25F86C9D" w14:textId="3598F298">
            <w:pPr>
              <w:pStyle w:val="ListParagraph"/>
              <w:ind w:left="0"/>
              <w:jc w:val="both"/>
              <w:rPr>
                <w:del w:author="Murguia, Sahima" w:date="2022-03-15T22:37:00Z" w:id="1041"/>
                <w:rFonts w:asciiTheme="majorHAnsi" w:hAnsiTheme="majorHAnsi" w:cstheme="majorHAnsi"/>
                <w:strike/>
                <w:szCs w:val="18"/>
                <w:lang w:val="en-US"/>
              </w:rPr>
            </w:pPr>
          </w:p>
        </w:tc>
      </w:tr>
      <w:tr w:rsidRPr="009463FF" w:rsidR="007304EA" w:rsidDel="00262379" w:rsidTr="00BB6977" w14:paraId="6A29A9EA" w14:textId="66F7D24F">
        <w:trPr>
          <w:trHeight w:val="43"/>
          <w:del w:author="Murguia, Sahima" w:date="2022-03-15T22:37:00Z" w:id="1042"/>
        </w:trPr>
        <w:tc>
          <w:tcPr>
            <w:tcW w:w="1042" w:type="dxa"/>
            <w:vAlign w:val="center"/>
          </w:tcPr>
          <w:p w:rsidRPr="009463FF" w:rsidR="007304EA" w:rsidDel="00262379" w:rsidP="008871C8" w:rsidRDefault="007304EA" w14:paraId="499E05BB" w14:textId="4F41C923">
            <w:pPr>
              <w:pStyle w:val="ListParagraph"/>
              <w:ind w:left="0"/>
              <w:jc w:val="both"/>
              <w:rPr>
                <w:del w:author="Murguia, Sahima" w:date="2022-03-15T22:37:00Z" w:id="1043"/>
                <w:rFonts w:asciiTheme="majorHAnsi" w:hAnsiTheme="majorHAnsi" w:cstheme="majorHAnsi"/>
                <w:strike/>
                <w:szCs w:val="18"/>
                <w:lang w:val="en-US"/>
              </w:rPr>
            </w:pPr>
          </w:p>
        </w:tc>
        <w:tc>
          <w:tcPr>
            <w:tcW w:w="1368" w:type="dxa"/>
            <w:vAlign w:val="center"/>
          </w:tcPr>
          <w:p w:rsidRPr="009463FF" w:rsidR="007304EA" w:rsidDel="00262379" w:rsidP="008871C8" w:rsidRDefault="007304EA" w14:paraId="4E4EB6B1" w14:textId="29CE24C0">
            <w:pPr>
              <w:pStyle w:val="ListParagraph"/>
              <w:ind w:left="0"/>
              <w:jc w:val="both"/>
              <w:rPr>
                <w:del w:author="Murguia, Sahima" w:date="2022-03-15T22:37:00Z" w:id="1044"/>
                <w:rFonts w:asciiTheme="majorHAnsi" w:hAnsiTheme="majorHAnsi" w:cstheme="majorHAnsi"/>
                <w:strike/>
                <w:szCs w:val="18"/>
                <w:lang w:val="en-US"/>
              </w:rPr>
            </w:pPr>
          </w:p>
        </w:tc>
        <w:tc>
          <w:tcPr>
            <w:tcW w:w="1512" w:type="dxa"/>
            <w:vAlign w:val="bottom"/>
          </w:tcPr>
          <w:p w:rsidRPr="009463FF" w:rsidR="007304EA" w:rsidDel="00262379" w:rsidP="008871C8" w:rsidRDefault="00245653" w14:paraId="3CC38363" w14:textId="01D54CE0">
            <w:pPr>
              <w:pStyle w:val="ListParagraph"/>
              <w:ind w:left="0"/>
              <w:jc w:val="both"/>
              <w:rPr>
                <w:del w:author="Murguia, Sahima" w:date="2022-03-15T22:37:00Z" w:id="1045"/>
                <w:rFonts w:asciiTheme="majorHAnsi" w:hAnsiTheme="majorHAnsi" w:cstheme="majorHAnsi"/>
                <w:strike/>
                <w:szCs w:val="18"/>
                <w:highlight w:val="cyan"/>
                <w:lang w:val="en-US"/>
              </w:rPr>
            </w:pPr>
            <w:del w:author="Murguia, Sahima" w:date="2022-03-15T22:37:00Z" w:id="1046">
              <w:r w:rsidRPr="009463FF" w:rsidDel="00262379">
                <w:rPr>
                  <w:rFonts w:asciiTheme="majorHAnsi" w:hAnsiTheme="majorHAnsi" w:cstheme="majorHAnsi"/>
                  <w:strike/>
                  <w:szCs w:val="18"/>
                  <w:highlight w:val="cyan"/>
                  <w:lang w:val="en-US"/>
                </w:rPr>
                <w:delText>Attribute 4</w:delText>
              </w:r>
            </w:del>
          </w:p>
        </w:tc>
        <w:tc>
          <w:tcPr>
            <w:tcW w:w="2070" w:type="dxa"/>
            <w:vAlign w:val="center"/>
          </w:tcPr>
          <w:p w:rsidRPr="009463FF" w:rsidR="007304EA" w:rsidDel="00262379" w:rsidP="008871C8" w:rsidRDefault="007304EA" w14:paraId="339433B3" w14:textId="6EF2D2D6">
            <w:pPr>
              <w:pStyle w:val="ListParagraph"/>
              <w:ind w:left="0"/>
              <w:jc w:val="both"/>
              <w:rPr>
                <w:del w:author="Murguia, Sahima" w:date="2022-03-15T22:37:00Z" w:id="1047"/>
                <w:rFonts w:asciiTheme="majorHAnsi" w:hAnsiTheme="majorHAnsi" w:cstheme="majorHAnsi"/>
                <w:strike/>
                <w:szCs w:val="18"/>
                <w:lang w:val="en-US"/>
              </w:rPr>
            </w:pPr>
          </w:p>
        </w:tc>
        <w:tc>
          <w:tcPr>
            <w:tcW w:w="990" w:type="dxa"/>
            <w:vAlign w:val="center"/>
          </w:tcPr>
          <w:p w:rsidRPr="009463FF" w:rsidR="007304EA" w:rsidDel="00262379" w:rsidP="008871C8" w:rsidRDefault="007304EA" w14:paraId="57901F7C" w14:textId="748F550D">
            <w:pPr>
              <w:pStyle w:val="ListParagraph"/>
              <w:ind w:left="0"/>
              <w:jc w:val="both"/>
              <w:rPr>
                <w:del w:author="Murguia, Sahima" w:date="2022-03-15T22:37:00Z" w:id="1048"/>
                <w:rFonts w:asciiTheme="majorHAnsi" w:hAnsiTheme="majorHAnsi" w:cstheme="majorHAnsi"/>
                <w:strike/>
                <w:szCs w:val="18"/>
                <w:lang w:val="en-US"/>
              </w:rPr>
            </w:pPr>
          </w:p>
        </w:tc>
        <w:tc>
          <w:tcPr>
            <w:tcW w:w="3060" w:type="dxa"/>
            <w:vAlign w:val="center"/>
          </w:tcPr>
          <w:p w:rsidRPr="009463FF" w:rsidR="007304EA" w:rsidDel="00262379" w:rsidP="008871C8" w:rsidRDefault="007304EA" w14:paraId="4F14C07F" w14:textId="39BEC77D">
            <w:pPr>
              <w:pStyle w:val="ListParagraph"/>
              <w:ind w:left="0"/>
              <w:jc w:val="both"/>
              <w:rPr>
                <w:del w:author="Murguia, Sahima" w:date="2022-03-15T22:37:00Z" w:id="1049"/>
                <w:rFonts w:asciiTheme="majorHAnsi" w:hAnsiTheme="majorHAnsi" w:cstheme="majorHAnsi"/>
                <w:strike/>
                <w:szCs w:val="18"/>
                <w:lang w:val="en-US"/>
              </w:rPr>
            </w:pPr>
          </w:p>
        </w:tc>
      </w:tr>
      <w:tr w:rsidRPr="009463FF" w:rsidR="00245653" w:rsidDel="00262379" w:rsidTr="00BB6977" w14:paraId="481A4746" w14:textId="5B32267B">
        <w:trPr>
          <w:trHeight w:val="43"/>
          <w:del w:author="Murguia, Sahima" w:date="2022-03-15T22:37:00Z" w:id="1050"/>
        </w:trPr>
        <w:tc>
          <w:tcPr>
            <w:tcW w:w="1042" w:type="dxa"/>
            <w:vAlign w:val="center"/>
          </w:tcPr>
          <w:p w:rsidRPr="009463FF" w:rsidR="00245653" w:rsidDel="00262379" w:rsidP="008871C8" w:rsidRDefault="00245653" w14:paraId="505B78A6" w14:textId="4C4C20FA">
            <w:pPr>
              <w:pStyle w:val="ListParagraph"/>
              <w:ind w:left="0"/>
              <w:jc w:val="both"/>
              <w:rPr>
                <w:del w:author="Murguia, Sahima" w:date="2022-03-15T22:37:00Z" w:id="1051"/>
                <w:rFonts w:asciiTheme="majorHAnsi" w:hAnsiTheme="majorHAnsi" w:cstheme="majorHAnsi"/>
                <w:strike/>
                <w:szCs w:val="18"/>
                <w:lang w:val="en-US"/>
              </w:rPr>
            </w:pPr>
          </w:p>
        </w:tc>
        <w:tc>
          <w:tcPr>
            <w:tcW w:w="1368" w:type="dxa"/>
            <w:vAlign w:val="center"/>
          </w:tcPr>
          <w:p w:rsidRPr="009463FF" w:rsidR="00245653" w:rsidDel="00262379" w:rsidP="008871C8" w:rsidRDefault="00245653" w14:paraId="60305B0F" w14:textId="1F99EF76">
            <w:pPr>
              <w:pStyle w:val="ListParagraph"/>
              <w:ind w:left="0"/>
              <w:jc w:val="both"/>
              <w:rPr>
                <w:del w:author="Murguia, Sahima" w:date="2022-03-15T22:37:00Z" w:id="1052"/>
                <w:rFonts w:asciiTheme="majorHAnsi" w:hAnsiTheme="majorHAnsi" w:cstheme="majorHAnsi"/>
                <w:strike/>
                <w:szCs w:val="18"/>
                <w:lang w:val="en-US"/>
              </w:rPr>
            </w:pPr>
          </w:p>
        </w:tc>
        <w:tc>
          <w:tcPr>
            <w:tcW w:w="1512" w:type="dxa"/>
            <w:vAlign w:val="bottom"/>
          </w:tcPr>
          <w:p w:rsidRPr="009463FF" w:rsidR="00245653" w:rsidDel="00262379" w:rsidP="008871C8" w:rsidRDefault="00201420" w14:paraId="3A2237B9" w14:textId="430FA851">
            <w:pPr>
              <w:pStyle w:val="ListParagraph"/>
              <w:ind w:left="0"/>
              <w:jc w:val="both"/>
              <w:rPr>
                <w:del w:author="Murguia, Sahima" w:date="2022-03-15T22:37:00Z" w:id="1053"/>
                <w:rFonts w:asciiTheme="majorHAnsi" w:hAnsiTheme="majorHAnsi" w:cstheme="majorHAnsi"/>
                <w:strike/>
                <w:szCs w:val="18"/>
                <w:highlight w:val="cyan"/>
                <w:lang w:val="en-US"/>
              </w:rPr>
            </w:pPr>
            <w:del w:author="Murguia, Sahima" w:date="2022-03-15T22:37:00Z" w:id="1054">
              <w:r w:rsidRPr="009463FF" w:rsidDel="00262379">
                <w:rPr>
                  <w:rFonts w:asciiTheme="majorHAnsi" w:hAnsiTheme="majorHAnsi" w:cstheme="majorHAnsi"/>
                  <w:strike/>
                  <w:szCs w:val="18"/>
                  <w:highlight w:val="cyan"/>
                  <w:lang w:val="en-US"/>
                </w:rPr>
                <w:delText>Created On</w:delText>
              </w:r>
            </w:del>
          </w:p>
        </w:tc>
        <w:tc>
          <w:tcPr>
            <w:tcW w:w="2070" w:type="dxa"/>
            <w:vAlign w:val="center"/>
          </w:tcPr>
          <w:p w:rsidRPr="009463FF" w:rsidR="00245653" w:rsidDel="00262379" w:rsidP="008871C8" w:rsidRDefault="00245653" w14:paraId="4DC095EA" w14:textId="4AB8F3BB">
            <w:pPr>
              <w:pStyle w:val="ListParagraph"/>
              <w:ind w:left="0"/>
              <w:jc w:val="both"/>
              <w:rPr>
                <w:del w:author="Murguia, Sahima" w:date="2022-03-15T22:37:00Z" w:id="1055"/>
                <w:rFonts w:asciiTheme="majorHAnsi" w:hAnsiTheme="majorHAnsi" w:cstheme="majorHAnsi"/>
                <w:strike/>
                <w:szCs w:val="18"/>
                <w:lang w:val="en-US"/>
              </w:rPr>
            </w:pPr>
          </w:p>
        </w:tc>
        <w:tc>
          <w:tcPr>
            <w:tcW w:w="990" w:type="dxa"/>
            <w:vAlign w:val="center"/>
          </w:tcPr>
          <w:p w:rsidRPr="009463FF" w:rsidR="00245653" w:rsidDel="00262379" w:rsidP="008871C8" w:rsidRDefault="00245653" w14:paraId="70440673" w14:textId="346B31A3">
            <w:pPr>
              <w:pStyle w:val="ListParagraph"/>
              <w:ind w:left="0"/>
              <w:jc w:val="both"/>
              <w:rPr>
                <w:del w:author="Murguia, Sahima" w:date="2022-03-15T22:37:00Z" w:id="1056"/>
                <w:rFonts w:asciiTheme="majorHAnsi" w:hAnsiTheme="majorHAnsi" w:cstheme="majorHAnsi"/>
                <w:strike/>
                <w:szCs w:val="18"/>
                <w:lang w:val="en-US"/>
              </w:rPr>
            </w:pPr>
          </w:p>
        </w:tc>
        <w:tc>
          <w:tcPr>
            <w:tcW w:w="3060" w:type="dxa"/>
            <w:vAlign w:val="center"/>
          </w:tcPr>
          <w:p w:rsidRPr="009463FF" w:rsidR="00245653" w:rsidDel="00262379" w:rsidP="008871C8" w:rsidRDefault="00245653" w14:paraId="7CB85ED0" w14:textId="0F5C18DA">
            <w:pPr>
              <w:pStyle w:val="ListParagraph"/>
              <w:ind w:left="0"/>
              <w:jc w:val="both"/>
              <w:rPr>
                <w:del w:author="Murguia, Sahima" w:date="2022-03-15T22:37:00Z" w:id="1057"/>
                <w:rFonts w:asciiTheme="majorHAnsi" w:hAnsiTheme="majorHAnsi" w:cstheme="majorHAnsi"/>
                <w:strike/>
                <w:szCs w:val="18"/>
                <w:lang w:val="en-US"/>
              </w:rPr>
            </w:pPr>
          </w:p>
        </w:tc>
      </w:tr>
      <w:tr w:rsidRPr="009463FF" w:rsidR="00201420" w:rsidDel="00262379" w:rsidTr="00BB6977" w14:paraId="7762D7DD" w14:textId="444FF7D4">
        <w:trPr>
          <w:trHeight w:val="43"/>
          <w:del w:author="Murguia, Sahima" w:date="2022-03-15T22:37:00Z" w:id="1058"/>
        </w:trPr>
        <w:tc>
          <w:tcPr>
            <w:tcW w:w="1042" w:type="dxa"/>
            <w:vAlign w:val="center"/>
          </w:tcPr>
          <w:p w:rsidRPr="009463FF" w:rsidR="00201420" w:rsidDel="00262379" w:rsidP="008871C8" w:rsidRDefault="00201420" w14:paraId="57EE86C9" w14:textId="2DFB1ADF">
            <w:pPr>
              <w:pStyle w:val="ListParagraph"/>
              <w:ind w:left="0"/>
              <w:jc w:val="both"/>
              <w:rPr>
                <w:del w:author="Murguia, Sahima" w:date="2022-03-15T22:37:00Z" w:id="1059"/>
                <w:rFonts w:asciiTheme="majorHAnsi" w:hAnsiTheme="majorHAnsi" w:cstheme="majorHAnsi"/>
                <w:strike/>
                <w:szCs w:val="18"/>
                <w:lang w:val="en-US"/>
              </w:rPr>
            </w:pPr>
          </w:p>
        </w:tc>
        <w:tc>
          <w:tcPr>
            <w:tcW w:w="1368" w:type="dxa"/>
            <w:vAlign w:val="center"/>
          </w:tcPr>
          <w:p w:rsidRPr="009463FF" w:rsidR="00201420" w:rsidDel="00262379" w:rsidP="008871C8" w:rsidRDefault="00201420" w14:paraId="74B5C068" w14:textId="15429CDB">
            <w:pPr>
              <w:pStyle w:val="ListParagraph"/>
              <w:ind w:left="0"/>
              <w:jc w:val="both"/>
              <w:rPr>
                <w:del w:author="Murguia, Sahima" w:date="2022-03-15T22:37:00Z" w:id="1060"/>
                <w:rFonts w:asciiTheme="majorHAnsi" w:hAnsiTheme="majorHAnsi" w:cstheme="majorHAnsi"/>
                <w:strike/>
                <w:szCs w:val="18"/>
                <w:lang w:val="en-US"/>
              </w:rPr>
            </w:pPr>
          </w:p>
        </w:tc>
        <w:tc>
          <w:tcPr>
            <w:tcW w:w="1512" w:type="dxa"/>
            <w:vAlign w:val="bottom"/>
          </w:tcPr>
          <w:p w:rsidRPr="009463FF" w:rsidR="00201420" w:rsidDel="00262379" w:rsidP="008871C8" w:rsidRDefault="00383E3C" w14:paraId="7BA34B7E" w14:textId="7D6987F9">
            <w:pPr>
              <w:pStyle w:val="ListParagraph"/>
              <w:ind w:left="0"/>
              <w:jc w:val="both"/>
              <w:rPr>
                <w:del w:author="Murguia, Sahima" w:date="2022-03-15T22:37:00Z" w:id="1061"/>
                <w:rFonts w:asciiTheme="majorHAnsi" w:hAnsiTheme="majorHAnsi" w:cstheme="majorHAnsi"/>
                <w:strike/>
                <w:szCs w:val="18"/>
                <w:highlight w:val="cyan"/>
                <w:lang w:val="en-US"/>
              </w:rPr>
            </w:pPr>
            <w:del w:author="Murguia, Sahima" w:date="2022-03-15T22:37:00Z" w:id="1062">
              <w:r w:rsidRPr="009463FF" w:rsidDel="00262379">
                <w:rPr>
                  <w:rFonts w:asciiTheme="majorHAnsi" w:hAnsiTheme="majorHAnsi" w:cstheme="majorHAnsi"/>
                  <w:strike/>
                  <w:szCs w:val="18"/>
                  <w:highlight w:val="cyan"/>
                  <w:lang w:val="en-US"/>
                </w:rPr>
                <w:delText>Created By</w:delText>
              </w:r>
            </w:del>
          </w:p>
        </w:tc>
        <w:tc>
          <w:tcPr>
            <w:tcW w:w="2070" w:type="dxa"/>
            <w:vAlign w:val="center"/>
          </w:tcPr>
          <w:p w:rsidRPr="009463FF" w:rsidR="00201420" w:rsidDel="00262379" w:rsidP="008871C8" w:rsidRDefault="00201420" w14:paraId="42940866" w14:textId="5492677F">
            <w:pPr>
              <w:pStyle w:val="ListParagraph"/>
              <w:ind w:left="0"/>
              <w:jc w:val="both"/>
              <w:rPr>
                <w:del w:author="Murguia, Sahima" w:date="2022-03-15T22:37:00Z" w:id="1063"/>
                <w:rFonts w:asciiTheme="majorHAnsi" w:hAnsiTheme="majorHAnsi" w:cstheme="majorHAnsi"/>
                <w:strike/>
                <w:szCs w:val="18"/>
                <w:lang w:val="en-US"/>
              </w:rPr>
            </w:pPr>
          </w:p>
        </w:tc>
        <w:tc>
          <w:tcPr>
            <w:tcW w:w="990" w:type="dxa"/>
            <w:vAlign w:val="center"/>
          </w:tcPr>
          <w:p w:rsidRPr="009463FF" w:rsidR="00201420" w:rsidDel="00262379" w:rsidP="008871C8" w:rsidRDefault="00201420" w14:paraId="441312FC" w14:textId="0F995FB6">
            <w:pPr>
              <w:pStyle w:val="ListParagraph"/>
              <w:ind w:left="0"/>
              <w:jc w:val="both"/>
              <w:rPr>
                <w:del w:author="Murguia, Sahima" w:date="2022-03-15T22:37:00Z" w:id="1064"/>
                <w:rFonts w:asciiTheme="majorHAnsi" w:hAnsiTheme="majorHAnsi" w:cstheme="majorHAnsi"/>
                <w:strike/>
                <w:szCs w:val="18"/>
                <w:lang w:val="en-US"/>
              </w:rPr>
            </w:pPr>
          </w:p>
        </w:tc>
        <w:tc>
          <w:tcPr>
            <w:tcW w:w="3060" w:type="dxa"/>
            <w:vAlign w:val="center"/>
          </w:tcPr>
          <w:p w:rsidRPr="009463FF" w:rsidR="00201420" w:rsidDel="00262379" w:rsidP="008871C8" w:rsidRDefault="00201420" w14:paraId="2ACC36E6" w14:textId="09F9842A">
            <w:pPr>
              <w:pStyle w:val="ListParagraph"/>
              <w:ind w:left="0"/>
              <w:jc w:val="both"/>
              <w:rPr>
                <w:del w:author="Murguia, Sahima" w:date="2022-03-15T22:37:00Z" w:id="1065"/>
                <w:rFonts w:asciiTheme="majorHAnsi" w:hAnsiTheme="majorHAnsi" w:cstheme="majorHAnsi"/>
                <w:strike/>
                <w:szCs w:val="18"/>
                <w:lang w:val="en-US"/>
              </w:rPr>
            </w:pPr>
          </w:p>
        </w:tc>
      </w:tr>
      <w:tr w:rsidRPr="009463FF" w:rsidR="00383E3C" w:rsidDel="00262379" w:rsidTr="00BB6977" w14:paraId="69FE5C56" w14:textId="792A16E8">
        <w:trPr>
          <w:trHeight w:val="43"/>
          <w:del w:author="Murguia, Sahima" w:date="2022-03-15T22:37:00Z" w:id="1066"/>
        </w:trPr>
        <w:tc>
          <w:tcPr>
            <w:tcW w:w="1042" w:type="dxa"/>
            <w:vAlign w:val="center"/>
          </w:tcPr>
          <w:p w:rsidRPr="009463FF" w:rsidR="00383E3C" w:rsidDel="00262379" w:rsidP="008871C8" w:rsidRDefault="00383E3C" w14:paraId="2714B24B" w14:textId="4AE35F2D">
            <w:pPr>
              <w:pStyle w:val="ListParagraph"/>
              <w:ind w:left="0"/>
              <w:jc w:val="both"/>
              <w:rPr>
                <w:del w:author="Murguia, Sahima" w:date="2022-03-15T22:37:00Z" w:id="1067"/>
                <w:rFonts w:asciiTheme="majorHAnsi" w:hAnsiTheme="majorHAnsi" w:cstheme="majorHAnsi"/>
                <w:strike/>
                <w:szCs w:val="18"/>
                <w:lang w:val="en-US"/>
              </w:rPr>
            </w:pPr>
          </w:p>
        </w:tc>
        <w:tc>
          <w:tcPr>
            <w:tcW w:w="1368" w:type="dxa"/>
            <w:vAlign w:val="center"/>
          </w:tcPr>
          <w:p w:rsidRPr="009463FF" w:rsidR="00383E3C" w:rsidDel="00262379" w:rsidP="008871C8" w:rsidRDefault="00383E3C" w14:paraId="6008A848" w14:textId="0FC70F0D">
            <w:pPr>
              <w:pStyle w:val="ListParagraph"/>
              <w:ind w:left="0"/>
              <w:jc w:val="both"/>
              <w:rPr>
                <w:del w:author="Murguia, Sahima" w:date="2022-03-15T22:37:00Z" w:id="1068"/>
                <w:rFonts w:asciiTheme="majorHAnsi" w:hAnsiTheme="majorHAnsi" w:cstheme="majorHAnsi"/>
                <w:strike/>
                <w:szCs w:val="18"/>
                <w:lang w:val="en-US"/>
              </w:rPr>
            </w:pPr>
          </w:p>
        </w:tc>
        <w:tc>
          <w:tcPr>
            <w:tcW w:w="1512" w:type="dxa"/>
            <w:vAlign w:val="bottom"/>
          </w:tcPr>
          <w:p w:rsidRPr="009463FF" w:rsidR="00383E3C" w:rsidDel="00262379" w:rsidP="008871C8" w:rsidRDefault="003B6521" w14:paraId="472CC579" w14:textId="287C5347">
            <w:pPr>
              <w:pStyle w:val="ListParagraph"/>
              <w:ind w:left="0"/>
              <w:jc w:val="both"/>
              <w:rPr>
                <w:del w:author="Murguia, Sahima" w:date="2022-03-15T22:37:00Z" w:id="1069"/>
                <w:rFonts w:asciiTheme="majorHAnsi" w:hAnsiTheme="majorHAnsi" w:cstheme="majorHAnsi"/>
                <w:strike/>
                <w:szCs w:val="18"/>
                <w:highlight w:val="cyan"/>
                <w:lang w:val="en-US"/>
              </w:rPr>
            </w:pPr>
            <w:del w:author="Murguia, Sahima" w:date="2022-03-15T22:37:00Z" w:id="1070">
              <w:r w:rsidRPr="009463FF" w:rsidDel="00262379">
                <w:rPr>
                  <w:rFonts w:asciiTheme="majorHAnsi" w:hAnsiTheme="majorHAnsi" w:cstheme="majorHAnsi"/>
                  <w:strike/>
                  <w:szCs w:val="18"/>
                  <w:highlight w:val="cyan"/>
                  <w:lang w:val="en-US"/>
                </w:rPr>
                <w:delText>Updated On</w:delText>
              </w:r>
            </w:del>
          </w:p>
        </w:tc>
        <w:tc>
          <w:tcPr>
            <w:tcW w:w="2070" w:type="dxa"/>
            <w:vAlign w:val="center"/>
          </w:tcPr>
          <w:p w:rsidRPr="009463FF" w:rsidR="00383E3C" w:rsidDel="00262379" w:rsidP="008871C8" w:rsidRDefault="00383E3C" w14:paraId="1BA07B57" w14:textId="449382B1">
            <w:pPr>
              <w:pStyle w:val="ListParagraph"/>
              <w:ind w:left="0"/>
              <w:jc w:val="both"/>
              <w:rPr>
                <w:del w:author="Murguia, Sahima" w:date="2022-03-15T22:37:00Z" w:id="1071"/>
                <w:rFonts w:asciiTheme="majorHAnsi" w:hAnsiTheme="majorHAnsi" w:cstheme="majorHAnsi"/>
                <w:strike/>
                <w:szCs w:val="18"/>
                <w:lang w:val="en-US"/>
              </w:rPr>
            </w:pPr>
          </w:p>
        </w:tc>
        <w:tc>
          <w:tcPr>
            <w:tcW w:w="990" w:type="dxa"/>
            <w:vAlign w:val="center"/>
          </w:tcPr>
          <w:p w:rsidRPr="009463FF" w:rsidR="00383E3C" w:rsidDel="00262379" w:rsidP="008871C8" w:rsidRDefault="00383E3C" w14:paraId="76A87DE9" w14:textId="6A09871B">
            <w:pPr>
              <w:pStyle w:val="ListParagraph"/>
              <w:ind w:left="0"/>
              <w:jc w:val="both"/>
              <w:rPr>
                <w:del w:author="Murguia, Sahima" w:date="2022-03-15T22:37:00Z" w:id="1072"/>
                <w:rFonts w:asciiTheme="majorHAnsi" w:hAnsiTheme="majorHAnsi" w:cstheme="majorHAnsi"/>
                <w:strike/>
                <w:szCs w:val="18"/>
                <w:lang w:val="en-US"/>
              </w:rPr>
            </w:pPr>
          </w:p>
        </w:tc>
        <w:tc>
          <w:tcPr>
            <w:tcW w:w="3060" w:type="dxa"/>
            <w:vAlign w:val="center"/>
          </w:tcPr>
          <w:p w:rsidRPr="009463FF" w:rsidR="00383E3C" w:rsidDel="00262379" w:rsidP="008871C8" w:rsidRDefault="00383E3C" w14:paraId="38F35486" w14:textId="0A91099A">
            <w:pPr>
              <w:pStyle w:val="ListParagraph"/>
              <w:ind w:left="0"/>
              <w:jc w:val="both"/>
              <w:rPr>
                <w:del w:author="Murguia, Sahima" w:date="2022-03-15T22:37:00Z" w:id="1073"/>
                <w:rFonts w:asciiTheme="majorHAnsi" w:hAnsiTheme="majorHAnsi" w:cstheme="majorHAnsi"/>
                <w:strike/>
                <w:szCs w:val="18"/>
                <w:lang w:val="en-US"/>
              </w:rPr>
            </w:pPr>
          </w:p>
        </w:tc>
      </w:tr>
      <w:tr w:rsidRPr="009463FF" w:rsidR="003B6521" w:rsidDel="00262379" w:rsidTr="00BB6977" w14:paraId="693006B2" w14:textId="4A7AE05A">
        <w:trPr>
          <w:trHeight w:val="43"/>
          <w:del w:author="Murguia, Sahima" w:date="2022-03-15T22:37:00Z" w:id="1074"/>
        </w:trPr>
        <w:tc>
          <w:tcPr>
            <w:tcW w:w="1042" w:type="dxa"/>
            <w:vAlign w:val="center"/>
          </w:tcPr>
          <w:p w:rsidRPr="009463FF" w:rsidR="003B6521" w:rsidDel="00262379" w:rsidP="008871C8" w:rsidRDefault="003B6521" w14:paraId="57B7AC21" w14:textId="5EBDCACD">
            <w:pPr>
              <w:pStyle w:val="ListParagraph"/>
              <w:ind w:left="0"/>
              <w:jc w:val="both"/>
              <w:rPr>
                <w:del w:author="Murguia, Sahima" w:date="2022-03-15T22:37:00Z" w:id="1075"/>
                <w:rFonts w:asciiTheme="majorHAnsi" w:hAnsiTheme="majorHAnsi" w:cstheme="majorHAnsi"/>
                <w:strike/>
                <w:szCs w:val="18"/>
                <w:lang w:val="en-US"/>
              </w:rPr>
            </w:pPr>
          </w:p>
        </w:tc>
        <w:tc>
          <w:tcPr>
            <w:tcW w:w="1368" w:type="dxa"/>
            <w:vAlign w:val="center"/>
          </w:tcPr>
          <w:p w:rsidRPr="009463FF" w:rsidR="003B6521" w:rsidDel="00262379" w:rsidP="008871C8" w:rsidRDefault="003B6521" w14:paraId="3C535790" w14:textId="3219F284">
            <w:pPr>
              <w:pStyle w:val="ListParagraph"/>
              <w:ind w:left="0"/>
              <w:jc w:val="both"/>
              <w:rPr>
                <w:del w:author="Murguia, Sahima" w:date="2022-03-15T22:37:00Z" w:id="1076"/>
                <w:rFonts w:asciiTheme="majorHAnsi" w:hAnsiTheme="majorHAnsi" w:cstheme="majorHAnsi"/>
                <w:strike/>
                <w:szCs w:val="18"/>
                <w:lang w:val="en-US"/>
              </w:rPr>
            </w:pPr>
          </w:p>
        </w:tc>
        <w:tc>
          <w:tcPr>
            <w:tcW w:w="1512" w:type="dxa"/>
            <w:vAlign w:val="bottom"/>
          </w:tcPr>
          <w:p w:rsidRPr="009463FF" w:rsidR="003B6521" w:rsidDel="00262379" w:rsidP="008871C8" w:rsidRDefault="008F5CF5" w14:paraId="64530687" w14:textId="56AA824F">
            <w:pPr>
              <w:pStyle w:val="ListParagraph"/>
              <w:ind w:left="0"/>
              <w:jc w:val="both"/>
              <w:rPr>
                <w:del w:author="Murguia, Sahima" w:date="2022-03-15T22:37:00Z" w:id="1077"/>
                <w:rFonts w:asciiTheme="majorHAnsi" w:hAnsiTheme="majorHAnsi" w:cstheme="majorHAnsi"/>
                <w:strike/>
                <w:szCs w:val="18"/>
                <w:highlight w:val="cyan"/>
                <w:lang w:val="en-US"/>
              </w:rPr>
            </w:pPr>
            <w:del w:author="Murguia, Sahima" w:date="2022-03-15T22:37:00Z" w:id="1078">
              <w:r w:rsidRPr="009463FF" w:rsidDel="00262379">
                <w:rPr>
                  <w:rFonts w:asciiTheme="majorHAnsi" w:hAnsiTheme="majorHAnsi" w:cstheme="majorHAnsi"/>
                  <w:strike/>
                  <w:szCs w:val="18"/>
                  <w:highlight w:val="cyan"/>
                  <w:lang w:val="en-US"/>
                </w:rPr>
                <w:delText>Updated By</w:delText>
              </w:r>
            </w:del>
          </w:p>
        </w:tc>
        <w:tc>
          <w:tcPr>
            <w:tcW w:w="2070" w:type="dxa"/>
            <w:vAlign w:val="center"/>
          </w:tcPr>
          <w:p w:rsidRPr="009463FF" w:rsidR="003B6521" w:rsidDel="00262379" w:rsidP="008871C8" w:rsidRDefault="003B6521" w14:paraId="602E535D" w14:textId="6655FC4B">
            <w:pPr>
              <w:pStyle w:val="ListParagraph"/>
              <w:ind w:left="0"/>
              <w:jc w:val="both"/>
              <w:rPr>
                <w:del w:author="Murguia, Sahima" w:date="2022-03-15T22:37:00Z" w:id="1079"/>
                <w:rFonts w:asciiTheme="majorHAnsi" w:hAnsiTheme="majorHAnsi" w:cstheme="majorHAnsi"/>
                <w:strike/>
                <w:szCs w:val="18"/>
                <w:lang w:val="en-US"/>
              </w:rPr>
            </w:pPr>
          </w:p>
        </w:tc>
        <w:tc>
          <w:tcPr>
            <w:tcW w:w="990" w:type="dxa"/>
            <w:vAlign w:val="center"/>
          </w:tcPr>
          <w:p w:rsidRPr="009463FF" w:rsidR="003B6521" w:rsidDel="00262379" w:rsidP="008871C8" w:rsidRDefault="003B6521" w14:paraId="6C410D52" w14:textId="0BBCC328">
            <w:pPr>
              <w:pStyle w:val="ListParagraph"/>
              <w:ind w:left="0"/>
              <w:jc w:val="both"/>
              <w:rPr>
                <w:del w:author="Murguia, Sahima" w:date="2022-03-15T22:37:00Z" w:id="1080"/>
                <w:rFonts w:asciiTheme="majorHAnsi" w:hAnsiTheme="majorHAnsi" w:cstheme="majorHAnsi"/>
                <w:strike/>
                <w:szCs w:val="18"/>
                <w:lang w:val="en-US"/>
              </w:rPr>
            </w:pPr>
          </w:p>
        </w:tc>
        <w:tc>
          <w:tcPr>
            <w:tcW w:w="3060" w:type="dxa"/>
            <w:vAlign w:val="center"/>
          </w:tcPr>
          <w:p w:rsidRPr="009463FF" w:rsidR="003B6521" w:rsidDel="00262379" w:rsidP="008871C8" w:rsidRDefault="003B6521" w14:paraId="16A8EA45" w14:textId="63979D50">
            <w:pPr>
              <w:pStyle w:val="ListParagraph"/>
              <w:ind w:left="0"/>
              <w:jc w:val="both"/>
              <w:rPr>
                <w:del w:author="Murguia, Sahima" w:date="2022-03-15T22:37:00Z" w:id="1081"/>
                <w:rFonts w:asciiTheme="majorHAnsi" w:hAnsiTheme="majorHAnsi" w:cstheme="majorHAnsi"/>
                <w:strike/>
                <w:szCs w:val="18"/>
                <w:lang w:val="en-US"/>
              </w:rPr>
            </w:pPr>
          </w:p>
        </w:tc>
      </w:tr>
      <w:tr w:rsidRPr="009463FF" w:rsidR="008F5CF5" w:rsidDel="00262379" w:rsidTr="00BB6977" w14:paraId="7BE08249" w14:textId="54B8DF7D">
        <w:trPr>
          <w:trHeight w:val="43"/>
          <w:del w:author="Murguia, Sahima" w:date="2022-03-15T22:37:00Z" w:id="1082"/>
        </w:trPr>
        <w:tc>
          <w:tcPr>
            <w:tcW w:w="1042" w:type="dxa"/>
            <w:vAlign w:val="center"/>
          </w:tcPr>
          <w:p w:rsidRPr="009463FF" w:rsidR="008F5CF5" w:rsidDel="00262379" w:rsidP="008871C8" w:rsidRDefault="008F5CF5" w14:paraId="5278A20C" w14:textId="66FDB1D0">
            <w:pPr>
              <w:pStyle w:val="ListParagraph"/>
              <w:ind w:left="0"/>
              <w:jc w:val="both"/>
              <w:rPr>
                <w:del w:author="Murguia, Sahima" w:date="2022-03-15T22:37:00Z" w:id="1083"/>
                <w:rFonts w:asciiTheme="majorHAnsi" w:hAnsiTheme="majorHAnsi" w:cstheme="majorHAnsi"/>
                <w:strike/>
                <w:szCs w:val="18"/>
                <w:lang w:val="en-US"/>
              </w:rPr>
            </w:pPr>
          </w:p>
        </w:tc>
        <w:tc>
          <w:tcPr>
            <w:tcW w:w="1368" w:type="dxa"/>
            <w:vAlign w:val="center"/>
          </w:tcPr>
          <w:p w:rsidRPr="009463FF" w:rsidR="008F5CF5" w:rsidDel="00262379" w:rsidP="008871C8" w:rsidRDefault="008F5CF5" w14:paraId="78ED891D" w14:textId="2D9B5F97">
            <w:pPr>
              <w:pStyle w:val="ListParagraph"/>
              <w:ind w:left="0"/>
              <w:jc w:val="both"/>
              <w:rPr>
                <w:del w:author="Murguia, Sahima" w:date="2022-03-15T22:37:00Z" w:id="1084"/>
                <w:rFonts w:asciiTheme="majorHAnsi" w:hAnsiTheme="majorHAnsi" w:cstheme="majorHAnsi"/>
                <w:strike/>
                <w:szCs w:val="18"/>
                <w:lang w:val="en-US"/>
              </w:rPr>
            </w:pPr>
          </w:p>
        </w:tc>
        <w:tc>
          <w:tcPr>
            <w:tcW w:w="1512" w:type="dxa"/>
            <w:vAlign w:val="bottom"/>
          </w:tcPr>
          <w:p w:rsidRPr="009463FF" w:rsidR="008F5CF5" w:rsidDel="00262379" w:rsidP="008871C8" w:rsidRDefault="00BC47AE" w14:paraId="4BB206CF" w14:textId="1EE01781">
            <w:pPr>
              <w:pStyle w:val="ListParagraph"/>
              <w:ind w:left="0"/>
              <w:jc w:val="both"/>
              <w:rPr>
                <w:del w:author="Murguia, Sahima" w:date="2022-03-15T22:37:00Z" w:id="1085"/>
                <w:rFonts w:asciiTheme="majorHAnsi" w:hAnsiTheme="majorHAnsi" w:cstheme="majorHAnsi"/>
                <w:strike/>
                <w:szCs w:val="18"/>
                <w:highlight w:val="cyan"/>
                <w:lang w:val="en-US"/>
              </w:rPr>
            </w:pPr>
            <w:del w:author="Murguia, Sahima" w:date="2022-03-15T22:37:00Z" w:id="1086">
              <w:r w:rsidRPr="009463FF" w:rsidDel="00262379">
                <w:rPr>
                  <w:rFonts w:asciiTheme="majorHAnsi" w:hAnsiTheme="majorHAnsi" w:cstheme="majorHAnsi"/>
                  <w:strike/>
                  <w:szCs w:val="18"/>
                  <w:highlight w:val="cyan"/>
                  <w:lang w:val="en-US"/>
                </w:rPr>
                <w:delText>Last Updated Source</w:delText>
              </w:r>
            </w:del>
          </w:p>
        </w:tc>
        <w:tc>
          <w:tcPr>
            <w:tcW w:w="2070" w:type="dxa"/>
            <w:vAlign w:val="center"/>
          </w:tcPr>
          <w:p w:rsidRPr="009463FF" w:rsidR="008F5CF5" w:rsidDel="00262379" w:rsidP="008871C8" w:rsidRDefault="008F5CF5" w14:paraId="07BC14FC" w14:textId="15F2734D">
            <w:pPr>
              <w:pStyle w:val="ListParagraph"/>
              <w:ind w:left="0"/>
              <w:jc w:val="both"/>
              <w:rPr>
                <w:del w:author="Murguia, Sahima" w:date="2022-03-15T22:37:00Z" w:id="1087"/>
                <w:rFonts w:asciiTheme="majorHAnsi" w:hAnsiTheme="majorHAnsi" w:cstheme="majorHAnsi"/>
                <w:strike/>
                <w:szCs w:val="18"/>
                <w:lang w:val="en-US"/>
              </w:rPr>
            </w:pPr>
          </w:p>
        </w:tc>
        <w:tc>
          <w:tcPr>
            <w:tcW w:w="990" w:type="dxa"/>
            <w:vAlign w:val="center"/>
          </w:tcPr>
          <w:p w:rsidRPr="009463FF" w:rsidR="008F5CF5" w:rsidDel="00262379" w:rsidP="008871C8" w:rsidRDefault="008F5CF5" w14:paraId="557DBC98" w14:textId="113E16BC">
            <w:pPr>
              <w:pStyle w:val="ListParagraph"/>
              <w:ind w:left="0"/>
              <w:jc w:val="both"/>
              <w:rPr>
                <w:del w:author="Murguia, Sahima" w:date="2022-03-15T22:37:00Z" w:id="1088"/>
                <w:rFonts w:asciiTheme="majorHAnsi" w:hAnsiTheme="majorHAnsi" w:cstheme="majorHAnsi"/>
                <w:strike/>
                <w:szCs w:val="18"/>
                <w:lang w:val="en-US"/>
              </w:rPr>
            </w:pPr>
          </w:p>
        </w:tc>
        <w:tc>
          <w:tcPr>
            <w:tcW w:w="3060" w:type="dxa"/>
            <w:vAlign w:val="center"/>
          </w:tcPr>
          <w:p w:rsidRPr="009463FF" w:rsidR="008F5CF5" w:rsidDel="00262379" w:rsidP="008871C8" w:rsidRDefault="008F5CF5" w14:paraId="53B90423" w14:textId="15FAE1E6">
            <w:pPr>
              <w:pStyle w:val="ListParagraph"/>
              <w:ind w:left="0"/>
              <w:jc w:val="both"/>
              <w:rPr>
                <w:del w:author="Murguia, Sahima" w:date="2022-03-15T22:37:00Z" w:id="1089"/>
                <w:rFonts w:asciiTheme="majorHAnsi" w:hAnsiTheme="majorHAnsi" w:cstheme="majorHAnsi"/>
                <w:strike/>
                <w:szCs w:val="18"/>
                <w:lang w:val="en-US"/>
              </w:rPr>
            </w:pPr>
          </w:p>
        </w:tc>
      </w:tr>
      <w:tr w:rsidRPr="009463FF" w:rsidR="00BC47AE" w:rsidDel="00262379" w:rsidTr="00BB6977" w14:paraId="5FB1BE34" w14:textId="06F794CE">
        <w:trPr>
          <w:trHeight w:val="43"/>
          <w:del w:author="Murguia, Sahima" w:date="2022-03-15T22:37:00Z" w:id="1090"/>
        </w:trPr>
        <w:tc>
          <w:tcPr>
            <w:tcW w:w="1042" w:type="dxa"/>
            <w:vAlign w:val="center"/>
          </w:tcPr>
          <w:p w:rsidRPr="009463FF" w:rsidR="00BC47AE" w:rsidDel="00262379" w:rsidP="008871C8" w:rsidRDefault="00BC47AE" w14:paraId="6F20C85E" w14:textId="53629B52">
            <w:pPr>
              <w:pStyle w:val="ListParagraph"/>
              <w:ind w:left="0"/>
              <w:jc w:val="both"/>
              <w:rPr>
                <w:del w:author="Murguia, Sahima" w:date="2022-03-15T22:37:00Z" w:id="1091"/>
                <w:rFonts w:asciiTheme="majorHAnsi" w:hAnsiTheme="majorHAnsi" w:cstheme="majorHAnsi"/>
                <w:strike/>
                <w:szCs w:val="18"/>
                <w:lang w:val="en-US"/>
              </w:rPr>
            </w:pPr>
          </w:p>
        </w:tc>
        <w:tc>
          <w:tcPr>
            <w:tcW w:w="1368" w:type="dxa"/>
            <w:vAlign w:val="center"/>
          </w:tcPr>
          <w:p w:rsidRPr="009463FF" w:rsidR="00BC47AE" w:rsidDel="00262379" w:rsidP="008871C8" w:rsidRDefault="00BC47AE" w14:paraId="57B3AC38" w14:textId="08ED7BA0">
            <w:pPr>
              <w:pStyle w:val="ListParagraph"/>
              <w:ind w:left="0"/>
              <w:jc w:val="both"/>
              <w:rPr>
                <w:del w:author="Murguia, Sahima" w:date="2022-03-15T22:37:00Z" w:id="1092"/>
                <w:rFonts w:asciiTheme="majorHAnsi" w:hAnsiTheme="majorHAnsi" w:cstheme="majorHAnsi"/>
                <w:strike/>
                <w:szCs w:val="18"/>
                <w:lang w:val="en-US"/>
              </w:rPr>
            </w:pPr>
          </w:p>
        </w:tc>
        <w:tc>
          <w:tcPr>
            <w:tcW w:w="1512" w:type="dxa"/>
            <w:vAlign w:val="bottom"/>
          </w:tcPr>
          <w:p w:rsidRPr="009463FF" w:rsidR="00BC47AE" w:rsidDel="00262379" w:rsidP="008871C8" w:rsidRDefault="00333892" w14:paraId="22E2B3BE" w14:textId="02050D2B">
            <w:pPr>
              <w:pStyle w:val="ListParagraph"/>
              <w:ind w:left="0"/>
              <w:jc w:val="both"/>
              <w:rPr>
                <w:del w:author="Murguia, Sahima" w:date="2022-03-15T22:37:00Z" w:id="1093"/>
                <w:rFonts w:asciiTheme="majorHAnsi" w:hAnsiTheme="majorHAnsi" w:cstheme="majorHAnsi"/>
                <w:strike/>
                <w:szCs w:val="18"/>
                <w:highlight w:val="cyan"/>
                <w:lang w:val="en-US"/>
              </w:rPr>
            </w:pPr>
            <w:del w:author="Murguia, Sahima" w:date="2022-03-15T22:37:00Z" w:id="1094">
              <w:r w:rsidRPr="009463FF" w:rsidDel="00262379">
                <w:rPr>
                  <w:rFonts w:asciiTheme="majorHAnsi" w:hAnsiTheme="majorHAnsi" w:cstheme="majorHAnsi"/>
                  <w:strike/>
                  <w:szCs w:val="18"/>
                  <w:highlight w:val="cyan"/>
                  <w:lang w:val="en-US"/>
                </w:rPr>
                <w:delText>Last updated on</w:delText>
              </w:r>
            </w:del>
          </w:p>
        </w:tc>
        <w:tc>
          <w:tcPr>
            <w:tcW w:w="2070" w:type="dxa"/>
            <w:vAlign w:val="center"/>
          </w:tcPr>
          <w:p w:rsidRPr="009463FF" w:rsidR="00BC47AE" w:rsidDel="00262379" w:rsidP="008871C8" w:rsidRDefault="00BC47AE" w14:paraId="6E1639DE" w14:textId="16D6D914">
            <w:pPr>
              <w:pStyle w:val="ListParagraph"/>
              <w:ind w:left="0"/>
              <w:jc w:val="both"/>
              <w:rPr>
                <w:del w:author="Murguia, Sahima" w:date="2022-03-15T22:37:00Z" w:id="1095"/>
                <w:rFonts w:asciiTheme="majorHAnsi" w:hAnsiTheme="majorHAnsi" w:cstheme="majorHAnsi"/>
                <w:strike/>
                <w:szCs w:val="18"/>
                <w:lang w:val="en-US"/>
              </w:rPr>
            </w:pPr>
          </w:p>
        </w:tc>
        <w:tc>
          <w:tcPr>
            <w:tcW w:w="990" w:type="dxa"/>
            <w:vAlign w:val="center"/>
          </w:tcPr>
          <w:p w:rsidRPr="009463FF" w:rsidR="00BC47AE" w:rsidDel="00262379" w:rsidP="008871C8" w:rsidRDefault="00BC47AE" w14:paraId="65B6DC2D" w14:textId="4B529F6C">
            <w:pPr>
              <w:pStyle w:val="ListParagraph"/>
              <w:ind w:left="0"/>
              <w:jc w:val="both"/>
              <w:rPr>
                <w:del w:author="Murguia, Sahima" w:date="2022-03-15T22:37:00Z" w:id="1096"/>
                <w:rFonts w:asciiTheme="majorHAnsi" w:hAnsiTheme="majorHAnsi" w:cstheme="majorHAnsi"/>
                <w:strike/>
                <w:szCs w:val="18"/>
                <w:lang w:val="en-US"/>
              </w:rPr>
            </w:pPr>
          </w:p>
        </w:tc>
        <w:tc>
          <w:tcPr>
            <w:tcW w:w="3060" w:type="dxa"/>
            <w:vAlign w:val="center"/>
          </w:tcPr>
          <w:p w:rsidRPr="009463FF" w:rsidR="00BC47AE" w:rsidDel="00262379" w:rsidP="008871C8" w:rsidRDefault="00BC47AE" w14:paraId="3329A528" w14:textId="3BBAC3D5">
            <w:pPr>
              <w:pStyle w:val="ListParagraph"/>
              <w:ind w:left="0"/>
              <w:jc w:val="both"/>
              <w:rPr>
                <w:del w:author="Murguia, Sahima" w:date="2022-03-15T22:37:00Z" w:id="1097"/>
                <w:rFonts w:asciiTheme="majorHAnsi" w:hAnsiTheme="majorHAnsi" w:cstheme="majorHAnsi"/>
                <w:strike/>
                <w:szCs w:val="18"/>
                <w:lang w:val="en-US"/>
              </w:rPr>
            </w:pPr>
          </w:p>
        </w:tc>
      </w:tr>
      <w:tr w:rsidRPr="009463FF" w:rsidR="00333892" w:rsidDel="00262379" w:rsidTr="00BB6977" w14:paraId="423A62F4" w14:textId="671E65A8">
        <w:trPr>
          <w:trHeight w:val="43"/>
          <w:del w:author="Murguia, Sahima" w:date="2022-03-15T22:37:00Z" w:id="1098"/>
        </w:trPr>
        <w:tc>
          <w:tcPr>
            <w:tcW w:w="1042" w:type="dxa"/>
            <w:vAlign w:val="center"/>
          </w:tcPr>
          <w:p w:rsidRPr="009463FF" w:rsidR="00333892" w:rsidDel="00262379" w:rsidP="008871C8" w:rsidRDefault="00333892" w14:paraId="47CC8A3D" w14:textId="63144ED1">
            <w:pPr>
              <w:pStyle w:val="ListParagraph"/>
              <w:ind w:left="0"/>
              <w:jc w:val="both"/>
              <w:rPr>
                <w:del w:author="Murguia, Sahima" w:date="2022-03-15T22:37:00Z" w:id="1099"/>
                <w:rFonts w:asciiTheme="majorHAnsi" w:hAnsiTheme="majorHAnsi" w:cstheme="majorHAnsi"/>
                <w:strike/>
                <w:szCs w:val="18"/>
                <w:lang w:val="en-US"/>
              </w:rPr>
            </w:pPr>
          </w:p>
        </w:tc>
        <w:tc>
          <w:tcPr>
            <w:tcW w:w="1368" w:type="dxa"/>
            <w:vAlign w:val="center"/>
          </w:tcPr>
          <w:p w:rsidRPr="009463FF" w:rsidR="00333892" w:rsidDel="00262379" w:rsidP="008871C8" w:rsidRDefault="00333892" w14:paraId="0CE030DD" w14:textId="1D2099AB">
            <w:pPr>
              <w:pStyle w:val="ListParagraph"/>
              <w:ind w:left="0"/>
              <w:jc w:val="both"/>
              <w:rPr>
                <w:del w:author="Murguia, Sahima" w:date="2022-03-15T22:37:00Z" w:id="1100"/>
                <w:rFonts w:asciiTheme="majorHAnsi" w:hAnsiTheme="majorHAnsi" w:cstheme="majorHAnsi"/>
                <w:strike/>
                <w:szCs w:val="18"/>
                <w:lang w:val="en-US"/>
              </w:rPr>
            </w:pPr>
          </w:p>
        </w:tc>
        <w:tc>
          <w:tcPr>
            <w:tcW w:w="1512" w:type="dxa"/>
            <w:vAlign w:val="bottom"/>
          </w:tcPr>
          <w:p w:rsidRPr="009463FF" w:rsidR="00333892" w:rsidDel="00262379" w:rsidP="008871C8" w:rsidRDefault="00D442FB" w14:paraId="0FBF3494" w14:textId="432216E3">
            <w:pPr>
              <w:pStyle w:val="ListParagraph"/>
              <w:ind w:left="0"/>
              <w:jc w:val="both"/>
              <w:rPr>
                <w:del w:author="Murguia, Sahima" w:date="2022-03-15T22:37:00Z" w:id="1101"/>
                <w:rFonts w:asciiTheme="majorHAnsi" w:hAnsiTheme="majorHAnsi" w:cstheme="majorHAnsi"/>
                <w:strike/>
                <w:szCs w:val="18"/>
                <w:highlight w:val="cyan"/>
                <w:lang w:val="en-US"/>
              </w:rPr>
            </w:pPr>
            <w:del w:author="Murguia, Sahima" w:date="2022-03-15T22:37:00Z" w:id="1102">
              <w:r w:rsidRPr="009463FF" w:rsidDel="00262379">
                <w:rPr>
                  <w:rFonts w:asciiTheme="majorHAnsi" w:hAnsiTheme="majorHAnsi" w:cstheme="majorHAnsi"/>
                  <w:strike/>
                  <w:szCs w:val="18"/>
                  <w:highlight w:val="cyan"/>
                  <w:lang w:val="en-US"/>
                </w:rPr>
                <w:delText>Conflict #</w:delText>
              </w:r>
            </w:del>
          </w:p>
        </w:tc>
        <w:tc>
          <w:tcPr>
            <w:tcW w:w="2070" w:type="dxa"/>
            <w:vAlign w:val="center"/>
          </w:tcPr>
          <w:p w:rsidRPr="009463FF" w:rsidR="00333892" w:rsidDel="00262379" w:rsidP="008871C8" w:rsidRDefault="00333892" w14:paraId="3550BE46" w14:textId="0DD4D51D">
            <w:pPr>
              <w:pStyle w:val="ListParagraph"/>
              <w:ind w:left="0"/>
              <w:jc w:val="both"/>
              <w:rPr>
                <w:del w:author="Murguia, Sahima" w:date="2022-03-15T22:37:00Z" w:id="1103"/>
                <w:rFonts w:asciiTheme="majorHAnsi" w:hAnsiTheme="majorHAnsi" w:cstheme="majorHAnsi"/>
                <w:strike/>
                <w:szCs w:val="18"/>
                <w:lang w:val="en-US"/>
              </w:rPr>
            </w:pPr>
          </w:p>
        </w:tc>
        <w:tc>
          <w:tcPr>
            <w:tcW w:w="990" w:type="dxa"/>
            <w:vAlign w:val="center"/>
          </w:tcPr>
          <w:p w:rsidRPr="009463FF" w:rsidR="00333892" w:rsidDel="00262379" w:rsidP="008871C8" w:rsidRDefault="00333892" w14:paraId="75A05938" w14:textId="39007A6C">
            <w:pPr>
              <w:pStyle w:val="ListParagraph"/>
              <w:ind w:left="0"/>
              <w:jc w:val="both"/>
              <w:rPr>
                <w:del w:author="Murguia, Sahima" w:date="2022-03-15T22:37:00Z" w:id="1104"/>
                <w:rFonts w:asciiTheme="majorHAnsi" w:hAnsiTheme="majorHAnsi" w:cstheme="majorHAnsi"/>
                <w:strike/>
                <w:szCs w:val="18"/>
                <w:lang w:val="en-US"/>
              </w:rPr>
            </w:pPr>
          </w:p>
        </w:tc>
        <w:tc>
          <w:tcPr>
            <w:tcW w:w="3060" w:type="dxa"/>
            <w:vAlign w:val="center"/>
          </w:tcPr>
          <w:p w:rsidRPr="009463FF" w:rsidR="00333892" w:rsidDel="00262379" w:rsidP="008871C8" w:rsidRDefault="00333892" w14:paraId="238BB8B9" w14:textId="6265669C">
            <w:pPr>
              <w:pStyle w:val="ListParagraph"/>
              <w:ind w:left="0"/>
              <w:jc w:val="both"/>
              <w:rPr>
                <w:del w:author="Murguia, Sahima" w:date="2022-03-15T22:37:00Z" w:id="1105"/>
                <w:rFonts w:asciiTheme="majorHAnsi" w:hAnsiTheme="majorHAnsi" w:cstheme="majorHAnsi"/>
                <w:strike/>
                <w:szCs w:val="18"/>
                <w:lang w:val="en-US"/>
              </w:rPr>
            </w:pPr>
          </w:p>
        </w:tc>
      </w:tr>
      <w:tr w:rsidRPr="009463FF" w:rsidR="00D442FB" w:rsidDel="00262379" w:rsidTr="00BB6977" w14:paraId="2C3A3206" w14:textId="6CF9163D">
        <w:trPr>
          <w:trHeight w:val="43"/>
          <w:del w:author="Murguia, Sahima" w:date="2022-03-15T22:37:00Z" w:id="1106"/>
        </w:trPr>
        <w:tc>
          <w:tcPr>
            <w:tcW w:w="1042" w:type="dxa"/>
            <w:vAlign w:val="center"/>
          </w:tcPr>
          <w:p w:rsidRPr="009463FF" w:rsidR="00D442FB" w:rsidDel="00262379" w:rsidP="008871C8" w:rsidRDefault="00D442FB" w14:paraId="62982797" w14:textId="142EC8F5">
            <w:pPr>
              <w:pStyle w:val="ListParagraph"/>
              <w:ind w:left="0"/>
              <w:jc w:val="both"/>
              <w:rPr>
                <w:del w:author="Murguia, Sahima" w:date="2022-03-15T22:37:00Z" w:id="1107"/>
                <w:rFonts w:asciiTheme="majorHAnsi" w:hAnsiTheme="majorHAnsi" w:cstheme="majorHAnsi"/>
                <w:strike/>
                <w:szCs w:val="18"/>
                <w:lang w:val="en-US"/>
              </w:rPr>
            </w:pPr>
          </w:p>
        </w:tc>
        <w:tc>
          <w:tcPr>
            <w:tcW w:w="1368" w:type="dxa"/>
            <w:vAlign w:val="center"/>
          </w:tcPr>
          <w:p w:rsidRPr="009463FF" w:rsidR="00D442FB" w:rsidDel="00262379" w:rsidP="008871C8" w:rsidRDefault="00D442FB" w14:paraId="0233AD31" w14:textId="61E01A32">
            <w:pPr>
              <w:pStyle w:val="ListParagraph"/>
              <w:ind w:left="0"/>
              <w:jc w:val="both"/>
              <w:rPr>
                <w:del w:author="Murguia, Sahima" w:date="2022-03-15T22:37:00Z" w:id="1108"/>
                <w:rFonts w:asciiTheme="majorHAnsi" w:hAnsiTheme="majorHAnsi" w:cstheme="majorHAnsi"/>
                <w:strike/>
                <w:szCs w:val="18"/>
                <w:lang w:val="en-US"/>
              </w:rPr>
            </w:pPr>
          </w:p>
        </w:tc>
        <w:tc>
          <w:tcPr>
            <w:tcW w:w="1512" w:type="dxa"/>
            <w:vAlign w:val="bottom"/>
          </w:tcPr>
          <w:p w:rsidRPr="009463FF" w:rsidR="00D442FB" w:rsidDel="00262379" w:rsidP="008871C8" w:rsidRDefault="008231C9" w14:paraId="1387E268" w14:textId="2B817930">
            <w:pPr>
              <w:pStyle w:val="ListParagraph"/>
              <w:ind w:left="0"/>
              <w:jc w:val="both"/>
              <w:rPr>
                <w:del w:author="Murguia, Sahima" w:date="2022-03-15T22:37:00Z" w:id="1109"/>
                <w:rFonts w:asciiTheme="majorHAnsi" w:hAnsiTheme="majorHAnsi" w:cstheme="majorHAnsi"/>
                <w:strike/>
                <w:szCs w:val="18"/>
                <w:highlight w:val="cyan"/>
                <w:lang w:val="en-US"/>
              </w:rPr>
            </w:pPr>
            <w:del w:author="Murguia, Sahima" w:date="2022-03-15T22:37:00Z" w:id="1110">
              <w:r w:rsidRPr="009463FF" w:rsidDel="00262379">
                <w:rPr>
                  <w:rFonts w:asciiTheme="majorHAnsi" w:hAnsiTheme="majorHAnsi" w:cstheme="majorHAnsi"/>
                  <w:strike/>
                  <w:szCs w:val="18"/>
                  <w:highlight w:val="cyan"/>
                  <w:lang w:val="en-US"/>
                </w:rPr>
                <w:delText>Modification #</w:delText>
              </w:r>
            </w:del>
          </w:p>
        </w:tc>
        <w:tc>
          <w:tcPr>
            <w:tcW w:w="2070" w:type="dxa"/>
            <w:vAlign w:val="center"/>
          </w:tcPr>
          <w:p w:rsidRPr="009463FF" w:rsidR="00D442FB" w:rsidDel="00262379" w:rsidP="008871C8" w:rsidRDefault="00D442FB" w14:paraId="5F056CB3" w14:textId="2112F4E4">
            <w:pPr>
              <w:pStyle w:val="ListParagraph"/>
              <w:ind w:left="0"/>
              <w:jc w:val="both"/>
              <w:rPr>
                <w:del w:author="Murguia, Sahima" w:date="2022-03-15T22:37:00Z" w:id="1111"/>
                <w:rFonts w:asciiTheme="majorHAnsi" w:hAnsiTheme="majorHAnsi" w:cstheme="majorHAnsi"/>
                <w:strike/>
                <w:szCs w:val="18"/>
                <w:lang w:val="en-US"/>
              </w:rPr>
            </w:pPr>
          </w:p>
        </w:tc>
        <w:tc>
          <w:tcPr>
            <w:tcW w:w="990" w:type="dxa"/>
            <w:vAlign w:val="center"/>
          </w:tcPr>
          <w:p w:rsidRPr="009463FF" w:rsidR="00D442FB" w:rsidDel="00262379" w:rsidP="008871C8" w:rsidRDefault="00D442FB" w14:paraId="6E27F35B" w14:textId="6F49891F">
            <w:pPr>
              <w:pStyle w:val="ListParagraph"/>
              <w:ind w:left="0"/>
              <w:jc w:val="both"/>
              <w:rPr>
                <w:del w:author="Murguia, Sahima" w:date="2022-03-15T22:37:00Z" w:id="1112"/>
                <w:rFonts w:asciiTheme="majorHAnsi" w:hAnsiTheme="majorHAnsi" w:cstheme="majorHAnsi"/>
                <w:strike/>
                <w:szCs w:val="18"/>
                <w:lang w:val="en-US"/>
              </w:rPr>
            </w:pPr>
          </w:p>
        </w:tc>
        <w:tc>
          <w:tcPr>
            <w:tcW w:w="3060" w:type="dxa"/>
            <w:vAlign w:val="center"/>
          </w:tcPr>
          <w:p w:rsidRPr="009463FF" w:rsidR="00D442FB" w:rsidDel="00262379" w:rsidP="008871C8" w:rsidRDefault="00D442FB" w14:paraId="0DAFCC38" w14:textId="731E503D">
            <w:pPr>
              <w:pStyle w:val="ListParagraph"/>
              <w:ind w:left="0"/>
              <w:jc w:val="both"/>
              <w:rPr>
                <w:del w:author="Murguia, Sahima" w:date="2022-03-15T22:37:00Z" w:id="1113"/>
                <w:rFonts w:asciiTheme="majorHAnsi" w:hAnsiTheme="majorHAnsi" w:cstheme="majorHAnsi"/>
                <w:strike/>
                <w:szCs w:val="18"/>
                <w:lang w:val="en-US"/>
              </w:rPr>
            </w:pPr>
          </w:p>
        </w:tc>
      </w:tr>
      <w:tr w:rsidRPr="009463FF" w:rsidR="008231C9" w:rsidDel="00262379" w:rsidTr="00BB6977" w14:paraId="095C7F98" w14:textId="39D80D77">
        <w:trPr>
          <w:trHeight w:val="43"/>
          <w:del w:author="Murguia, Sahima" w:date="2022-03-15T22:37:00Z" w:id="1114"/>
        </w:trPr>
        <w:tc>
          <w:tcPr>
            <w:tcW w:w="1042" w:type="dxa"/>
            <w:vAlign w:val="center"/>
          </w:tcPr>
          <w:p w:rsidRPr="009463FF" w:rsidR="008231C9" w:rsidDel="00262379" w:rsidP="008871C8" w:rsidRDefault="008231C9" w14:paraId="458AFF65" w14:textId="2AD71986">
            <w:pPr>
              <w:pStyle w:val="ListParagraph"/>
              <w:ind w:left="0"/>
              <w:jc w:val="both"/>
              <w:rPr>
                <w:del w:author="Murguia, Sahima" w:date="2022-03-15T22:37:00Z" w:id="1115"/>
                <w:rFonts w:asciiTheme="majorHAnsi" w:hAnsiTheme="majorHAnsi" w:cstheme="majorHAnsi"/>
                <w:strike/>
                <w:szCs w:val="18"/>
                <w:lang w:val="en-US"/>
              </w:rPr>
            </w:pPr>
          </w:p>
        </w:tc>
        <w:tc>
          <w:tcPr>
            <w:tcW w:w="1368" w:type="dxa"/>
            <w:vAlign w:val="center"/>
          </w:tcPr>
          <w:p w:rsidRPr="009463FF" w:rsidR="008231C9" w:rsidDel="00262379" w:rsidP="008871C8" w:rsidRDefault="008231C9" w14:paraId="00749F03" w14:textId="18FAEACC">
            <w:pPr>
              <w:pStyle w:val="ListParagraph"/>
              <w:ind w:left="0"/>
              <w:jc w:val="both"/>
              <w:rPr>
                <w:del w:author="Murguia, Sahima" w:date="2022-03-15T22:37:00Z" w:id="1116"/>
                <w:rFonts w:asciiTheme="majorHAnsi" w:hAnsiTheme="majorHAnsi" w:cstheme="majorHAnsi"/>
                <w:strike/>
                <w:szCs w:val="18"/>
                <w:lang w:val="en-US"/>
              </w:rPr>
            </w:pPr>
          </w:p>
        </w:tc>
        <w:tc>
          <w:tcPr>
            <w:tcW w:w="1512" w:type="dxa"/>
            <w:vAlign w:val="bottom"/>
          </w:tcPr>
          <w:p w:rsidRPr="009463FF" w:rsidR="008231C9" w:rsidDel="00262379" w:rsidP="008871C8" w:rsidRDefault="001E086E" w14:paraId="1504D6FC" w14:textId="56FA0161">
            <w:pPr>
              <w:pStyle w:val="ListParagraph"/>
              <w:ind w:left="0"/>
              <w:jc w:val="both"/>
              <w:rPr>
                <w:del w:author="Murguia, Sahima" w:date="2022-03-15T22:37:00Z" w:id="1117"/>
                <w:rFonts w:asciiTheme="majorHAnsi" w:hAnsiTheme="majorHAnsi" w:cstheme="majorHAnsi"/>
                <w:strike/>
                <w:szCs w:val="18"/>
                <w:highlight w:val="cyan"/>
                <w:lang w:val="en-US"/>
              </w:rPr>
            </w:pPr>
            <w:del w:author="Murguia, Sahima" w:date="2022-03-15T22:37:00Z" w:id="1118">
              <w:r w:rsidRPr="009463FF" w:rsidDel="00262379">
                <w:rPr>
                  <w:rFonts w:asciiTheme="majorHAnsi" w:hAnsiTheme="majorHAnsi" w:cstheme="majorHAnsi"/>
                  <w:strike/>
                  <w:szCs w:val="18"/>
                  <w:highlight w:val="cyan"/>
                  <w:lang w:val="en-US"/>
                </w:rPr>
                <w:delText>Fow #</w:delText>
              </w:r>
            </w:del>
          </w:p>
        </w:tc>
        <w:tc>
          <w:tcPr>
            <w:tcW w:w="2070" w:type="dxa"/>
            <w:vAlign w:val="center"/>
          </w:tcPr>
          <w:p w:rsidRPr="009463FF" w:rsidR="008231C9" w:rsidDel="00262379" w:rsidP="008871C8" w:rsidRDefault="008231C9" w14:paraId="75B8516B" w14:textId="5013D25C">
            <w:pPr>
              <w:pStyle w:val="ListParagraph"/>
              <w:ind w:left="0"/>
              <w:jc w:val="both"/>
              <w:rPr>
                <w:del w:author="Murguia, Sahima" w:date="2022-03-15T22:37:00Z" w:id="1119"/>
                <w:rFonts w:asciiTheme="majorHAnsi" w:hAnsiTheme="majorHAnsi" w:cstheme="majorHAnsi"/>
                <w:strike/>
                <w:szCs w:val="18"/>
                <w:lang w:val="en-US"/>
              </w:rPr>
            </w:pPr>
          </w:p>
        </w:tc>
        <w:tc>
          <w:tcPr>
            <w:tcW w:w="990" w:type="dxa"/>
            <w:vAlign w:val="center"/>
          </w:tcPr>
          <w:p w:rsidRPr="009463FF" w:rsidR="008231C9" w:rsidDel="00262379" w:rsidP="008871C8" w:rsidRDefault="008231C9" w14:paraId="3B187357" w14:textId="2379F162">
            <w:pPr>
              <w:pStyle w:val="ListParagraph"/>
              <w:ind w:left="0"/>
              <w:jc w:val="both"/>
              <w:rPr>
                <w:del w:author="Murguia, Sahima" w:date="2022-03-15T22:37:00Z" w:id="1120"/>
                <w:rFonts w:asciiTheme="majorHAnsi" w:hAnsiTheme="majorHAnsi" w:cstheme="majorHAnsi"/>
                <w:strike/>
                <w:szCs w:val="18"/>
                <w:lang w:val="en-US"/>
              </w:rPr>
            </w:pPr>
          </w:p>
        </w:tc>
        <w:tc>
          <w:tcPr>
            <w:tcW w:w="3060" w:type="dxa"/>
            <w:vAlign w:val="center"/>
          </w:tcPr>
          <w:p w:rsidRPr="009463FF" w:rsidR="008231C9" w:rsidDel="00262379" w:rsidP="008871C8" w:rsidRDefault="008231C9" w14:paraId="340D9D68" w14:textId="182E0DE7">
            <w:pPr>
              <w:pStyle w:val="ListParagraph"/>
              <w:ind w:left="0"/>
              <w:jc w:val="both"/>
              <w:rPr>
                <w:del w:author="Murguia, Sahima" w:date="2022-03-15T22:37:00Z" w:id="1121"/>
                <w:rFonts w:asciiTheme="majorHAnsi" w:hAnsiTheme="majorHAnsi" w:cstheme="majorHAnsi"/>
                <w:strike/>
                <w:szCs w:val="18"/>
                <w:lang w:val="en-US"/>
              </w:rPr>
            </w:pPr>
          </w:p>
        </w:tc>
      </w:tr>
    </w:tbl>
    <w:p w:rsidRPr="009463FF" w:rsidR="002F6360" w:rsidDel="00262379" w:rsidP="00965B64" w:rsidRDefault="002F6360" w14:paraId="16DA598E" w14:textId="30897110">
      <w:pPr>
        <w:rPr>
          <w:del w:author="Murguia, Sahima" w:date="2022-03-15T22:37:00Z" w:id="1122"/>
          <w:strike/>
          <w:sz w:val="20"/>
          <w:szCs w:val="20"/>
          <w:lang w:val="en-US"/>
        </w:rPr>
      </w:pPr>
    </w:p>
    <w:p w:rsidRPr="009463FF" w:rsidR="00A01004" w:rsidDel="00262379" w:rsidP="00965B64" w:rsidRDefault="00A01004" w14:paraId="32DBF81B" w14:textId="23C33CB2">
      <w:pPr>
        <w:rPr>
          <w:del w:author="Murguia, Sahima" w:date="2022-03-15T22:37:00Z" w:id="1123"/>
          <w:strike/>
          <w:sz w:val="20"/>
          <w:szCs w:val="20"/>
          <w:lang w:val="en-US"/>
        </w:rPr>
      </w:pPr>
    </w:p>
    <w:tbl>
      <w:tblPr>
        <w:tblStyle w:val="TableGrid"/>
        <w:tblW w:w="10042" w:type="dxa"/>
        <w:tblInd w:w="-147" w:type="dxa"/>
        <w:tblLayout w:type="fixed"/>
        <w:tblLook w:val="04A0" w:firstRow="1" w:lastRow="0" w:firstColumn="1" w:lastColumn="0" w:noHBand="0" w:noVBand="1"/>
      </w:tblPr>
      <w:tblGrid>
        <w:gridCol w:w="1042"/>
        <w:gridCol w:w="1368"/>
        <w:gridCol w:w="1512"/>
        <w:gridCol w:w="2070"/>
        <w:gridCol w:w="990"/>
        <w:gridCol w:w="3060"/>
      </w:tblGrid>
      <w:tr w:rsidRPr="009463FF" w:rsidR="00252E97" w:rsidDel="00262379" w:rsidTr="006860F6" w14:paraId="7F5083B9" w14:textId="4339424A">
        <w:trPr>
          <w:del w:author="Murguia, Sahima" w:date="2022-03-15T22:37:00Z" w:id="1124"/>
        </w:trPr>
        <w:tc>
          <w:tcPr>
            <w:tcW w:w="1042" w:type="dxa"/>
            <w:shd w:val="clear" w:color="auto" w:fill="2B5D9A" w:themeFill="accent6" w:themeFillShade="BF"/>
          </w:tcPr>
          <w:p w:rsidRPr="009463FF" w:rsidR="00A01004" w:rsidDel="00262379" w:rsidP="008871C8" w:rsidRDefault="00A01004" w14:paraId="085AC5C1" w14:textId="4CC5EC49">
            <w:pPr>
              <w:pStyle w:val="BodyText"/>
              <w:rPr>
                <w:del w:author="Murguia, Sahima" w:date="2022-03-15T22:37:00Z" w:id="1125"/>
                <w:rFonts w:ascii="Arial" w:hAnsi="Arial" w:cs="Arial"/>
                <w:b/>
                <w:bCs/>
                <w:strike/>
                <w:color w:val="FFFFFF" w:themeColor="background1"/>
                <w:szCs w:val="20"/>
              </w:rPr>
            </w:pPr>
            <w:del w:author="Murguia, Sahima" w:date="2022-03-15T22:37:00Z" w:id="1126">
              <w:r w:rsidRPr="009463FF" w:rsidDel="00262379">
                <w:rPr>
                  <w:rFonts w:ascii="Arial" w:hAnsi="Arial" w:cs="Arial"/>
                  <w:b/>
                  <w:bCs/>
                  <w:strike/>
                  <w:color w:val="FFFFFF" w:themeColor="background1"/>
                  <w:szCs w:val="20"/>
                </w:rPr>
                <w:delText>BC</w:delText>
              </w:r>
            </w:del>
          </w:p>
        </w:tc>
        <w:tc>
          <w:tcPr>
            <w:tcW w:w="1368" w:type="dxa"/>
            <w:shd w:val="clear" w:color="auto" w:fill="2B5D9A" w:themeFill="accent6" w:themeFillShade="BF"/>
          </w:tcPr>
          <w:p w:rsidRPr="009463FF" w:rsidR="00A01004" w:rsidDel="00262379" w:rsidP="008871C8" w:rsidRDefault="00A01004" w14:paraId="1D6127E6" w14:textId="7329E270">
            <w:pPr>
              <w:pStyle w:val="BodyText"/>
              <w:rPr>
                <w:del w:author="Murguia, Sahima" w:date="2022-03-15T22:37:00Z" w:id="1127"/>
                <w:rFonts w:ascii="Arial" w:hAnsi="Arial" w:cs="Arial"/>
                <w:b/>
                <w:bCs/>
                <w:strike/>
                <w:color w:val="FFFFFF" w:themeColor="background1"/>
                <w:szCs w:val="20"/>
              </w:rPr>
            </w:pPr>
            <w:del w:author="Murguia, Sahima" w:date="2022-03-15T22:37:00Z" w:id="1128">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A01004" w:rsidDel="00262379" w:rsidP="008871C8" w:rsidRDefault="00A01004" w14:paraId="33447188" w14:textId="56AC53BB">
            <w:pPr>
              <w:pStyle w:val="BodyText"/>
              <w:rPr>
                <w:del w:author="Murguia, Sahima" w:date="2022-03-15T22:37:00Z" w:id="1129"/>
                <w:rFonts w:ascii="Arial" w:hAnsi="Arial" w:cs="Arial"/>
                <w:b/>
                <w:bCs/>
                <w:strike/>
                <w:color w:val="FFFFFF" w:themeColor="background1"/>
                <w:szCs w:val="20"/>
              </w:rPr>
            </w:pPr>
            <w:del w:author="Murguia, Sahima" w:date="2022-03-15T22:37:00Z" w:id="1130">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A01004" w:rsidDel="00262379" w:rsidP="008871C8" w:rsidRDefault="00A01004" w14:paraId="63C4331D" w14:textId="3C951868">
            <w:pPr>
              <w:pStyle w:val="BodyText"/>
              <w:rPr>
                <w:del w:author="Murguia, Sahima" w:date="2022-03-15T22:37:00Z" w:id="1131"/>
                <w:rFonts w:ascii="Arial" w:hAnsi="Arial" w:cs="Arial"/>
                <w:b/>
                <w:bCs/>
                <w:strike/>
                <w:color w:val="FFFFFF" w:themeColor="background1"/>
                <w:szCs w:val="20"/>
              </w:rPr>
            </w:pPr>
            <w:del w:author="Murguia, Sahima" w:date="2022-03-15T22:37:00Z" w:id="1132">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A01004" w:rsidDel="00262379" w:rsidP="008871C8" w:rsidRDefault="00A01004" w14:paraId="78E9CF06" w14:textId="36900965">
            <w:pPr>
              <w:pStyle w:val="BodyText"/>
              <w:rPr>
                <w:del w:author="Murguia, Sahima" w:date="2022-03-15T22:37:00Z" w:id="1133"/>
                <w:rFonts w:ascii="Arial" w:hAnsi="Arial" w:cs="Arial"/>
                <w:b/>
                <w:bCs/>
                <w:strike/>
                <w:color w:val="FFFFFF" w:themeColor="background1"/>
                <w:szCs w:val="20"/>
              </w:rPr>
            </w:pPr>
            <w:del w:author="Murguia, Sahima" w:date="2022-03-15T22:37:00Z" w:id="1134">
              <w:r w:rsidRPr="009463FF" w:rsidDel="00262379">
                <w:rPr>
                  <w:rFonts w:ascii="Arial" w:hAnsi="Arial" w:cs="Arial"/>
                  <w:b/>
                  <w:bCs/>
                  <w:strike/>
                  <w:color w:val="FFFFFF" w:themeColor="background1"/>
                  <w:szCs w:val="20"/>
                </w:rPr>
                <w:delText>Type</w:delText>
              </w:r>
            </w:del>
          </w:p>
        </w:tc>
        <w:tc>
          <w:tcPr>
            <w:tcW w:w="3060" w:type="dxa"/>
            <w:shd w:val="clear" w:color="auto" w:fill="2B5D9A" w:themeFill="accent6" w:themeFillShade="BF"/>
          </w:tcPr>
          <w:p w:rsidRPr="009463FF" w:rsidR="00A01004" w:rsidDel="00262379" w:rsidP="008871C8" w:rsidRDefault="00A01004" w14:paraId="3CB8242C" w14:textId="7ED4C291">
            <w:pPr>
              <w:pStyle w:val="BodyText"/>
              <w:rPr>
                <w:del w:author="Murguia, Sahima" w:date="2022-03-15T22:37:00Z" w:id="1135"/>
                <w:rFonts w:ascii="Arial" w:hAnsi="Arial" w:cs="Arial"/>
                <w:b/>
                <w:bCs/>
                <w:strike/>
                <w:color w:val="FFFFFF" w:themeColor="background1"/>
                <w:szCs w:val="20"/>
              </w:rPr>
            </w:pPr>
            <w:del w:author="Murguia, Sahima" w:date="2022-03-15T22:37:00Z" w:id="1136">
              <w:r w:rsidRPr="009463FF" w:rsidDel="00262379">
                <w:rPr>
                  <w:rFonts w:ascii="Arial" w:hAnsi="Arial" w:cs="Arial"/>
                  <w:b/>
                  <w:bCs/>
                  <w:strike/>
                  <w:color w:val="FFFFFF" w:themeColor="background1"/>
                  <w:szCs w:val="20"/>
                </w:rPr>
                <w:delText>Description</w:delText>
              </w:r>
            </w:del>
          </w:p>
        </w:tc>
      </w:tr>
      <w:tr w:rsidRPr="009463FF" w:rsidR="002E457A" w:rsidDel="00262379" w:rsidTr="00361958" w14:paraId="346CE0AF" w14:textId="0A2368AD">
        <w:trPr>
          <w:trHeight w:val="43"/>
          <w:del w:author="Murguia, Sahima" w:date="2022-03-15T22:37:00Z" w:id="1137"/>
        </w:trPr>
        <w:tc>
          <w:tcPr>
            <w:tcW w:w="1042" w:type="dxa"/>
            <w:vMerge w:val="restart"/>
            <w:vAlign w:val="center"/>
          </w:tcPr>
          <w:p w:rsidRPr="009463FF" w:rsidR="002E457A" w:rsidDel="00262379" w:rsidP="00361958" w:rsidRDefault="002E457A" w14:paraId="4EDA44F2" w14:textId="4DE9F8B4">
            <w:pPr>
              <w:pStyle w:val="ListParagraph"/>
              <w:ind w:left="0"/>
              <w:rPr>
                <w:del w:author="Murguia, Sahima" w:date="2022-03-15T22:37:00Z" w:id="1138"/>
                <w:rFonts w:asciiTheme="majorHAnsi" w:hAnsiTheme="majorHAnsi" w:cstheme="majorHAnsi"/>
                <w:strike/>
                <w:szCs w:val="18"/>
                <w:lang w:val="en-US"/>
              </w:rPr>
            </w:pPr>
            <w:del w:author="Murguia, Sahima" w:date="2022-03-15T22:37:00Z" w:id="1139">
              <w:r w:rsidRPr="009463FF" w:rsidDel="00262379">
                <w:rPr>
                  <w:rFonts w:asciiTheme="majorHAnsi" w:hAnsiTheme="majorHAnsi" w:cstheme="majorHAnsi"/>
                  <w:strike/>
                  <w:szCs w:val="18"/>
                  <w:lang w:val="en-US"/>
                </w:rPr>
                <w:delText>Product template user</w:delText>
              </w:r>
            </w:del>
          </w:p>
        </w:tc>
        <w:tc>
          <w:tcPr>
            <w:tcW w:w="1368" w:type="dxa"/>
            <w:vMerge w:val="restart"/>
            <w:vAlign w:val="center"/>
          </w:tcPr>
          <w:p w:rsidRPr="006A0C90" w:rsidR="002E457A" w:rsidDel="00262379" w:rsidP="00361958" w:rsidRDefault="002E457A" w14:paraId="2693D1C1" w14:textId="53FE38D8">
            <w:pPr>
              <w:pStyle w:val="ListParagraph"/>
              <w:ind w:left="0"/>
              <w:rPr>
                <w:del w:author="Murguia, Sahima" w:date="2022-03-15T22:37:00Z" w:id="1140"/>
                <w:rFonts w:asciiTheme="majorHAnsi" w:hAnsiTheme="majorHAnsi" w:cstheme="majorHAnsi"/>
                <w:strike/>
                <w:szCs w:val="18"/>
                <w:lang w:val="en-US"/>
                <w:rPrChange w:author="Andreyeva, Julia" w:date="2022-03-16T13:42:00Z" w:id="1141">
                  <w:rPr>
                    <w:del w:author="Murguia, Sahima" w:date="2022-03-15T22:37:00Z" w:id="1142"/>
                    <w:rFonts w:asciiTheme="majorHAnsi" w:hAnsiTheme="majorHAnsi" w:cstheme="majorHAnsi"/>
                    <w:strike/>
                    <w:szCs w:val="18"/>
                    <w:lang w:val="ru-RU"/>
                  </w:rPr>
                </w:rPrChange>
              </w:rPr>
            </w:pPr>
            <w:del w:author="Murguia, Sahima" w:date="2022-03-15T22:37:00Z" w:id="1143">
              <w:r w:rsidRPr="006A0C90" w:rsidDel="00262379">
                <w:rPr>
                  <w:rFonts w:asciiTheme="majorHAnsi" w:hAnsiTheme="majorHAnsi" w:cstheme="majorHAnsi"/>
                  <w:strike/>
                  <w:szCs w:val="18"/>
                  <w:lang w:val="en-US"/>
                  <w:rPrChange w:author="Andreyeva, Julia" w:date="2022-03-16T13:42:00Z" w:id="1144">
                    <w:rPr>
                      <w:rFonts w:asciiTheme="majorHAnsi" w:hAnsiTheme="majorHAnsi" w:cstheme="majorHAnsi"/>
                      <w:strike/>
                      <w:szCs w:val="18"/>
                      <w:lang w:val="ru-RU"/>
                    </w:rPr>
                  </w:rPrChange>
                </w:rPr>
                <w:delText>S_CONTACT</w:delText>
              </w:r>
            </w:del>
          </w:p>
        </w:tc>
        <w:tc>
          <w:tcPr>
            <w:tcW w:w="1512" w:type="dxa"/>
            <w:vAlign w:val="center"/>
          </w:tcPr>
          <w:p w:rsidRPr="009463FF" w:rsidR="002E457A" w:rsidDel="00262379" w:rsidP="00361958" w:rsidRDefault="002E457A" w14:paraId="0FE2AACA" w14:textId="1C93E3AE">
            <w:pPr>
              <w:pStyle w:val="ListParagraph"/>
              <w:ind w:left="0"/>
              <w:rPr>
                <w:del w:author="Murguia, Sahima" w:date="2022-03-15T22:37:00Z" w:id="1145"/>
                <w:rFonts w:asciiTheme="majorHAnsi" w:hAnsiTheme="majorHAnsi" w:cstheme="majorHAnsi"/>
                <w:strike/>
                <w:szCs w:val="18"/>
                <w:lang w:val="en-US"/>
              </w:rPr>
            </w:pPr>
            <w:del w:author="Murguia, Sahima" w:date="2022-03-15T22:37:00Z" w:id="1146">
              <w:r w:rsidRPr="009463FF" w:rsidDel="00262379">
                <w:rPr>
                  <w:rFonts w:asciiTheme="majorHAnsi" w:hAnsiTheme="majorHAnsi" w:cstheme="majorHAnsi"/>
                  <w:strike/>
                  <w:szCs w:val="18"/>
                  <w:lang w:val="en-US"/>
                </w:rPr>
                <w:delText>Last Name</w:delText>
              </w:r>
            </w:del>
          </w:p>
        </w:tc>
        <w:tc>
          <w:tcPr>
            <w:tcW w:w="2070" w:type="dxa"/>
            <w:vAlign w:val="center"/>
          </w:tcPr>
          <w:p w:rsidRPr="009463FF" w:rsidR="002E457A" w:rsidDel="00262379" w:rsidP="00361958" w:rsidRDefault="002E457A" w14:paraId="05BEBA6A" w14:textId="39EFE596">
            <w:pPr>
              <w:pStyle w:val="ListParagraph"/>
              <w:ind w:left="0"/>
              <w:rPr>
                <w:del w:author="Murguia, Sahima" w:date="2022-03-15T22:37:00Z" w:id="1147"/>
                <w:rFonts w:asciiTheme="majorHAnsi" w:hAnsiTheme="majorHAnsi" w:cstheme="majorHAnsi"/>
                <w:strike/>
                <w:szCs w:val="18"/>
                <w:lang w:val="en-US"/>
              </w:rPr>
            </w:pPr>
            <w:del w:author="Murguia, Sahima" w:date="2022-03-15T22:37:00Z" w:id="1148">
              <w:r w:rsidRPr="009463FF" w:rsidDel="00262379">
                <w:rPr>
                  <w:rFonts w:asciiTheme="majorHAnsi" w:hAnsiTheme="majorHAnsi" w:cstheme="majorHAnsi"/>
                  <w:strike/>
                  <w:szCs w:val="18"/>
                  <w:lang w:val="en-US"/>
                </w:rPr>
                <w:delText>LAST_NAME</w:delText>
              </w:r>
            </w:del>
          </w:p>
        </w:tc>
        <w:tc>
          <w:tcPr>
            <w:tcW w:w="990" w:type="dxa"/>
            <w:vAlign w:val="center"/>
          </w:tcPr>
          <w:p w:rsidRPr="009463FF" w:rsidR="002E457A" w:rsidDel="00262379" w:rsidP="00361958" w:rsidRDefault="002E457A" w14:paraId="01021C60" w14:textId="4347833C">
            <w:pPr>
              <w:pStyle w:val="ListParagraph"/>
              <w:ind w:left="0"/>
              <w:rPr>
                <w:del w:author="Murguia, Sahima" w:date="2022-03-15T22:37:00Z" w:id="1149"/>
                <w:rFonts w:asciiTheme="majorHAnsi" w:hAnsiTheme="majorHAnsi" w:cstheme="majorHAnsi"/>
                <w:strike/>
                <w:szCs w:val="18"/>
                <w:lang w:val="en-US"/>
              </w:rPr>
            </w:pPr>
          </w:p>
        </w:tc>
        <w:tc>
          <w:tcPr>
            <w:tcW w:w="3060" w:type="dxa"/>
            <w:vAlign w:val="center"/>
          </w:tcPr>
          <w:p w:rsidRPr="009463FF" w:rsidR="002E457A" w:rsidDel="00262379" w:rsidP="00361958" w:rsidRDefault="002E457A" w14:paraId="49073444" w14:textId="2982632C">
            <w:pPr>
              <w:pStyle w:val="ListParagraph"/>
              <w:ind w:left="0"/>
              <w:rPr>
                <w:del w:author="Murguia, Sahima" w:date="2022-03-15T22:37:00Z" w:id="1150"/>
                <w:rFonts w:asciiTheme="majorHAnsi" w:hAnsiTheme="majorHAnsi" w:cstheme="majorHAnsi"/>
                <w:strike/>
                <w:szCs w:val="18"/>
                <w:lang w:val="en-US"/>
              </w:rPr>
            </w:pPr>
          </w:p>
        </w:tc>
      </w:tr>
      <w:tr w:rsidRPr="009463FF" w:rsidR="002E457A" w:rsidDel="00262379" w:rsidTr="00361958" w14:paraId="5AC5737F" w14:textId="0452826C">
        <w:trPr>
          <w:trHeight w:val="43"/>
          <w:del w:author="Murguia, Sahima" w:date="2022-03-15T22:37:00Z" w:id="1151"/>
        </w:trPr>
        <w:tc>
          <w:tcPr>
            <w:tcW w:w="1042" w:type="dxa"/>
            <w:vMerge/>
            <w:vAlign w:val="center"/>
          </w:tcPr>
          <w:p w:rsidRPr="009463FF" w:rsidR="002E457A" w:rsidDel="00262379" w:rsidP="00361958" w:rsidRDefault="002E457A" w14:paraId="46430290" w14:textId="0B737896">
            <w:pPr>
              <w:pStyle w:val="ListParagraph"/>
              <w:ind w:left="0"/>
              <w:rPr>
                <w:del w:author="Murguia, Sahima" w:date="2022-03-15T22:37:00Z" w:id="1152"/>
                <w:rFonts w:asciiTheme="majorHAnsi" w:hAnsiTheme="majorHAnsi" w:cstheme="majorHAnsi"/>
                <w:strike/>
                <w:szCs w:val="18"/>
                <w:lang w:val="en-US"/>
              </w:rPr>
            </w:pPr>
          </w:p>
        </w:tc>
        <w:tc>
          <w:tcPr>
            <w:tcW w:w="1368" w:type="dxa"/>
            <w:vMerge/>
            <w:vAlign w:val="center"/>
          </w:tcPr>
          <w:p w:rsidRPr="006A0C90" w:rsidR="002E457A" w:rsidDel="00262379" w:rsidP="00361958" w:rsidRDefault="002E457A" w14:paraId="13C62CA6" w14:textId="67E5CDC2">
            <w:pPr>
              <w:pStyle w:val="ListParagraph"/>
              <w:ind w:left="0"/>
              <w:rPr>
                <w:del w:author="Murguia, Sahima" w:date="2022-03-15T22:37:00Z" w:id="1153"/>
                <w:rFonts w:asciiTheme="majorHAnsi" w:hAnsiTheme="majorHAnsi" w:cstheme="majorHAnsi"/>
                <w:strike/>
                <w:szCs w:val="18"/>
                <w:lang w:val="en-US"/>
                <w:rPrChange w:author="Andreyeva, Julia" w:date="2022-03-16T13:42:00Z" w:id="1154">
                  <w:rPr>
                    <w:del w:author="Murguia, Sahima" w:date="2022-03-15T22:37:00Z" w:id="1155"/>
                    <w:rFonts w:asciiTheme="majorHAnsi" w:hAnsiTheme="majorHAnsi" w:cstheme="majorHAnsi"/>
                    <w:strike/>
                    <w:szCs w:val="18"/>
                    <w:lang w:val="ru-RU"/>
                  </w:rPr>
                </w:rPrChange>
              </w:rPr>
            </w:pPr>
          </w:p>
        </w:tc>
        <w:tc>
          <w:tcPr>
            <w:tcW w:w="1512" w:type="dxa"/>
            <w:vAlign w:val="center"/>
          </w:tcPr>
          <w:p w:rsidRPr="009463FF" w:rsidR="002E457A" w:rsidDel="00262379" w:rsidP="00361958" w:rsidRDefault="002E457A" w14:paraId="34ABAA15" w14:textId="65081938">
            <w:pPr>
              <w:pStyle w:val="ListParagraph"/>
              <w:ind w:left="0"/>
              <w:rPr>
                <w:del w:author="Murguia, Sahima" w:date="2022-03-15T22:37:00Z" w:id="1156"/>
                <w:rFonts w:asciiTheme="majorHAnsi" w:hAnsiTheme="majorHAnsi" w:cstheme="majorHAnsi"/>
                <w:strike/>
                <w:szCs w:val="18"/>
                <w:lang w:val="en-US"/>
              </w:rPr>
            </w:pPr>
            <w:del w:author="Murguia, Sahima" w:date="2022-03-15T22:37:00Z" w:id="1157">
              <w:r w:rsidRPr="009463FF" w:rsidDel="00262379">
                <w:rPr>
                  <w:rFonts w:asciiTheme="majorHAnsi" w:hAnsiTheme="majorHAnsi" w:cstheme="majorHAnsi"/>
                  <w:strike/>
                  <w:szCs w:val="18"/>
                  <w:lang w:val="en-US"/>
                </w:rPr>
                <w:delText>First Name</w:delText>
              </w:r>
            </w:del>
          </w:p>
        </w:tc>
        <w:tc>
          <w:tcPr>
            <w:tcW w:w="2070" w:type="dxa"/>
            <w:vAlign w:val="center"/>
          </w:tcPr>
          <w:p w:rsidRPr="009463FF" w:rsidR="002E457A" w:rsidDel="00262379" w:rsidP="00361958" w:rsidRDefault="002E457A" w14:paraId="38A8AFEF" w14:textId="11EC146A">
            <w:pPr>
              <w:pStyle w:val="ListParagraph"/>
              <w:ind w:left="0"/>
              <w:rPr>
                <w:del w:author="Murguia, Sahima" w:date="2022-03-15T22:37:00Z" w:id="1158"/>
                <w:rFonts w:asciiTheme="majorHAnsi" w:hAnsiTheme="majorHAnsi" w:cstheme="majorHAnsi"/>
                <w:strike/>
                <w:szCs w:val="18"/>
                <w:lang w:val="en-US"/>
              </w:rPr>
            </w:pPr>
            <w:del w:author="Murguia, Sahima" w:date="2022-03-15T22:37:00Z" w:id="1159">
              <w:r w:rsidRPr="009463FF" w:rsidDel="00262379">
                <w:rPr>
                  <w:rFonts w:asciiTheme="majorHAnsi" w:hAnsiTheme="majorHAnsi" w:cstheme="majorHAnsi"/>
                  <w:strike/>
                  <w:szCs w:val="18"/>
                  <w:lang w:val="en-US"/>
                </w:rPr>
                <w:delText>FST_NAME</w:delText>
              </w:r>
            </w:del>
          </w:p>
        </w:tc>
        <w:tc>
          <w:tcPr>
            <w:tcW w:w="990" w:type="dxa"/>
            <w:vAlign w:val="center"/>
          </w:tcPr>
          <w:p w:rsidRPr="009463FF" w:rsidR="002E457A" w:rsidDel="00262379" w:rsidP="00361958" w:rsidRDefault="002E457A" w14:paraId="3A724887" w14:textId="28D7F3C3">
            <w:pPr>
              <w:pStyle w:val="ListParagraph"/>
              <w:ind w:left="0"/>
              <w:rPr>
                <w:del w:author="Murguia, Sahima" w:date="2022-03-15T22:37:00Z" w:id="1160"/>
                <w:rFonts w:asciiTheme="majorHAnsi" w:hAnsiTheme="majorHAnsi" w:cstheme="majorHAnsi"/>
                <w:strike/>
                <w:szCs w:val="18"/>
                <w:lang w:val="en-US"/>
              </w:rPr>
            </w:pPr>
          </w:p>
        </w:tc>
        <w:tc>
          <w:tcPr>
            <w:tcW w:w="3060" w:type="dxa"/>
            <w:vAlign w:val="center"/>
          </w:tcPr>
          <w:p w:rsidRPr="009463FF" w:rsidR="002E457A" w:rsidDel="00262379" w:rsidP="00361958" w:rsidRDefault="002E457A" w14:paraId="4D5541AD" w14:textId="7FAF54BB">
            <w:pPr>
              <w:pStyle w:val="ListParagraph"/>
              <w:ind w:left="0"/>
              <w:rPr>
                <w:del w:author="Murguia, Sahima" w:date="2022-03-15T22:37:00Z" w:id="1161"/>
                <w:rFonts w:asciiTheme="majorHAnsi" w:hAnsiTheme="majorHAnsi" w:cstheme="majorHAnsi"/>
                <w:strike/>
                <w:szCs w:val="18"/>
                <w:lang w:val="en-US"/>
              </w:rPr>
            </w:pPr>
          </w:p>
        </w:tc>
      </w:tr>
      <w:tr w:rsidRPr="009463FF" w:rsidR="002E457A" w:rsidDel="00262379" w:rsidTr="00361958" w14:paraId="168BF6DF" w14:textId="55DBB668">
        <w:trPr>
          <w:trHeight w:val="43"/>
          <w:del w:author="Murguia, Sahima" w:date="2022-03-15T22:37:00Z" w:id="1162"/>
        </w:trPr>
        <w:tc>
          <w:tcPr>
            <w:tcW w:w="1042" w:type="dxa"/>
            <w:vMerge/>
            <w:vAlign w:val="center"/>
          </w:tcPr>
          <w:p w:rsidRPr="009463FF" w:rsidR="002E457A" w:rsidDel="00262379" w:rsidP="00361958" w:rsidRDefault="002E457A" w14:paraId="1EF318B4" w14:textId="6C621FB4">
            <w:pPr>
              <w:pStyle w:val="ListParagraph"/>
              <w:ind w:left="0"/>
              <w:rPr>
                <w:del w:author="Murguia, Sahima" w:date="2022-03-15T22:37:00Z" w:id="1163"/>
                <w:rFonts w:asciiTheme="majorHAnsi" w:hAnsiTheme="majorHAnsi" w:cstheme="majorHAnsi"/>
                <w:strike/>
                <w:szCs w:val="18"/>
                <w:lang w:val="en-US"/>
              </w:rPr>
            </w:pPr>
          </w:p>
        </w:tc>
        <w:tc>
          <w:tcPr>
            <w:tcW w:w="1368" w:type="dxa"/>
            <w:vAlign w:val="center"/>
          </w:tcPr>
          <w:p w:rsidRPr="006A0C90" w:rsidR="002E457A" w:rsidDel="00262379" w:rsidP="00361958" w:rsidRDefault="002E457A" w14:paraId="6F077593" w14:textId="12DA018D">
            <w:pPr>
              <w:pStyle w:val="ListParagraph"/>
              <w:ind w:left="0"/>
              <w:rPr>
                <w:del w:author="Murguia, Sahima" w:date="2022-03-15T22:37:00Z" w:id="1164"/>
                <w:rFonts w:asciiTheme="majorHAnsi" w:hAnsiTheme="majorHAnsi" w:cstheme="majorHAnsi"/>
                <w:strike/>
                <w:szCs w:val="18"/>
                <w:lang w:val="en-US"/>
                <w:rPrChange w:author="Andreyeva, Julia" w:date="2022-03-16T13:42:00Z" w:id="1165">
                  <w:rPr>
                    <w:del w:author="Murguia, Sahima" w:date="2022-03-15T22:37:00Z" w:id="1166"/>
                    <w:rFonts w:asciiTheme="majorHAnsi" w:hAnsiTheme="majorHAnsi" w:cstheme="majorHAnsi"/>
                    <w:strike/>
                    <w:szCs w:val="18"/>
                    <w:lang w:val="ru-RU"/>
                  </w:rPr>
                </w:rPrChange>
              </w:rPr>
            </w:pPr>
            <w:del w:author="Murguia, Sahima" w:date="2022-03-15T22:37:00Z" w:id="1167">
              <w:r w:rsidRPr="006A0C90" w:rsidDel="00262379">
                <w:rPr>
                  <w:rFonts w:asciiTheme="majorHAnsi" w:hAnsiTheme="majorHAnsi" w:cstheme="majorHAnsi"/>
                  <w:strike/>
                  <w:szCs w:val="18"/>
                  <w:lang w:val="en-US"/>
                  <w:rPrChange w:author="Andreyeva, Julia" w:date="2022-03-16T13:42:00Z" w:id="1168">
                    <w:rPr>
                      <w:rFonts w:asciiTheme="majorHAnsi" w:hAnsiTheme="majorHAnsi" w:cstheme="majorHAnsi"/>
                      <w:strike/>
                      <w:szCs w:val="18"/>
                      <w:lang w:val="ru-RU"/>
                    </w:rPr>
                  </w:rPrChange>
                </w:rPr>
                <w:delText>S_USER</w:delText>
              </w:r>
            </w:del>
          </w:p>
        </w:tc>
        <w:tc>
          <w:tcPr>
            <w:tcW w:w="1512" w:type="dxa"/>
            <w:vAlign w:val="center"/>
          </w:tcPr>
          <w:p w:rsidRPr="009463FF" w:rsidR="002E457A" w:rsidDel="00262379" w:rsidP="00361958" w:rsidRDefault="002E457A" w14:paraId="0C366D7C" w14:textId="7D6973D2">
            <w:pPr>
              <w:pStyle w:val="ListParagraph"/>
              <w:ind w:left="0"/>
              <w:rPr>
                <w:del w:author="Murguia, Sahima" w:date="2022-03-15T22:37:00Z" w:id="1169"/>
                <w:rFonts w:asciiTheme="majorHAnsi" w:hAnsiTheme="majorHAnsi" w:cstheme="majorHAnsi"/>
                <w:strike/>
                <w:szCs w:val="18"/>
                <w:lang w:val="en-US"/>
              </w:rPr>
            </w:pPr>
            <w:del w:author="Murguia, Sahima" w:date="2022-03-15T22:37:00Z" w:id="1170">
              <w:r w:rsidRPr="009463FF" w:rsidDel="00262379">
                <w:rPr>
                  <w:rFonts w:asciiTheme="majorHAnsi" w:hAnsiTheme="majorHAnsi" w:cstheme="majorHAnsi"/>
                  <w:strike/>
                  <w:szCs w:val="18"/>
                  <w:lang w:val="en-US"/>
                </w:rPr>
                <w:delText>Login name</w:delText>
              </w:r>
            </w:del>
          </w:p>
        </w:tc>
        <w:tc>
          <w:tcPr>
            <w:tcW w:w="2070" w:type="dxa"/>
            <w:vAlign w:val="center"/>
          </w:tcPr>
          <w:p w:rsidRPr="009463FF" w:rsidR="002E457A" w:rsidDel="00262379" w:rsidP="00361958" w:rsidRDefault="002E457A" w14:paraId="1F12E2E0" w14:textId="33C96AF0">
            <w:pPr>
              <w:pStyle w:val="ListParagraph"/>
              <w:ind w:left="0"/>
              <w:rPr>
                <w:del w:author="Murguia, Sahima" w:date="2022-03-15T22:37:00Z" w:id="1171"/>
                <w:rFonts w:asciiTheme="majorHAnsi" w:hAnsiTheme="majorHAnsi" w:cstheme="majorHAnsi"/>
                <w:strike/>
                <w:szCs w:val="18"/>
                <w:lang w:val="en-US"/>
              </w:rPr>
            </w:pPr>
            <w:del w:author="Murguia, Sahima" w:date="2022-03-15T22:37:00Z" w:id="1172">
              <w:r w:rsidRPr="009463FF" w:rsidDel="00262379">
                <w:rPr>
                  <w:rFonts w:asciiTheme="majorHAnsi" w:hAnsiTheme="majorHAnsi" w:cstheme="majorHAnsi"/>
                  <w:strike/>
                  <w:szCs w:val="18"/>
                  <w:lang w:val="en-US"/>
                </w:rPr>
                <w:delText>LOGIN</w:delText>
              </w:r>
            </w:del>
          </w:p>
        </w:tc>
        <w:tc>
          <w:tcPr>
            <w:tcW w:w="990" w:type="dxa"/>
            <w:vAlign w:val="center"/>
          </w:tcPr>
          <w:p w:rsidRPr="009463FF" w:rsidR="002E457A" w:rsidDel="00262379" w:rsidP="00361958" w:rsidRDefault="002E457A" w14:paraId="32966106" w14:textId="51183D12">
            <w:pPr>
              <w:pStyle w:val="ListParagraph"/>
              <w:ind w:left="0"/>
              <w:rPr>
                <w:del w:author="Murguia, Sahima" w:date="2022-03-15T22:37:00Z" w:id="1173"/>
                <w:rFonts w:asciiTheme="majorHAnsi" w:hAnsiTheme="majorHAnsi" w:cstheme="majorHAnsi"/>
                <w:strike/>
                <w:szCs w:val="18"/>
                <w:lang w:val="en-US"/>
              </w:rPr>
            </w:pPr>
          </w:p>
        </w:tc>
        <w:tc>
          <w:tcPr>
            <w:tcW w:w="3060" w:type="dxa"/>
            <w:vAlign w:val="center"/>
          </w:tcPr>
          <w:p w:rsidRPr="009463FF" w:rsidR="002E457A" w:rsidDel="00262379" w:rsidP="00361958" w:rsidRDefault="002E457A" w14:paraId="4E14FF1E" w14:textId="29EBCB1C">
            <w:pPr>
              <w:pStyle w:val="ListParagraph"/>
              <w:ind w:left="0"/>
              <w:rPr>
                <w:del w:author="Murguia, Sahima" w:date="2022-03-15T22:37:00Z" w:id="1174"/>
                <w:rFonts w:asciiTheme="majorHAnsi" w:hAnsiTheme="majorHAnsi" w:cstheme="majorHAnsi"/>
                <w:strike/>
                <w:szCs w:val="18"/>
                <w:lang w:val="en-US"/>
              </w:rPr>
            </w:pPr>
          </w:p>
        </w:tc>
      </w:tr>
      <w:tr w:rsidRPr="009463FF" w:rsidR="002E457A" w:rsidDel="00262379" w:rsidTr="00361958" w14:paraId="0CE2F7F2" w14:textId="481CCB61">
        <w:trPr>
          <w:trHeight w:val="43"/>
          <w:del w:author="Murguia, Sahima" w:date="2022-03-15T22:37:00Z" w:id="1175"/>
        </w:trPr>
        <w:tc>
          <w:tcPr>
            <w:tcW w:w="1042" w:type="dxa"/>
            <w:vMerge/>
            <w:vAlign w:val="center"/>
          </w:tcPr>
          <w:p w:rsidRPr="009463FF" w:rsidR="002E457A" w:rsidDel="00262379" w:rsidP="00361958" w:rsidRDefault="002E457A" w14:paraId="3ADE1205" w14:textId="68F18753">
            <w:pPr>
              <w:pStyle w:val="ListParagraph"/>
              <w:ind w:left="0"/>
              <w:rPr>
                <w:del w:author="Murguia, Sahima" w:date="2022-03-15T22:37:00Z" w:id="1176"/>
                <w:rFonts w:asciiTheme="majorHAnsi" w:hAnsiTheme="majorHAnsi" w:cstheme="majorHAnsi"/>
                <w:strike/>
                <w:szCs w:val="18"/>
                <w:lang w:val="en-US"/>
              </w:rPr>
            </w:pPr>
          </w:p>
        </w:tc>
        <w:tc>
          <w:tcPr>
            <w:tcW w:w="1368" w:type="dxa"/>
            <w:vAlign w:val="center"/>
          </w:tcPr>
          <w:p w:rsidRPr="006A0C90" w:rsidR="002E457A" w:rsidDel="00262379" w:rsidP="00361958" w:rsidRDefault="002E457A" w14:paraId="746623A7" w14:textId="269162E6">
            <w:pPr>
              <w:pStyle w:val="ListParagraph"/>
              <w:ind w:left="0"/>
              <w:rPr>
                <w:del w:author="Murguia, Sahima" w:date="2022-03-15T22:37:00Z" w:id="1177"/>
                <w:rFonts w:asciiTheme="majorHAnsi" w:hAnsiTheme="majorHAnsi" w:cstheme="majorHAnsi"/>
                <w:strike/>
                <w:szCs w:val="18"/>
                <w:lang w:val="en-US"/>
                <w:rPrChange w:author="Andreyeva, Julia" w:date="2022-03-16T13:42:00Z" w:id="1178">
                  <w:rPr>
                    <w:del w:author="Murguia, Sahima" w:date="2022-03-15T22:37:00Z" w:id="1179"/>
                    <w:rFonts w:asciiTheme="majorHAnsi" w:hAnsiTheme="majorHAnsi" w:cstheme="majorHAnsi"/>
                    <w:strike/>
                    <w:szCs w:val="18"/>
                    <w:lang w:val="ru-RU"/>
                  </w:rPr>
                </w:rPrChange>
              </w:rPr>
            </w:pPr>
            <w:del w:author="Murguia, Sahima" w:date="2022-03-15T22:37:00Z" w:id="1180">
              <w:r w:rsidRPr="006A0C90" w:rsidDel="00262379">
                <w:rPr>
                  <w:rFonts w:asciiTheme="majorHAnsi" w:hAnsiTheme="majorHAnsi" w:cstheme="majorHAnsi"/>
                  <w:strike/>
                  <w:szCs w:val="18"/>
                  <w:lang w:val="en-US"/>
                  <w:rPrChange w:author="Andreyeva, Julia" w:date="2022-03-16T13:42:00Z" w:id="1181">
                    <w:rPr>
                      <w:rFonts w:asciiTheme="majorHAnsi" w:hAnsiTheme="majorHAnsi" w:cstheme="majorHAnsi"/>
                      <w:strike/>
                      <w:szCs w:val="18"/>
                      <w:lang w:val="ru-RU"/>
                    </w:rPr>
                  </w:rPrChange>
                </w:rPr>
                <w:delText>S_POSTN</w:delText>
              </w:r>
            </w:del>
          </w:p>
        </w:tc>
        <w:tc>
          <w:tcPr>
            <w:tcW w:w="1512" w:type="dxa"/>
            <w:vAlign w:val="center"/>
          </w:tcPr>
          <w:p w:rsidRPr="009463FF" w:rsidR="002E457A" w:rsidDel="00262379" w:rsidP="00361958" w:rsidRDefault="002E457A" w14:paraId="0D72B5B5" w14:textId="3C1D3B83">
            <w:pPr>
              <w:pStyle w:val="ListParagraph"/>
              <w:ind w:left="0"/>
              <w:rPr>
                <w:del w:author="Murguia, Sahima" w:date="2022-03-15T22:37:00Z" w:id="1182"/>
                <w:rFonts w:asciiTheme="majorHAnsi" w:hAnsiTheme="majorHAnsi" w:cstheme="majorHAnsi"/>
                <w:strike/>
                <w:szCs w:val="18"/>
                <w:lang w:val="en-US"/>
              </w:rPr>
            </w:pPr>
            <w:del w:author="Murguia, Sahima" w:date="2022-03-15T22:37:00Z" w:id="1183">
              <w:r w:rsidRPr="009463FF" w:rsidDel="00262379">
                <w:rPr>
                  <w:rFonts w:asciiTheme="majorHAnsi" w:hAnsiTheme="majorHAnsi" w:cstheme="majorHAnsi"/>
                  <w:strike/>
                  <w:szCs w:val="18"/>
                  <w:lang w:val="en-US"/>
                </w:rPr>
                <w:delText>Primary position</w:delText>
              </w:r>
            </w:del>
          </w:p>
        </w:tc>
        <w:tc>
          <w:tcPr>
            <w:tcW w:w="2070" w:type="dxa"/>
            <w:vAlign w:val="center"/>
          </w:tcPr>
          <w:p w:rsidRPr="009463FF" w:rsidR="002E457A" w:rsidDel="00262379" w:rsidP="00361958" w:rsidRDefault="002E457A" w14:paraId="04B193EF" w14:textId="1346FFCD">
            <w:pPr>
              <w:pStyle w:val="ListParagraph"/>
              <w:ind w:left="0"/>
              <w:rPr>
                <w:del w:author="Murguia, Sahima" w:date="2022-03-15T22:37:00Z" w:id="1184"/>
                <w:rFonts w:asciiTheme="majorHAnsi" w:hAnsiTheme="majorHAnsi" w:cstheme="majorHAnsi"/>
                <w:strike/>
                <w:szCs w:val="18"/>
                <w:lang w:val="en-US"/>
              </w:rPr>
            </w:pPr>
            <w:del w:author="Murguia, Sahima" w:date="2022-03-15T22:37:00Z" w:id="1185">
              <w:r w:rsidRPr="009463FF" w:rsidDel="00262379">
                <w:rPr>
                  <w:rFonts w:asciiTheme="majorHAnsi" w:hAnsiTheme="majorHAnsi" w:cstheme="majorHAnsi"/>
                  <w:strike/>
                  <w:szCs w:val="18"/>
                  <w:lang w:val="en-US"/>
                </w:rPr>
                <w:delText>NAME</w:delText>
              </w:r>
            </w:del>
          </w:p>
        </w:tc>
        <w:tc>
          <w:tcPr>
            <w:tcW w:w="990" w:type="dxa"/>
            <w:vAlign w:val="center"/>
          </w:tcPr>
          <w:p w:rsidRPr="009463FF" w:rsidR="002E457A" w:rsidDel="00262379" w:rsidP="00361958" w:rsidRDefault="002E457A" w14:paraId="2B84EDA0" w14:textId="25D01EE9">
            <w:pPr>
              <w:pStyle w:val="ListParagraph"/>
              <w:ind w:left="0"/>
              <w:rPr>
                <w:del w:author="Murguia, Sahima" w:date="2022-03-15T22:37:00Z" w:id="1186"/>
                <w:rFonts w:asciiTheme="majorHAnsi" w:hAnsiTheme="majorHAnsi" w:cstheme="majorHAnsi"/>
                <w:strike/>
                <w:szCs w:val="18"/>
                <w:lang w:val="en-US"/>
              </w:rPr>
            </w:pPr>
          </w:p>
        </w:tc>
        <w:tc>
          <w:tcPr>
            <w:tcW w:w="3060" w:type="dxa"/>
            <w:vAlign w:val="center"/>
          </w:tcPr>
          <w:p w:rsidRPr="009463FF" w:rsidR="002E457A" w:rsidDel="00262379" w:rsidP="00361958" w:rsidRDefault="002E457A" w14:paraId="259CD6A3" w14:textId="3C3E9667">
            <w:pPr>
              <w:pStyle w:val="ListParagraph"/>
              <w:ind w:left="0"/>
              <w:rPr>
                <w:del w:author="Murguia, Sahima" w:date="2022-03-15T22:37:00Z" w:id="1187"/>
                <w:rFonts w:asciiTheme="majorHAnsi" w:hAnsiTheme="majorHAnsi" w:cstheme="majorHAnsi"/>
                <w:strike/>
                <w:szCs w:val="18"/>
                <w:lang w:val="en-US"/>
              </w:rPr>
            </w:pPr>
          </w:p>
        </w:tc>
      </w:tr>
      <w:tr w:rsidRPr="009463FF" w:rsidR="002E457A" w:rsidDel="00262379" w:rsidTr="00361958" w14:paraId="2CC6E0C0" w14:textId="102B2F51">
        <w:trPr>
          <w:trHeight w:val="43"/>
          <w:del w:author="Murguia, Sahima" w:date="2022-03-15T22:37:00Z" w:id="1188"/>
        </w:trPr>
        <w:tc>
          <w:tcPr>
            <w:tcW w:w="1042" w:type="dxa"/>
            <w:vMerge/>
            <w:vAlign w:val="center"/>
          </w:tcPr>
          <w:p w:rsidRPr="009463FF" w:rsidR="002E457A" w:rsidDel="00262379" w:rsidP="00361958" w:rsidRDefault="002E457A" w14:paraId="18476947" w14:textId="13B3198A">
            <w:pPr>
              <w:pStyle w:val="ListParagraph"/>
              <w:ind w:left="0"/>
              <w:rPr>
                <w:del w:author="Murguia, Sahima" w:date="2022-03-15T22:37:00Z" w:id="1189"/>
                <w:rFonts w:asciiTheme="majorHAnsi" w:hAnsiTheme="majorHAnsi" w:cstheme="majorHAnsi"/>
                <w:strike/>
                <w:szCs w:val="18"/>
                <w:lang w:val="en-US"/>
              </w:rPr>
            </w:pPr>
          </w:p>
        </w:tc>
        <w:tc>
          <w:tcPr>
            <w:tcW w:w="1368" w:type="dxa"/>
            <w:vAlign w:val="center"/>
          </w:tcPr>
          <w:p w:rsidRPr="006A0C90" w:rsidR="002E457A" w:rsidDel="00262379" w:rsidP="00361958" w:rsidRDefault="002E457A" w14:paraId="069E86B0" w14:textId="58E779AE">
            <w:pPr>
              <w:pStyle w:val="ListParagraph"/>
              <w:ind w:left="0"/>
              <w:rPr>
                <w:del w:author="Murguia, Sahima" w:date="2022-03-15T22:37:00Z" w:id="1190"/>
                <w:rFonts w:asciiTheme="majorHAnsi" w:hAnsiTheme="majorHAnsi" w:cstheme="majorHAnsi"/>
                <w:strike/>
                <w:szCs w:val="18"/>
                <w:lang w:val="en-US"/>
                <w:rPrChange w:author="Andreyeva, Julia" w:date="2022-03-16T13:42:00Z" w:id="1191">
                  <w:rPr>
                    <w:del w:author="Murguia, Sahima" w:date="2022-03-15T22:37:00Z" w:id="1192"/>
                    <w:rFonts w:asciiTheme="majorHAnsi" w:hAnsiTheme="majorHAnsi" w:cstheme="majorHAnsi"/>
                    <w:strike/>
                    <w:szCs w:val="18"/>
                    <w:lang w:val="ru-RU"/>
                  </w:rPr>
                </w:rPrChange>
              </w:rPr>
            </w:pPr>
          </w:p>
        </w:tc>
        <w:tc>
          <w:tcPr>
            <w:tcW w:w="1512" w:type="dxa"/>
            <w:vAlign w:val="center"/>
          </w:tcPr>
          <w:p w:rsidRPr="009463FF" w:rsidR="002E457A" w:rsidDel="00262379" w:rsidP="00361958" w:rsidRDefault="002E457A" w14:paraId="0AA1C2C4" w14:textId="39CCCEE0">
            <w:pPr>
              <w:pStyle w:val="ListParagraph"/>
              <w:ind w:left="0"/>
              <w:rPr>
                <w:del w:author="Murguia, Sahima" w:date="2022-03-15T22:37:00Z" w:id="1193"/>
                <w:rFonts w:asciiTheme="majorHAnsi" w:hAnsiTheme="majorHAnsi" w:cstheme="majorHAnsi"/>
                <w:strike/>
                <w:szCs w:val="18"/>
                <w:highlight w:val="cyan"/>
                <w:lang w:val="en-US"/>
              </w:rPr>
            </w:pPr>
            <w:del w:author="Murguia, Sahima" w:date="2022-03-15T22:37:00Z" w:id="1194">
              <w:r w:rsidRPr="009463FF" w:rsidDel="00262379">
                <w:rPr>
                  <w:rFonts w:asciiTheme="majorHAnsi" w:hAnsiTheme="majorHAnsi" w:cstheme="majorHAnsi"/>
                  <w:strike/>
                  <w:szCs w:val="18"/>
                  <w:highlight w:val="cyan"/>
                  <w:lang w:val="en-US"/>
                </w:rPr>
                <w:delText>Created On</w:delText>
              </w:r>
            </w:del>
          </w:p>
        </w:tc>
        <w:tc>
          <w:tcPr>
            <w:tcW w:w="2070" w:type="dxa"/>
            <w:vAlign w:val="center"/>
          </w:tcPr>
          <w:p w:rsidRPr="009463FF" w:rsidR="002E457A" w:rsidDel="00262379" w:rsidP="00361958" w:rsidRDefault="002E457A" w14:paraId="7AB98ED9" w14:textId="012944F7">
            <w:pPr>
              <w:pStyle w:val="ListParagraph"/>
              <w:ind w:left="0"/>
              <w:rPr>
                <w:del w:author="Murguia, Sahima" w:date="2022-03-15T22:37:00Z" w:id="1195"/>
                <w:rFonts w:asciiTheme="majorHAnsi" w:hAnsiTheme="majorHAnsi" w:cstheme="majorHAnsi"/>
                <w:strike/>
                <w:szCs w:val="18"/>
                <w:lang w:val="en-US"/>
              </w:rPr>
            </w:pPr>
          </w:p>
        </w:tc>
        <w:tc>
          <w:tcPr>
            <w:tcW w:w="990" w:type="dxa"/>
            <w:vAlign w:val="center"/>
          </w:tcPr>
          <w:p w:rsidRPr="009463FF" w:rsidR="002E457A" w:rsidDel="00262379" w:rsidP="00361958" w:rsidRDefault="002E457A" w14:paraId="3BAA1D22" w14:textId="27476630">
            <w:pPr>
              <w:pStyle w:val="ListParagraph"/>
              <w:ind w:left="0"/>
              <w:rPr>
                <w:del w:author="Murguia, Sahima" w:date="2022-03-15T22:37:00Z" w:id="1196"/>
                <w:rFonts w:asciiTheme="majorHAnsi" w:hAnsiTheme="majorHAnsi" w:cstheme="majorHAnsi"/>
                <w:strike/>
                <w:szCs w:val="18"/>
                <w:lang w:val="en-US"/>
              </w:rPr>
            </w:pPr>
          </w:p>
        </w:tc>
        <w:tc>
          <w:tcPr>
            <w:tcW w:w="3060" w:type="dxa"/>
            <w:vAlign w:val="center"/>
          </w:tcPr>
          <w:p w:rsidRPr="009463FF" w:rsidR="002E457A" w:rsidDel="00262379" w:rsidP="00361958" w:rsidRDefault="002E457A" w14:paraId="082C7666" w14:textId="79280A97">
            <w:pPr>
              <w:pStyle w:val="ListParagraph"/>
              <w:ind w:left="0"/>
              <w:rPr>
                <w:del w:author="Murguia, Sahima" w:date="2022-03-15T22:37:00Z" w:id="1197"/>
                <w:rFonts w:asciiTheme="majorHAnsi" w:hAnsiTheme="majorHAnsi" w:cstheme="majorHAnsi"/>
                <w:strike/>
                <w:szCs w:val="18"/>
                <w:lang w:val="en-US"/>
              </w:rPr>
            </w:pPr>
          </w:p>
        </w:tc>
      </w:tr>
      <w:tr w:rsidRPr="009463FF" w:rsidR="002E457A" w:rsidDel="00262379" w:rsidTr="00361958" w14:paraId="498048EA" w14:textId="01D6D1C3">
        <w:trPr>
          <w:trHeight w:val="43"/>
          <w:del w:author="Murguia, Sahima" w:date="2022-03-15T22:37:00Z" w:id="1198"/>
        </w:trPr>
        <w:tc>
          <w:tcPr>
            <w:tcW w:w="1042" w:type="dxa"/>
            <w:vMerge/>
            <w:vAlign w:val="center"/>
          </w:tcPr>
          <w:p w:rsidRPr="009463FF" w:rsidR="002E457A" w:rsidDel="00262379" w:rsidP="00361958" w:rsidRDefault="002E457A" w14:paraId="45C5232E" w14:textId="63C2FA3C">
            <w:pPr>
              <w:pStyle w:val="ListParagraph"/>
              <w:ind w:left="0"/>
              <w:rPr>
                <w:del w:author="Murguia, Sahima" w:date="2022-03-15T22:37:00Z" w:id="1199"/>
                <w:rFonts w:asciiTheme="majorHAnsi" w:hAnsiTheme="majorHAnsi" w:cstheme="majorHAnsi"/>
                <w:strike/>
                <w:szCs w:val="18"/>
                <w:lang w:val="en-US"/>
              </w:rPr>
            </w:pPr>
          </w:p>
        </w:tc>
        <w:tc>
          <w:tcPr>
            <w:tcW w:w="1368" w:type="dxa"/>
            <w:vAlign w:val="center"/>
          </w:tcPr>
          <w:p w:rsidRPr="006A0C90" w:rsidR="002E457A" w:rsidDel="00262379" w:rsidP="00361958" w:rsidRDefault="002E457A" w14:paraId="36E37540" w14:textId="4A06B865">
            <w:pPr>
              <w:pStyle w:val="ListParagraph"/>
              <w:ind w:left="0"/>
              <w:rPr>
                <w:del w:author="Murguia, Sahima" w:date="2022-03-15T22:37:00Z" w:id="1200"/>
                <w:rFonts w:asciiTheme="majorHAnsi" w:hAnsiTheme="majorHAnsi" w:cstheme="majorHAnsi"/>
                <w:strike/>
                <w:szCs w:val="18"/>
                <w:lang w:val="en-US"/>
                <w:rPrChange w:author="Andreyeva, Julia" w:date="2022-03-16T13:42:00Z" w:id="1201">
                  <w:rPr>
                    <w:del w:author="Murguia, Sahima" w:date="2022-03-15T22:37:00Z" w:id="1202"/>
                    <w:rFonts w:asciiTheme="majorHAnsi" w:hAnsiTheme="majorHAnsi" w:cstheme="majorHAnsi"/>
                    <w:strike/>
                    <w:szCs w:val="18"/>
                    <w:lang w:val="ru-RU"/>
                  </w:rPr>
                </w:rPrChange>
              </w:rPr>
            </w:pPr>
          </w:p>
        </w:tc>
        <w:tc>
          <w:tcPr>
            <w:tcW w:w="1512" w:type="dxa"/>
            <w:vAlign w:val="center"/>
          </w:tcPr>
          <w:p w:rsidRPr="009463FF" w:rsidR="002E457A" w:rsidDel="00262379" w:rsidP="00361958" w:rsidRDefault="002E457A" w14:paraId="4F15F469" w14:textId="7C199150">
            <w:pPr>
              <w:pStyle w:val="ListParagraph"/>
              <w:ind w:left="0"/>
              <w:rPr>
                <w:del w:author="Murguia, Sahima" w:date="2022-03-15T22:37:00Z" w:id="1203"/>
                <w:rFonts w:asciiTheme="majorHAnsi" w:hAnsiTheme="majorHAnsi" w:cstheme="majorHAnsi"/>
                <w:strike/>
                <w:szCs w:val="18"/>
                <w:highlight w:val="cyan"/>
                <w:lang w:val="en-US"/>
              </w:rPr>
            </w:pPr>
            <w:del w:author="Murguia, Sahima" w:date="2022-03-15T22:37:00Z" w:id="1204">
              <w:r w:rsidRPr="009463FF" w:rsidDel="00262379">
                <w:rPr>
                  <w:rFonts w:asciiTheme="majorHAnsi" w:hAnsiTheme="majorHAnsi" w:cstheme="majorHAnsi"/>
                  <w:strike/>
                  <w:szCs w:val="18"/>
                  <w:highlight w:val="cyan"/>
                  <w:lang w:val="en-US"/>
                </w:rPr>
                <w:delText>Created By</w:delText>
              </w:r>
            </w:del>
          </w:p>
        </w:tc>
        <w:tc>
          <w:tcPr>
            <w:tcW w:w="2070" w:type="dxa"/>
            <w:vAlign w:val="center"/>
          </w:tcPr>
          <w:p w:rsidRPr="009463FF" w:rsidR="002E457A" w:rsidDel="00262379" w:rsidP="00361958" w:rsidRDefault="002E457A" w14:paraId="184E4A05" w14:textId="7BE89BE0">
            <w:pPr>
              <w:pStyle w:val="ListParagraph"/>
              <w:ind w:left="0"/>
              <w:rPr>
                <w:del w:author="Murguia, Sahima" w:date="2022-03-15T22:37:00Z" w:id="1205"/>
                <w:rFonts w:asciiTheme="majorHAnsi" w:hAnsiTheme="majorHAnsi" w:cstheme="majorHAnsi"/>
                <w:strike/>
                <w:szCs w:val="18"/>
                <w:lang w:val="en-US"/>
              </w:rPr>
            </w:pPr>
          </w:p>
        </w:tc>
        <w:tc>
          <w:tcPr>
            <w:tcW w:w="990" w:type="dxa"/>
            <w:vAlign w:val="center"/>
          </w:tcPr>
          <w:p w:rsidRPr="009463FF" w:rsidR="002E457A" w:rsidDel="00262379" w:rsidP="00361958" w:rsidRDefault="002E457A" w14:paraId="0E7A6E8C" w14:textId="25B0DD48">
            <w:pPr>
              <w:pStyle w:val="ListParagraph"/>
              <w:ind w:left="0"/>
              <w:rPr>
                <w:del w:author="Murguia, Sahima" w:date="2022-03-15T22:37:00Z" w:id="1206"/>
                <w:rFonts w:asciiTheme="majorHAnsi" w:hAnsiTheme="majorHAnsi" w:cstheme="majorHAnsi"/>
                <w:strike/>
                <w:szCs w:val="18"/>
                <w:lang w:val="en-US"/>
              </w:rPr>
            </w:pPr>
          </w:p>
        </w:tc>
        <w:tc>
          <w:tcPr>
            <w:tcW w:w="3060" w:type="dxa"/>
            <w:vAlign w:val="center"/>
          </w:tcPr>
          <w:p w:rsidRPr="009463FF" w:rsidR="002E457A" w:rsidDel="00262379" w:rsidP="00361958" w:rsidRDefault="002E457A" w14:paraId="09EFA457" w14:textId="0D25E535">
            <w:pPr>
              <w:pStyle w:val="ListParagraph"/>
              <w:ind w:left="0"/>
              <w:rPr>
                <w:del w:author="Murguia, Sahima" w:date="2022-03-15T22:37:00Z" w:id="1207"/>
                <w:rFonts w:asciiTheme="majorHAnsi" w:hAnsiTheme="majorHAnsi" w:cstheme="majorHAnsi"/>
                <w:strike/>
                <w:szCs w:val="18"/>
                <w:lang w:val="en-US"/>
              </w:rPr>
            </w:pPr>
          </w:p>
        </w:tc>
      </w:tr>
      <w:tr w:rsidRPr="009463FF" w:rsidR="002E457A" w:rsidDel="00262379" w:rsidTr="006860F6" w14:paraId="76487FA3" w14:textId="1832F04D">
        <w:trPr>
          <w:trHeight w:val="43"/>
          <w:del w:author="Murguia, Sahima" w:date="2022-03-15T22:37:00Z" w:id="1208"/>
        </w:trPr>
        <w:tc>
          <w:tcPr>
            <w:tcW w:w="1042" w:type="dxa"/>
            <w:vMerge/>
            <w:vAlign w:val="center"/>
          </w:tcPr>
          <w:p w:rsidRPr="009463FF" w:rsidR="002E457A" w:rsidDel="00262379" w:rsidP="008871C8" w:rsidRDefault="002E457A" w14:paraId="267555BC" w14:textId="2939DF76">
            <w:pPr>
              <w:pStyle w:val="ListParagraph"/>
              <w:ind w:left="0"/>
              <w:jc w:val="both"/>
              <w:rPr>
                <w:del w:author="Murguia, Sahima" w:date="2022-03-15T22:37:00Z" w:id="1209"/>
                <w:rFonts w:asciiTheme="majorHAnsi" w:hAnsiTheme="majorHAnsi" w:cstheme="majorHAnsi"/>
                <w:strike/>
                <w:szCs w:val="18"/>
                <w:lang w:val="en-US"/>
              </w:rPr>
            </w:pPr>
          </w:p>
        </w:tc>
        <w:tc>
          <w:tcPr>
            <w:tcW w:w="1368" w:type="dxa"/>
            <w:vAlign w:val="center"/>
          </w:tcPr>
          <w:p w:rsidRPr="006A0C90" w:rsidR="002E457A" w:rsidDel="00262379" w:rsidP="008871C8" w:rsidRDefault="002E457A" w14:paraId="7E66D4DA" w14:textId="2C3E7F7F">
            <w:pPr>
              <w:pStyle w:val="ListParagraph"/>
              <w:ind w:left="0"/>
              <w:jc w:val="both"/>
              <w:rPr>
                <w:del w:author="Murguia, Sahima" w:date="2022-03-15T22:37:00Z" w:id="1210"/>
                <w:rFonts w:asciiTheme="majorHAnsi" w:hAnsiTheme="majorHAnsi" w:cstheme="majorHAnsi"/>
                <w:strike/>
                <w:szCs w:val="18"/>
                <w:lang w:val="en-US"/>
                <w:rPrChange w:author="Andreyeva, Julia" w:date="2022-03-16T13:42:00Z" w:id="1211">
                  <w:rPr>
                    <w:del w:author="Murguia, Sahima" w:date="2022-03-15T22:37:00Z" w:id="1212"/>
                    <w:rFonts w:asciiTheme="majorHAnsi" w:hAnsiTheme="majorHAnsi" w:cstheme="majorHAnsi"/>
                    <w:strike/>
                    <w:szCs w:val="18"/>
                    <w:lang w:val="ru-RU"/>
                  </w:rPr>
                </w:rPrChange>
              </w:rPr>
            </w:pPr>
          </w:p>
        </w:tc>
        <w:tc>
          <w:tcPr>
            <w:tcW w:w="1512" w:type="dxa"/>
            <w:vAlign w:val="center"/>
          </w:tcPr>
          <w:p w:rsidRPr="009463FF" w:rsidR="002E457A" w:rsidDel="00262379" w:rsidP="008871C8" w:rsidRDefault="002E457A" w14:paraId="4A009AF1" w14:textId="51BCEB1B">
            <w:pPr>
              <w:pStyle w:val="ListParagraph"/>
              <w:ind w:left="0"/>
              <w:jc w:val="both"/>
              <w:rPr>
                <w:del w:author="Murguia, Sahima" w:date="2022-03-15T22:37:00Z" w:id="1213"/>
                <w:rFonts w:asciiTheme="majorHAnsi" w:hAnsiTheme="majorHAnsi" w:cstheme="majorHAnsi"/>
                <w:strike/>
                <w:szCs w:val="18"/>
                <w:highlight w:val="cyan"/>
                <w:lang w:val="en-US"/>
              </w:rPr>
            </w:pPr>
            <w:del w:author="Murguia, Sahima" w:date="2022-03-15T22:37:00Z" w:id="1214">
              <w:r w:rsidRPr="009463FF" w:rsidDel="00262379">
                <w:rPr>
                  <w:rFonts w:asciiTheme="majorHAnsi" w:hAnsiTheme="majorHAnsi" w:cstheme="majorHAnsi"/>
                  <w:strike/>
                  <w:szCs w:val="18"/>
                  <w:highlight w:val="cyan"/>
                  <w:lang w:val="en-US"/>
                </w:rPr>
                <w:delText>Updated On</w:delText>
              </w:r>
            </w:del>
          </w:p>
        </w:tc>
        <w:tc>
          <w:tcPr>
            <w:tcW w:w="2070" w:type="dxa"/>
            <w:vAlign w:val="center"/>
          </w:tcPr>
          <w:p w:rsidRPr="009463FF" w:rsidR="002E457A" w:rsidDel="00262379" w:rsidP="008871C8" w:rsidRDefault="002E457A" w14:paraId="1444F12F" w14:textId="57944997">
            <w:pPr>
              <w:pStyle w:val="ListParagraph"/>
              <w:ind w:left="0"/>
              <w:jc w:val="both"/>
              <w:rPr>
                <w:del w:author="Murguia, Sahima" w:date="2022-03-15T22:37:00Z" w:id="1215"/>
                <w:rFonts w:asciiTheme="majorHAnsi" w:hAnsiTheme="majorHAnsi" w:cstheme="majorHAnsi"/>
                <w:strike/>
                <w:szCs w:val="18"/>
                <w:lang w:val="en-US"/>
              </w:rPr>
            </w:pPr>
          </w:p>
        </w:tc>
        <w:tc>
          <w:tcPr>
            <w:tcW w:w="990" w:type="dxa"/>
            <w:vAlign w:val="center"/>
          </w:tcPr>
          <w:p w:rsidRPr="009463FF" w:rsidR="002E457A" w:rsidDel="00262379" w:rsidP="008871C8" w:rsidRDefault="002E457A" w14:paraId="33E5658D" w14:textId="6ED81D70">
            <w:pPr>
              <w:pStyle w:val="ListParagraph"/>
              <w:ind w:left="0"/>
              <w:jc w:val="both"/>
              <w:rPr>
                <w:del w:author="Murguia, Sahima" w:date="2022-03-15T22:37:00Z" w:id="1216"/>
                <w:rFonts w:asciiTheme="majorHAnsi" w:hAnsiTheme="majorHAnsi" w:cstheme="majorHAnsi"/>
                <w:strike/>
                <w:szCs w:val="18"/>
                <w:lang w:val="en-US"/>
              </w:rPr>
            </w:pPr>
          </w:p>
        </w:tc>
        <w:tc>
          <w:tcPr>
            <w:tcW w:w="3060" w:type="dxa"/>
            <w:vAlign w:val="center"/>
          </w:tcPr>
          <w:p w:rsidRPr="009463FF" w:rsidR="002E457A" w:rsidDel="00262379" w:rsidP="008871C8" w:rsidRDefault="002E457A" w14:paraId="0275A506" w14:textId="73EE4DFE">
            <w:pPr>
              <w:pStyle w:val="ListParagraph"/>
              <w:ind w:left="0"/>
              <w:jc w:val="both"/>
              <w:rPr>
                <w:del w:author="Murguia, Sahima" w:date="2022-03-15T22:37:00Z" w:id="1217"/>
                <w:rFonts w:asciiTheme="majorHAnsi" w:hAnsiTheme="majorHAnsi" w:cstheme="majorHAnsi"/>
                <w:strike/>
                <w:szCs w:val="18"/>
                <w:lang w:val="en-US"/>
              </w:rPr>
            </w:pPr>
          </w:p>
        </w:tc>
      </w:tr>
      <w:tr w:rsidRPr="009463FF" w:rsidR="002E457A" w:rsidDel="00262379" w:rsidTr="008B5425" w14:paraId="19ECB5E9" w14:textId="297B40D1">
        <w:trPr>
          <w:trHeight w:val="43"/>
          <w:del w:author="Murguia, Sahima" w:date="2022-03-15T22:37:00Z" w:id="1218"/>
        </w:trPr>
        <w:tc>
          <w:tcPr>
            <w:tcW w:w="1042" w:type="dxa"/>
            <w:vMerge/>
            <w:vAlign w:val="center"/>
          </w:tcPr>
          <w:p w:rsidRPr="009463FF" w:rsidR="002E457A" w:rsidDel="00262379" w:rsidP="008871C8" w:rsidRDefault="002E457A" w14:paraId="654F55D7" w14:textId="75398A85">
            <w:pPr>
              <w:pStyle w:val="ListParagraph"/>
              <w:ind w:left="0"/>
              <w:jc w:val="both"/>
              <w:rPr>
                <w:del w:author="Murguia, Sahima" w:date="2022-03-15T22:37:00Z" w:id="1219"/>
                <w:rFonts w:asciiTheme="majorHAnsi" w:hAnsiTheme="majorHAnsi" w:cstheme="majorHAnsi"/>
                <w:strike/>
                <w:szCs w:val="18"/>
                <w:lang w:val="en-US"/>
              </w:rPr>
            </w:pPr>
          </w:p>
        </w:tc>
        <w:tc>
          <w:tcPr>
            <w:tcW w:w="1368" w:type="dxa"/>
            <w:vAlign w:val="center"/>
          </w:tcPr>
          <w:p w:rsidRPr="006A0C90" w:rsidR="002E457A" w:rsidDel="00262379" w:rsidP="008B5425" w:rsidRDefault="002E457A" w14:paraId="2F9D1317" w14:textId="3B83F445">
            <w:pPr>
              <w:pStyle w:val="ListParagraph"/>
              <w:ind w:left="0"/>
              <w:rPr>
                <w:del w:author="Murguia, Sahima" w:date="2022-03-15T22:37:00Z" w:id="1220"/>
                <w:rFonts w:asciiTheme="majorHAnsi" w:hAnsiTheme="majorHAnsi" w:cstheme="majorHAnsi"/>
                <w:strike/>
                <w:szCs w:val="18"/>
                <w:lang w:val="en-US"/>
                <w:rPrChange w:author="Andreyeva, Julia" w:date="2022-03-16T13:42:00Z" w:id="1221">
                  <w:rPr>
                    <w:del w:author="Murguia, Sahima" w:date="2022-03-15T22:37:00Z" w:id="1222"/>
                    <w:rFonts w:asciiTheme="majorHAnsi" w:hAnsiTheme="majorHAnsi" w:cstheme="majorHAnsi"/>
                    <w:strike/>
                    <w:szCs w:val="18"/>
                    <w:lang w:val="ru-RU"/>
                  </w:rPr>
                </w:rPrChange>
              </w:rPr>
            </w:pPr>
          </w:p>
        </w:tc>
        <w:tc>
          <w:tcPr>
            <w:tcW w:w="1512" w:type="dxa"/>
            <w:vAlign w:val="center"/>
          </w:tcPr>
          <w:p w:rsidRPr="009463FF" w:rsidR="002E457A" w:rsidDel="00262379" w:rsidP="008B5425" w:rsidRDefault="002E457A" w14:paraId="37F2281B" w14:textId="17468544">
            <w:pPr>
              <w:pStyle w:val="ListParagraph"/>
              <w:ind w:left="0"/>
              <w:rPr>
                <w:del w:author="Murguia, Sahima" w:date="2022-03-15T22:37:00Z" w:id="1223"/>
                <w:rFonts w:asciiTheme="majorHAnsi" w:hAnsiTheme="majorHAnsi" w:cstheme="majorHAnsi"/>
                <w:strike/>
                <w:szCs w:val="18"/>
                <w:highlight w:val="cyan"/>
                <w:lang w:val="en-US"/>
              </w:rPr>
            </w:pPr>
            <w:del w:author="Murguia, Sahima" w:date="2022-03-15T22:37:00Z" w:id="1224">
              <w:r w:rsidRPr="009463FF" w:rsidDel="00262379">
                <w:rPr>
                  <w:rFonts w:asciiTheme="majorHAnsi" w:hAnsiTheme="majorHAnsi" w:cstheme="majorHAnsi"/>
                  <w:strike/>
                  <w:szCs w:val="18"/>
                  <w:highlight w:val="cyan"/>
                  <w:lang w:val="en-US"/>
                </w:rPr>
                <w:delText>Updated By</w:delText>
              </w:r>
            </w:del>
          </w:p>
        </w:tc>
        <w:tc>
          <w:tcPr>
            <w:tcW w:w="2070" w:type="dxa"/>
            <w:vAlign w:val="center"/>
          </w:tcPr>
          <w:p w:rsidRPr="009463FF" w:rsidR="002E457A" w:rsidDel="00262379" w:rsidP="008B5425" w:rsidRDefault="002E457A" w14:paraId="5FF969F9" w14:textId="07732D8A">
            <w:pPr>
              <w:pStyle w:val="ListParagraph"/>
              <w:ind w:left="0"/>
              <w:rPr>
                <w:del w:author="Murguia, Sahima" w:date="2022-03-15T22:37:00Z" w:id="1225"/>
                <w:rFonts w:asciiTheme="majorHAnsi" w:hAnsiTheme="majorHAnsi" w:cstheme="majorHAnsi"/>
                <w:strike/>
                <w:szCs w:val="18"/>
                <w:lang w:val="en-US"/>
              </w:rPr>
            </w:pPr>
          </w:p>
        </w:tc>
        <w:tc>
          <w:tcPr>
            <w:tcW w:w="990" w:type="dxa"/>
            <w:vAlign w:val="center"/>
          </w:tcPr>
          <w:p w:rsidRPr="009463FF" w:rsidR="002E457A" w:rsidDel="00262379" w:rsidP="008B5425" w:rsidRDefault="002E457A" w14:paraId="7E63714F" w14:textId="68A6C492">
            <w:pPr>
              <w:pStyle w:val="ListParagraph"/>
              <w:ind w:left="0"/>
              <w:rPr>
                <w:del w:author="Murguia, Sahima" w:date="2022-03-15T22:37:00Z" w:id="1226"/>
                <w:rFonts w:asciiTheme="majorHAnsi" w:hAnsiTheme="majorHAnsi" w:cstheme="majorHAnsi"/>
                <w:strike/>
                <w:szCs w:val="18"/>
                <w:lang w:val="en-US"/>
              </w:rPr>
            </w:pPr>
          </w:p>
        </w:tc>
        <w:tc>
          <w:tcPr>
            <w:tcW w:w="3060" w:type="dxa"/>
            <w:vAlign w:val="center"/>
          </w:tcPr>
          <w:p w:rsidRPr="009463FF" w:rsidR="002E457A" w:rsidDel="00262379" w:rsidP="008B5425" w:rsidRDefault="002E457A" w14:paraId="47FEED91" w14:textId="60D01324">
            <w:pPr>
              <w:pStyle w:val="ListParagraph"/>
              <w:ind w:left="0"/>
              <w:rPr>
                <w:del w:author="Murguia, Sahima" w:date="2022-03-15T22:37:00Z" w:id="1227"/>
                <w:rFonts w:asciiTheme="majorHAnsi" w:hAnsiTheme="majorHAnsi" w:cstheme="majorHAnsi"/>
                <w:strike/>
                <w:szCs w:val="18"/>
                <w:lang w:val="en-US"/>
              </w:rPr>
            </w:pPr>
          </w:p>
        </w:tc>
      </w:tr>
      <w:tr w:rsidRPr="009463FF" w:rsidR="002E457A" w:rsidDel="00262379" w:rsidTr="008B5425" w14:paraId="0E9157D6" w14:textId="3A7526A3">
        <w:trPr>
          <w:trHeight w:val="43"/>
          <w:del w:author="Murguia, Sahima" w:date="2022-03-15T22:37:00Z" w:id="1228"/>
        </w:trPr>
        <w:tc>
          <w:tcPr>
            <w:tcW w:w="1042" w:type="dxa"/>
            <w:vMerge/>
            <w:vAlign w:val="center"/>
          </w:tcPr>
          <w:p w:rsidRPr="009463FF" w:rsidR="002E457A" w:rsidDel="00262379" w:rsidP="008871C8" w:rsidRDefault="002E457A" w14:paraId="0B535E75" w14:textId="78726B9D">
            <w:pPr>
              <w:pStyle w:val="ListParagraph"/>
              <w:ind w:left="0"/>
              <w:jc w:val="both"/>
              <w:rPr>
                <w:del w:author="Murguia, Sahima" w:date="2022-03-15T22:37:00Z" w:id="1229"/>
                <w:rFonts w:asciiTheme="majorHAnsi" w:hAnsiTheme="majorHAnsi" w:cstheme="majorHAnsi"/>
                <w:strike/>
                <w:szCs w:val="18"/>
                <w:lang w:val="en-US"/>
              </w:rPr>
            </w:pPr>
          </w:p>
        </w:tc>
        <w:tc>
          <w:tcPr>
            <w:tcW w:w="1368" w:type="dxa"/>
            <w:vAlign w:val="center"/>
          </w:tcPr>
          <w:p w:rsidRPr="006A0C90" w:rsidR="002E457A" w:rsidDel="00262379" w:rsidP="008B5425" w:rsidRDefault="002E457A" w14:paraId="185B7670" w14:textId="58975022">
            <w:pPr>
              <w:pStyle w:val="ListParagraph"/>
              <w:ind w:left="0"/>
              <w:rPr>
                <w:del w:author="Murguia, Sahima" w:date="2022-03-15T22:37:00Z" w:id="1230"/>
                <w:rFonts w:asciiTheme="majorHAnsi" w:hAnsiTheme="majorHAnsi" w:cstheme="majorHAnsi"/>
                <w:strike/>
                <w:szCs w:val="18"/>
                <w:lang w:val="en-US"/>
                <w:rPrChange w:author="Andreyeva, Julia" w:date="2022-03-16T13:42:00Z" w:id="1231">
                  <w:rPr>
                    <w:del w:author="Murguia, Sahima" w:date="2022-03-15T22:37:00Z" w:id="1232"/>
                    <w:rFonts w:asciiTheme="majorHAnsi" w:hAnsiTheme="majorHAnsi" w:cstheme="majorHAnsi"/>
                    <w:strike/>
                    <w:szCs w:val="18"/>
                    <w:lang w:val="ru-RU"/>
                  </w:rPr>
                </w:rPrChange>
              </w:rPr>
            </w:pPr>
          </w:p>
        </w:tc>
        <w:tc>
          <w:tcPr>
            <w:tcW w:w="1512" w:type="dxa"/>
            <w:vAlign w:val="center"/>
          </w:tcPr>
          <w:p w:rsidRPr="009463FF" w:rsidR="002E457A" w:rsidDel="00262379" w:rsidP="008B5425" w:rsidRDefault="002E457A" w14:paraId="07DB688E" w14:textId="108DD607">
            <w:pPr>
              <w:pStyle w:val="ListParagraph"/>
              <w:ind w:left="0"/>
              <w:rPr>
                <w:del w:author="Murguia, Sahima" w:date="2022-03-15T22:37:00Z" w:id="1233"/>
                <w:rFonts w:asciiTheme="majorHAnsi" w:hAnsiTheme="majorHAnsi" w:cstheme="majorHAnsi"/>
                <w:strike/>
                <w:szCs w:val="18"/>
                <w:highlight w:val="cyan"/>
                <w:lang w:val="en-US"/>
              </w:rPr>
            </w:pPr>
            <w:del w:author="Murguia, Sahima" w:date="2022-03-15T22:37:00Z" w:id="1234">
              <w:r w:rsidRPr="009463FF" w:rsidDel="00262379">
                <w:rPr>
                  <w:rFonts w:asciiTheme="majorHAnsi" w:hAnsiTheme="majorHAnsi" w:cstheme="majorHAnsi"/>
                  <w:strike/>
                  <w:szCs w:val="18"/>
                  <w:highlight w:val="cyan"/>
                  <w:lang w:val="en-US"/>
                </w:rPr>
                <w:delText>Last Updated Source</w:delText>
              </w:r>
            </w:del>
          </w:p>
        </w:tc>
        <w:tc>
          <w:tcPr>
            <w:tcW w:w="2070" w:type="dxa"/>
            <w:vAlign w:val="center"/>
          </w:tcPr>
          <w:p w:rsidRPr="009463FF" w:rsidR="002E457A" w:rsidDel="00262379" w:rsidP="008B5425" w:rsidRDefault="002E457A" w14:paraId="0746B61A" w14:textId="2C5876FA">
            <w:pPr>
              <w:pStyle w:val="ListParagraph"/>
              <w:ind w:left="0"/>
              <w:rPr>
                <w:del w:author="Murguia, Sahima" w:date="2022-03-15T22:37:00Z" w:id="1235"/>
                <w:rFonts w:asciiTheme="majorHAnsi" w:hAnsiTheme="majorHAnsi" w:cstheme="majorHAnsi"/>
                <w:strike/>
                <w:szCs w:val="18"/>
                <w:lang w:val="en-US"/>
              </w:rPr>
            </w:pPr>
          </w:p>
        </w:tc>
        <w:tc>
          <w:tcPr>
            <w:tcW w:w="990" w:type="dxa"/>
            <w:vAlign w:val="center"/>
          </w:tcPr>
          <w:p w:rsidRPr="009463FF" w:rsidR="002E457A" w:rsidDel="00262379" w:rsidP="008B5425" w:rsidRDefault="002E457A" w14:paraId="3EC4C4DC" w14:textId="58D923A5">
            <w:pPr>
              <w:pStyle w:val="ListParagraph"/>
              <w:ind w:left="0"/>
              <w:rPr>
                <w:del w:author="Murguia, Sahima" w:date="2022-03-15T22:37:00Z" w:id="1236"/>
                <w:rFonts w:asciiTheme="majorHAnsi" w:hAnsiTheme="majorHAnsi" w:cstheme="majorHAnsi"/>
                <w:strike/>
                <w:szCs w:val="18"/>
                <w:lang w:val="en-US"/>
              </w:rPr>
            </w:pPr>
          </w:p>
        </w:tc>
        <w:tc>
          <w:tcPr>
            <w:tcW w:w="3060" w:type="dxa"/>
            <w:vAlign w:val="center"/>
          </w:tcPr>
          <w:p w:rsidRPr="009463FF" w:rsidR="002E457A" w:rsidDel="00262379" w:rsidP="008B5425" w:rsidRDefault="002E457A" w14:paraId="1DC0F55B" w14:textId="1D394E14">
            <w:pPr>
              <w:pStyle w:val="ListParagraph"/>
              <w:ind w:left="0"/>
              <w:rPr>
                <w:del w:author="Murguia, Sahima" w:date="2022-03-15T22:37:00Z" w:id="1237"/>
                <w:rFonts w:asciiTheme="majorHAnsi" w:hAnsiTheme="majorHAnsi" w:cstheme="majorHAnsi"/>
                <w:strike/>
                <w:szCs w:val="18"/>
                <w:lang w:val="en-US"/>
              </w:rPr>
            </w:pPr>
          </w:p>
        </w:tc>
      </w:tr>
      <w:tr w:rsidRPr="009463FF" w:rsidR="002E457A" w:rsidDel="00262379" w:rsidTr="008B5425" w14:paraId="63438FF7" w14:textId="75DDBD3F">
        <w:trPr>
          <w:trHeight w:val="43"/>
          <w:del w:author="Murguia, Sahima" w:date="2022-03-15T22:37:00Z" w:id="1238"/>
        </w:trPr>
        <w:tc>
          <w:tcPr>
            <w:tcW w:w="1042" w:type="dxa"/>
            <w:vMerge/>
            <w:vAlign w:val="center"/>
          </w:tcPr>
          <w:p w:rsidRPr="009463FF" w:rsidR="002E457A" w:rsidDel="00262379" w:rsidP="008871C8" w:rsidRDefault="002E457A" w14:paraId="3B5630A3" w14:textId="3B581F18">
            <w:pPr>
              <w:pStyle w:val="ListParagraph"/>
              <w:ind w:left="0"/>
              <w:jc w:val="both"/>
              <w:rPr>
                <w:del w:author="Murguia, Sahima" w:date="2022-03-15T22:37:00Z" w:id="1239"/>
                <w:rFonts w:asciiTheme="majorHAnsi" w:hAnsiTheme="majorHAnsi" w:cstheme="majorHAnsi"/>
                <w:strike/>
                <w:szCs w:val="18"/>
                <w:lang w:val="en-US"/>
              </w:rPr>
            </w:pPr>
          </w:p>
        </w:tc>
        <w:tc>
          <w:tcPr>
            <w:tcW w:w="1368" w:type="dxa"/>
            <w:vAlign w:val="center"/>
          </w:tcPr>
          <w:p w:rsidRPr="006A0C90" w:rsidR="002E457A" w:rsidDel="00262379" w:rsidP="008B5425" w:rsidRDefault="002E457A" w14:paraId="7494AB5D" w14:textId="3EADBA6E">
            <w:pPr>
              <w:pStyle w:val="ListParagraph"/>
              <w:ind w:left="0"/>
              <w:rPr>
                <w:del w:author="Murguia, Sahima" w:date="2022-03-15T22:37:00Z" w:id="1240"/>
                <w:rFonts w:asciiTheme="majorHAnsi" w:hAnsiTheme="majorHAnsi" w:cstheme="majorHAnsi"/>
                <w:strike/>
                <w:szCs w:val="18"/>
                <w:lang w:val="en-US"/>
                <w:rPrChange w:author="Andreyeva, Julia" w:date="2022-03-16T13:42:00Z" w:id="1241">
                  <w:rPr>
                    <w:del w:author="Murguia, Sahima" w:date="2022-03-15T22:37:00Z" w:id="1242"/>
                    <w:rFonts w:asciiTheme="majorHAnsi" w:hAnsiTheme="majorHAnsi" w:cstheme="majorHAnsi"/>
                    <w:strike/>
                    <w:szCs w:val="18"/>
                    <w:lang w:val="ru-RU"/>
                  </w:rPr>
                </w:rPrChange>
              </w:rPr>
            </w:pPr>
          </w:p>
        </w:tc>
        <w:tc>
          <w:tcPr>
            <w:tcW w:w="1512" w:type="dxa"/>
            <w:vAlign w:val="center"/>
          </w:tcPr>
          <w:p w:rsidRPr="009463FF" w:rsidR="002E457A" w:rsidDel="00262379" w:rsidP="008B5425" w:rsidRDefault="002E457A" w14:paraId="067EF9F0" w14:textId="0BD4900C">
            <w:pPr>
              <w:pStyle w:val="ListParagraph"/>
              <w:ind w:left="0"/>
              <w:rPr>
                <w:del w:author="Murguia, Sahima" w:date="2022-03-15T22:37:00Z" w:id="1243"/>
                <w:rFonts w:asciiTheme="majorHAnsi" w:hAnsiTheme="majorHAnsi" w:cstheme="majorHAnsi"/>
                <w:strike/>
                <w:szCs w:val="18"/>
                <w:highlight w:val="cyan"/>
                <w:lang w:val="en-US"/>
              </w:rPr>
            </w:pPr>
            <w:del w:author="Murguia, Sahima" w:date="2022-03-15T22:37:00Z" w:id="1244">
              <w:r w:rsidRPr="009463FF" w:rsidDel="00262379">
                <w:rPr>
                  <w:rFonts w:asciiTheme="majorHAnsi" w:hAnsiTheme="majorHAnsi" w:cstheme="majorHAnsi"/>
                  <w:strike/>
                  <w:szCs w:val="18"/>
                  <w:highlight w:val="cyan"/>
                  <w:lang w:val="en-US"/>
                </w:rPr>
                <w:delText>Last Updated On</w:delText>
              </w:r>
            </w:del>
          </w:p>
        </w:tc>
        <w:tc>
          <w:tcPr>
            <w:tcW w:w="2070" w:type="dxa"/>
            <w:vAlign w:val="center"/>
          </w:tcPr>
          <w:p w:rsidRPr="009463FF" w:rsidR="002E457A" w:rsidDel="00262379" w:rsidP="008B5425" w:rsidRDefault="002E457A" w14:paraId="50471612" w14:textId="74A6DC92">
            <w:pPr>
              <w:pStyle w:val="ListParagraph"/>
              <w:ind w:left="0"/>
              <w:rPr>
                <w:del w:author="Murguia, Sahima" w:date="2022-03-15T22:37:00Z" w:id="1245"/>
                <w:rFonts w:asciiTheme="majorHAnsi" w:hAnsiTheme="majorHAnsi" w:cstheme="majorHAnsi"/>
                <w:strike/>
                <w:szCs w:val="18"/>
                <w:lang w:val="en-US"/>
              </w:rPr>
            </w:pPr>
          </w:p>
        </w:tc>
        <w:tc>
          <w:tcPr>
            <w:tcW w:w="990" w:type="dxa"/>
            <w:vAlign w:val="center"/>
          </w:tcPr>
          <w:p w:rsidRPr="009463FF" w:rsidR="002E457A" w:rsidDel="00262379" w:rsidP="008B5425" w:rsidRDefault="002E457A" w14:paraId="52269EFC" w14:textId="4068C06E">
            <w:pPr>
              <w:pStyle w:val="ListParagraph"/>
              <w:ind w:left="0"/>
              <w:rPr>
                <w:del w:author="Murguia, Sahima" w:date="2022-03-15T22:37:00Z" w:id="1246"/>
                <w:rFonts w:asciiTheme="majorHAnsi" w:hAnsiTheme="majorHAnsi" w:cstheme="majorHAnsi"/>
                <w:strike/>
                <w:szCs w:val="18"/>
                <w:lang w:val="en-US"/>
              </w:rPr>
            </w:pPr>
          </w:p>
        </w:tc>
        <w:tc>
          <w:tcPr>
            <w:tcW w:w="3060" w:type="dxa"/>
            <w:vAlign w:val="center"/>
          </w:tcPr>
          <w:p w:rsidRPr="009463FF" w:rsidR="002E457A" w:rsidDel="00262379" w:rsidP="008B5425" w:rsidRDefault="002E457A" w14:paraId="2EADF959" w14:textId="0DAB0B50">
            <w:pPr>
              <w:pStyle w:val="ListParagraph"/>
              <w:ind w:left="0"/>
              <w:rPr>
                <w:del w:author="Murguia, Sahima" w:date="2022-03-15T22:37:00Z" w:id="1247"/>
                <w:rFonts w:asciiTheme="majorHAnsi" w:hAnsiTheme="majorHAnsi" w:cstheme="majorHAnsi"/>
                <w:strike/>
                <w:szCs w:val="18"/>
                <w:lang w:val="en-US"/>
              </w:rPr>
            </w:pPr>
          </w:p>
        </w:tc>
      </w:tr>
      <w:tr w:rsidRPr="009463FF" w:rsidR="002E457A" w:rsidDel="00262379" w:rsidTr="008B5425" w14:paraId="48A23514" w14:textId="3D099F5F">
        <w:trPr>
          <w:trHeight w:val="43"/>
          <w:del w:author="Murguia, Sahima" w:date="2022-03-15T22:37:00Z" w:id="1248"/>
        </w:trPr>
        <w:tc>
          <w:tcPr>
            <w:tcW w:w="1042" w:type="dxa"/>
            <w:vMerge/>
            <w:vAlign w:val="center"/>
          </w:tcPr>
          <w:p w:rsidRPr="009463FF" w:rsidR="002E457A" w:rsidDel="00262379" w:rsidP="008871C8" w:rsidRDefault="002E457A" w14:paraId="2DB3141E" w14:textId="56B21B23">
            <w:pPr>
              <w:pStyle w:val="ListParagraph"/>
              <w:ind w:left="0"/>
              <w:jc w:val="both"/>
              <w:rPr>
                <w:del w:author="Murguia, Sahima" w:date="2022-03-15T22:37:00Z" w:id="1249"/>
                <w:rFonts w:asciiTheme="majorHAnsi" w:hAnsiTheme="majorHAnsi" w:cstheme="majorHAnsi"/>
                <w:strike/>
                <w:szCs w:val="18"/>
                <w:lang w:val="en-US"/>
              </w:rPr>
            </w:pPr>
          </w:p>
        </w:tc>
        <w:tc>
          <w:tcPr>
            <w:tcW w:w="1368" w:type="dxa"/>
            <w:vAlign w:val="center"/>
          </w:tcPr>
          <w:p w:rsidRPr="006A0C90" w:rsidR="002E457A" w:rsidDel="00262379" w:rsidP="008B5425" w:rsidRDefault="002E457A" w14:paraId="4A17825D" w14:textId="09C7F44C">
            <w:pPr>
              <w:pStyle w:val="ListParagraph"/>
              <w:ind w:left="0"/>
              <w:rPr>
                <w:del w:author="Murguia, Sahima" w:date="2022-03-15T22:37:00Z" w:id="1250"/>
                <w:rFonts w:asciiTheme="majorHAnsi" w:hAnsiTheme="majorHAnsi" w:cstheme="majorHAnsi"/>
                <w:strike/>
                <w:szCs w:val="18"/>
                <w:lang w:val="en-US"/>
                <w:rPrChange w:author="Andreyeva, Julia" w:date="2022-03-16T13:42:00Z" w:id="1251">
                  <w:rPr>
                    <w:del w:author="Murguia, Sahima" w:date="2022-03-15T22:37:00Z" w:id="1252"/>
                    <w:rFonts w:asciiTheme="majorHAnsi" w:hAnsiTheme="majorHAnsi" w:cstheme="majorHAnsi"/>
                    <w:strike/>
                    <w:szCs w:val="18"/>
                    <w:lang w:val="ru-RU"/>
                  </w:rPr>
                </w:rPrChange>
              </w:rPr>
            </w:pPr>
          </w:p>
        </w:tc>
        <w:tc>
          <w:tcPr>
            <w:tcW w:w="1512" w:type="dxa"/>
            <w:vAlign w:val="center"/>
          </w:tcPr>
          <w:p w:rsidRPr="009463FF" w:rsidR="002E457A" w:rsidDel="00262379" w:rsidP="008B5425" w:rsidRDefault="002E457A" w14:paraId="02F0FDDC" w14:textId="5D7182C7">
            <w:pPr>
              <w:pStyle w:val="ListParagraph"/>
              <w:ind w:left="0"/>
              <w:rPr>
                <w:del w:author="Murguia, Sahima" w:date="2022-03-15T22:37:00Z" w:id="1253"/>
                <w:rFonts w:asciiTheme="majorHAnsi" w:hAnsiTheme="majorHAnsi" w:cstheme="majorHAnsi"/>
                <w:strike/>
                <w:szCs w:val="18"/>
                <w:highlight w:val="cyan"/>
                <w:lang w:val="en-US"/>
              </w:rPr>
            </w:pPr>
            <w:del w:author="Murguia, Sahima" w:date="2022-03-15T22:37:00Z" w:id="1254">
              <w:r w:rsidRPr="009463FF" w:rsidDel="00262379">
                <w:rPr>
                  <w:rFonts w:asciiTheme="majorHAnsi" w:hAnsiTheme="majorHAnsi" w:cstheme="majorHAnsi"/>
                  <w:strike/>
                  <w:szCs w:val="18"/>
                  <w:highlight w:val="cyan"/>
                  <w:lang w:val="en-US"/>
                </w:rPr>
                <w:delText>Conflict #</w:delText>
              </w:r>
            </w:del>
          </w:p>
        </w:tc>
        <w:tc>
          <w:tcPr>
            <w:tcW w:w="2070" w:type="dxa"/>
            <w:vAlign w:val="center"/>
          </w:tcPr>
          <w:p w:rsidRPr="009463FF" w:rsidR="002E457A" w:rsidDel="00262379" w:rsidP="008B5425" w:rsidRDefault="002E457A" w14:paraId="72478CC1" w14:textId="66B2F3D8">
            <w:pPr>
              <w:pStyle w:val="ListParagraph"/>
              <w:ind w:left="0"/>
              <w:rPr>
                <w:del w:author="Murguia, Sahima" w:date="2022-03-15T22:37:00Z" w:id="1255"/>
                <w:rFonts w:asciiTheme="majorHAnsi" w:hAnsiTheme="majorHAnsi" w:cstheme="majorHAnsi"/>
                <w:strike/>
                <w:szCs w:val="18"/>
                <w:lang w:val="en-US"/>
              </w:rPr>
            </w:pPr>
          </w:p>
        </w:tc>
        <w:tc>
          <w:tcPr>
            <w:tcW w:w="990" w:type="dxa"/>
            <w:vAlign w:val="center"/>
          </w:tcPr>
          <w:p w:rsidRPr="009463FF" w:rsidR="002E457A" w:rsidDel="00262379" w:rsidP="008B5425" w:rsidRDefault="002E457A" w14:paraId="3DEFABEC" w14:textId="7A41805B">
            <w:pPr>
              <w:pStyle w:val="ListParagraph"/>
              <w:ind w:left="0"/>
              <w:rPr>
                <w:del w:author="Murguia, Sahima" w:date="2022-03-15T22:37:00Z" w:id="1256"/>
                <w:rFonts w:asciiTheme="majorHAnsi" w:hAnsiTheme="majorHAnsi" w:cstheme="majorHAnsi"/>
                <w:strike/>
                <w:szCs w:val="18"/>
                <w:lang w:val="en-US"/>
              </w:rPr>
            </w:pPr>
          </w:p>
        </w:tc>
        <w:tc>
          <w:tcPr>
            <w:tcW w:w="3060" w:type="dxa"/>
            <w:vAlign w:val="center"/>
          </w:tcPr>
          <w:p w:rsidRPr="009463FF" w:rsidR="002E457A" w:rsidDel="00262379" w:rsidP="008B5425" w:rsidRDefault="002E457A" w14:paraId="2EA34531" w14:textId="3DE60990">
            <w:pPr>
              <w:pStyle w:val="ListParagraph"/>
              <w:ind w:left="0"/>
              <w:rPr>
                <w:del w:author="Murguia, Sahima" w:date="2022-03-15T22:37:00Z" w:id="1257"/>
                <w:rFonts w:asciiTheme="majorHAnsi" w:hAnsiTheme="majorHAnsi" w:cstheme="majorHAnsi"/>
                <w:strike/>
                <w:szCs w:val="18"/>
                <w:lang w:val="en-US"/>
              </w:rPr>
            </w:pPr>
          </w:p>
        </w:tc>
      </w:tr>
      <w:tr w:rsidRPr="009463FF" w:rsidR="002E457A" w:rsidDel="00262379" w:rsidTr="008B5425" w14:paraId="018B116D" w14:textId="620F68CA">
        <w:trPr>
          <w:trHeight w:val="43"/>
          <w:del w:author="Murguia, Sahima" w:date="2022-03-15T22:37:00Z" w:id="1258"/>
        </w:trPr>
        <w:tc>
          <w:tcPr>
            <w:tcW w:w="1042" w:type="dxa"/>
            <w:vMerge/>
            <w:vAlign w:val="center"/>
          </w:tcPr>
          <w:p w:rsidRPr="009463FF" w:rsidR="002E457A" w:rsidDel="00262379" w:rsidP="008871C8" w:rsidRDefault="002E457A" w14:paraId="575B477C" w14:textId="3533D2FC">
            <w:pPr>
              <w:pStyle w:val="ListParagraph"/>
              <w:ind w:left="0"/>
              <w:jc w:val="both"/>
              <w:rPr>
                <w:del w:author="Murguia, Sahima" w:date="2022-03-15T22:37:00Z" w:id="1259"/>
                <w:rFonts w:asciiTheme="majorHAnsi" w:hAnsiTheme="majorHAnsi" w:cstheme="majorHAnsi"/>
                <w:strike/>
                <w:szCs w:val="18"/>
                <w:lang w:val="en-US"/>
              </w:rPr>
            </w:pPr>
          </w:p>
        </w:tc>
        <w:tc>
          <w:tcPr>
            <w:tcW w:w="1368" w:type="dxa"/>
            <w:vAlign w:val="center"/>
          </w:tcPr>
          <w:p w:rsidRPr="006A0C90" w:rsidR="002E457A" w:rsidDel="00262379" w:rsidP="008B5425" w:rsidRDefault="002E457A" w14:paraId="63D23F47" w14:textId="2031CE5D">
            <w:pPr>
              <w:pStyle w:val="ListParagraph"/>
              <w:ind w:left="0"/>
              <w:rPr>
                <w:del w:author="Murguia, Sahima" w:date="2022-03-15T22:37:00Z" w:id="1260"/>
                <w:rFonts w:asciiTheme="majorHAnsi" w:hAnsiTheme="majorHAnsi" w:cstheme="majorHAnsi"/>
                <w:strike/>
                <w:szCs w:val="18"/>
                <w:lang w:val="en-US"/>
                <w:rPrChange w:author="Andreyeva, Julia" w:date="2022-03-16T13:42:00Z" w:id="1261">
                  <w:rPr>
                    <w:del w:author="Murguia, Sahima" w:date="2022-03-15T22:37:00Z" w:id="1262"/>
                    <w:rFonts w:asciiTheme="majorHAnsi" w:hAnsiTheme="majorHAnsi" w:cstheme="majorHAnsi"/>
                    <w:strike/>
                    <w:szCs w:val="18"/>
                    <w:lang w:val="ru-RU"/>
                  </w:rPr>
                </w:rPrChange>
              </w:rPr>
            </w:pPr>
          </w:p>
        </w:tc>
        <w:tc>
          <w:tcPr>
            <w:tcW w:w="1512" w:type="dxa"/>
            <w:vAlign w:val="center"/>
          </w:tcPr>
          <w:p w:rsidRPr="009463FF" w:rsidR="002E457A" w:rsidDel="00262379" w:rsidP="008B5425" w:rsidRDefault="002E457A" w14:paraId="13D281D4" w14:textId="26D62920">
            <w:pPr>
              <w:pStyle w:val="ListParagraph"/>
              <w:ind w:left="0"/>
              <w:rPr>
                <w:del w:author="Murguia, Sahima" w:date="2022-03-15T22:37:00Z" w:id="1263"/>
                <w:rFonts w:asciiTheme="majorHAnsi" w:hAnsiTheme="majorHAnsi" w:cstheme="majorHAnsi"/>
                <w:strike/>
                <w:szCs w:val="18"/>
                <w:highlight w:val="cyan"/>
                <w:lang w:val="en-US"/>
              </w:rPr>
            </w:pPr>
            <w:del w:author="Murguia, Sahima" w:date="2022-03-15T22:37:00Z" w:id="1264">
              <w:r w:rsidRPr="009463FF" w:rsidDel="00262379">
                <w:rPr>
                  <w:rFonts w:asciiTheme="majorHAnsi" w:hAnsiTheme="majorHAnsi" w:cstheme="majorHAnsi"/>
                  <w:strike/>
                  <w:szCs w:val="18"/>
                  <w:highlight w:val="cyan"/>
                  <w:lang w:val="en-US"/>
                </w:rPr>
                <w:delText>Modification #</w:delText>
              </w:r>
            </w:del>
          </w:p>
        </w:tc>
        <w:tc>
          <w:tcPr>
            <w:tcW w:w="2070" w:type="dxa"/>
            <w:vAlign w:val="center"/>
          </w:tcPr>
          <w:p w:rsidRPr="009463FF" w:rsidR="002E457A" w:rsidDel="00262379" w:rsidP="008B5425" w:rsidRDefault="002E457A" w14:paraId="0DCB5F3C" w14:textId="00F474D0">
            <w:pPr>
              <w:pStyle w:val="ListParagraph"/>
              <w:ind w:left="0"/>
              <w:rPr>
                <w:del w:author="Murguia, Sahima" w:date="2022-03-15T22:37:00Z" w:id="1265"/>
                <w:rFonts w:asciiTheme="majorHAnsi" w:hAnsiTheme="majorHAnsi" w:cstheme="majorHAnsi"/>
                <w:strike/>
                <w:szCs w:val="18"/>
                <w:lang w:val="en-US"/>
              </w:rPr>
            </w:pPr>
          </w:p>
        </w:tc>
        <w:tc>
          <w:tcPr>
            <w:tcW w:w="990" w:type="dxa"/>
            <w:vAlign w:val="center"/>
          </w:tcPr>
          <w:p w:rsidRPr="009463FF" w:rsidR="002E457A" w:rsidDel="00262379" w:rsidP="008B5425" w:rsidRDefault="002E457A" w14:paraId="4E1143A2" w14:textId="3D320E47">
            <w:pPr>
              <w:pStyle w:val="ListParagraph"/>
              <w:ind w:left="0"/>
              <w:rPr>
                <w:del w:author="Murguia, Sahima" w:date="2022-03-15T22:37:00Z" w:id="1266"/>
                <w:rFonts w:asciiTheme="majorHAnsi" w:hAnsiTheme="majorHAnsi" w:cstheme="majorHAnsi"/>
                <w:strike/>
                <w:szCs w:val="18"/>
                <w:lang w:val="en-US"/>
              </w:rPr>
            </w:pPr>
          </w:p>
        </w:tc>
        <w:tc>
          <w:tcPr>
            <w:tcW w:w="3060" w:type="dxa"/>
            <w:vAlign w:val="center"/>
          </w:tcPr>
          <w:p w:rsidRPr="009463FF" w:rsidR="002E457A" w:rsidDel="00262379" w:rsidP="008B5425" w:rsidRDefault="002E457A" w14:paraId="075C7898" w14:textId="445A94E8">
            <w:pPr>
              <w:pStyle w:val="ListParagraph"/>
              <w:ind w:left="0"/>
              <w:rPr>
                <w:del w:author="Murguia, Sahima" w:date="2022-03-15T22:37:00Z" w:id="1267"/>
                <w:rFonts w:asciiTheme="majorHAnsi" w:hAnsiTheme="majorHAnsi" w:cstheme="majorHAnsi"/>
                <w:strike/>
                <w:szCs w:val="18"/>
                <w:lang w:val="en-US"/>
              </w:rPr>
            </w:pPr>
          </w:p>
        </w:tc>
      </w:tr>
      <w:tr w:rsidRPr="009463FF" w:rsidR="002E457A" w:rsidDel="00262379" w:rsidTr="008B5425" w14:paraId="3A382A45" w14:textId="6A9485ED">
        <w:trPr>
          <w:trHeight w:val="43"/>
          <w:del w:author="Murguia, Sahima" w:date="2022-03-15T22:37:00Z" w:id="1268"/>
        </w:trPr>
        <w:tc>
          <w:tcPr>
            <w:tcW w:w="1042" w:type="dxa"/>
            <w:vMerge/>
            <w:vAlign w:val="center"/>
          </w:tcPr>
          <w:p w:rsidRPr="009463FF" w:rsidR="002E457A" w:rsidDel="00262379" w:rsidP="008871C8" w:rsidRDefault="002E457A" w14:paraId="4F9E7188" w14:textId="0433E56D">
            <w:pPr>
              <w:pStyle w:val="ListParagraph"/>
              <w:ind w:left="0"/>
              <w:jc w:val="both"/>
              <w:rPr>
                <w:del w:author="Murguia, Sahima" w:date="2022-03-15T22:37:00Z" w:id="1269"/>
                <w:rFonts w:asciiTheme="majorHAnsi" w:hAnsiTheme="majorHAnsi" w:cstheme="majorHAnsi"/>
                <w:strike/>
                <w:szCs w:val="18"/>
                <w:lang w:val="en-US"/>
              </w:rPr>
            </w:pPr>
          </w:p>
        </w:tc>
        <w:tc>
          <w:tcPr>
            <w:tcW w:w="1368" w:type="dxa"/>
            <w:vAlign w:val="center"/>
          </w:tcPr>
          <w:p w:rsidRPr="006A0C90" w:rsidR="002E457A" w:rsidDel="00262379" w:rsidP="008B5425" w:rsidRDefault="002E457A" w14:paraId="0C763D16" w14:textId="55F54A7B">
            <w:pPr>
              <w:pStyle w:val="ListParagraph"/>
              <w:ind w:left="0"/>
              <w:rPr>
                <w:del w:author="Murguia, Sahima" w:date="2022-03-15T22:37:00Z" w:id="1270"/>
                <w:rFonts w:asciiTheme="majorHAnsi" w:hAnsiTheme="majorHAnsi" w:cstheme="majorHAnsi"/>
                <w:strike/>
                <w:szCs w:val="18"/>
                <w:lang w:val="en-US"/>
                <w:rPrChange w:author="Andreyeva, Julia" w:date="2022-03-16T13:42:00Z" w:id="1271">
                  <w:rPr>
                    <w:del w:author="Murguia, Sahima" w:date="2022-03-15T22:37:00Z" w:id="1272"/>
                    <w:rFonts w:asciiTheme="majorHAnsi" w:hAnsiTheme="majorHAnsi" w:cstheme="majorHAnsi"/>
                    <w:strike/>
                    <w:szCs w:val="18"/>
                    <w:lang w:val="ru-RU"/>
                  </w:rPr>
                </w:rPrChange>
              </w:rPr>
            </w:pPr>
          </w:p>
        </w:tc>
        <w:tc>
          <w:tcPr>
            <w:tcW w:w="1512" w:type="dxa"/>
            <w:vAlign w:val="center"/>
          </w:tcPr>
          <w:p w:rsidRPr="009463FF" w:rsidR="002E457A" w:rsidDel="00262379" w:rsidP="008B5425" w:rsidRDefault="002E457A" w14:paraId="2F121DD4" w14:textId="68A8C2D8">
            <w:pPr>
              <w:pStyle w:val="ListParagraph"/>
              <w:ind w:left="0"/>
              <w:rPr>
                <w:del w:author="Murguia, Sahima" w:date="2022-03-15T22:37:00Z" w:id="1273"/>
                <w:rFonts w:asciiTheme="majorHAnsi" w:hAnsiTheme="majorHAnsi" w:cstheme="majorHAnsi"/>
                <w:strike/>
                <w:szCs w:val="18"/>
                <w:highlight w:val="cyan"/>
                <w:lang w:val="en-US"/>
              </w:rPr>
            </w:pPr>
            <w:del w:author="Murguia, Sahima" w:date="2022-03-15T22:37:00Z" w:id="1274">
              <w:r w:rsidRPr="009463FF" w:rsidDel="00262379">
                <w:rPr>
                  <w:rFonts w:asciiTheme="majorHAnsi" w:hAnsiTheme="majorHAnsi" w:cstheme="majorHAnsi"/>
                  <w:strike/>
                  <w:szCs w:val="18"/>
                  <w:highlight w:val="cyan"/>
                  <w:lang w:val="en-US"/>
                </w:rPr>
                <w:delText>Row #</w:delText>
              </w:r>
            </w:del>
          </w:p>
        </w:tc>
        <w:tc>
          <w:tcPr>
            <w:tcW w:w="2070" w:type="dxa"/>
            <w:vAlign w:val="center"/>
          </w:tcPr>
          <w:p w:rsidRPr="009463FF" w:rsidR="002E457A" w:rsidDel="00262379" w:rsidP="008B5425" w:rsidRDefault="002E457A" w14:paraId="650F27A1" w14:textId="2D47D261">
            <w:pPr>
              <w:pStyle w:val="ListParagraph"/>
              <w:ind w:left="0"/>
              <w:rPr>
                <w:del w:author="Murguia, Sahima" w:date="2022-03-15T22:37:00Z" w:id="1275"/>
                <w:rFonts w:asciiTheme="majorHAnsi" w:hAnsiTheme="majorHAnsi" w:cstheme="majorHAnsi"/>
                <w:strike/>
                <w:szCs w:val="18"/>
                <w:lang w:val="en-US"/>
              </w:rPr>
            </w:pPr>
          </w:p>
        </w:tc>
        <w:tc>
          <w:tcPr>
            <w:tcW w:w="990" w:type="dxa"/>
            <w:vAlign w:val="center"/>
          </w:tcPr>
          <w:p w:rsidRPr="009463FF" w:rsidR="002E457A" w:rsidDel="00262379" w:rsidP="008B5425" w:rsidRDefault="002E457A" w14:paraId="11702E9F" w14:textId="375E9B05">
            <w:pPr>
              <w:pStyle w:val="ListParagraph"/>
              <w:ind w:left="0"/>
              <w:rPr>
                <w:del w:author="Murguia, Sahima" w:date="2022-03-15T22:37:00Z" w:id="1276"/>
                <w:rFonts w:asciiTheme="majorHAnsi" w:hAnsiTheme="majorHAnsi" w:cstheme="majorHAnsi"/>
                <w:strike/>
                <w:szCs w:val="18"/>
                <w:lang w:val="en-US"/>
              </w:rPr>
            </w:pPr>
          </w:p>
        </w:tc>
        <w:tc>
          <w:tcPr>
            <w:tcW w:w="3060" w:type="dxa"/>
            <w:vAlign w:val="center"/>
          </w:tcPr>
          <w:p w:rsidRPr="009463FF" w:rsidR="002E457A" w:rsidDel="00262379" w:rsidP="008B5425" w:rsidRDefault="002E457A" w14:paraId="17B94927" w14:textId="436DE91B">
            <w:pPr>
              <w:pStyle w:val="ListParagraph"/>
              <w:ind w:left="0"/>
              <w:rPr>
                <w:del w:author="Murguia, Sahima" w:date="2022-03-15T22:37:00Z" w:id="1277"/>
                <w:rFonts w:asciiTheme="majorHAnsi" w:hAnsiTheme="majorHAnsi" w:cstheme="majorHAnsi"/>
                <w:strike/>
                <w:szCs w:val="18"/>
                <w:lang w:val="en-US"/>
              </w:rPr>
            </w:pPr>
          </w:p>
        </w:tc>
      </w:tr>
    </w:tbl>
    <w:p w:rsidRPr="009463FF" w:rsidR="00A01004" w:rsidDel="00262379" w:rsidP="00965B64" w:rsidRDefault="00A01004" w14:paraId="4CDE5474" w14:textId="5EE2BC1F">
      <w:pPr>
        <w:rPr>
          <w:del w:author="Murguia, Sahima" w:date="2022-03-15T22:37:00Z" w:id="1278"/>
          <w:strike/>
          <w:sz w:val="20"/>
          <w:szCs w:val="20"/>
          <w:lang w:val="en-US"/>
        </w:rPr>
      </w:pPr>
    </w:p>
    <w:tbl>
      <w:tblPr>
        <w:tblStyle w:val="TableGrid"/>
        <w:tblW w:w="10042" w:type="dxa"/>
        <w:tblInd w:w="-147" w:type="dxa"/>
        <w:tblLayout w:type="fixed"/>
        <w:tblLook w:val="04A0" w:firstRow="1" w:lastRow="0" w:firstColumn="1" w:lastColumn="0" w:noHBand="0" w:noVBand="1"/>
      </w:tblPr>
      <w:tblGrid>
        <w:gridCol w:w="1042"/>
        <w:gridCol w:w="1368"/>
        <w:gridCol w:w="1512"/>
        <w:gridCol w:w="2070"/>
        <w:gridCol w:w="990"/>
        <w:gridCol w:w="3060"/>
      </w:tblGrid>
      <w:tr w:rsidRPr="009463FF" w:rsidR="00252E97" w:rsidDel="00262379" w:rsidTr="006860F6" w14:paraId="4D02F38D" w14:textId="1ACF3CE9">
        <w:trPr>
          <w:del w:author="Murguia, Sahima" w:date="2022-03-15T22:37:00Z" w:id="1279"/>
        </w:trPr>
        <w:tc>
          <w:tcPr>
            <w:tcW w:w="1042" w:type="dxa"/>
            <w:shd w:val="clear" w:color="auto" w:fill="2B5D9A" w:themeFill="accent6" w:themeFillShade="BF"/>
          </w:tcPr>
          <w:p w:rsidRPr="009463FF" w:rsidR="002406BC" w:rsidDel="00262379" w:rsidP="008871C8" w:rsidRDefault="002406BC" w14:paraId="4D9540DD" w14:textId="366FE412">
            <w:pPr>
              <w:pStyle w:val="BodyText"/>
              <w:rPr>
                <w:del w:author="Murguia, Sahima" w:date="2022-03-15T22:37:00Z" w:id="1280"/>
                <w:rFonts w:ascii="Arial" w:hAnsi="Arial" w:cs="Arial"/>
                <w:b/>
                <w:bCs/>
                <w:strike/>
                <w:color w:val="FFFFFF" w:themeColor="background1"/>
                <w:szCs w:val="20"/>
              </w:rPr>
            </w:pPr>
            <w:del w:author="Murguia, Sahima" w:date="2022-03-15T22:37:00Z" w:id="1281">
              <w:r w:rsidRPr="009463FF" w:rsidDel="00262379">
                <w:rPr>
                  <w:rFonts w:ascii="Arial" w:hAnsi="Arial" w:cs="Arial"/>
                  <w:b/>
                  <w:bCs/>
                  <w:strike/>
                  <w:color w:val="FFFFFF" w:themeColor="background1"/>
                  <w:szCs w:val="20"/>
                </w:rPr>
                <w:delText>BC</w:delText>
              </w:r>
            </w:del>
          </w:p>
        </w:tc>
        <w:tc>
          <w:tcPr>
            <w:tcW w:w="1368" w:type="dxa"/>
            <w:shd w:val="clear" w:color="auto" w:fill="2B5D9A" w:themeFill="accent6" w:themeFillShade="BF"/>
          </w:tcPr>
          <w:p w:rsidRPr="009463FF" w:rsidR="002406BC" w:rsidDel="00262379" w:rsidP="008871C8" w:rsidRDefault="002406BC" w14:paraId="71E63E1E" w14:textId="305BC194">
            <w:pPr>
              <w:pStyle w:val="BodyText"/>
              <w:rPr>
                <w:del w:author="Murguia, Sahima" w:date="2022-03-15T22:37:00Z" w:id="1282"/>
                <w:rFonts w:ascii="Arial" w:hAnsi="Arial" w:cs="Arial"/>
                <w:b/>
                <w:bCs/>
                <w:strike/>
                <w:color w:val="FFFFFF" w:themeColor="background1"/>
                <w:szCs w:val="20"/>
              </w:rPr>
            </w:pPr>
            <w:del w:author="Murguia, Sahima" w:date="2022-03-15T22:37:00Z" w:id="1283">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2406BC" w:rsidDel="00262379" w:rsidP="008871C8" w:rsidRDefault="002406BC" w14:paraId="28E9EAF4" w14:textId="5F1018BD">
            <w:pPr>
              <w:pStyle w:val="BodyText"/>
              <w:rPr>
                <w:del w:author="Murguia, Sahima" w:date="2022-03-15T22:37:00Z" w:id="1284"/>
                <w:rFonts w:ascii="Arial" w:hAnsi="Arial" w:cs="Arial"/>
                <w:b/>
                <w:bCs/>
                <w:strike/>
                <w:color w:val="FFFFFF" w:themeColor="background1"/>
                <w:szCs w:val="20"/>
              </w:rPr>
            </w:pPr>
            <w:del w:author="Murguia, Sahima" w:date="2022-03-15T22:37:00Z" w:id="1285">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2406BC" w:rsidDel="00262379" w:rsidP="008871C8" w:rsidRDefault="002406BC" w14:paraId="30E75567" w14:textId="02CF95FD">
            <w:pPr>
              <w:pStyle w:val="BodyText"/>
              <w:rPr>
                <w:del w:author="Murguia, Sahima" w:date="2022-03-15T22:37:00Z" w:id="1286"/>
                <w:rFonts w:ascii="Arial" w:hAnsi="Arial" w:cs="Arial"/>
                <w:b/>
                <w:bCs/>
                <w:strike/>
                <w:color w:val="FFFFFF" w:themeColor="background1"/>
                <w:szCs w:val="20"/>
              </w:rPr>
            </w:pPr>
            <w:del w:author="Murguia, Sahima" w:date="2022-03-15T22:37:00Z" w:id="1287">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2406BC" w:rsidDel="00262379" w:rsidP="008871C8" w:rsidRDefault="002406BC" w14:paraId="35C42430" w14:textId="1DDE4F44">
            <w:pPr>
              <w:pStyle w:val="BodyText"/>
              <w:rPr>
                <w:del w:author="Murguia, Sahima" w:date="2022-03-15T22:37:00Z" w:id="1288"/>
                <w:rFonts w:ascii="Arial" w:hAnsi="Arial" w:cs="Arial"/>
                <w:b/>
                <w:bCs/>
                <w:strike/>
                <w:color w:val="FFFFFF" w:themeColor="background1"/>
                <w:szCs w:val="20"/>
              </w:rPr>
            </w:pPr>
            <w:del w:author="Murguia, Sahima" w:date="2022-03-15T22:37:00Z" w:id="1289">
              <w:r w:rsidRPr="009463FF" w:rsidDel="00262379">
                <w:rPr>
                  <w:rFonts w:ascii="Arial" w:hAnsi="Arial" w:cs="Arial"/>
                  <w:b/>
                  <w:bCs/>
                  <w:strike/>
                  <w:color w:val="FFFFFF" w:themeColor="background1"/>
                  <w:szCs w:val="20"/>
                </w:rPr>
                <w:delText>Type</w:delText>
              </w:r>
            </w:del>
          </w:p>
        </w:tc>
        <w:tc>
          <w:tcPr>
            <w:tcW w:w="3060" w:type="dxa"/>
            <w:shd w:val="clear" w:color="auto" w:fill="2B5D9A" w:themeFill="accent6" w:themeFillShade="BF"/>
          </w:tcPr>
          <w:p w:rsidRPr="009463FF" w:rsidR="002406BC" w:rsidDel="00262379" w:rsidP="008871C8" w:rsidRDefault="002406BC" w14:paraId="40AD2220" w14:textId="60182EFB">
            <w:pPr>
              <w:pStyle w:val="BodyText"/>
              <w:rPr>
                <w:del w:author="Murguia, Sahima" w:date="2022-03-15T22:37:00Z" w:id="1290"/>
                <w:rFonts w:ascii="Arial" w:hAnsi="Arial" w:cs="Arial"/>
                <w:b/>
                <w:bCs/>
                <w:strike/>
                <w:color w:val="FFFFFF" w:themeColor="background1"/>
                <w:szCs w:val="20"/>
              </w:rPr>
            </w:pPr>
            <w:del w:author="Murguia, Sahima" w:date="2022-03-15T22:37:00Z" w:id="1291">
              <w:r w:rsidRPr="009463FF" w:rsidDel="00262379">
                <w:rPr>
                  <w:rFonts w:ascii="Arial" w:hAnsi="Arial" w:cs="Arial"/>
                  <w:b/>
                  <w:bCs/>
                  <w:strike/>
                  <w:color w:val="FFFFFF" w:themeColor="background1"/>
                  <w:szCs w:val="20"/>
                </w:rPr>
                <w:delText>Description</w:delText>
              </w:r>
            </w:del>
          </w:p>
        </w:tc>
      </w:tr>
      <w:tr w:rsidRPr="009463FF" w:rsidR="006210D6" w:rsidDel="00262379" w:rsidTr="006860F6" w14:paraId="4714C499" w14:textId="669BBE7A">
        <w:trPr>
          <w:trHeight w:val="43"/>
          <w:del w:author="Murguia, Sahima" w:date="2022-03-15T22:37:00Z" w:id="1292"/>
        </w:trPr>
        <w:tc>
          <w:tcPr>
            <w:tcW w:w="1042" w:type="dxa"/>
            <w:vMerge w:val="restart"/>
            <w:vAlign w:val="center"/>
          </w:tcPr>
          <w:p w:rsidRPr="009463FF" w:rsidR="006210D6" w:rsidDel="00262379" w:rsidP="008871C8" w:rsidRDefault="006210D6" w14:paraId="05463E78" w14:textId="5E860567">
            <w:pPr>
              <w:pStyle w:val="ListParagraph"/>
              <w:ind w:left="0"/>
              <w:jc w:val="both"/>
              <w:rPr>
                <w:del w:author="Murguia, Sahima" w:date="2022-03-15T22:37:00Z" w:id="1293"/>
                <w:rFonts w:asciiTheme="majorHAnsi" w:hAnsiTheme="majorHAnsi" w:cstheme="majorHAnsi"/>
                <w:strike/>
                <w:szCs w:val="18"/>
                <w:lang w:val="en-US"/>
              </w:rPr>
            </w:pPr>
            <w:del w:author="Murguia, Sahima" w:date="2022-03-15T22:37:00Z" w:id="1294">
              <w:r w:rsidRPr="009463FF" w:rsidDel="00262379">
                <w:rPr>
                  <w:strike/>
                  <w:sz w:val="20"/>
                  <w:szCs w:val="20"/>
                  <w:lang w:val="en-US"/>
                </w:rPr>
                <w:delText>Inventory location</w:delText>
              </w:r>
            </w:del>
          </w:p>
        </w:tc>
        <w:tc>
          <w:tcPr>
            <w:tcW w:w="1368" w:type="dxa"/>
            <w:vMerge w:val="restart"/>
            <w:vAlign w:val="center"/>
          </w:tcPr>
          <w:p w:rsidRPr="006A0C90" w:rsidR="006210D6" w:rsidDel="00262379" w:rsidP="008871C8" w:rsidRDefault="006210D6" w14:paraId="72D737B0" w14:textId="0F87D4D4">
            <w:pPr>
              <w:pStyle w:val="ListParagraph"/>
              <w:ind w:left="0"/>
              <w:jc w:val="both"/>
              <w:rPr>
                <w:del w:author="Murguia, Sahima" w:date="2022-03-15T22:37:00Z" w:id="1295"/>
                <w:rFonts w:asciiTheme="majorHAnsi" w:hAnsiTheme="majorHAnsi" w:cstheme="majorHAnsi"/>
                <w:strike/>
                <w:szCs w:val="18"/>
                <w:lang w:val="en-US"/>
                <w:rPrChange w:author="Andreyeva, Julia" w:date="2022-03-16T13:42:00Z" w:id="1296">
                  <w:rPr>
                    <w:del w:author="Murguia, Sahima" w:date="2022-03-15T22:37:00Z" w:id="1297"/>
                    <w:rFonts w:asciiTheme="majorHAnsi" w:hAnsiTheme="majorHAnsi" w:cstheme="majorHAnsi"/>
                    <w:strike/>
                    <w:szCs w:val="18"/>
                    <w:lang w:val="ru-RU"/>
                  </w:rPr>
                </w:rPrChange>
              </w:rPr>
            </w:pPr>
            <w:del w:author="Murguia, Sahima" w:date="2022-03-15T22:37:00Z" w:id="1298">
              <w:r w:rsidRPr="006A0C90" w:rsidDel="00262379">
                <w:rPr>
                  <w:rFonts w:asciiTheme="majorHAnsi" w:hAnsiTheme="majorHAnsi" w:cstheme="majorHAnsi"/>
                  <w:strike/>
                  <w:szCs w:val="18"/>
                  <w:lang w:val="en-US"/>
                  <w:rPrChange w:author="Andreyeva, Julia" w:date="2022-03-16T13:42:00Z" w:id="1299">
                    <w:rPr>
                      <w:rFonts w:asciiTheme="majorHAnsi" w:hAnsiTheme="majorHAnsi" w:cstheme="majorHAnsi"/>
                      <w:strike/>
                      <w:szCs w:val="18"/>
                      <w:lang w:val="ru-RU"/>
                    </w:rPr>
                  </w:rPrChange>
                </w:rPr>
                <w:delText>S_PROD_INT</w:delText>
              </w:r>
            </w:del>
          </w:p>
        </w:tc>
        <w:tc>
          <w:tcPr>
            <w:tcW w:w="1512" w:type="dxa"/>
            <w:vAlign w:val="center"/>
          </w:tcPr>
          <w:p w:rsidRPr="009463FF" w:rsidR="006210D6" w:rsidDel="00262379" w:rsidP="008871C8" w:rsidRDefault="006210D6" w14:paraId="458060AF" w14:textId="37F06E94">
            <w:pPr>
              <w:pStyle w:val="ListParagraph"/>
              <w:ind w:left="0"/>
              <w:jc w:val="both"/>
              <w:rPr>
                <w:del w:author="Murguia, Sahima" w:date="2022-03-15T22:37:00Z" w:id="1300"/>
                <w:rFonts w:asciiTheme="majorHAnsi" w:hAnsiTheme="majorHAnsi" w:cstheme="majorHAnsi"/>
                <w:strike/>
                <w:szCs w:val="18"/>
                <w:lang w:val="en-US"/>
              </w:rPr>
            </w:pPr>
            <w:del w:author="Murguia, Sahima" w:date="2022-03-15T22:37:00Z" w:id="1301">
              <w:r w:rsidRPr="009463FF" w:rsidDel="00262379">
                <w:rPr>
                  <w:rFonts w:asciiTheme="majorHAnsi" w:hAnsiTheme="majorHAnsi" w:cstheme="majorHAnsi"/>
                  <w:strike/>
                  <w:szCs w:val="18"/>
                  <w:lang w:val="en-US"/>
                </w:rPr>
                <w:delText>Product Name</w:delText>
              </w:r>
            </w:del>
          </w:p>
        </w:tc>
        <w:tc>
          <w:tcPr>
            <w:tcW w:w="2070" w:type="dxa"/>
            <w:vAlign w:val="center"/>
          </w:tcPr>
          <w:p w:rsidRPr="009463FF" w:rsidR="006210D6" w:rsidDel="00262379" w:rsidP="008871C8" w:rsidRDefault="006210D6" w14:paraId="6909FC41" w14:textId="26577257">
            <w:pPr>
              <w:pStyle w:val="ListParagraph"/>
              <w:ind w:left="0"/>
              <w:jc w:val="both"/>
              <w:rPr>
                <w:del w:author="Murguia, Sahima" w:date="2022-03-15T22:37:00Z" w:id="1302"/>
                <w:rFonts w:asciiTheme="majorHAnsi" w:hAnsiTheme="majorHAnsi" w:cstheme="majorHAnsi"/>
                <w:strike/>
                <w:szCs w:val="18"/>
                <w:lang w:val="en-US"/>
              </w:rPr>
            </w:pPr>
            <w:del w:author="Murguia, Sahima" w:date="2022-03-15T22:37:00Z" w:id="1303">
              <w:r w:rsidRPr="009463FF" w:rsidDel="00262379">
                <w:rPr>
                  <w:rFonts w:asciiTheme="majorHAnsi" w:hAnsiTheme="majorHAnsi" w:cstheme="majorHAnsi"/>
                  <w:strike/>
                  <w:szCs w:val="18"/>
                  <w:lang w:val="en-US"/>
                </w:rPr>
                <w:delText>NAME</w:delText>
              </w:r>
            </w:del>
          </w:p>
        </w:tc>
        <w:tc>
          <w:tcPr>
            <w:tcW w:w="990" w:type="dxa"/>
            <w:vAlign w:val="center"/>
          </w:tcPr>
          <w:p w:rsidRPr="009463FF" w:rsidR="006210D6" w:rsidDel="00262379" w:rsidP="008871C8" w:rsidRDefault="006210D6" w14:paraId="3F1F2BEB" w14:textId="03CA3566">
            <w:pPr>
              <w:pStyle w:val="ListParagraph"/>
              <w:ind w:left="0"/>
              <w:jc w:val="both"/>
              <w:rPr>
                <w:del w:author="Murguia, Sahima" w:date="2022-03-15T22:37:00Z" w:id="1304"/>
                <w:rFonts w:asciiTheme="majorHAnsi" w:hAnsiTheme="majorHAnsi" w:cstheme="majorHAnsi"/>
                <w:strike/>
                <w:szCs w:val="18"/>
                <w:lang w:val="en-US"/>
              </w:rPr>
            </w:pPr>
          </w:p>
        </w:tc>
        <w:tc>
          <w:tcPr>
            <w:tcW w:w="3060" w:type="dxa"/>
            <w:vAlign w:val="center"/>
          </w:tcPr>
          <w:p w:rsidRPr="009463FF" w:rsidR="006210D6" w:rsidDel="00262379" w:rsidP="008871C8" w:rsidRDefault="006210D6" w14:paraId="29E4BC33" w14:textId="7F6F2999">
            <w:pPr>
              <w:pStyle w:val="ListParagraph"/>
              <w:ind w:left="0"/>
              <w:jc w:val="both"/>
              <w:rPr>
                <w:del w:author="Murguia, Sahima" w:date="2022-03-15T22:37:00Z" w:id="1305"/>
                <w:rFonts w:asciiTheme="majorHAnsi" w:hAnsiTheme="majorHAnsi" w:cstheme="majorHAnsi"/>
                <w:strike/>
                <w:szCs w:val="18"/>
                <w:lang w:val="en-US"/>
              </w:rPr>
            </w:pPr>
          </w:p>
        </w:tc>
      </w:tr>
      <w:tr w:rsidRPr="009463FF" w:rsidR="006210D6" w:rsidDel="00262379" w:rsidTr="006860F6" w14:paraId="2D1AC0BC" w14:textId="2F679C05">
        <w:trPr>
          <w:trHeight w:val="43"/>
          <w:del w:author="Murguia, Sahima" w:date="2022-03-15T22:37:00Z" w:id="1306"/>
        </w:trPr>
        <w:tc>
          <w:tcPr>
            <w:tcW w:w="1042" w:type="dxa"/>
            <w:vMerge/>
            <w:vAlign w:val="center"/>
          </w:tcPr>
          <w:p w:rsidRPr="009463FF" w:rsidR="006210D6" w:rsidDel="00262379" w:rsidP="008871C8" w:rsidRDefault="006210D6" w14:paraId="28F35C23" w14:textId="7FE73DBC">
            <w:pPr>
              <w:pStyle w:val="ListParagraph"/>
              <w:ind w:left="0"/>
              <w:jc w:val="both"/>
              <w:rPr>
                <w:del w:author="Murguia, Sahima" w:date="2022-03-15T22:37:00Z" w:id="1307"/>
                <w:strike/>
                <w:sz w:val="20"/>
                <w:szCs w:val="20"/>
                <w:lang w:val="en-US"/>
              </w:rPr>
            </w:pPr>
          </w:p>
        </w:tc>
        <w:tc>
          <w:tcPr>
            <w:tcW w:w="1368" w:type="dxa"/>
            <w:vMerge/>
            <w:vAlign w:val="center"/>
          </w:tcPr>
          <w:p w:rsidRPr="006A0C90" w:rsidR="006210D6" w:rsidDel="00262379" w:rsidP="008871C8" w:rsidRDefault="006210D6" w14:paraId="1B2272B9" w14:textId="65385952">
            <w:pPr>
              <w:pStyle w:val="ListParagraph"/>
              <w:ind w:left="0"/>
              <w:jc w:val="both"/>
              <w:rPr>
                <w:del w:author="Murguia, Sahima" w:date="2022-03-15T22:37:00Z" w:id="1308"/>
                <w:rFonts w:asciiTheme="majorHAnsi" w:hAnsiTheme="majorHAnsi" w:cstheme="majorHAnsi"/>
                <w:strike/>
                <w:szCs w:val="18"/>
                <w:lang w:val="en-US"/>
                <w:rPrChange w:author="Andreyeva, Julia" w:date="2022-03-16T13:42:00Z" w:id="1309">
                  <w:rPr>
                    <w:del w:author="Murguia, Sahima" w:date="2022-03-15T22:37:00Z" w:id="1310"/>
                    <w:rFonts w:asciiTheme="majorHAnsi" w:hAnsiTheme="majorHAnsi" w:cstheme="majorHAnsi"/>
                    <w:strike/>
                    <w:szCs w:val="18"/>
                    <w:lang w:val="ru-RU"/>
                  </w:rPr>
                </w:rPrChange>
              </w:rPr>
            </w:pPr>
          </w:p>
        </w:tc>
        <w:tc>
          <w:tcPr>
            <w:tcW w:w="1512" w:type="dxa"/>
            <w:vAlign w:val="center"/>
          </w:tcPr>
          <w:p w:rsidRPr="009463FF" w:rsidR="006210D6" w:rsidDel="00262379" w:rsidP="008871C8" w:rsidRDefault="006210D6" w14:paraId="1397EC0A" w14:textId="28BC068A">
            <w:pPr>
              <w:pStyle w:val="ListParagraph"/>
              <w:ind w:left="0"/>
              <w:jc w:val="both"/>
              <w:rPr>
                <w:del w:author="Murguia, Sahima" w:date="2022-03-15T22:37:00Z" w:id="1311"/>
                <w:rFonts w:asciiTheme="majorHAnsi" w:hAnsiTheme="majorHAnsi" w:cstheme="majorHAnsi"/>
                <w:strike/>
                <w:szCs w:val="18"/>
                <w:lang w:val="en-US"/>
              </w:rPr>
            </w:pPr>
            <w:del w:author="Murguia, Sahima" w:date="2022-03-15T22:37:00Z" w:id="1312">
              <w:r w:rsidRPr="009463FF" w:rsidDel="00262379">
                <w:rPr>
                  <w:rFonts w:asciiTheme="majorHAnsi" w:hAnsiTheme="majorHAnsi" w:cstheme="majorHAnsi"/>
                  <w:strike/>
                  <w:szCs w:val="18"/>
                  <w:lang w:val="en-US"/>
                </w:rPr>
                <w:delText>UOM</w:delText>
              </w:r>
            </w:del>
          </w:p>
        </w:tc>
        <w:tc>
          <w:tcPr>
            <w:tcW w:w="2070" w:type="dxa"/>
            <w:vAlign w:val="center"/>
          </w:tcPr>
          <w:p w:rsidRPr="009463FF" w:rsidR="006210D6" w:rsidDel="00262379" w:rsidP="008871C8" w:rsidRDefault="006210D6" w14:paraId="46470463" w14:textId="365C246C">
            <w:pPr>
              <w:pStyle w:val="ListParagraph"/>
              <w:ind w:left="0"/>
              <w:jc w:val="both"/>
              <w:rPr>
                <w:del w:author="Murguia, Sahima" w:date="2022-03-15T22:37:00Z" w:id="1313"/>
                <w:rFonts w:asciiTheme="majorHAnsi" w:hAnsiTheme="majorHAnsi" w:cstheme="majorHAnsi"/>
                <w:strike/>
                <w:szCs w:val="18"/>
                <w:lang w:val="en-US"/>
              </w:rPr>
            </w:pPr>
            <w:del w:author="Murguia, Sahima" w:date="2022-03-15T22:37:00Z" w:id="1314">
              <w:r w:rsidRPr="009463FF" w:rsidDel="00262379">
                <w:rPr>
                  <w:rFonts w:asciiTheme="majorHAnsi" w:hAnsiTheme="majorHAnsi" w:cstheme="majorHAnsi"/>
                  <w:strike/>
                  <w:szCs w:val="18"/>
                  <w:lang w:val="en-US"/>
                </w:rPr>
                <w:delText>OUM_CD</w:delText>
              </w:r>
            </w:del>
          </w:p>
        </w:tc>
        <w:tc>
          <w:tcPr>
            <w:tcW w:w="990" w:type="dxa"/>
            <w:vAlign w:val="center"/>
          </w:tcPr>
          <w:p w:rsidRPr="009463FF" w:rsidR="006210D6" w:rsidDel="00262379" w:rsidP="003731F4" w:rsidRDefault="006210D6" w14:paraId="48BEAFB5" w14:textId="553A2F6F">
            <w:pPr>
              <w:jc w:val="both"/>
              <w:rPr>
                <w:del w:author="Murguia, Sahima" w:date="2022-03-15T22:37:00Z" w:id="1315"/>
                <w:rFonts w:ascii="Calibri" w:hAnsi="Calibri"/>
                <w:strike/>
                <w:color w:val="000000"/>
              </w:rPr>
            </w:pPr>
            <w:del w:author="Murguia, Sahima" w:date="2022-03-15T22:37:00Z" w:id="1316">
              <w:r w:rsidRPr="009463FF" w:rsidDel="00262379">
                <w:rPr>
                  <w:rFonts w:ascii="Calibri" w:hAnsi="Calibri"/>
                  <w:strike/>
                  <w:color w:val="000000"/>
                </w:rPr>
                <w:delText>text</w:delText>
              </w:r>
            </w:del>
          </w:p>
          <w:p w:rsidRPr="009463FF" w:rsidR="006210D6" w:rsidDel="00262379" w:rsidP="008871C8" w:rsidRDefault="006210D6" w14:paraId="2D80321E" w14:textId="343AA44B">
            <w:pPr>
              <w:pStyle w:val="ListParagraph"/>
              <w:ind w:left="0"/>
              <w:jc w:val="both"/>
              <w:rPr>
                <w:del w:author="Murguia, Sahima" w:date="2022-03-15T22:37:00Z" w:id="1317"/>
                <w:rFonts w:asciiTheme="majorHAnsi" w:hAnsiTheme="majorHAnsi" w:cstheme="majorHAnsi"/>
                <w:strike/>
                <w:szCs w:val="18"/>
                <w:lang w:val="en-US"/>
              </w:rPr>
            </w:pPr>
          </w:p>
        </w:tc>
        <w:tc>
          <w:tcPr>
            <w:tcW w:w="3060" w:type="dxa"/>
            <w:vAlign w:val="center"/>
          </w:tcPr>
          <w:p w:rsidRPr="009463FF" w:rsidR="006210D6" w:rsidDel="00262379" w:rsidP="008871C8" w:rsidRDefault="006210D6" w14:paraId="2A0F6ECF" w14:textId="48BDAB76">
            <w:pPr>
              <w:pStyle w:val="ListParagraph"/>
              <w:ind w:left="0"/>
              <w:jc w:val="both"/>
              <w:rPr>
                <w:del w:author="Murguia, Sahima" w:date="2022-03-15T22:37:00Z" w:id="1318"/>
                <w:rFonts w:asciiTheme="majorHAnsi" w:hAnsiTheme="majorHAnsi" w:cstheme="majorHAnsi"/>
                <w:strike/>
                <w:szCs w:val="18"/>
                <w:lang w:val="en-US"/>
              </w:rPr>
            </w:pPr>
          </w:p>
        </w:tc>
      </w:tr>
      <w:tr w:rsidRPr="009463FF" w:rsidR="006210D6" w:rsidDel="00262379" w:rsidTr="006860F6" w14:paraId="45E2377C" w14:textId="695E0767">
        <w:trPr>
          <w:trHeight w:val="43"/>
          <w:del w:author="Murguia, Sahima" w:date="2022-03-15T22:37:00Z" w:id="1319"/>
        </w:trPr>
        <w:tc>
          <w:tcPr>
            <w:tcW w:w="1042" w:type="dxa"/>
            <w:vMerge/>
            <w:vAlign w:val="center"/>
          </w:tcPr>
          <w:p w:rsidRPr="009463FF" w:rsidR="006210D6" w:rsidDel="00262379" w:rsidP="008871C8" w:rsidRDefault="006210D6" w14:paraId="08FFE552" w14:textId="34D9309A">
            <w:pPr>
              <w:pStyle w:val="ListParagraph"/>
              <w:ind w:left="0"/>
              <w:jc w:val="both"/>
              <w:rPr>
                <w:del w:author="Murguia, Sahima" w:date="2022-03-15T22:37:00Z" w:id="1320"/>
                <w:strike/>
                <w:sz w:val="20"/>
                <w:szCs w:val="20"/>
                <w:lang w:val="en-US"/>
              </w:rPr>
            </w:pPr>
          </w:p>
        </w:tc>
        <w:tc>
          <w:tcPr>
            <w:tcW w:w="1368" w:type="dxa"/>
            <w:vMerge w:val="restart"/>
            <w:vAlign w:val="center"/>
          </w:tcPr>
          <w:p w:rsidRPr="006A0C90" w:rsidR="006210D6" w:rsidDel="00262379" w:rsidP="008871C8" w:rsidRDefault="006210D6" w14:paraId="5C0D3EE6" w14:textId="71E70A80">
            <w:pPr>
              <w:pStyle w:val="ListParagraph"/>
              <w:ind w:left="0"/>
              <w:jc w:val="both"/>
              <w:rPr>
                <w:del w:author="Murguia, Sahima" w:date="2022-03-15T22:37:00Z" w:id="1321"/>
                <w:rFonts w:asciiTheme="majorHAnsi" w:hAnsiTheme="majorHAnsi" w:cstheme="majorHAnsi"/>
                <w:strike/>
                <w:szCs w:val="18"/>
                <w:lang w:val="en-US"/>
                <w:rPrChange w:author="Andreyeva, Julia" w:date="2022-03-16T13:42:00Z" w:id="1322">
                  <w:rPr>
                    <w:del w:author="Murguia, Sahima" w:date="2022-03-15T22:37:00Z" w:id="1323"/>
                    <w:rFonts w:asciiTheme="majorHAnsi" w:hAnsiTheme="majorHAnsi" w:cstheme="majorHAnsi"/>
                    <w:strike/>
                    <w:szCs w:val="18"/>
                    <w:lang w:val="ru-RU"/>
                  </w:rPr>
                </w:rPrChange>
              </w:rPr>
            </w:pPr>
            <w:del w:author="Murguia, Sahima" w:date="2022-03-15T22:37:00Z" w:id="1324">
              <w:r w:rsidRPr="006A0C90" w:rsidDel="00262379">
                <w:rPr>
                  <w:rFonts w:asciiTheme="majorHAnsi" w:hAnsiTheme="majorHAnsi" w:cstheme="majorHAnsi"/>
                  <w:strike/>
                  <w:szCs w:val="18"/>
                  <w:lang w:val="en-US"/>
                  <w:rPrChange w:author="Andreyeva, Julia" w:date="2022-03-16T13:42:00Z" w:id="1325">
                    <w:rPr>
                      <w:rFonts w:asciiTheme="majorHAnsi" w:hAnsiTheme="majorHAnsi" w:cstheme="majorHAnsi"/>
                      <w:strike/>
                      <w:szCs w:val="18"/>
                      <w:lang w:val="ru-RU"/>
                    </w:rPr>
                  </w:rPrChange>
                </w:rPr>
                <w:delText>S_INVLOC</w:delText>
              </w:r>
            </w:del>
          </w:p>
        </w:tc>
        <w:tc>
          <w:tcPr>
            <w:tcW w:w="1512" w:type="dxa"/>
            <w:vAlign w:val="center"/>
          </w:tcPr>
          <w:p w:rsidRPr="009463FF" w:rsidR="006210D6" w:rsidDel="00262379" w:rsidP="008871C8" w:rsidRDefault="006210D6" w14:paraId="0332DBAB" w14:textId="33305E3E">
            <w:pPr>
              <w:pStyle w:val="ListParagraph"/>
              <w:ind w:left="0"/>
              <w:jc w:val="both"/>
              <w:rPr>
                <w:del w:author="Murguia, Sahima" w:date="2022-03-15T22:37:00Z" w:id="1326"/>
                <w:rFonts w:asciiTheme="majorHAnsi" w:hAnsiTheme="majorHAnsi" w:cstheme="majorHAnsi"/>
                <w:strike/>
                <w:szCs w:val="18"/>
                <w:lang w:val="en-US"/>
              </w:rPr>
            </w:pPr>
            <w:del w:author="Murguia, Sahima" w:date="2022-03-15T22:37:00Z" w:id="1327">
              <w:r w:rsidRPr="009463FF" w:rsidDel="00262379">
                <w:rPr>
                  <w:rFonts w:asciiTheme="majorHAnsi" w:hAnsiTheme="majorHAnsi" w:cstheme="majorHAnsi"/>
                  <w:strike/>
                  <w:szCs w:val="18"/>
                  <w:lang w:val="en-US"/>
                </w:rPr>
                <w:delText>Record Name</w:delText>
              </w:r>
            </w:del>
          </w:p>
        </w:tc>
        <w:tc>
          <w:tcPr>
            <w:tcW w:w="2070" w:type="dxa"/>
            <w:vAlign w:val="center"/>
          </w:tcPr>
          <w:p w:rsidRPr="009463FF" w:rsidR="006210D6" w:rsidDel="00262379" w:rsidP="008871C8" w:rsidRDefault="006210D6" w14:paraId="5121E7FE" w14:textId="426AD424">
            <w:pPr>
              <w:pStyle w:val="ListParagraph"/>
              <w:ind w:left="0"/>
              <w:jc w:val="both"/>
              <w:rPr>
                <w:del w:author="Murguia, Sahima" w:date="2022-03-15T22:37:00Z" w:id="1328"/>
                <w:rFonts w:asciiTheme="majorHAnsi" w:hAnsiTheme="majorHAnsi" w:cstheme="majorHAnsi"/>
                <w:strike/>
                <w:szCs w:val="18"/>
                <w:lang w:val="en-US"/>
              </w:rPr>
            </w:pPr>
            <w:del w:author="Murguia, Sahima" w:date="2022-03-15T22:37:00Z" w:id="1329">
              <w:r w:rsidRPr="009463FF" w:rsidDel="00262379">
                <w:rPr>
                  <w:rFonts w:asciiTheme="majorHAnsi" w:hAnsiTheme="majorHAnsi" w:cstheme="majorHAnsi"/>
                  <w:strike/>
                  <w:szCs w:val="18"/>
                  <w:lang w:val="en-US"/>
                </w:rPr>
                <w:delText>NAME</w:delText>
              </w:r>
            </w:del>
          </w:p>
        </w:tc>
        <w:tc>
          <w:tcPr>
            <w:tcW w:w="990" w:type="dxa"/>
            <w:vAlign w:val="center"/>
          </w:tcPr>
          <w:p w:rsidRPr="009463FF" w:rsidR="006210D6" w:rsidDel="00262379" w:rsidP="003731F4" w:rsidRDefault="006210D6" w14:paraId="4D7E5105" w14:textId="5585ED42">
            <w:pPr>
              <w:jc w:val="both"/>
              <w:rPr>
                <w:del w:author="Murguia, Sahima" w:date="2022-03-15T22:37:00Z" w:id="1330"/>
                <w:rFonts w:ascii="Calibri" w:hAnsi="Calibri"/>
                <w:strike/>
                <w:color w:val="000000"/>
              </w:rPr>
            </w:pPr>
            <w:del w:author="Murguia, Sahima" w:date="2022-03-15T22:37:00Z" w:id="1331">
              <w:r w:rsidRPr="009463FF" w:rsidDel="00262379">
                <w:rPr>
                  <w:rFonts w:ascii="Calibri" w:hAnsi="Calibri"/>
                  <w:strike/>
                  <w:color w:val="000000"/>
                </w:rPr>
                <w:delText>text</w:delText>
              </w:r>
            </w:del>
          </w:p>
          <w:p w:rsidRPr="009463FF" w:rsidR="006210D6" w:rsidDel="00262379" w:rsidP="008871C8" w:rsidRDefault="006210D6" w14:paraId="1CCDCFF2" w14:textId="0DEBE907">
            <w:pPr>
              <w:pStyle w:val="ListParagraph"/>
              <w:ind w:left="0"/>
              <w:jc w:val="both"/>
              <w:rPr>
                <w:del w:author="Murguia, Sahima" w:date="2022-03-15T22:37:00Z" w:id="1332"/>
                <w:rFonts w:asciiTheme="majorHAnsi" w:hAnsiTheme="majorHAnsi" w:cstheme="majorHAnsi"/>
                <w:strike/>
                <w:szCs w:val="18"/>
                <w:lang w:val="en-US"/>
              </w:rPr>
            </w:pPr>
          </w:p>
        </w:tc>
        <w:tc>
          <w:tcPr>
            <w:tcW w:w="3060" w:type="dxa"/>
            <w:vAlign w:val="center"/>
          </w:tcPr>
          <w:p w:rsidRPr="009463FF" w:rsidR="006210D6" w:rsidDel="00262379" w:rsidP="008871C8" w:rsidRDefault="006210D6" w14:paraId="1EAF4B23" w14:textId="2E57622C">
            <w:pPr>
              <w:pStyle w:val="ListParagraph"/>
              <w:ind w:left="0"/>
              <w:jc w:val="both"/>
              <w:rPr>
                <w:del w:author="Murguia, Sahima" w:date="2022-03-15T22:37:00Z" w:id="1333"/>
                <w:rFonts w:asciiTheme="majorHAnsi" w:hAnsiTheme="majorHAnsi" w:cstheme="majorHAnsi"/>
                <w:strike/>
                <w:szCs w:val="18"/>
                <w:lang w:val="en-US"/>
              </w:rPr>
            </w:pPr>
          </w:p>
        </w:tc>
      </w:tr>
      <w:tr w:rsidRPr="009463FF" w:rsidR="006210D6" w:rsidDel="00262379" w:rsidTr="006860F6" w14:paraId="1C89A1D4" w14:textId="0FB842A8">
        <w:trPr>
          <w:trHeight w:val="43"/>
          <w:del w:author="Murguia, Sahima" w:date="2022-03-15T22:37:00Z" w:id="1334"/>
        </w:trPr>
        <w:tc>
          <w:tcPr>
            <w:tcW w:w="1042" w:type="dxa"/>
            <w:vMerge/>
            <w:vAlign w:val="center"/>
          </w:tcPr>
          <w:p w:rsidRPr="009463FF" w:rsidR="006210D6" w:rsidDel="00262379" w:rsidP="008871C8" w:rsidRDefault="006210D6" w14:paraId="19999420" w14:textId="574ED6F4">
            <w:pPr>
              <w:pStyle w:val="ListParagraph"/>
              <w:ind w:left="0"/>
              <w:jc w:val="both"/>
              <w:rPr>
                <w:del w:author="Murguia, Sahima" w:date="2022-03-15T22:37:00Z" w:id="1335"/>
                <w:strike/>
                <w:sz w:val="20"/>
                <w:szCs w:val="20"/>
                <w:lang w:val="en-US"/>
              </w:rPr>
            </w:pPr>
          </w:p>
        </w:tc>
        <w:tc>
          <w:tcPr>
            <w:tcW w:w="1368" w:type="dxa"/>
            <w:vMerge/>
            <w:vAlign w:val="center"/>
          </w:tcPr>
          <w:p w:rsidRPr="006A0C90" w:rsidR="006210D6" w:rsidDel="00262379" w:rsidP="008871C8" w:rsidRDefault="006210D6" w14:paraId="33D43CCF" w14:textId="069934FF">
            <w:pPr>
              <w:pStyle w:val="ListParagraph"/>
              <w:ind w:left="0"/>
              <w:jc w:val="both"/>
              <w:rPr>
                <w:del w:author="Murguia, Sahima" w:date="2022-03-15T22:37:00Z" w:id="1336"/>
                <w:rFonts w:asciiTheme="majorHAnsi" w:hAnsiTheme="majorHAnsi" w:cstheme="majorHAnsi"/>
                <w:strike/>
                <w:szCs w:val="18"/>
                <w:lang w:val="en-US"/>
                <w:rPrChange w:author="Andreyeva, Julia" w:date="2022-03-16T13:42:00Z" w:id="1337">
                  <w:rPr>
                    <w:del w:author="Murguia, Sahima" w:date="2022-03-15T22:37:00Z" w:id="1338"/>
                    <w:rFonts w:asciiTheme="majorHAnsi" w:hAnsiTheme="majorHAnsi" w:cstheme="majorHAnsi"/>
                    <w:strike/>
                    <w:szCs w:val="18"/>
                    <w:lang w:val="ru-RU"/>
                  </w:rPr>
                </w:rPrChange>
              </w:rPr>
            </w:pPr>
          </w:p>
        </w:tc>
        <w:tc>
          <w:tcPr>
            <w:tcW w:w="1512" w:type="dxa"/>
            <w:vAlign w:val="center"/>
          </w:tcPr>
          <w:p w:rsidRPr="009463FF" w:rsidR="006210D6" w:rsidDel="00262379" w:rsidP="008871C8" w:rsidRDefault="006210D6" w14:paraId="702D98FA" w14:textId="21AC3831">
            <w:pPr>
              <w:pStyle w:val="ListParagraph"/>
              <w:ind w:left="0"/>
              <w:jc w:val="both"/>
              <w:rPr>
                <w:del w:author="Murguia, Sahima" w:date="2022-03-15T22:37:00Z" w:id="1339"/>
                <w:rFonts w:asciiTheme="majorHAnsi" w:hAnsiTheme="majorHAnsi" w:cstheme="majorHAnsi"/>
                <w:strike/>
                <w:szCs w:val="18"/>
                <w:lang w:val="en-US"/>
              </w:rPr>
            </w:pPr>
            <w:del w:author="Murguia, Sahima" w:date="2022-03-15T22:37:00Z" w:id="1340">
              <w:r w:rsidRPr="009463FF" w:rsidDel="00262379">
                <w:rPr>
                  <w:rFonts w:asciiTheme="majorHAnsi" w:hAnsiTheme="majorHAnsi" w:cstheme="majorHAnsi"/>
                  <w:strike/>
                  <w:szCs w:val="18"/>
                  <w:lang w:val="en-US"/>
                </w:rPr>
                <w:delText>Name</w:delText>
              </w:r>
            </w:del>
          </w:p>
        </w:tc>
        <w:tc>
          <w:tcPr>
            <w:tcW w:w="2070" w:type="dxa"/>
            <w:vAlign w:val="center"/>
          </w:tcPr>
          <w:p w:rsidRPr="009463FF" w:rsidR="006210D6" w:rsidDel="00262379" w:rsidP="008871C8" w:rsidRDefault="006210D6" w14:paraId="2052AF79" w14:textId="4A7456BD">
            <w:pPr>
              <w:pStyle w:val="ListParagraph"/>
              <w:ind w:left="0"/>
              <w:jc w:val="both"/>
              <w:rPr>
                <w:del w:author="Murguia, Sahima" w:date="2022-03-15T22:37:00Z" w:id="1341"/>
                <w:rFonts w:asciiTheme="majorHAnsi" w:hAnsiTheme="majorHAnsi" w:cstheme="majorHAnsi"/>
                <w:strike/>
                <w:szCs w:val="18"/>
                <w:lang w:val="en-US"/>
              </w:rPr>
            </w:pPr>
            <w:del w:author="Murguia, Sahima" w:date="2022-03-15T22:37:00Z" w:id="1342">
              <w:r w:rsidRPr="009463FF" w:rsidDel="00262379">
                <w:rPr>
                  <w:rFonts w:asciiTheme="majorHAnsi" w:hAnsiTheme="majorHAnsi" w:cstheme="majorHAnsi"/>
                  <w:strike/>
                  <w:szCs w:val="18"/>
                  <w:lang w:val="en-US"/>
                </w:rPr>
                <w:delText>NAME</w:delText>
              </w:r>
            </w:del>
          </w:p>
        </w:tc>
        <w:tc>
          <w:tcPr>
            <w:tcW w:w="990" w:type="dxa"/>
            <w:vAlign w:val="center"/>
          </w:tcPr>
          <w:p w:rsidRPr="009463FF" w:rsidR="006210D6" w:rsidDel="00262379" w:rsidP="008871C8" w:rsidRDefault="006210D6" w14:paraId="1F228A27" w14:textId="6C306840">
            <w:pPr>
              <w:pStyle w:val="ListParagraph"/>
              <w:ind w:left="0"/>
              <w:jc w:val="both"/>
              <w:rPr>
                <w:del w:author="Murguia, Sahima" w:date="2022-03-15T22:37:00Z" w:id="1343"/>
                <w:rFonts w:asciiTheme="majorHAnsi" w:hAnsiTheme="majorHAnsi" w:cstheme="majorHAnsi"/>
                <w:strike/>
                <w:szCs w:val="18"/>
                <w:lang w:val="en-US"/>
              </w:rPr>
            </w:pPr>
          </w:p>
        </w:tc>
        <w:tc>
          <w:tcPr>
            <w:tcW w:w="3060" w:type="dxa"/>
            <w:vAlign w:val="center"/>
          </w:tcPr>
          <w:p w:rsidRPr="009463FF" w:rsidR="006210D6" w:rsidDel="00262379" w:rsidP="008871C8" w:rsidRDefault="006210D6" w14:paraId="0B1AC1CE" w14:textId="181C460E">
            <w:pPr>
              <w:pStyle w:val="ListParagraph"/>
              <w:ind w:left="0"/>
              <w:jc w:val="both"/>
              <w:rPr>
                <w:del w:author="Murguia, Sahima" w:date="2022-03-15T22:37:00Z" w:id="1344"/>
                <w:rFonts w:asciiTheme="majorHAnsi" w:hAnsiTheme="majorHAnsi" w:cstheme="majorHAnsi"/>
                <w:strike/>
                <w:szCs w:val="18"/>
                <w:lang w:val="en-US"/>
              </w:rPr>
            </w:pPr>
          </w:p>
        </w:tc>
      </w:tr>
      <w:tr w:rsidRPr="009463FF" w:rsidR="006210D6" w:rsidDel="00262379" w:rsidTr="006860F6" w14:paraId="23743151" w14:textId="198A5A7E">
        <w:trPr>
          <w:trHeight w:val="43"/>
          <w:del w:author="Murguia, Sahima" w:date="2022-03-15T22:37:00Z" w:id="1345"/>
        </w:trPr>
        <w:tc>
          <w:tcPr>
            <w:tcW w:w="1042" w:type="dxa"/>
            <w:vMerge/>
            <w:vAlign w:val="center"/>
          </w:tcPr>
          <w:p w:rsidRPr="009463FF" w:rsidR="006210D6" w:rsidDel="00262379" w:rsidP="008871C8" w:rsidRDefault="006210D6" w14:paraId="63B0F91B" w14:textId="2AE1EA05">
            <w:pPr>
              <w:pStyle w:val="ListParagraph"/>
              <w:ind w:left="0"/>
              <w:jc w:val="both"/>
              <w:rPr>
                <w:del w:author="Murguia, Sahima" w:date="2022-03-15T22:37:00Z" w:id="1346"/>
                <w:strike/>
                <w:sz w:val="20"/>
                <w:szCs w:val="20"/>
                <w:lang w:val="en-US"/>
              </w:rPr>
            </w:pPr>
          </w:p>
        </w:tc>
        <w:tc>
          <w:tcPr>
            <w:tcW w:w="1368" w:type="dxa"/>
            <w:vAlign w:val="center"/>
          </w:tcPr>
          <w:p w:rsidRPr="006A0C90" w:rsidR="006210D6" w:rsidDel="00262379" w:rsidP="008871C8" w:rsidRDefault="006210D6" w14:paraId="17515D59" w14:textId="7B68B64F">
            <w:pPr>
              <w:pStyle w:val="ListParagraph"/>
              <w:ind w:left="0"/>
              <w:jc w:val="both"/>
              <w:rPr>
                <w:del w:author="Murguia, Sahima" w:date="2022-03-15T22:37:00Z" w:id="1347"/>
                <w:rFonts w:asciiTheme="majorHAnsi" w:hAnsiTheme="majorHAnsi" w:cstheme="majorHAnsi"/>
                <w:strike/>
                <w:szCs w:val="18"/>
                <w:lang w:val="en-US"/>
                <w:rPrChange w:author="Andreyeva, Julia" w:date="2022-03-16T13:42:00Z" w:id="1348">
                  <w:rPr>
                    <w:del w:author="Murguia, Sahima" w:date="2022-03-15T22:37:00Z" w:id="1349"/>
                    <w:rFonts w:asciiTheme="majorHAnsi" w:hAnsiTheme="majorHAnsi" w:cstheme="majorHAnsi"/>
                    <w:strike/>
                    <w:szCs w:val="18"/>
                    <w:lang w:val="ru-RU"/>
                  </w:rPr>
                </w:rPrChange>
              </w:rPr>
            </w:pPr>
            <w:del w:author="Murguia, Sahima" w:date="2022-03-15T22:37:00Z" w:id="1350">
              <w:r w:rsidRPr="006A0C90" w:rsidDel="00262379">
                <w:rPr>
                  <w:rFonts w:asciiTheme="majorHAnsi" w:hAnsiTheme="majorHAnsi" w:cstheme="majorHAnsi"/>
                  <w:strike/>
                  <w:szCs w:val="18"/>
                  <w:lang w:val="en-US"/>
                  <w:rPrChange w:author="Andreyeva, Julia" w:date="2022-03-16T13:42:00Z" w:id="1351">
                    <w:rPr>
                      <w:rFonts w:asciiTheme="majorHAnsi" w:hAnsiTheme="majorHAnsi" w:cstheme="majorHAnsi"/>
                      <w:strike/>
                      <w:szCs w:val="18"/>
                      <w:lang w:val="ru-RU"/>
                    </w:rPr>
                  </w:rPrChange>
                </w:rPr>
                <w:delText>S_INVLOC_TYPE</w:delText>
              </w:r>
            </w:del>
          </w:p>
        </w:tc>
        <w:tc>
          <w:tcPr>
            <w:tcW w:w="1512" w:type="dxa"/>
            <w:vAlign w:val="center"/>
          </w:tcPr>
          <w:p w:rsidRPr="009463FF" w:rsidR="006210D6" w:rsidDel="00262379" w:rsidP="008871C8" w:rsidRDefault="006210D6" w14:paraId="2776DF53" w14:textId="1EF0264A">
            <w:pPr>
              <w:pStyle w:val="ListParagraph"/>
              <w:ind w:left="0"/>
              <w:jc w:val="both"/>
              <w:rPr>
                <w:del w:author="Murguia, Sahima" w:date="2022-03-15T22:37:00Z" w:id="1352"/>
                <w:rFonts w:asciiTheme="majorHAnsi" w:hAnsiTheme="majorHAnsi" w:cstheme="majorHAnsi"/>
                <w:strike/>
                <w:szCs w:val="18"/>
                <w:lang w:val="en-US"/>
              </w:rPr>
            </w:pPr>
            <w:del w:author="Murguia, Sahima" w:date="2022-03-15T22:37:00Z" w:id="1353">
              <w:r w:rsidRPr="009463FF" w:rsidDel="00262379">
                <w:rPr>
                  <w:rFonts w:asciiTheme="majorHAnsi" w:hAnsiTheme="majorHAnsi" w:cstheme="majorHAnsi"/>
                  <w:strike/>
                  <w:szCs w:val="18"/>
                  <w:lang w:val="en-US"/>
                </w:rPr>
                <w:delText>Type</w:delText>
              </w:r>
            </w:del>
          </w:p>
        </w:tc>
        <w:tc>
          <w:tcPr>
            <w:tcW w:w="2070" w:type="dxa"/>
            <w:vAlign w:val="center"/>
          </w:tcPr>
          <w:p w:rsidRPr="009463FF" w:rsidR="006210D6" w:rsidDel="00262379" w:rsidP="008871C8" w:rsidRDefault="006210D6" w14:paraId="16622B47" w14:textId="6F05A8AC">
            <w:pPr>
              <w:pStyle w:val="ListParagraph"/>
              <w:ind w:left="0"/>
              <w:jc w:val="both"/>
              <w:rPr>
                <w:del w:author="Murguia, Sahima" w:date="2022-03-15T22:37:00Z" w:id="1354"/>
                <w:rFonts w:asciiTheme="majorHAnsi" w:hAnsiTheme="majorHAnsi" w:cstheme="majorHAnsi"/>
                <w:strike/>
                <w:szCs w:val="18"/>
                <w:lang w:val="en-US"/>
              </w:rPr>
            </w:pPr>
            <w:del w:author="Murguia, Sahima" w:date="2022-03-15T22:37:00Z" w:id="1355">
              <w:r w:rsidRPr="009463FF" w:rsidDel="00262379">
                <w:rPr>
                  <w:rFonts w:asciiTheme="majorHAnsi" w:hAnsiTheme="majorHAnsi" w:cstheme="majorHAnsi"/>
                  <w:strike/>
                  <w:szCs w:val="18"/>
                  <w:lang w:val="en-US"/>
                </w:rPr>
                <w:delText>X_NAME</w:delText>
              </w:r>
            </w:del>
          </w:p>
        </w:tc>
        <w:tc>
          <w:tcPr>
            <w:tcW w:w="990" w:type="dxa"/>
            <w:vAlign w:val="center"/>
          </w:tcPr>
          <w:p w:rsidRPr="009463FF" w:rsidR="006210D6" w:rsidDel="00262379" w:rsidP="008871C8" w:rsidRDefault="006210D6" w14:paraId="4F22F824" w14:textId="4724C565">
            <w:pPr>
              <w:pStyle w:val="ListParagraph"/>
              <w:ind w:left="0"/>
              <w:jc w:val="both"/>
              <w:rPr>
                <w:del w:author="Murguia, Sahima" w:date="2022-03-15T22:37:00Z" w:id="1356"/>
                <w:rFonts w:asciiTheme="majorHAnsi" w:hAnsiTheme="majorHAnsi" w:cstheme="majorHAnsi"/>
                <w:strike/>
                <w:szCs w:val="18"/>
                <w:lang w:val="en-US"/>
              </w:rPr>
            </w:pPr>
          </w:p>
        </w:tc>
        <w:tc>
          <w:tcPr>
            <w:tcW w:w="3060" w:type="dxa"/>
            <w:vAlign w:val="center"/>
          </w:tcPr>
          <w:p w:rsidRPr="009463FF" w:rsidR="006210D6" w:rsidDel="00262379" w:rsidP="008871C8" w:rsidRDefault="006210D6" w14:paraId="0B966382" w14:textId="68B597B8">
            <w:pPr>
              <w:pStyle w:val="ListParagraph"/>
              <w:ind w:left="0"/>
              <w:jc w:val="both"/>
              <w:rPr>
                <w:del w:author="Murguia, Sahima" w:date="2022-03-15T22:37:00Z" w:id="1357"/>
                <w:rFonts w:asciiTheme="majorHAnsi" w:hAnsiTheme="majorHAnsi" w:cstheme="majorHAnsi"/>
                <w:strike/>
                <w:szCs w:val="18"/>
                <w:lang w:val="en-US"/>
              </w:rPr>
            </w:pPr>
          </w:p>
        </w:tc>
      </w:tr>
      <w:tr w:rsidRPr="009463FF" w:rsidR="006210D6" w:rsidDel="00262379" w:rsidTr="006860F6" w14:paraId="24BDC9BB" w14:textId="2BBAD350">
        <w:trPr>
          <w:trHeight w:val="43"/>
          <w:del w:author="Murguia, Sahima" w:date="2022-03-15T22:37:00Z" w:id="1358"/>
        </w:trPr>
        <w:tc>
          <w:tcPr>
            <w:tcW w:w="1042" w:type="dxa"/>
            <w:vMerge/>
            <w:vAlign w:val="center"/>
          </w:tcPr>
          <w:p w:rsidRPr="009463FF" w:rsidR="006210D6" w:rsidDel="00262379" w:rsidP="008871C8" w:rsidRDefault="006210D6" w14:paraId="5B2D7201" w14:textId="6BBE55C8">
            <w:pPr>
              <w:pStyle w:val="ListParagraph"/>
              <w:ind w:left="0"/>
              <w:jc w:val="both"/>
              <w:rPr>
                <w:del w:author="Murguia, Sahima" w:date="2022-03-15T22:37:00Z" w:id="1359"/>
                <w:strike/>
                <w:sz w:val="20"/>
                <w:szCs w:val="20"/>
                <w:lang w:val="en-US"/>
              </w:rPr>
            </w:pPr>
          </w:p>
        </w:tc>
        <w:tc>
          <w:tcPr>
            <w:tcW w:w="1368" w:type="dxa"/>
            <w:vAlign w:val="center"/>
          </w:tcPr>
          <w:p w:rsidRPr="006A0C90" w:rsidR="006210D6" w:rsidDel="00262379" w:rsidP="008871C8" w:rsidRDefault="006210D6" w14:paraId="797B791C" w14:textId="62F0FCE9">
            <w:pPr>
              <w:pStyle w:val="ListParagraph"/>
              <w:ind w:left="0"/>
              <w:jc w:val="both"/>
              <w:rPr>
                <w:del w:author="Murguia, Sahima" w:date="2022-03-15T22:37:00Z" w:id="1360"/>
                <w:rFonts w:asciiTheme="majorHAnsi" w:hAnsiTheme="majorHAnsi" w:cstheme="majorHAnsi"/>
                <w:strike/>
                <w:szCs w:val="18"/>
                <w:lang w:val="en-US"/>
                <w:rPrChange w:author="Andreyeva, Julia" w:date="2022-03-16T13:42:00Z" w:id="1361">
                  <w:rPr>
                    <w:del w:author="Murguia, Sahima" w:date="2022-03-15T22:37:00Z" w:id="1362"/>
                    <w:rFonts w:asciiTheme="majorHAnsi" w:hAnsiTheme="majorHAnsi" w:cstheme="majorHAnsi"/>
                    <w:strike/>
                    <w:szCs w:val="18"/>
                    <w:lang w:val="ru-RU"/>
                  </w:rPr>
                </w:rPrChange>
              </w:rPr>
            </w:pPr>
            <w:del w:author="Murguia, Sahima" w:date="2022-03-15T22:37:00Z" w:id="1363">
              <w:r w:rsidRPr="006A0C90" w:rsidDel="00262379">
                <w:rPr>
                  <w:rFonts w:asciiTheme="majorHAnsi" w:hAnsiTheme="majorHAnsi" w:cstheme="majorHAnsi"/>
                  <w:strike/>
                  <w:szCs w:val="18"/>
                  <w:lang w:val="en-US"/>
                  <w:rPrChange w:author="Andreyeva, Julia" w:date="2022-03-16T13:42:00Z" w:id="1364">
                    <w:rPr>
                      <w:rFonts w:asciiTheme="majorHAnsi" w:hAnsiTheme="majorHAnsi" w:cstheme="majorHAnsi"/>
                      <w:strike/>
                      <w:szCs w:val="18"/>
                      <w:lang w:val="ru-RU"/>
                    </w:rPr>
                  </w:rPrChange>
                </w:rPr>
                <w:delText>S_POSTN</w:delText>
              </w:r>
            </w:del>
          </w:p>
        </w:tc>
        <w:tc>
          <w:tcPr>
            <w:tcW w:w="1512" w:type="dxa"/>
            <w:vAlign w:val="center"/>
          </w:tcPr>
          <w:p w:rsidRPr="009463FF" w:rsidR="006210D6" w:rsidDel="00262379" w:rsidP="008871C8" w:rsidRDefault="006210D6" w14:paraId="10E224D4" w14:textId="333D4F68">
            <w:pPr>
              <w:pStyle w:val="ListParagraph"/>
              <w:ind w:left="0"/>
              <w:jc w:val="both"/>
              <w:rPr>
                <w:del w:author="Murguia, Sahima" w:date="2022-03-15T22:37:00Z" w:id="1365"/>
                <w:rFonts w:asciiTheme="majorHAnsi" w:hAnsiTheme="majorHAnsi" w:cstheme="majorHAnsi"/>
                <w:strike/>
                <w:szCs w:val="18"/>
                <w:lang w:val="en-US"/>
              </w:rPr>
            </w:pPr>
            <w:del w:author="Murguia, Sahima" w:date="2022-03-15T22:37:00Z" w:id="1366">
              <w:r w:rsidRPr="009463FF" w:rsidDel="00262379">
                <w:rPr>
                  <w:rFonts w:asciiTheme="majorHAnsi" w:hAnsiTheme="majorHAnsi" w:cstheme="majorHAnsi"/>
                  <w:strike/>
                  <w:szCs w:val="18"/>
                  <w:lang w:val="en-US"/>
                </w:rPr>
                <w:delText>Position</w:delText>
              </w:r>
            </w:del>
          </w:p>
        </w:tc>
        <w:tc>
          <w:tcPr>
            <w:tcW w:w="2070" w:type="dxa"/>
            <w:vAlign w:val="center"/>
          </w:tcPr>
          <w:p w:rsidRPr="009463FF" w:rsidR="006210D6" w:rsidDel="00262379" w:rsidP="008871C8" w:rsidRDefault="006210D6" w14:paraId="4EABA405" w14:textId="1891EBAA">
            <w:pPr>
              <w:pStyle w:val="ListParagraph"/>
              <w:ind w:left="0"/>
              <w:jc w:val="both"/>
              <w:rPr>
                <w:del w:author="Murguia, Sahima" w:date="2022-03-15T22:37:00Z" w:id="1367"/>
                <w:rFonts w:asciiTheme="majorHAnsi" w:hAnsiTheme="majorHAnsi" w:cstheme="majorHAnsi"/>
                <w:strike/>
                <w:szCs w:val="18"/>
                <w:lang w:val="en-US"/>
              </w:rPr>
            </w:pPr>
            <w:del w:author="Murguia, Sahima" w:date="2022-03-15T22:37:00Z" w:id="1368">
              <w:r w:rsidRPr="009463FF" w:rsidDel="00262379">
                <w:rPr>
                  <w:rFonts w:asciiTheme="majorHAnsi" w:hAnsiTheme="majorHAnsi" w:cstheme="majorHAnsi"/>
                  <w:strike/>
                  <w:szCs w:val="18"/>
                  <w:lang w:val="en-US"/>
                </w:rPr>
                <w:delText>NAME</w:delText>
              </w:r>
            </w:del>
          </w:p>
        </w:tc>
        <w:tc>
          <w:tcPr>
            <w:tcW w:w="990" w:type="dxa"/>
            <w:vAlign w:val="center"/>
          </w:tcPr>
          <w:p w:rsidRPr="009463FF" w:rsidR="006210D6" w:rsidDel="00262379" w:rsidP="008871C8" w:rsidRDefault="006210D6" w14:paraId="29C026D7" w14:textId="310AA81C">
            <w:pPr>
              <w:pStyle w:val="ListParagraph"/>
              <w:ind w:left="0"/>
              <w:jc w:val="both"/>
              <w:rPr>
                <w:del w:author="Murguia, Sahima" w:date="2022-03-15T22:37:00Z" w:id="1369"/>
                <w:rFonts w:asciiTheme="majorHAnsi" w:hAnsiTheme="majorHAnsi" w:cstheme="majorHAnsi"/>
                <w:strike/>
                <w:szCs w:val="18"/>
                <w:lang w:val="en-US"/>
              </w:rPr>
            </w:pPr>
          </w:p>
        </w:tc>
        <w:tc>
          <w:tcPr>
            <w:tcW w:w="3060" w:type="dxa"/>
            <w:vAlign w:val="center"/>
          </w:tcPr>
          <w:p w:rsidRPr="009463FF" w:rsidR="006210D6" w:rsidDel="00262379" w:rsidP="008871C8" w:rsidRDefault="006210D6" w14:paraId="4B9EC379" w14:textId="00DFFB5D">
            <w:pPr>
              <w:pStyle w:val="ListParagraph"/>
              <w:ind w:left="0"/>
              <w:jc w:val="both"/>
              <w:rPr>
                <w:del w:author="Murguia, Sahima" w:date="2022-03-15T22:37:00Z" w:id="1370"/>
                <w:rFonts w:asciiTheme="majorHAnsi" w:hAnsiTheme="majorHAnsi" w:cstheme="majorHAnsi"/>
                <w:strike/>
                <w:szCs w:val="18"/>
                <w:lang w:val="en-US"/>
              </w:rPr>
            </w:pPr>
          </w:p>
        </w:tc>
      </w:tr>
      <w:tr w:rsidRPr="009463FF" w:rsidR="006210D6" w:rsidDel="00262379" w:rsidTr="006860F6" w14:paraId="6B5B9ECC" w14:textId="04AE7FB5">
        <w:trPr>
          <w:trHeight w:val="43"/>
          <w:del w:author="Murguia, Sahima" w:date="2022-03-15T22:37:00Z" w:id="1371"/>
        </w:trPr>
        <w:tc>
          <w:tcPr>
            <w:tcW w:w="1042" w:type="dxa"/>
            <w:vMerge/>
            <w:vAlign w:val="center"/>
          </w:tcPr>
          <w:p w:rsidRPr="009463FF" w:rsidR="006210D6" w:rsidDel="00262379" w:rsidP="008871C8" w:rsidRDefault="006210D6" w14:paraId="7766AE16" w14:textId="39496434">
            <w:pPr>
              <w:pStyle w:val="ListParagraph"/>
              <w:ind w:left="0"/>
              <w:jc w:val="both"/>
              <w:rPr>
                <w:del w:author="Murguia, Sahima" w:date="2022-03-15T22:37:00Z" w:id="1372"/>
                <w:strike/>
                <w:sz w:val="20"/>
                <w:szCs w:val="20"/>
                <w:lang w:val="en-US"/>
              </w:rPr>
            </w:pPr>
          </w:p>
        </w:tc>
        <w:tc>
          <w:tcPr>
            <w:tcW w:w="1368" w:type="dxa"/>
            <w:vAlign w:val="center"/>
          </w:tcPr>
          <w:p w:rsidRPr="006A0C90" w:rsidR="006210D6" w:rsidDel="00262379" w:rsidP="008871C8" w:rsidRDefault="006210D6" w14:paraId="39316EDD" w14:textId="46364DEF">
            <w:pPr>
              <w:pStyle w:val="ListParagraph"/>
              <w:ind w:left="0"/>
              <w:jc w:val="both"/>
              <w:rPr>
                <w:del w:author="Murguia, Sahima" w:date="2022-03-15T22:37:00Z" w:id="1373"/>
                <w:rFonts w:asciiTheme="majorHAnsi" w:hAnsiTheme="majorHAnsi" w:cstheme="majorHAnsi"/>
                <w:strike/>
                <w:szCs w:val="18"/>
                <w:lang w:val="en-US"/>
                <w:rPrChange w:author="Andreyeva, Julia" w:date="2022-03-16T13:42:00Z" w:id="1374">
                  <w:rPr>
                    <w:del w:author="Murguia, Sahima" w:date="2022-03-15T22:37:00Z" w:id="1375"/>
                    <w:rFonts w:asciiTheme="majorHAnsi" w:hAnsiTheme="majorHAnsi" w:cstheme="majorHAnsi"/>
                    <w:strike/>
                    <w:szCs w:val="18"/>
                    <w:lang w:val="ru-RU"/>
                  </w:rPr>
                </w:rPrChange>
              </w:rPr>
            </w:pPr>
            <w:del w:author="Murguia, Sahima" w:date="2022-03-15T22:37:00Z" w:id="1376">
              <w:r w:rsidRPr="006A0C90" w:rsidDel="00262379">
                <w:rPr>
                  <w:rFonts w:asciiTheme="majorHAnsi" w:hAnsiTheme="majorHAnsi" w:cstheme="majorHAnsi"/>
                  <w:strike/>
                  <w:szCs w:val="18"/>
                  <w:lang w:val="en-US"/>
                  <w:rPrChange w:author="Andreyeva, Julia" w:date="2022-03-16T13:42:00Z" w:id="1377">
                    <w:rPr>
                      <w:rFonts w:asciiTheme="majorHAnsi" w:hAnsiTheme="majorHAnsi" w:cstheme="majorHAnsi"/>
                      <w:strike/>
                      <w:szCs w:val="18"/>
                      <w:lang w:val="ru-RU"/>
                    </w:rPr>
                  </w:rPrChange>
                </w:rPr>
                <w:delText>S_ORG_EXT</w:delText>
              </w:r>
            </w:del>
          </w:p>
        </w:tc>
        <w:tc>
          <w:tcPr>
            <w:tcW w:w="1512" w:type="dxa"/>
            <w:vAlign w:val="center"/>
          </w:tcPr>
          <w:p w:rsidRPr="009463FF" w:rsidR="006210D6" w:rsidDel="00262379" w:rsidP="008871C8" w:rsidRDefault="006210D6" w14:paraId="3876EB47" w14:textId="5F40C5CA">
            <w:pPr>
              <w:pStyle w:val="ListParagraph"/>
              <w:ind w:left="0"/>
              <w:jc w:val="both"/>
              <w:rPr>
                <w:del w:author="Murguia, Sahima" w:date="2022-03-15T22:37:00Z" w:id="1378"/>
                <w:rFonts w:asciiTheme="majorHAnsi" w:hAnsiTheme="majorHAnsi" w:cstheme="majorHAnsi"/>
                <w:strike/>
                <w:szCs w:val="18"/>
                <w:lang w:val="en-US"/>
              </w:rPr>
            </w:pPr>
            <w:del w:author="Murguia, Sahima" w:date="2022-03-15T22:37:00Z" w:id="1379">
              <w:r w:rsidRPr="009463FF" w:rsidDel="00262379">
                <w:rPr>
                  <w:rFonts w:asciiTheme="majorHAnsi" w:hAnsiTheme="majorHAnsi" w:cstheme="majorHAnsi"/>
                  <w:strike/>
                  <w:szCs w:val="18"/>
                  <w:lang w:val="en-US"/>
                </w:rPr>
                <w:delText>Organization</w:delText>
              </w:r>
            </w:del>
          </w:p>
        </w:tc>
        <w:tc>
          <w:tcPr>
            <w:tcW w:w="2070" w:type="dxa"/>
            <w:vAlign w:val="center"/>
          </w:tcPr>
          <w:p w:rsidRPr="009463FF" w:rsidR="006210D6" w:rsidDel="00262379" w:rsidP="008871C8" w:rsidRDefault="006210D6" w14:paraId="452CD836" w14:textId="7B2318A5">
            <w:pPr>
              <w:pStyle w:val="ListParagraph"/>
              <w:ind w:left="0"/>
              <w:jc w:val="both"/>
              <w:rPr>
                <w:del w:author="Murguia, Sahima" w:date="2022-03-15T22:37:00Z" w:id="1380"/>
                <w:rFonts w:asciiTheme="majorHAnsi" w:hAnsiTheme="majorHAnsi" w:cstheme="majorHAnsi"/>
                <w:strike/>
                <w:szCs w:val="18"/>
                <w:lang w:val="en-US"/>
              </w:rPr>
            </w:pPr>
            <w:del w:author="Murguia, Sahima" w:date="2022-03-15T22:37:00Z" w:id="1381">
              <w:r w:rsidRPr="009463FF" w:rsidDel="00262379">
                <w:rPr>
                  <w:rFonts w:asciiTheme="majorHAnsi" w:hAnsiTheme="majorHAnsi" w:cstheme="majorHAnsi"/>
                  <w:strike/>
                  <w:szCs w:val="18"/>
                  <w:lang w:val="en-US"/>
                </w:rPr>
                <w:delText>NAME</w:delText>
              </w:r>
            </w:del>
          </w:p>
        </w:tc>
        <w:tc>
          <w:tcPr>
            <w:tcW w:w="990" w:type="dxa"/>
            <w:vAlign w:val="center"/>
          </w:tcPr>
          <w:p w:rsidRPr="009463FF" w:rsidR="006210D6" w:rsidDel="00262379" w:rsidP="008871C8" w:rsidRDefault="006210D6" w14:paraId="646F6C27" w14:textId="0C7572E5">
            <w:pPr>
              <w:pStyle w:val="ListParagraph"/>
              <w:ind w:left="0"/>
              <w:jc w:val="both"/>
              <w:rPr>
                <w:del w:author="Murguia, Sahima" w:date="2022-03-15T22:37:00Z" w:id="1382"/>
                <w:rFonts w:asciiTheme="majorHAnsi" w:hAnsiTheme="majorHAnsi" w:cstheme="majorHAnsi"/>
                <w:strike/>
                <w:szCs w:val="18"/>
                <w:lang w:val="en-US"/>
              </w:rPr>
            </w:pPr>
          </w:p>
        </w:tc>
        <w:tc>
          <w:tcPr>
            <w:tcW w:w="3060" w:type="dxa"/>
            <w:vAlign w:val="center"/>
          </w:tcPr>
          <w:p w:rsidRPr="009463FF" w:rsidR="006210D6" w:rsidDel="00262379" w:rsidP="008871C8" w:rsidRDefault="006210D6" w14:paraId="2194FA86" w14:textId="10C585E6">
            <w:pPr>
              <w:pStyle w:val="ListParagraph"/>
              <w:ind w:left="0"/>
              <w:jc w:val="both"/>
              <w:rPr>
                <w:del w:author="Murguia, Sahima" w:date="2022-03-15T22:37:00Z" w:id="1383"/>
                <w:rFonts w:asciiTheme="majorHAnsi" w:hAnsiTheme="majorHAnsi" w:cstheme="majorHAnsi"/>
                <w:strike/>
                <w:szCs w:val="18"/>
                <w:lang w:val="en-US"/>
              </w:rPr>
            </w:pPr>
          </w:p>
        </w:tc>
      </w:tr>
    </w:tbl>
    <w:p w:rsidRPr="009463FF" w:rsidR="00A125C1" w:rsidDel="00262379" w:rsidP="00DA0C4A" w:rsidRDefault="00A125C1" w14:paraId="015BFF13" w14:textId="3565EA3E">
      <w:pPr>
        <w:rPr>
          <w:del w:author="Murguia, Sahima" w:date="2022-03-15T22:37:00Z" w:id="1384"/>
          <w:strike/>
        </w:rPr>
      </w:pPr>
    </w:p>
    <w:tbl>
      <w:tblPr>
        <w:tblStyle w:val="TableGrid"/>
        <w:tblW w:w="10042" w:type="dxa"/>
        <w:tblInd w:w="-147" w:type="dxa"/>
        <w:tblLayout w:type="fixed"/>
        <w:tblLook w:val="04A0" w:firstRow="1" w:lastRow="0" w:firstColumn="1" w:lastColumn="0" w:noHBand="0" w:noVBand="1"/>
      </w:tblPr>
      <w:tblGrid>
        <w:gridCol w:w="1042"/>
        <w:gridCol w:w="1368"/>
        <w:gridCol w:w="1512"/>
        <w:gridCol w:w="2070"/>
        <w:gridCol w:w="990"/>
        <w:gridCol w:w="3060"/>
      </w:tblGrid>
      <w:tr w:rsidRPr="009463FF" w:rsidR="00252E97" w:rsidDel="00262379" w:rsidTr="00332C87" w14:paraId="77D987B0" w14:textId="3D5A4807">
        <w:trPr>
          <w:del w:author="Murguia, Sahima" w:date="2022-03-15T22:37:00Z" w:id="1385"/>
        </w:trPr>
        <w:tc>
          <w:tcPr>
            <w:tcW w:w="1042" w:type="dxa"/>
            <w:shd w:val="clear" w:color="auto" w:fill="2B5D9A" w:themeFill="accent6" w:themeFillShade="BF"/>
          </w:tcPr>
          <w:p w:rsidRPr="009463FF" w:rsidR="00F65A6B" w:rsidDel="00262379" w:rsidP="008871C8" w:rsidRDefault="00F65A6B" w14:paraId="4104DA77" w14:textId="7AAF41B0">
            <w:pPr>
              <w:pStyle w:val="BodyText"/>
              <w:rPr>
                <w:del w:author="Murguia, Sahima" w:date="2022-03-15T22:37:00Z" w:id="1386"/>
                <w:rFonts w:ascii="Arial" w:hAnsi="Arial" w:cs="Arial"/>
                <w:b/>
                <w:bCs/>
                <w:strike/>
                <w:color w:val="FFFFFF" w:themeColor="background1"/>
                <w:szCs w:val="20"/>
              </w:rPr>
            </w:pPr>
            <w:del w:author="Murguia, Sahima" w:date="2022-03-15T22:37:00Z" w:id="1387">
              <w:r w:rsidRPr="009463FF" w:rsidDel="00262379">
                <w:rPr>
                  <w:rFonts w:ascii="Arial" w:hAnsi="Arial" w:cs="Arial"/>
                  <w:b/>
                  <w:bCs/>
                  <w:strike/>
                  <w:color w:val="FFFFFF" w:themeColor="background1"/>
                  <w:szCs w:val="20"/>
                </w:rPr>
                <w:delText>BC</w:delText>
              </w:r>
            </w:del>
          </w:p>
        </w:tc>
        <w:tc>
          <w:tcPr>
            <w:tcW w:w="1368" w:type="dxa"/>
            <w:shd w:val="clear" w:color="auto" w:fill="2B5D9A" w:themeFill="accent6" w:themeFillShade="BF"/>
          </w:tcPr>
          <w:p w:rsidRPr="009463FF" w:rsidR="00F65A6B" w:rsidDel="00262379" w:rsidP="008871C8" w:rsidRDefault="00F65A6B" w14:paraId="723DF0A7" w14:textId="06FD76D5">
            <w:pPr>
              <w:pStyle w:val="BodyText"/>
              <w:rPr>
                <w:del w:author="Murguia, Sahima" w:date="2022-03-15T22:37:00Z" w:id="1388"/>
                <w:rFonts w:ascii="Arial" w:hAnsi="Arial" w:cs="Arial"/>
                <w:b/>
                <w:bCs/>
                <w:strike/>
                <w:color w:val="FFFFFF" w:themeColor="background1"/>
                <w:szCs w:val="20"/>
              </w:rPr>
            </w:pPr>
            <w:del w:author="Murguia, Sahima" w:date="2022-03-15T22:37:00Z" w:id="1389">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F65A6B" w:rsidDel="00262379" w:rsidP="008871C8" w:rsidRDefault="00F65A6B" w14:paraId="4D462650" w14:textId="3E86EB4B">
            <w:pPr>
              <w:pStyle w:val="BodyText"/>
              <w:rPr>
                <w:del w:author="Murguia, Sahima" w:date="2022-03-15T22:37:00Z" w:id="1390"/>
                <w:rFonts w:ascii="Arial" w:hAnsi="Arial" w:cs="Arial"/>
                <w:b/>
                <w:bCs/>
                <w:strike/>
                <w:color w:val="FFFFFF" w:themeColor="background1"/>
                <w:szCs w:val="20"/>
              </w:rPr>
            </w:pPr>
            <w:del w:author="Murguia, Sahima" w:date="2022-03-15T22:37:00Z" w:id="1391">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F65A6B" w:rsidDel="00262379" w:rsidP="008871C8" w:rsidRDefault="00F65A6B" w14:paraId="1738976B" w14:textId="105FC7E1">
            <w:pPr>
              <w:pStyle w:val="BodyText"/>
              <w:rPr>
                <w:del w:author="Murguia, Sahima" w:date="2022-03-15T22:37:00Z" w:id="1392"/>
                <w:rFonts w:ascii="Arial" w:hAnsi="Arial" w:cs="Arial"/>
                <w:b/>
                <w:bCs/>
                <w:strike/>
                <w:color w:val="FFFFFF" w:themeColor="background1"/>
                <w:szCs w:val="20"/>
              </w:rPr>
            </w:pPr>
            <w:del w:author="Murguia, Sahima" w:date="2022-03-15T22:37:00Z" w:id="1393">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F65A6B" w:rsidDel="00262379" w:rsidP="008871C8" w:rsidRDefault="00F65A6B" w14:paraId="71159ADE" w14:textId="6C1FA90D">
            <w:pPr>
              <w:pStyle w:val="BodyText"/>
              <w:rPr>
                <w:del w:author="Murguia, Sahima" w:date="2022-03-15T22:37:00Z" w:id="1394"/>
                <w:rFonts w:ascii="Arial" w:hAnsi="Arial" w:cs="Arial"/>
                <w:b/>
                <w:bCs/>
                <w:strike/>
                <w:color w:val="FFFFFF" w:themeColor="background1"/>
                <w:szCs w:val="20"/>
              </w:rPr>
            </w:pPr>
            <w:del w:author="Murguia, Sahima" w:date="2022-03-15T22:37:00Z" w:id="1395">
              <w:r w:rsidRPr="009463FF" w:rsidDel="00262379">
                <w:rPr>
                  <w:rFonts w:ascii="Arial" w:hAnsi="Arial" w:cs="Arial"/>
                  <w:b/>
                  <w:bCs/>
                  <w:strike/>
                  <w:color w:val="FFFFFF" w:themeColor="background1"/>
                  <w:szCs w:val="20"/>
                </w:rPr>
                <w:delText>Type</w:delText>
              </w:r>
            </w:del>
          </w:p>
        </w:tc>
        <w:tc>
          <w:tcPr>
            <w:tcW w:w="3060" w:type="dxa"/>
            <w:shd w:val="clear" w:color="auto" w:fill="2B5D9A" w:themeFill="accent6" w:themeFillShade="BF"/>
          </w:tcPr>
          <w:p w:rsidRPr="009463FF" w:rsidR="00F65A6B" w:rsidDel="00262379" w:rsidP="008871C8" w:rsidRDefault="00F65A6B" w14:paraId="64E31CEC" w14:textId="00CC6C10">
            <w:pPr>
              <w:pStyle w:val="BodyText"/>
              <w:rPr>
                <w:del w:author="Murguia, Sahima" w:date="2022-03-15T22:37:00Z" w:id="1396"/>
                <w:rFonts w:ascii="Arial" w:hAnsi="Arial" w:cs="Arial"/>
                <w:b/>
                <w:bCs/>
                <w:strike/>
                <w:color w:val="FFFFFF" w:themeColor="background1"/>
                <w:szCs w:val="20"/>
              </w:rPr>
            </w:pPr>
            <w:del w:author="Murguia, Sahima" w:date="2022-03-15T22:37:00Z" w:id="1397">
              <w:r w:rsidRPr="009463FF" w:rsidDel="00262379">
                <w:rPr>
                  <w:rFonts w:ascii="Arial" w:hAnsi="Arial" w:cs="Arial"/>
                  <w:b/>
                  <w:bCs/>
                  <w:strike/>
                  <w:color w:val="FFFFFF" w:themeColor="background1"/>
                  <w:szCs w:val="20"/>
                </w:rPr>
                <w:delText>Description</w:delText>
              </w:r>
            </w:del>
          </w:p>
        </w:tc>
      </w:tr>
      <w:tr w:rsidRPr="009463FF" w:rsidR="006324BE" w:rsidDel="00262379" w:rsidTr="003D3E8A" w14:paraId="732701A3" w14:textId="09758A51">
        <w:trPr>
          <w:trHeight w:val="43"/>
          <w:del w:author="Murguia, Sahima" w:date="2022-03-15T22:37:00Z" w:id="1398"/>
        </w:trPr>
        <w:tc>
          <w:tcPr>
            <w:tcW w:w="1042" w:type="dxa"/>
            <w:vMerge w:val="restart"/>
            <w:vAlign w:val="center"/>
          </w:tcPr>
          <w:p w:rsidRPr="009463FF" w:rsidR="006324BE" w:rsidDel="00262379" w:rsidP="003D3E8A" w:rsidRDefault="006324BE" w14:paraId="6F3751BD" w14:textId="083FFACC">
            <w:pPr>
              <w:pStyle w:val="ListParagraph"/>
              <w:ind w:left="0"/>
              <w:rPr>
                <w:del w:author="Murguia, Sahima" w:date="2022-03-15T22:37:00Z" w:id="1399"/>
                <w:rFonts w:asciiTheme="majorHAnsi" w:hAnsiTheme="majorHAnsi" w:cstheme="majorHAnsi"/>
                <w:strike/>
                <w:szCs w:val="18"/>
                <w:lang w:val="en-US"/>
              </w:rPr>
            </w:pPr>
            <w:del w:author="Murguia, Sahima" w:date="2022-03-15T22:37:00Z" w:id="1400">
              <w:r w:rsidRPr="009463FF" w:rsidDel="00262379">
                <w:rPr>
                  <w:strike/>
                  <w:sz w:val="20"/>
                  <w:szCs w:val="20"/>
                  <w:lang w:val="en-US"/>
                </w:rPr>
                <w:delText>Order Attachments</w:delText>
              </w:r>
            </w:del>
          </w:p>
        </w:tc>
        <w:tc>
          <w:tcPr>
            <w:tcW w:w="1368" w:type="dxa"/>
            <w:vAlign w:val="center"/>
          </w:tcPr>
          <w:p w:rsidRPr="006A0C90" w:rsidR="006324BE" w:rsidDel="00262379" w:rsidP="003D3E8A" w:rsidRDefault="006324BE" w14:paraId="3847A198" w14:textId="20851713">
            <w:pPr>
              <w:pStyle w:val="ListParagraph"/>
              <w:ind w:left="0"/>
              <w:rPr>
                <w:del w:author="Murguia, Sahima" w:date="2022-03-15T22:37:00Z" w:id="1401"/>
                <w:rFonts w:asciiTheme="majorHAnsi" w:hAnsiTheme="majorHAnsi" w:cstheme="majorHAnsi"/>
                <w:strike/>
                <w:szCs w:val="18"/>
                <w:lang w:val="en-US"/>
                <w:rPrChange w:author="Andreyeva, Julia" w:date="2022-03-16T13:42:00Z" w:id="1402">
                  <w:rPr>
                    <w:del w:author="Murguia, Sahima" w:date="2022-03-15T22:37:00Z" w:id="1403"/>
                    <w:rFonts w:asciiTheme="majorHAnsi" w:hAnsiTheme="majorHAnsi" w:cstheme="majorHAnsi"/>
                    <w:strike/>
                    <w:szCs w:val="18"/>
                    <w:lang w:val="ru-RU"/>
                  </w:rPr>
                </w:rPrChange>
              </w:rPr>
            </w:pPr>
            <w:del w:author="Murguia, Sahima" w:date="2022-03-15T22:37:00Z" w:id="1404">
              <w:r w:rsidRPr="006A0C90" w:rsidDel="00262379">
                <w:rPr>
                  <w:rFonts w:asciiTheme="majorHAnsi" w:hAnsiTheme="majorHAnsi" w:cstheme="majorHAnsi"/>
                  <w:strike/>
                  <w:szCs w:val="18"/>
                  <w:lang w:val="en-US"/>
                  <w:rPrChange w:author="Andreyeva, Julia" w:date="2022-03-16T13:42:00Z" w:id="1405">
                    <w:rPr>
                      <w:rFonts w:asciiTheme="majorHAnsi" w:hAnsiTheme="majorHAnsi" w:cstheme="majorHAnsi"/>
                      <w:strike/>
                      <w:szCs w:val="18"/>
                      <w:lang w:val="ru-RU"/>
                    </w:rPr>
                  </w:rPrChange>
                </w:rPr>
                <w:delText>S_ORG_EXT</w:delText>
              </w:r>
            </w:del>
          </w:p>
        </w:tc>
        <w:tc>
          <w:tcPr>
            <w:tcW w:w="1512" w:type="dxa"/>
            <w:vAlign w:val="center"/>
          </w:tcPr>
          <w:p w:rsidRPr="009463FF" w:rsidR="006324BE" w:rsidDel="00262379" w:rsidP="003D3E8A" w:rsidRDefault="006324BE" w14:paraId="2F0F0748" w14:textId="332B5897">
            <w:pPr>
              <w:pStyle w:val="ListParagraph"/>
              <w:ind w:left="0"/>
              <w:rPr>
                <w:del w:author="Murguia, Sahima" w:date="2022-03-15T22:37:00Z" w:id="1406"/>
                <w:rFonts w:asciiTheme="majorHAnsi" w:hAnsiTheme="majorHAnsi" w:cstheme="majorHAnsi"/>
                <w:strike/>
                <w:szCs w:val="18"/>
                <w:lang w:val="en-US"/>
              </w:rPr>
            </w:pPr>
            <w:del w:author="Murguia, Sahima" w:date="2022-03-15T22:37:00Z" w:id="1407">
              <w:r w:rsidRPr="009463FF" w:rsidDel="00262379">
                <w:rPr>
                  <w:rFonts w:asciiTheme="majorHAnsi" w:hAnsiTheme="majorHAnsi" w:cstheme="majorHAnsi"/>
                  <w:strike/>
                  <w:szCs w:val="18"/>
                  <w:lang w:val="en-US"/>
                </w:rPr>
                <w:delText>Account</w:delText>
              </w:r>
            </w:del>
          </w:p>
        </w:tc>
        <w:tc>
          <w:tcPr>
            <w:tcW w:w="2070" w:type="dxa"/>
            <w:vAlign w:val="center"/>
          </w:tcPr>
          <w:p w:rsidRPr="009463FF" w:rsidR="006324BE" w:rsidDel="00262379" w:rsidP="003D3E8A" w:rsidRDefault="006324BE" w14:paraId="6E971E6F" w14:textId="0FB6CD62">
            <w:pPr>
              <w:pStyle w:val="ListParagraph"/>
              <w:ind w:left="0"/>
              <w:rPr>
                <w:del w:author="Murguia, Sahima" w:date="2022-03-15T22:37:00Z" w:id="1408"/>
                <w:rFonts w:asciiTheme="majorHAnsi" w:hAnsiTheme="majorHAnsi" w:cstheme="majorHAnsi"/>
                <w:strike/>
                <w:szCs w:val="18"/>
                <w:lang w:val="en-US"/>
              </w:rPr>
            </w:pPr>
            <w:del w:author="Murguia, Sahima" w:date="2022-03-15T22:37:00Z" w:id="1409">
              <w:r w:rsidRPr="009463FF" w:rsidDel="00262379">
                <w:rPr>
                  <w:rFonts w:asciiTheme="majorHAnsi" w:hAnsiTheme="majorHAnsi" w:cstheme="majorHAnsi"/>
                  <w:strike/>
                  <w:szCs w:val="18"/>
                  <w:lang w:val="en-US"/>
                </w:rPr>
                <w:delText>NAME</w:delText>
              </w:r>
            </w:del>
          </w:p>
        </w:tc>
        <w:tc>
          <w:tcPr>
            <w:tcW w:w="990" w:type="dxa"/>
            <w:vAlign w:val="center"/>
          </w:tcPr>
          <w:p w:rsidRPr="009463FF" w:rsidR="006324BE" w:rsidDel="00262379" w:rsidP="003D3E8A" w:rsidRDefault="006324BE" w14:paraId="36777AE4" w14:textId="449A512B">
            <w:pPr>
              <w:pStyle w:val="ListParagraph"/>
              <w:ind w:left="0"/>
              <w:rPr>
                <w:del w:author="Murguia, Sahima" w:date="2022-03-15T22:37:00Z" w:id="1410"/>
                <w:rFonts w:asciiTheme="majorHAnsi" w:hAnsiTheme="majorHAnsi" w:cstheme="majorHAnsi"/>
                <w:strike/>
                <w:szCs w:val="18"/>
                <w:lang w:val="en-US"/>
              </w:rPr>
            </w:pPr>
            <w:del w:author="Murguia, Sahima" w:date="2022-03-15T22:37:00Z" w:id="1411">
              <w:r w:rsidRPr="009463FF" w:rsidDel="00262379">
                <w:rPr>
                  <w:rFonts w:asciiTheme="majorHAnsi" w:hAnsiTheme="majorHAnsi" w:cstheme="majorHAnsi"/>
                  <w:strike/>
                  <w:szCs w:val="18"/>
                  <w:lang w:val="en-US"/>
                </w:rPr>
                <w:delText>Lookup</w:delText>
              </w:r>
            </w:del>
          </w:p>
        </w:tc>
        <w:tc>
          <w:tcPr>
            <w:tcW w:w="3060" w:type="dxa"/>
            <w:vAlign w:val="center"/>
          </w:tcPr>
          <w:p w:rsidRPr="009463FF" w:rsidR="006324BE" w:rsidDel="00262379" w:rsidP="003D3E8A" w:rsidRDefault="006324BE" w14:paraId="20B24C54" w14:textId="6F28C0B3">
            <w:pPr>
              <w:pStyle w:val="ListParagraph"/>
              <w:ind w:left="0"/>
              <w:rPr>
                <w:del w:author="Murguia, Sahima" w:date="2022-03-15T22:37:00Z" w:id="1412"/>
                <w:rFonts w:asciiTheme="majorHAnsi" w:hAnsiTheme="majorHAnsi" w:cstheme="majorHAnsi"/>
                <w:strike/>
                <w:szCs w:val="18"/>
                <w:lang w:val="en-US"/>
              </w:rPr>
            </w:pPr>
          </w:p>
        </w:tc>
      </w:tr>
      <w:tr w:rsidRPr="009463FF" w:rsidR="006324BE" w:rsidDel="00262379" w:rsidTr="003D3E8A" w14:paraId="31930CD4" w14:textId="0CB04520">
        <w:trPr>
          <w:trHeight w:val="43"/>
          <w:del w:author="Murguia, Sahima" w:date="2022-03-15T22:37:00Z" w:id="1413"/>
        </w:trPr>
        <w:tc>
          <w:tcPr>
            <w:tcW w:w="1042" w:type="dxa"/>
            <w:vMerge/>
            <w:vAlign w:val="center"/>
          </w:tcPr>
          <w:p w:rsidRPr="009463FF" w:rsidR="006324BE" w:rsidDel="00262379" w:rsidP="003D3E8A" w:rsidRDefault="006324BE" w14:paraId="48C236EA" w14:textId="7D47FF7E">
            <w:pPr>
              <w:pStyle w:val="ListParagraph"/>
              <w:ind w:left="0"/>
              <w:rPr>
                <w:del w:author="Murguia, Sahima" w:date="2022-03-15T22:37:00Z" w:id="1414"/>
                <w:strike/>
                <w:sz w:val="20"/>
                <w:szCs w:val="20"/>
                <w:lang w:val="en-US"/>
              </w:rPr>
            </w:pPr>
          </w:p>
        </w:tc>
        <w:tc>
          <w:tcPr>
            <w:tcW w:w="1368" w:type="dxa"/>
            <w:vAlign w:val="center"/>
          </w:tcPr>
          <w:p w:rsidRPr="006A0C90" w:rsidR="006324BE" w:rsidDel="00262379" w:rsidP="003D3E8A" w:rsidRDefault="006324BE" w14:paraId="5DC19CED" w14:textId="75A6EBC5">
            <w:pPr>
              <w:pStyle w:val="ListParagraph"/>
              <w:ind w:left="0"/>
              <w:rPr>
                <w:del w:author="Murguia, Sahima" w:date="2022-03-15T22:37:00Z" w:id="1415"/>
                <w:rFonts w:asciiTheme="majorHAnsi" w:hAnsiTheme="majorHAnsi" w:cstheme="majorHAnsi"/>
                <w:strike/>
                <w:szCs w:val="18"/>
                <w:lang w:val="en-US"/>
                <w:rPrChange w:author="Andreyeva, Julia" w:date="2022-03-16T13:42:00Z" w:id="1416">
                  <w:rPr>
                    <w:del w:author="Murguia, Sahima" w:date="2022-03-15T22:37:00Z" w:id="1417"/>
                    <w:rFonts w:asciiTheme="majorHAnsi" w:hAnsiTheme="majorHAnsi" w:cstheme="majorHAnsi"/>
                    <w:strike/>
                    <w:szCs w:val="18"/>
                    <w:lang w:val="ru-RU"/>
                  </w:rPr>
                </w:rPrChange>
              </w:rPr>
            </w:pPr>
            <w:del w:author="Murguia, Sahima" w:date="2022-03-15T22:37:00Z" w:id="1418">
              <w:r w:rsidRPr="006A0C90" w:rsidDel="00262379">
                <w:rPr>
                  <w:rFonts w:asciiTheme="majorHAnsi" w:hAnsiTheme="majorHAnsi" w:cstheme="majorHAnsi"/>
                  <w:strike/>
                  <w:szCs w:val="18"/>
                  <w:lang w:val="en-US"/>
                  <w:rPrChange w:author="Andreyeva, Julia" w:date="2022-03-16T13:42:00Z" w:id="1419">
                    <w:rPr>
                      <w:rFonts w:asciiTheme="majorHAnsi" w:hAnsiTheme="majorHAnsi" w:cstheme="majorHAnsi"/>
                      <w:strike/>
                      <w:szCs w:val="18"/>
                      <w:lang w:val="ru-RU"/>
                    </w:rPr>
                  </w:rPrChange>
                </w:rPr>
                <w:delText>S_ORDER</w:delText>
              </w:r>
            </w:del>
          </w:p>
        </w:tc>
        <w:tc>
          <w:tcPr>
            <w:tcW w:w="1512" w:type="dxa"/>
            <w:vAlign w:val="center"/>
          </w:tcPr>
          <w:p w:rsidRPr="009463FF" w:rsidR="006324BE" w:rsidDel="00262379" w:rsidP="003D3E8A" w:rsidRDefault="006324BE" w14:paraId="67AE1BD8" w14:textId="397250B1">
            <w:pPr>
              <w:pStyle w:val="ListParagraph"/>
              <w:ind w:left="0"/>
              <w:rPr>
                <w:del w:author="Murguia, Sahima" w:date="2022-03-15T22:37:00Z" w:id="1420"/>
                <w:rFonts w:asciiTheme="majorHAnsi" w:hAnsiTheme="majorHAnsi" w:cstheme="majorHAnsi"/>
                <w:strike/>
                <w:szCs w:val="18"/>
                <w:lang w:val="en-US"/>
              </w:rPr>
            </w:pPr>
            <w:del w:author="Murguia, Sahima" w:date="2022-03-15T22:37:00Z" w:id="1421">
              <w:r w:rsidRPr="009463FF" w:rsidDel="00262379">
                <w:rPr>
                  <w:rFonts w:asciiTheme="majorHAnsi" w:hAnsiTheme="majorHAnsi" w:cstheme="majorHAnsi"/>
                  <w:strike/>
                  <w:szCs w:val="18"/>
                  <w:lang w:val="en-US"/>
                </w:rPr>
                <w:delText>Document Number</w:delText>
              </w:r>
            </w:del>
          </w:p>
        </w:tc>
        <w:tc>
          <w:tcPr>
            <w:tcW w:w="2070" w:type="dxa"/>
            <w:vAlign w:val="center"/>
          </w:tcPr>
          <w:p w:rsidRPr="009463FF" w:rsidR="006324BE" w:rsidDel="00262379" w:rsidP="003D3E8A" w:rsidRDefault="006324BE" w14:paraId="1D6F0EF4" w14:textId="7F0996EA">
            <w:pPr>
              <w:pStyle w:val="ListParagraph"/>
              <w:ind w:left="0"/>
              <w:rPr>
                <w:del w:author="Murguia, Sahima" w:date="2022-03-15T22:37:00Z" w:id="1422"/>
                <w:rFonts w:asciiTheme="majorHAnsi" w:hAnsiTheme="majorHAnsi" w:cstheme="majorHAnsi"/>
                <w:strike/>
                <w:szCs w:val="18"/>
                <w:lang w:val="en-US"/>
              </w:rPr>
            </w:pPr>
            <w:del w:author="Murguia, Sahima" w:date="2022-03-15T22:37:00Z" w:id="1423">
              <w:r w:rsidRPr="009463FF" w:rsidDel="00262379">
                <w:rPr>
                  <w:rFonts w:asciiTheme="majorHAnsi" w:hAnsiTheme="majorHAnsi" w:cstheme="majorHAnsi"/>
                  <w:strike/>
                  <w:szCs w:val="18"/>
                  <w:lang w:val="en-US"/>
                </w:rPr>
                <w:delText>ORDER_NUM</w:delText>
              </w:r>
            </w:del>
          </w:p>
        </w:tc>
        <w:tc>
          <w:tcPr>
            <w:tcW w:w="990" w:type="dxa"/>
            <w:vAlign w:val="center"/>
          </w:tcPr>
          <w:p w:rsidRPr="009463FF" w:rsidR="006324BE" w:rsidDel="00262379" w:rsidP="003D3E8A" w:rsidRDefault="006324BE" w14:paraId="489D662E" w14:textId="56FD42E7">
            <w:pPr>
              <w:pStyle w:val="ListParagraph"/>
              <w:ind w:left="0"/>
              <w:rPr>
                <w:del w:author="Murguia, Sahima" w:date="2022-03-15T22:37:00Z" w:id="1424"/>
                <w:rFonts w:asciiTheme="majorHAnsi" w:hAnsiTheme="majorHAnsi" w:cstheme="majorHAnsi"/>
                <w:strike/>
                <w:szCs w:val="18"/>
                <w:lang w:val="en-US"/>
              </w:rPr>
            </w:pPr>
            <w:del w:author="Murguia, Sahima" w:date="2022-03-15T22:37:00Z" w:id="1425">
              <w:r w:rsidRPr="009463FF" w:rsidDel="00262379">
                <w:rPr>
                  <w:rFonts w:asciiTheme="majorHAnsi" w:hAnsiTheme="majorHAnsi" w:cstheme="majorHAnsi"/>
                  <w:strike/>
                  <w:szCs w:val="18"/>
                  <w:lang w:val="en-US"/>
                </w:rPr>
                <w:delText>Text</w:delText>
              </w:r>
            </w:del>
          </w:p>
        </w:tc>
        <w:tc>
          <w:tcPr>
            <w:tcW w:w="3060" w:type="dxa"/>
            <w:vAlign w:val="center"/>
          </w:tcPr>
          <w:p w:rsidRPr="009463FF" w:rsidR="006324BE" w:rsidDel="00262379" w:rsidP="003D3E8A" w:rsidRDefault="006324BE" w14:paraId="5965CDBF" w14:textId="4CFC78BA">
            <w:pPr>
              <w:pStyle w:val="ListParagraph"/>
              <w:ind w:left="0"/>
              <w:rPr>
                <w:del w:author="Murguia, Sahima" w:date="2022-03-15T22:37:00Z" w:id="1426"/>
                <w:rFonts w:asciiTheme="majorHAnsi" w:hAnsiTheme="majorHAnsi" w:cstheme="majorHAnsi"/>
                <w:strike/>
                <w:szCs w:val="18"/>
                <w:lang w:val="en-US"/>
              </w:rPr>
            </w:pPr>
          </w:p>
        </w:tc>
      </w:tr>
      <w:tr w:rsidRPr="009463FF" w:rsidR="004B3176" w:rsidDel="00262379" w:rsidTr="003D3E8A" w14:paraId="7FFDE0B0" w14:textId="58FBBA7E">
        <w:trPr>
          <w:trHeight w:val="43"/>
          <w:del w:author="Murguia, Sahima" w:date="2022-03-15T22:37:00Z" w:id="1427"/>
        </w:trPr>
        <w:tc>
          <w:tcPr>
            <w:tcW w:w="1042" w:type="dxa"/>
            <w:vMerge/>
            <w:vAlign w:val="center"/>
          </w:tcPr>
          <w:p w:rsidRPr="009463FF" w:rsidR="004B3176" w:rsidDel="00262379" w:rsidP="003D3E8A" w:rsidRDefault="004B3176" w14:paraId="0DF3EB70" w14:textId="61589006">
            <w:pPr>
              <w:pStyle w:val="ListParagraph"/>
              <w:ind w:left="0"/>
              <w:rPr>
                <w:del w:author="Murguia, Sahima" w:date="2022-03-15T22:37:00Z" w:id="1428"/>
                <w:strike/>
                <w:sz w:val="20"/>
                <w:szCs w:val="20"/>
                <w:lang w:val="en-US"/>
              </w:rPr>
            </w:pPr>
          </w:p>
        </w:tc>
        <w:tc>
          <w:tcPr>
            <w:tcW w:w="1368" w:type="dxa"/>
            <w:vMerge w:val="restart"/>
            <w:vAlign w:val="center"/>
          </w:tcPr>
          <w:p w:rsidRPr="006A0C90" w:rsidR="004B3176" w:rsidDel="00262379" w:rsidP="003D3E8A" w:rsidRDefault="004B3176" w14:paraId="619BF024" w14:textId="3DE07966">
            <w:pPr>
              <w:pStyle w:val="ListParagraph"/>
              <w:ind w:left="0"/>
              <w:rPr>
                <w:del w:author="Murguia, Sahima" w:date="2022-03-15T22:37:00Z" w:id="1429"/>
                <w:rFonts w:asciiTheme="majorHAnsi" w:hAnsiTheme="majorHAnsi" w:cstheme="majorHAnsi"/>
                <w:strike/>
                <w:szCs w:val="18"/>
                <w:lang w:val="en-US"/>
                <w:rPrChange w:author="Andreyeva, Julia" w:date="2022-03-16T13:42:00Z" w:id="1430">
                  <w:rPr>
                    <w:del w:author="Murguia, Sahima" w:date="2022-03-15T22:37:00Z" w:id="1431"/>
                    <w:rFonts w:asciiTheme="majorHAnsi" w:hAnsiTheme="majorHAnsi" w:cstheme="majorHAnsi"/>
                    <w:strike/>
                    <w:szCs w:val="18"/>
                    <w:lang w:val="ru-RU"/>
                  </w:rPr>
                </w:rPrChange>
              </w:rPr>
            </w:pPr>
            <w:del w:author="Murguia, Sahima" w:date="2022-03-15T22:37:00Z" w:id="1432">
              <w:r w:rsidRPr="006A0C90" w:rsidDel="00262379">
                <w:rPr>
                  <w:rFonts w:asciiTheme="majorHAnsi" w:hAnsiTheme="majorHAnsi" w:cstheme="majorHAnsi"/>
                  <w:strike/>
                  <w:szCs w:val="18"/>
                  <w:lang w:val="en-US"/>
                  <w:rPrChange w:author="Andreyeva, Julia" w:date="2022-03-16T13:42:00Z" w:id="1433">
                    <w:rPr>
                      <w:rFonts w:asciiTheme="majorHAnsi" w:hAnsiTheme="majorHAnsi" w:cstheme="majorHAnsi"/>
                      <w:strike/>
                      <w:szCs w:val="18"/>
                      <w:lang w:val="ru-RU"/>
                    </w:rPr>
                  </w:rPrChange>
                </w:rPr>
                <w:delText>S_ORDER_ATT</w:delText>
              </w:r>
            </w:del>
          </w:p>
        </w:tc>
        <w:tc>
          <w:tcPr>
            <w:tcW w:w="1512" w:type="dxa"/>
            <w:vAlign w:val="center"/>
          </w:tcPr>
          <w:p w:rsidRPr="009463FF" w:rsidR="004B3176" w:rsidDel="00262379" w:rsidP="003D3E8A" w:rsidRDefault="004B3176" w14:paraId="365887B8" w14:textId="353B928E">
            <w:pPr>
              <w:pStyle w:val="ListParagraph"/>
              <w:ind w:left="0"/>
              <w:rPr>
                <w:del w:author="Murguia, Sahima" w:date="2022-03-15T22:37:00Z" w:id="1434"/>
                <w:rFonts w:asciiTheme="majorHAnsi" w:hAnsiTheme="majorHAnsi" w:cstheme="majorHAnsi"/>
                <w:strike/>
                <w:szCs w:val="18"/>
                <w:lang w:val="en-US"/>
              </w:rPr>
            </w:pPr>
            <w:del w:author="Murguia, Sahima" w:date="2022-03-15T22:37:00Z" w:id="1435">
              <w:r w:rsidRPr="009463FF" w:rsidDel="00262379">
                <w:rPr>
                  <w:rFonts w:asciiTheme="majorHAnsi" w:hAnsiTheme="majorHAnsi" w:cstheme="majorHAnsi"/>
                  <w:strike/>
                  <w:szCs w:val="18"/>
                  <w:lang w:val="en-US"/>
                </w:rPr>
                <w:delText>Document Type</w:delText>
              </w:r>
            </w:del>
          </w:p>
        </w:tc>
        <w:tc>
          <w:tcPr>
            <w:tcW w:w="2070" w:type="dxa"/>
            <w:vAlign w:val="center"/>
          </w:tcPr>
          <w:p w:rsidRPr="009463FF" w:rsidR="004B3176" w:rsidDel="00262379" w:rsidP="003D3E8A" w:rsidRDefault="004B3176" w14:paraId="7D5B743C" w14:textId="3CFB7AA1">
            <w:pPr>
              <w:pStyle w:val="ListParagraph"/>
              <w:ind w:left="0"/>
              <w:rPr>
                <w:del w:author="Murguia, Sahima" w:date="2022-03-15T22:37:00Z" w:id="1436"/>
                <w:rFonts w:asciiTheme="majorHAnsi" w:hAnsiTheme="majorHAnsi" w:cstheme="majorHAnsi"/>
                <w:strike/>
                <w:szCs w:val="18"/>
                <w:lang w:val="en-US"/>
              </w:rPr>
            </w:pPr>
            <w:del w:author="Murguia, Sahima" w:date="2022-03-15T22:37:00Z" w:id="1437">
              <w:r w:rsidRPr="009463FF" w:rsidDel="00262379">
                <w:rPr>
                  <w:rFonts w:asciiTheme="majorHAnsi" w:hAnsiTheme="majorHAnsi" w:cstheme="majorHAnsi"/>
                  <w:strike/>
                  <w:szCs w:val="18"/>
                  <w:lang w:val="en-US"/>
                </w:rPr>
                <w:delText>FILE_EXT</w:delText>
              </w:r>
            </w:del>
          </w:p>
        </w:tc>
        <w:tc>
          <w:tcPr>
            <w:tcW w:w="990" w:type="dxa"/>
            <w:vAlign w:val="center"/>
          </w:tcPr>
          <w:p w:rsidRPr="009463FF" w:rsidR="004B3176" w:rsidDel="00262379" w:rsidP="003D3E8A" w:rsidRDefault="004B3176" w14:paraId="38870C32" w14:textId="07006EFB">
            <w:pPr>
              <w:pStyle w:val="ListParagraph"/>
              <w:ind w:left="0"/>
              <w:rPr>
                <w:del w:author="Murguia, Sahima" w:date="2022-03-15T22:37:00Z" w:id="1438"/>
                <w:rFonts w:asciiTheme="majorHAnsi" w:hAnsiTheme="majorHAnsi" w:cstheme="majorHAnsi"/>
                <w:strike/>
                <w:szCs w:val="18"/>
                <w:lang w:val="en-US"/>
              </w:rPr>
            </w:pPr>
            <w:del w:author="Murguia, Sahima" w:date="2022-03-15T22:37:00Z" w:id="1439">
              <w:r w:rsidRPr="009463FF" w:rsidDel="00262379">
                <w:rPr>
                  <w:rFonts w:asciiTheme="majorHAnsi" w:hAnsiTheme="majorHAnsi" w:cstheme="majorHAnsi"/>
                  <w:strike/>
                  <w:szCs w:val="18"/>
                  <w:lang w:val="en-US"/>
                </w:rPr>
                <w:delText>Picklist</w:delText>
              </w:r>
            </w:del>
          </w:p>
        </w:tc>
        <w:tc>
          <w:tcPr>
            <w:tcW w:w="3060" w:type="dxa"/>
            <w:vAlign w:val="center"/>
          </w:tcPr>
          <w:p w:rsidRPr="009463FF" w:rsidR="004B3176" w:rsidDel="00262379" w:rsidP="003D3E8A" w:rsidRDefault="004B3176" w14:paraId="2FEBB14F" w14:textId="36AE54E6">
            <w:pPr>
              <w:pStyle w:val="ListParagraph"/>
              <w:ind w:left="0"/>
              <w:rPr>
                <w:del w:author="Murguia, Sahima" w:date="2022-03-15T22:37:00Z" w:id="1440"/>
                <w:rFonts w:asciiTheme="majorHAnsi" w:hAnsiTheme="majorHAnsi" w:cstheme="majorHAnsi"/>
                <w:strike/>
                <w:szCs w:val="18"/>
                <w:lang w:val="en-US"/>
              </w:rPr>
            </w:pPr>
          </w:p>
        </w:tc>
      </w:tr>
      <w:tr w:rsidRPr="009463FF" w:rsidR="004B3176" w:rsidDel="00262379" w:rsidTr="003D3E8A" w14:paraId="4C36E176" w14:textId="5572DF0E">
        <w:trPr>
          <w:trHeight w:val="43"/>
          <w:del w:author="Murguia, Sahima" w:date="2022-03-15T22:37:00Z" w:id="1441"/>
        </w:trPr>
        <w:tc>
          <w:tcPr>
            <w:tcW w:w="1042" w:type="dxa"/>
            <w:vMerge/>
            <w:vAlign w:val="center"/>
          </w:tcPr>
          <w:p w:rsidRPr="009463FF" w:rsidR="004B3176" w:rsidDel="00262379" w:rsidP="003D3E8A" w:rsidRDefault="004B3176" w14:paraId="64808E12" w14:textId="4C2E63CA">
            <w:pPr>
              <w:pStyle w:val="ListParagraph"/>
              <w:ind w:left="0"/>
              <w:rPr>
                <w:del w:author="Murguia, Sahima" w:date="2022-03-15T22:37:00Z" w:id="1442"/>
                <w:strike/>
                <w:sz w:val="20"/>
                <w:szCs w:val="20"/>
                <w:lang w:val="en-US"/>
              </w:rPr>
            </w:pPr>
          </w:p>
        </w:tc>
        <w:tc>
          <w:tcPr>
            <w:tcW w:w="1368" w:type="dxa"/>
            <w:vMerge/>
            <w:vAlign w:val="center"/>
          </w:tcPr>
          <w:p w:rsidRPr="006A0C90" w:rsidR="004B3176" w:rsidDel="00262379" w:rsidP="003D3E8A" w:rsidRDefault="004B3176" w14:paraId="32D72EAB" w14:textId="2AB72B6E">
            <w:pPr>
              <w:pStyle w:val="ListParagraph"/>
              <w:ind w:left="0"/>
              <w:rPr>
                <w:del w:author="Murguia, Sahima" w:date="2022-03-15T22:37:00Z" w:id="1443"/>
                <w:rFonts w:asciiTheme="majorHAnsi" w:hAnsiTheme="majorHAnsi" w:cstheme="majorHAnsi"/>
                <w:strike/>
                <w:szCs w:val="18"/>
                <w:lang w:val="en-US"/>
                <w:rPrChange w:author="Andreyeva, Julia" w:date="2022-03-16T13:42:00Z" w:id="1444">
                  <w:rPr>
                    <w:del w:author="Murguia, Sahima" w:date="2022-03-15T22:37:00Z" w:id="1445"/>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04261FB4" w14:textId="245B23B0">
            <w:pPr>
              <w:pStyle w:val="ListParagraph"/>
              <w:ind w:left="0"/>
              <w:rPr>
                <w:del w:author="Murguia, Sahima" w:date="2022-03-15T22:37:00Z" w:id="1446"/>
                <w:rFonts w:asciiTheme="majorHAnsi" w:hAnsiTheme="majorHAnsi" w:cstheme="majorHAnsi"/>
                <w:strike/>
                <w:szCs w:val="18"/>
                <w:lang w:val="en-US"/>
              </w:rPr>
            </w:pPr>
            <w:del w:author="Murguia, Sahima" w:date="2022-03-15T22:37:00Z" w:id="1447">
              <w:r w:rsidRPr="009463FF" w:rsidDel="00262379">
                <w:rPr>
                  <w:rFonts w:asciiTheme="majorHAnsi" w:hAnsiTheme="majorHAnsi" w:cstheme="majorHAnsi"/>
                  <w:strike/>
                  <w:szCs w:val="18"/>
                  <w:lang w:val="en-US"/>
                </w:rPr>
                <w:delText>Owner</w:delText>
              </w:r>
            </w:del>
          </w:p>
        </w:tc>
        <w:tc>
          <w:tcPr>
            <w:tcW w:w="2070" w:type="dxa"/>
            <w:vAlign w:val="center"/>
          </w:tcPr>
          <w:p w:rsidRPr="009463FF" w:rsidR="004B3176" w:rsidDel="00262379" w:rsidP="003D3E8A" w:rsidRDefault="004B3176" w14:paraId="459AFE1A" w14:textId="392C77A9">
            <w:pPr>
              <w:pStyle w:val="ListParagraph"/>
              <w:ind w:left="0"/>
              <w:rPr>
                <w:del w:author="Murguia, Sahima" w:date="2022-03-15T22:37:00Z" w:id="1448"/>
                <w:rFonts w:asciiTheme="majorHAnsi" w:hAnsiTheme="majorHAnsi" w:cstheme="majorHAnsi"/>
                <w:strike/>
                <w:szCs w:val="18"/>
                <w:lang w:val="en-US"/>
              </w:rPr>
            </w:pPr>
            <w:del w:author="Murguia, Sahima" w:date="2022-03-15T22:37:00Z" w:id="1449">
              <w:r w:rsidRPr="009463FF" w:rsidDel="00262379">
                <w:rPr>
                  <w:rFonts w:asciiTheme="majorHAnsi" w:hAnsiTheme="majorHAnsi" w:cstheme="majorHAnsi"/>
                  <w:strike/>
                  <w:szCs w:val="18"/>
                  <w:lang w:val="en-US"/>
                </w:rPr>
                <w:delText>CREATED BY</w:delText>
              </w:r>
            </w:del>
          </w:p>
        </w:tc>
        <w:tc>
          <w:tcPr>
            <w:tcW w:w="990" w:type="dxa"/>
            <w:vAlign w:val="center"/>
          </w:tcPr>
          <w:p w:rsidRPr="009463FF" w:rsidR="004B3176" w:rsidDel="00262379" w:rsidP="003D3E8A" w:rsidRDefault="004B3176" w14:paraId="661310BF" w14:textId="214FEF87">
            <w:pPr>
              <w:pStyle w:val="ListParagraph"/>
              <w:ind w:left="0"/>
              <w:rPr>
                <w:del w:author="Murguia, Sahima" w:date="2022-03-15T22:37:00Z" w:id="1450"/>
                <w:rFonts w:asciiTheme="majorHAnsi" w:hAnsiTheme="majorHAnsi" w:cstheme="majorHAnsi"/>
                <w:strike/>
                <w:szCs w:val="18"/>
                <w:lang w:val="en-US"/>
              </w:rPr>
            </w:pPr>
            <w:del w:author="Murguia, Sahima" w:date="2022-03-15T22:37:00Z" w:id="1451">
              <w:r w:rsidRPr="009463FF" w:rsidDel="00262379">
                <w:rPr>
                  <w:rFonts w:asciiTheme="majorHAnsi" w:hAnsiTheme="majorHAnsi" w:cstheme="majorHAnsi"/>
                  <w:strike/>
                  <w:szCs w:val="18"/>
                  <w:lang w:val="en-US"/>
                </w:rPr>
                <w:delText>Lookup</w:delText>
              </w:r>
            </w:del>
          </w:p>
        </w:tc>
        <w:tc>
          <w:tcPr>
            <w:tcW w:w="3060" w:type="dxa"/>
            <w:vAlign w:val="center"/>
          </w:tcPr>
          <w:p w:rsidRPr="009463FF" w:rsidR="004B3176" w:rsidDel="00262379" w:rsidP="003D3E8A" w:rsidRDefault="004B3176" w14:paraId="04765F69" w14:textId="12A4C053">
            <w:pPr>
              <w:pStyle w:val="ListParagraph"/>
              <w:ind w:left="0"/>
              <w:rPr>
                <w:del w:author="Murguia, Sahima" w:date="2022-03-15T22:37:00Z" w:id="1452"/>
                <w:rFonts w:asciiTheme="majorHAnsi" w:hAnsiTheme="majorHAnsi" w:cstheme="majorHAnsi"/>
                <w:strike/>
                <w:szCs w:val="18"/>
                <w:lang w:val="en-US"/>
              </w:rPr>
            </w:pPr>
          </w:p>
        </w:tc>
      </w:tr>
      <w:tr w:rsidRPr="009463FF" w:rsidR="004B3176" w:rsidDel="00262379" w:rsidTr="003D3E8A" w14:paraId="1B0807E4" w14:textId="35109C32">
        <w:trPr>
          <w:trHeight w:val="43"/>
          <w:del w:author="Murguia, Sahima" w:date="2022-03-15T22:37:00Z" w:id="1453"/>
        </w:trPr>
        <w:tc>
          <w:tcPr>
            <w:tcW w:w="1042" w:type="dxa"/>
            <w:vMerge/>
            <w:vAlign w:val="center"/>
          </w:tcPr>
          <w:p w:rsidRPr="009463FF" w:rsidR="004B3176" w:rsidDel="00262379" w:rsidP="003D3E8A" w:rsidRDefault="004B3176" w14:paraId="55B36657" w14:textId="32E4110D">
            <w:pPr>
              <w:pStyle w:val="ListParagraph"/>
              <w:ind w:left="0"/>
              <w:rPr>
                <w:del w:author="Murguia, Sahima" w:date="2022-03-15T22:37:00Z" w:id="1454"/>
                <w:strike/>
                <w:sz w:val="20"/>
                <w:szCs w:val="20"/>
                <w:lang w:val="en-US"/>
              </w:rPr>
            </w:pPr>
          </w:p>
        </w:tc>
        <w:tc>
          <w:tcPr>
            <w:tcW w:w="1368" w:type="dxa"/>
            <w:vMerge/>
            <w:vAlign w:val="center"/>
          </w:tcPr>
          <w:p w:rsidRPr="006A0C90" w:rsidR="004B3176" w:rsidDel="00262379" w:rsidP="003D3E8A" w:rsidRDefault="004B3176" w14:paraId="5E69F1F8" w14:textId="726EE7F3">
            <w:pPr>
              <w:pStyle w:val="ListParagraph"/>
              <w:ind w:left="0"/>
              <w:rPr>
                <w:del w:author="Murguia, Sahima" w:date="2022-03-15T22:37:00Z" w:id="1455"/>
                <w:rFonts w:asciiTheme="majorHAnsi" w:hAnsiTheme="majorHAnsi" w:cstheme="majorHAnsi"/>
                <w:strike/>
                <w:szCs w:val="18"/>
                <w:lang w:val="en-US"/>
                <w:rPrChange w:author="Andreyeva, Julia" w:date="2022-03-16T13:42:00Z" w:id="1456">
                  <w:rPr>
                    <w:del w:author="Murguia, Sahima" w:date="2022-03-15T22:37:00Z" w:id="1457"/>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2174932F" w14:textId="65029AB4">
            <w:pPr>
              <w:pStyle w:val="ListParagraph"/>
              <w:ind w:left="0"/>
              <w:rPr>
                <w:del w:author="Murguia, Sahima" w:date="2022-03-15T22:37:00Z" w:id="1458"/>
                <w:rFonts w:asciiTheme="majorHAnsi" w:hAnsiTheme="majorHAnsi" w:cstheme="majorHAnsi"/>
                <w:strike/>
                <w:szCs w:val="18"/>
                <w:lang w:val="en-US"/>
              </w:rPr>
            </w:pPr>
            <w:del w:author="Murguia, Sahima" w:date="2022-03-15T22:37:00Z" w:id="1459">
              <w:r w:rsidRPr="009463FF" w:rsidDel="00262379">
                <w:rPr>
                  <w:rFonts w:asciiTheme="majorHAnsi" w:hAnsiTheme="majorHAnsi" w:cstheme="majorHAnsi"/>
                  <w:strike/>
                  <w:szCs w:val="18"/>
                  <w:lang w:val="en-US"/>
                </w:rPr>
                <w:delText>Attachment Name</w:delText>
              </w:r>
            </w:del>
          </w:p>
        </w:tc>
        <w:tc>
          <w:tcPr>
            <w:tcW w:w="2070" w:type="dxa"/>
            <w:vAlign w:val="center"/>
          </w:tcPr>
          <w:p w:rsidRPr="009463FF" w:rsidR="004B3176" w:rsidDel="00262379" w:rsidP="003D3E8A" w:rsidRDefault="004B3176" w14:paraId="103F2E9F" w14:textId="05F7B371">
            <w:pPr>
              <w:pStyle w:val="ListParagraph"/>
              <w:ind w:left="0"/>
              <w:rPr>
                <w:del w:author="Murguia, Sahima" w:date="2022-03-15T22:37:00Z" w:id="1460"/>
                <w:rFonts w:asciiTheme="majorHAnsi" w:hAnsiTheme="majorHAnsi" w:cstheme="majorHAnsi"/>
                <w:strike/>
                <w:szCs w:val="18"/>
                <w:lang w:val="en-US"/>
              </w:rPr>
            </w:pPr>
            <w:del w:author="Murguia, Sahima" w:date="2022-03-15T22:37:00Z" w:id="1461">
              <w:r w:rsidRPr="009463FF" w:rsidDel="00262379">
                <w:rPr>
                  <w:rFonts w:asciiTheme="majorHAnsi" w:hAnsiTheme="majorHAnsi" w:cstheme="majorHAnsi"/>
                  <w:strike/>
                  <w:szCs w:val="18"/>
                  <w:lang w:val="en-US"/>
                </w:rPr>
                <w:delText>FILE_NAME</w:delText>
              </w:r>
            </w:del>
          </w:p>
        </w:tc>
        <w:tc>
          <w:tcPr>
            <w:tcW w:w="990" w:type="dxa"/>
            <w:vAlign w:val="center"/>
          </w:tcPr>
          <w:p w:rsidRPr="009463FF" w:rsidR="004B3176" w:rsidDel="00262379" w:rsidP="003D3E8A" w:rsidRDefault="004B3176" w14:paraId="62EC343F" w14:textId="0AABA483">
            <w:pPr>
              <w:pStyle w:val="ListParagraph"/>
              <w:ind w:left="0"/>
              <w:rPr>
                <w:del w:author="Murguia, Sahima" w:date="2022-03-15T22:37:00Z" w:id="1462"/>
                <w:rFonts w:asciiTheme="majorHAnsi" w:hAnsiTheme="majorHAnsi" w:cstheme="majorHAnsi"/>
                <w:strike/>
                <w:szCs w:val="18"/>
                <w:lang w:val="en-US"/>
              </w:rPr>
            </w:pPr>
          </w:p>
        </w:tc>
        <w:tc>
          <w:tcPr>
            <w:tcW w:w="3060" w:type="dxa"/>
            <w:vAlign w:val="center"/>
          </w:tcPr>
          <w:p w:rsidRPr="009463FF" w:rsidR="004B3176" w:rsidDel="00262379" w:rsidP="003D3E8A" w:rsidRDefault="004B3176" w14:paraId="1A9D2E5B" w14:textId="75D2DA60">
            <w:pPr>
              <w:pStyle w:val="ListParagraph"/>
              <w:ind w:left="0"/>
              <w:rPr>
                <w:del w:author="Murguia, Sahima" w:date="2022-03-15T22:37:00Z" w:id="1463"/>
                <w:rFonts w:asciiTheme="majorHAnsi" w:hAnsiTheme="majorHAnsi" w:cstheme="majorHAnsi"/>
                <w:strike/>
                <w:szCs w:val="18"/>
                <w:lang w:val="en-US"/>
              </w:rPr>
            </w:pPr>
          </w:p>
        </w:tc>
      </w:tr>
      <w:tr w:rsidRPr="009463FF" w:rsidR="004B3176" w:rsidDel="00262379" w:rsidTr="003D3E8A" w14:paraId="387A5B86" w14:textId="76715FDA">
        <w:trPr>
          <w:trHeight w:val="43"/>
          <w:del w:author="Murguia, Sahima" w:date="2022-03-15T22:37:00Z" w:id="1464"/>
        </w:trPr>
        <w:tc>
          <w:tcPr>
            <w:tcW w:w="1042" w:type="dxa"/>
            <w:vMerge/>
            <w:vAlign w:val="center"/>
          </w:tcPr>
          <w:p w:rsidRPr="009463FF" w:rsidR="004B3176" w:rsidDel="00262379" w:rsidP="003D3E8A" w:rsidRDefault="004B3176" w14:paraId="0B509691" w14:textId="594505CD">
            <w:pPr>
              <w:pStyle w:val="ListParagraph"/>
              <w:ind w:left="0"/>
              <w:rPr>
                <w:del w:author="Murguia, Sahima" w:date="2022-03-15T22:37:00Z" w:id="1465"/>
                <w:strike/>
                <w:sz w:val="20"/>
                <w:szCs w:val="20"/>
                <w:lang w:val="en-US"/>
              </w:rPr>
            </w:pPr>
          </w:p>
        </w:tc>
        <w:tc>
          <w:tcPr>
            <w:tcW w:w="1368" w:type="dxa"/>
            <w:vMerge/>
            <w:vAlign w:val="center"/>
          </w:tcPr>
          <w:p w:rsidRPr="006A0C90" w:rsidR="004B3176" w:rsidDel="00262379" w:rsidP="003D3E8A" w:rsidRDefault="004B3176" w14:paraId="2DACFA3D" w14:textId="47FC68EE">
            <w:pPr>
              <w:pStyle w:val="ListParagraph"/>
              <w:ind w:left="0"/>
              <w:rPr>
                <w:del w:author="Murguia, Sahima" w:date="2022-03-15T22:37:00Z" w:id="1466"/>
                <w:rFonts w:asciiTheme="majorHAnsi" w:hAnsiTheme="majorHAnsi" w:cstheme="majorHAnsi"/>
                <w:strike/>
                <w:szCs w:val="18"/>
                <w:lang w:val="en-US"/>
                <w:rPrChange w:author="Andreyeva, Julia" w:date="2022-03-16T13:42:00Z" w:id="1467">
                  <w:rPr>
                    <w:del w:author="Murguia, Sahima" w:date="2022-03-15T22:37:00Z" w:id="1468"/>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6008CD86" w14:textId="27A19C7D">
            <w:pPr>
              <w:pStyle w:val="ListParagraph"/>
              <w:ind w:left="0"/>
              <w:rPr>
                <w:del w:author="Murguia, Sahima" w:date="2022-03-15T22:37:00Z" w:id="1469"/>
                <w:rFonts w:asciiTheme="majorHAnsi" w:hAnsiTheme="majorHAnsi" w:cstheme="majorHAnsi"/>
                <w:strike/>
                <w:szCs w:val="18"/>
                <w:lang w:val="en-US"/>
              </w:rPr>
            </w:pPr>
            <w:del w:author="Murguia, Sahima" w:date="2022-03-15T22:37:00Z" w:id="1470">
              <w:r w:rsidRPr="009463FF" w:rsidDel="00262379">
                <w:rPr>
                  <w:rFonts w:asciiTheme="majorHAnsi" w:hAnsiTheme="majorHAnsi" w:cstheme="majorHAnsi"/>
                  <w:strike/>
                  <w:szCs w:val="18"/>
                  <w:lang w:val="en-US"/>
                </w:rPr>
                <w:delText>Size (In Bytes)</w:delText>
              </w:r>
            </w:del>
          </w:p>
        </w:tc>
        <w:tc>
          <w:tcPr>
            <w:tcW w:w="2070" w:type="dxa"/>
            <w:vAlign w:val="center"/>
          </w:tcPr>
          <w:p w:rsidRPr="009463FF" w:rsidR="004B3176" w:rsidDel="00262379" w:rsidP="003D3E8A" w:rsidRDefault="004B3176" w14:paraId="4CC185F0" w14:textId="7475ABAF">
            <w:pPr>
              <w:pStyle w:val="ListParagraph"/>
              <w:ind w:left="0"/>
              <w:rPr>
                <w:del w:author="Murguia, Sahima" w:date="2022-03-15T22:37:00Z" w:id="1471"/>
                <w:rFonts w:asciiTheme="majorHAnsi" w:hAnsiTheme="majorHAnsi" w:cstheme="majorHAnsi"/>
                <w:strike/>
                <w:szCs w:val="18"/>
                <w:lang w:val="en-US"/>
              </w:rPr>
            </w:pPr>
            <w:del w:author="Murguia, Sahima" w:date="2022-03-15T22:37:00Z" w:id="1472">
              <w:r w:rsidRPr="009463FF" w:rsidDel="00262379">
                <w:rPr>
                  <w:rFonts w:asciiTheme="majorHAnsi" w:hAnsiTheme="majorHAnsi" w:cstheme="majorHAnsi"/>
                  <w:strike/>
                  <w:szCs w:val="18"/>
                  <w:lang w:val="en-US"/>
                </w:rPr>
                <w:delText>FILE_SIZE</w:delText>
              </w:r>
            </w:del>
          </w:p>
        </w:tc>
        <w:tc>
          <w:tcPr>
            <w:tcW w:w="990" w:type="dxa"/>
            <w:vAlign w:val="center"/>
          </w:tcPr>
          <w:p w:rsidRPr="009463FF" w:rsidR="004B3176" w:rsidDel="00262379" w:rsidP="003D3E8A" w:rsidRDefault="004B3176" w14:paraId="373C367C" w14:textId="61484033">
            <w:pPr>
              <w:pStyle w:val="ListParagraph"/>
              <w:ind w:left="0"/>
              <w:rPr>
                <w:del w:author="Murguia, Sahima" w:date="2022-03-15T22:37:00Z" w:id="1473"/>
                <w:rFonts w:asciiTheme="majorHAnsi" w:hAnsiTheme="majorHAnsi" w:cstheme="majorHAnsi"/>
                <w:strike/>
                <w:szCs w:val="18"/>
                <w:lang w:val="en-US"/>
              </w:rPr>
            </w:pPr>
          </w:p>
        </w:tc>
        <w:tc>
          <w:tcPr>
            <w:tcW w:w="3060" w:type="dxa"/>
            <w:vAlign w:val="center"/>
          </w:tcPr>
          <w:p w:rsidRPr="009463FF" w:rsidR="004B3176" w:rsidDel="00262379" w:rsidP="003D3E8A" w:rsidRDefault="004B3176" w14:paraId="1C02F4E9" w14:textId="2BD3C676">
            <w:pPr>
              <w:pStyle w:val="ListParagraph"/>
              <w:ind w:left="0"/>
              <w:rPr>
                <w:del w:author="Murguia, Sahima" w:date="2022-03-15T22:37:00Z" w:id="1474"/>
                <w:rFonts w:asciiTheme="majorHAnsi" w:hAnsiTheme="majorHAnsi" w:cstheme="majorHAnsi"/>
                <w:strike/>
                <w:szCs w:val="18"/>
                <w:lang w:val="en-US"/>
              </w:rPr>
            </w:pPr>
          </w:p>
        </w:tc>
      </w:tr>
      <w:tr w:rsidRPr="009463FF" w:rsidR="004B3176" w:rsidDel="00262379" w:rsidTr="003D3E8A" w14:paraId="1CB98076" w14:textId="5DCD9321">
        <w:trPr>
          <w:trHeight w:val="43"/>
          <w:del w:author="Murguia, Sahima" w:date="2022-03-15T22:37:00Z" w:id="1475"/>
        </w:trPr>
        <w:tc>
          <w:tcPr>
            <w:tcW w:w="1042" w:type="dxa"/>
            <w:vMerge/>
            <w:vAlign w:val="center"/>
          </w:tcPr>
          <w:p w:rsidRPr="009463FF" w:rsidR="004B3176" w:rsidDel="00262379" w:rsidP="003D3E8A" w:rsidRDefault="004B3176" w14:paraId="22A407C1" w14:textId="767716DE">
            <w:pPr>
              <w:pStyle w:val="ListParagraph"/>
              <w:ind w:left="0"/>
              <w:rPr>
                <w:del w:author="Murguia, Sahima" w:date="2022-03-15T22:37:00Z" w:id="1476"/>
                <w:strike/>
                <w:sz w:val="20"/>
                <w:szCs w:val="20"/>
                <w:lang w:val="en-US"/>
              </w:rPr>
            </w:pPr>
          </w:p>
        </w:tc>
        <w:tc>
          <w:tcPr>
            <w:tcW w:w="1368" w:type="dxa"/>
            <w:vMerge/>
            <w:vAlign w:val="center"/>
          </w:tcPr>
          <w:p w:rsidRPr="006A0C90" w:rsidR="004B3176" w:rsidDel="00262379" w:rsidP="003D3E8A" w:rsidRDefault="004B3176" w14:paraId="09CA3947" w14:textId="51B53969">
            <w:pPr>
              <w:pStyle w:val="ListParagraph"/>
              <w:ind w:left="0"/>
              <w:rPr>
                <w:del w:author="Murguia, Sahima" w:date="2022-03-15T22:37:00Z" w:id="1477"/>
                <w:rFonts w:asciiTheme="majorHAnsi" w:hAnsiTheme="majorHAnsi" w:cstheme="majorHAnsi"/>
                <w:strike/>
                <w:szCs w:val="18"/>
                <w:lang w:val="en-US"/>
                <w:rPrChange w:author="Andreyeva, Julia" w:date="2022-03-16T13:42:00Z" w:id="1478">
                  <w:rPr>
                    <w:del w:author="Murguia, Sahima" w:date="2022-03-15T22:37:00Z" w:id="1479"/>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2E041B2E" w14:textId="2B81BDB0">
            <w:pPr>
              <w:pStyle w:val="ListParagraph"/>
              <w:ind w:left="0"/>
              <w:rPr>
                <w:del w:author="Murguia, Sahima" w:date="2022-03-15T22:37:00Z" w:id="1480"/>
                <w:rFonts w:asciiTheme="majorHAnsi" w:hAnsiTheme="majorHAnsi" w:cstheme="majorHAnsi"/>
                <w:strike/>
                <w:szCs w:val="18"/>
                <w:lang w:val="en-US"/>
              </w:rPr>
            </w:pPr>
            <w:del w:author="Murguia, Sahima" w:date="2022-03-15T22:37:00Z" w:id="1481">
              <w:r w:rsidRPr="009463FF" w:rsidDel="00262379">
                <w:rPr>
                  <w:rFonts w:asciiTheme="majorHAnsi" w:hAnsiTheme="majorHAnsi" w:cstheme="majorHAnsi"/>
                  <w:strike/>
                  <w:szCs w:val="18"/>
                  <w:lang w:val="en-US"/>
                </w:rPr>
                <w:delText>Modified</w:delText>
              </w:r>
            </w:del>
          </w:p>
        </w:tc>
        <w:tc>
          <w:tcPr>
            <w:tcW w:w="2070" w:type="dxa"/>
            <w:vAlign w:val="center"/>
          </w:tcPr>
          <w:p w:rsidRPr="009463FF" w:rsidR="004B3176" w:rsidDel="00262379" w:rsidP="003D3E8A" w:rsidRDefault="004B3176" w14:paraId="6E938B00" w14:textId="3B97E862">
            <w:pPr>
              <w:pStyle w:val="ListParagraph"/>
              <w:ind w:left="0"/>
              <w:rPr>
                <w:del w:author="Murguia, Sahima" w:date="2022-03-15T22:37:00Z" w:id="1482"/>
                <w:rFonts w:asciiTheme="majorHAnsi" w:hAnsiTheme="majorHAnsi" w:cstheme="majorHAnsi"/>
                <w:strike/>
                <w:szCs w:val="18"/>
                <w:lang w:val="en-US"/>
              </w:rPr>
            </w:pPr>
            <w:del w:author="Murguia, Sahima" w:date="2022-03-15T22:37:00Z" w:id="1483">
              <w:r w:rsidRPr="009463FF" w:rsidDel="00262379">
                <w:rPr>
                  <w:rFonts w:asciiTheme="majorHAnsi" w:hAnsiTheme="majorHAnsi" w:cstheme="majorHAnsi"/>
                  <w:strike/>
                  <w:szCs w:val="18"/>
                  <w:lang w:val="en-US"/>
                </w:rPr>
                <w:delText>FILE_DATE</w:delText>
              </w:r>
            </w:del>
          </w:p>
        </w:tc>
        <w:tc>
          <w:tcPr>
            <w:tcW w:w="990" w:type="dxa"/>
            <w:vAlign w:val="center"/>
          </w:tcPr>
          <w:p w:rsidRPr="009463FF" w:rsidR="004B3176" w:rsidDel="00262379" w:rsidP="003D3E8A" w:rsidRDefault="004B3176" w14:paraId="2D48704B" w14:textId="4DBAD9FB">
            <w:pPr>
              <w:pStyle w:val="ListParagraph"/>
              <w:ind w:left="0"/>
              <w:rPr>
                <w:del w:author="Murguia, Sahima" w:date="2022-03-15T22:37:00Z" w:id="1484"/>
                <w:rFonts w:asciiTheme="majorHAnsi" w:hAnsiTheme="majorHAnsi" w:cstheme="majorHAnsi"/>
                <w:strike/>
                <w:szCs w:val="18"/>
                <w:lang w:val="en-US"/>
              </w:rPr>
            </w:pPr>
          </w:p>
        </w:tc>
        <w:tc>
          <w:tcPr>
            <w:tcW w:w="3060" w:type="dxa"/>
            <w:vAlign w:val="center"/>
          </w:tcPr>
          <w:p w:rsidRPr="009463FF" w:rsidR="004B3176" w:rsidDel="00262379" w:rsidP="003D3E8A" w:rsidRDefault="004B3176" w14:paraId="4F08B94C" w14:textId="14495EFC">
            <w:pPr>
              <w:pStyle w:val="ListParagraph"/>
              <w:ind w:left="0"/>
              <w:rPr>
                <w:del w:author="Murguia, Sahima" w:date="2022-03-15T22:37:00Z" w:id="1485"/>
                <w:rFonts w:asciiTheme="majorHAnsi" w:hAnsiTheme="majorHAnsi" w:cstheme="majorHAnsi"/>
                <w:strike/>
                <w:szCs w:val="18"/>
                <w:lang w:val="en-US"/>
              </w:rPr>
            </w:pPr>
          </w:p>
        </w:tc>
      </w:tr>
      <w:tr w:rsidRPr="009463FF" w:rsidR="004B3176" w:rsidDel="00262379" w:rsidTr="003D3E8A" w14:paraId="6CEA0820" w14:textId="6D2C21D9">
        <w:trPr>
          <w:trHeight w:val="43"/>
          <w:del w:author="Murguia, Sahima" w:date="2022-03-15T22:37:00Z" w:id="1486"/>
        </w:trPr>
        <w:tc>
          <w:tcPr>
            <w:tcW w:w="1042" w:type="dxa"/>
            <w:vMerge/>
            <w:vAlign w:val="center"/>
          </w:tcPr>
          <w:p w:rsidRPr="009463FF" w:rsidR="004B3176" w:rsidDel="00262379" w:rsidP="003D3E8A" w:rsidRDefault="004B3176" w14:paraId="6BB7AEA9" w14:textId="329251EC">
            <w:pPr>
              <w:pStyle w:val="ListParagraph"/>
              <w:ind w:left="0"/>
              <w:rPr>
                <w:del w:author="Murguia, Sahima" w:date="2022-03-15T22:37:00Z" w:id="1487"/>
                <w:strike/>
                <w:sz w:val="20"/>
                <w:szCs w:val="20"/>
                <w:lang w:val="en-US"/>
              </w:rPr>
            </w:pPr>
          </w:p>
        </w:tc>
        <w:tc>
          <w:tcPr>
            <w:tcW w:w="1368" w:type="dxa"/>
            <w:vMerge/>
            <w:vAlign w:val="center"/>
          </w:tcPr>
          <w:p w:rsidRPr="006A0C90" w:rsidR="004B3176" w:rsidDel="00262379" w:rsidP="003D3E8A" w:rsidRDefault="004B3176" w14:paraId="00B47A51" w14:textId="325DAB05">
            <w:pPr>
              <w:pStyle w:val="ListParagraph"/>
              <w:ind w:left="0"/>
              <w:rPr>
                <w:del w:author="Murguia, Sahima" w:date="2022-03-15T22:37:00Z" w:id="1488"/>
                <w:rFonts w:asciiTheme="majorHAnsi" w:hAnsiTheme="majorHAnsi" w:cstheme="majorHAnsi"/>
                <w:strike/>
                <w:szCs w:val="18"/>
                <w:lang w:val="en-US"/>
                <w:rPrChange w:author="Andreyeva, Julia" w:date="2022-03-16T13:42:00Z" w:id="1489">
                  <w:rPr>
                    <w:del w:author="Murguia, Sahima" w:date="2022-03-15T22:37:00Z" w:id="1490"/>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26C51EB7" w14:textId="382FDDE4">
            <w:pPr>
              <w:pStyle w:val="ListParagraph"/>
              <w:ind w:left="0"/>
              <w:rPr>
                <w:del w:author="Murguia, Sahima" w:date="2022-03-15T22:37:00Z" w:id="1491"/>
                <w:rFonts w:asciiTheme="majorHAnsi" w:hAnsiTheme="majorHAnsi" w:cstheme="majorHAnsi"/>
                <w:strike/>
                <w:szCs w:val="18"/>
                <w:lang w:val="en-US"/>
              </w:rPr>
            </w:pPr>
            <w:del w:author="Murguia, Sahima" w:date="2022-03-15T22:37:00Z" w:id="1492">
              <w:r w:rsidRPr="009463FF" w:rsidDel="00262379">
                <w:rPr>
                  <w:rFonts w:asciiTheme="majorHAnsi" w:hAnsiTheme="majorHAnsi" w:cstheme="majorHAnsi"/>
                  <w:strike/>
                  <w:szCs w:val="18"/>
                  <w:lang w:val="en-US"/>
                </w:rPr>
                <w:delText>Local</w:delText>
              </w:r>
            </w:del>
          </w:p>
        </w:tc>
        <w:tc>
          <w:tcPr>
            <w:tcW w:w="2070" w:type="dxa"/>
            <w:vAlign w:val="center"/>
          </w:tcPr>
          <w:p w:rsidRPr="009463FF" w:rsidR="004B3176" w:rsidDel="00262379" w:rsidP="003D3E8A" w:rsidRDefault="004B3176" w14:paraId="7338092D" w14:textId="49E72971">
            <w:pPr>
              <w:pStyle w:val="ListParagraph"/>
              <w:ind w:left="0"/>
              <w:rPr>
                <w:del w:author="Murguia, Sahima" w:date="2022-03-15T22:37:00Z" w:id="1493"/>
                <w:rFonts w:asciiTheme="majorHAnsi" w:hAnsiTheme="majorHAnsi" w:cstheme="majorHAnsi"/>
                <w:strike/>
                <w:szCs w:val="18"/>
                <w:lang w:val="en-US"/>
              </w:rPr>
            </w:pPr>
            <w:del w:author="Murguia, Sahima" w:date="2022-03-15T22:37:00Z" w:id="1494">
              <w:r w:rsidRPr="009463FF" w:rsidDel="00262379">
                <w:rPr>
                  <w:rFonts w:asciiTheme="majorHAnsi" w:hAnsiTheme="majorHAnsi" w:cstheme="majorHAnsi"/>
                  <w:strike/>
                  <w:szCs w:val="18"/>
                  <w:lang w:val="en-US"/>
                </w:rPr>
                <w:delText>FILE_DOCK_STAT_FLG</w:delText>
              </w:r>
            </w:del>
          </w:p>
        </w:tc>
        <w:tc>
          <w:tcPr>
            <w:tcW w:w="990" w:type="dxa"/>
            <w:vAlign w:val="center"/>
          </w:tcPr>
          <w:p w:rsidRPr="009463FF" w:rsidR="004B3176" w:rsidDel="00262379" w:rsidP="003D3E8A" w:rsidRDefault="004B3176" w14:paraId="47C4FF9E" w14:textId="442DBF0C">
            <w:pPr>
              <w:pStyle w:val="ListParagraph"/>
              <w:ind w:left="0"/>
              <w:rPr>
                <w:del w:author="Murguia, Sahima" w:date="2022-03-15T22:37:00Z" w:id="1495"/>
                <w:rFonts w:asciiTheme="majorHAnsi" w:hAnsiTheme="majorHAnsi" w:cstheme="majorHAnsi"/>
                <w:strike/>
                <w:szCs w:val="18"/>
                <w:lang w:val="en-US"/>
              </w:rPr>
            </w:pPr>
          </w:p>
        </w:tc>
        <w:tc>
          <w:tcPr>
            <w:tcW w:w="3060" w:type="dxa"/>
            <w:vAlign w:val="center"/>
          </w:tcPr>
          <w:p w:rsidRPr="009463FF" w:rsidR="004B3176" w:rsidDel="00262379" w:rsidP="003D3E8A" w:rsidRDefault="004B3176" w14:paraId="6B8F20CB" w14:textId="2A0717E3">
            <w:pPr>
              <w:pStyle w:val="ListParagraph"/>
              <w:ind w:left="0"/>
              <w:rPr>
                <w:del w:author="Murguia, Sahima" w:date="2022-03-15T22:37:00Z" w:id="1496"/>
                <w:rFonts w:asciiTheme="majorHAnsi" w:hAnsiTheme="majorHAnsi" w:cstheme="majorHAnsi"/>
                <w:strike/>
                <w:szCs w:val="18"/>
                <w:lang w:val="en-US"/>
              </w:rPr>
            </w:pPr>
          </w:p>
        </w:tc>
      </w:tr>
      <w:tr w:rsidRPr="009463FF" w:rsidR="004B3176" w:rsidDel="00262379" w:rsidTr="003D3E8A" w14:paraId="630C1514" w14:textId="20205A2A">
        <w:trPr>
          <w:trHeight w:val="43"/>
          <w:del w:author="Murguia, Sahima" w:date="2022-03-15T22:37:00Z" w:id="1497"/>
        </w:trPr>
        <w:tc>
          <w:tcPr>
            <w:tcW w:w="1042" w:type="dxa"/>
            <w:vMerge/>
            <w:vAlign w:val="center"/>
          </w:tcPr>
          <w:p w:rsidRPr="009463FF" w:rsidR="004B3176" w:rsidDel="00262379" w:rsidP="003D3E8A" w:rsidRDefault="004B3176" w14:paraId="3B99F53E" w14:textId="511B7F7C">
            <w:pPr>
              <w:pStyle w:val="ListParagraph"/>
              <w:ind w:left="0"/>
              <w:rPr>
                <w:del w:author="Murguia, Sahima" w:date="2022-03-15T22:37:00Z" w:id="1498"/>
                <w:strike/>
                <w:sz w:val="20"/>
                <w:szCs w:val="20"/>
                <w:lang w:val="en-US"/>
              </w:rPr>
            </w:pPr>
          </w:p>
        </w:tc>
        <w:tc>
          <w:tcPr>
            <w:tcW w:w="1368" w:type="dxa"/>
            <w:vMerge/>
            <w:vAlign w:val="center"/>
          </w:tcPr>
          <w:p w:rsidRPr="006A0C90" w:rsidR="004B3176" w:rsidDel="00262379" w:rsidP="003D3E8A" w:rsidRDefault="004B3176" w14:paraId="1C622896" w14:textId="26F6A96A">
            <w:pPr>
              <w:pStyle w:val="ListParagraph"/>
              <w:ind w:left="0"/>
              <w:rPr>
                <w:del w:author="Murguia, Sahima" w:date="2022-03-15T22:37:00Z" w:id="1499"/>
                <w:rFonts w:asciiTheme="majorHAnsi" w:hAnsiTheme="majorHAnsi" w:cstheme="majorHAnsi"/>
                <w:strike/>
                <w:szCs w:val="18"/>
                <w:lang w:val="en-US"/>
                <w:rPrChange w:author="Andreyeva, Julia" w:date="2022-03-16T13:42:00Z" w:id="1500">
                  <w:rPr>
                    <w:del w:author="Murguia, Sahima" w:date="2022-03-15T22:37:00Z" w:id="1501"/>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7CBBCCE5" w14:textId="00DC90C7">
            <w:pPr>
              <w:pStyle w:val="ListParagraph"/>
              <w:ind w:left="0"/>
              <w:rPr>
                <w:del w:author="Murguia, Sahima" w:date="2022-03-15T22:37:00Z" w:id="1502"/>
                <w:rFonts w:asciiTheme="majorHAnsi" w:hAnsiTheme="majorHAnsi" w:cstheme="majorHAnsi"/>
                <w:strike/>
                <w:szCs w:val="18"/>
                <w:lang w:val="en-US"/>
              </w:rPr>
            </w:pPr>
            <w:del w:author="Murguia, Sahima" w:date="2022-03-15T22:37:00Z" w:id="1503">
              <w:r w:rsidRPr="009463FF" w:rsidDel="00262379">
                <w:rPr>
                  <w:rFonts w:asciiTheme="majorHAnsi" w:hAnsiTheme="majorHAnsi" w:cstheme="majorHAnsi"/>
                  <w:strike/>
                  <w:szCs w:val="18"/>
                  <w:lang w:val="en-US"/>
                </w:rPr>
                <w:delText>Download File</w:delText>
              </w:r>
            </w:del>
          </w:p>
        </w:tc>
        <w:tc>
          <w:tcPr>
            <w:tcW w:w="2070" w:type="dxa"/>
            <w:vAlign w:val="center"/>
          </w:tcPr>
          <w:p w:rsidRPr="009463FF" w:rsidR="004B3176" w:rsidDel="00262379" w:rsidP="003D3E8A" w:rsidRDefault="004B3176" w14:paraId="4BB05531" w14:textId="3B7BE7E3">
            <w:pPr>
              <w:pStyle w:val="ListParagraph"/>
              <w:ind w:left="0"/>
              <w:rPr>
                <w:del w:author="Murguia, Sahima" w:date="2022-03-15T22:37:00Z" w:id="1504"/>
                <w:rFonts w:asciiTheme="majorHAnsi" w:hAnsiTheme="majorHAnsi" w:cstheme="majorHAnsi"/>
                <w:strike/>
                <w:szCs w:val="18"/>
                <w:lang w:val="en-US"/>
              </w:rPr>
            </w:pPr>
            <w:del w:author="Murguia, Sahima" w:date="2022-03-15T22:37:00Z" w:id="1505">
              <w:r w:rsidRPr="009463FF" w:rsidDel="00262379">
                <w:rPr>
                  <w:rFonts w:asciiTheme="majorHAnsi" w:hAnsiTheme="majorHAnsi" w:cstheme="majorHAnsi"/>
                  <w:strike/>
                  <w:szCs w:val="18"/>
                  <w:lang w:val="en-US"/>
                </w:rPr>
                <w:delText>FILE_DOCK_REQ_FLG</w:delText>
              </w:r>
            </w:del>
          </w:p>
        </w:tc>
        <w:tc>
          <w:tcPr>
            <w:tcW w:w="990" w:type="dxa"/>
            <w:vAlign w:val="center"/>
          </w:tcPr>
          <w:p w:rsidRPr="009463FF" w:rsidR="004B3176" w:rsidDel="00262379" w:rsidP="003D3E8A" w:rsidRDefault="004B3176" w14:paraId="46C11723" w14:textId="1B7BD449">
            <w:pPr>
              <w:pStyle w:val="ListParagraph"/>
              <w:ind w:left="0"/>
              <w:rPr>
                <w:del w:author="Murguia, Sahima" w:date="2022-03-15T22:37:00Z" w:id="1506"/>
                <w:rFonts w:asciiTheme="majorHAnsi" w:hAnsiTheme="majorHAnsi" w:cstheme="majorHAnsi"/>
                <w:strike/>
                <w:szCs w:val="18"/>
                <w:lang w:val="en-US"/>
              </w:rPr>
            </w:pPr>
          </w:p>
        </w:tc>
        <w:tc>
          <w:tcPr>
            <w:tcW w:w="3060" w:type="dxa"/>
            <w:vAlign w:val="center"/>
          </w:tcPr>
          <w:p w:rsidRPr="009463FF" w:rsidR="004B3176" w:rsidDel="00262379" w:rsidP="003D3E8A" w:rsidRDefault="004B3176" w14:paraId="78A1677D" w14:textId="788BA405">
            <w:pPr>
              <w:pStyle w:val="ListParagraph"/>
              <w:ind w:left="0"/>
              <w:rPr>
                <w:del w:author="Murguia, Sahima" w:date="2022-03-15T22:37:00Z" w:id="1507"/>
                <w:rFonts w:asciiTheme="majorHAnsi" w:hAnsiTheme="majorHAnsi" w:cstheme="majorHAnsi"/>
                <w:strike/>
                <w:szCs w:val="18"/>
                <w:lang w:val="en-US"/>
              </w:rPr>
            </w:pPr>
          </w:p>
        </w:tc>
      </w:tr>
      <w:tr w:rsidRPr="009463FF" w:rsidR="004B3176" w:rsidDel="00262379" w:rsidTr="003D3E8A" w14:paraId="0372F34C" w14:textId="531B51DD">
        <w:trPr>
          <w:trHeight w:val="43"/>
          <w:del w:author="Murguia, Sahima" w:date="2022-03-15T22:37:00Z" w:id="1508"/>
        </w:trPr>
        <w:tc>
          <w:tcPr>
            <w:tcW w:w="1042" w:type="dxa"/>
            <w:vMerge/>
            <w:vAlign w:val="center"/>
          </w:tcPr>
          <w:p w:rsidRPr="009463FF" w:rsidR="004B3176" w:rsidDel="00262379" w:rsidP="003D3E8A" w:rsidRDefault="004B3176" w14:paraId="0C1A7B70" w14:textId="142FCAF6">
            <w:pPr>
              <w:pStyle w:val="ListParagraph"/>
              <w:ind w:left="0"/>
              <w:rPr>
                <w:del w:author="Murguia, Sahima" w:date="2022-03-15T22:37:00Z" w:id="1509"/>
                <w:strike/>
                <w:sz w:val="20"/>
                <w:szCs w:val="20"/>
                <w:lang w:val="en-US"/>
              </w:rPr>
            </w:pPr>
          </w:p>
        </w:tc>
        <w:tc>
          <w:tcPr>
            <w:tcW w:w="1368" w:type="dxa"/>
            <w:vMerge/>
            <w:vAlign w:val="center"/>
          </w:tcPr>
          <w:p w:rsidRPr="006A0C90" w:rsidR="004B3176" w:rsidDel="00262379" w:rsidP="003D3E8A" w:rsidRDefault="004B3176" w14:paraId="6EFE2564" w14:textId="088A00B5">
            <w:pPr>
              <w:pStyle w:val="ListParagraph"/>
              <w:ind w:left="0"/>
              <w:rPr>
                <w:del w:author="Murguia, Sahima" w:date="2022-03-15T22:37:00Z" w:id="1510"/>
                <w:rFonts w:asciiTheme="majorHAnsi" w:hAnsiTheme="majorHAnsi" w:cstheme="majorHAnsi"/>
                <w:strike/>
                <w:szCs w:val="18"/>
                <w:lang w:val="en-US"/>
                <w:rPrChange w:author="Andreyeva, Julia" w:date="2022-03-16T13:42:00Z" w:id="1511">
                  <w:rPr>
                    <w:del w:author="Murguia, Sahima" w:date="2022-03-15T22:37:00Z" w:id="1512"/>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26ED65E4" w14:textId="7A78363D">
            <w:pPr>
              <w:pStyle w:val="ListParagraph"/>
              <w:ind w:left="0"/>
              <w:rPr>
                <w:del w:author="Murguia, Sahima" w:date="2022-03-15T22:37:00Z" w:id="1513"/>
                <w:rFonts w:asciiTheme="majorHAnsi" w:hAnsiTheme="majorHAnsi" w:cstheme="majorHAnsi"/>
                <w:strike/>
                <w:szCs w:val="18"/>
                <w:lang w:val="en-US"/>
              </w:rPr>
            </w:pPr>
            <w:del w:author="Murguia, Sahima" w:date="2022-03-15T22:37:00Z" w:id="1514">
              <w:r w:rsidRPr="009463FF" w:rsidDel="00262379">
                <w:rPr>
                  <w:rFonts w:asciiTheme="majorHAnsi" w:hAnsiTheme="majorHAnsi" w:cstheme="majorHAnsi"/>
                  <w:strike/>
                  <w:szCs w:val="18"/>
                  <w:lang w:val="en-US"/>
                </w:rPr>
                <w:delText>Update File</w:delText>
              </w:r>
            </w:del>
          </w:p>
        </w:tc>
        <w:tc>
          <w:tcPr>
            <w:tcW w:w="2070" w:type="dxa"/>
            <w:vAlign w:val="center"/>
          </w:tcPr>
          <w:p w:rsidRPr="009463FF" w:rsidR="004B3176" w:rsidDel="00262379" w:rsidP="003D3E8A" w:rsidRDefault="004B3176" w14:paraId="7C6A9957" w14:textId="6AE41C61">
            <w:pPr>
              <w:pStyle w:val="ListParagraph"/>
              <w:ind w:left="0"/>
              <w:rPr>
                <w:del w:author="Murguia, Sahima" w:date="2022-03-15T22:37:00Z" w:id="1515"/>
                <w:rFonts w:asciiTheme="majorHAnsi" w:hAnsiTheme="majorHAnsi" w:cstheme="majorHAnsi"/>
                <w:strike/>
                <w:szCs w:val="18"/>
                <w:lang w:val="en-US"/>
              </w:rPr>
            </w:pPr>
            <w:del w:author="Murguia, Sahima" w:date="2022-03-15T22:37:00Z" w:id="1516">
              <w:r w:rsidRPr="009463FF" w:rsidDel="00262379">
                <w:rPr>
                  <w:rFonts w:asciiTheme="majorHAnsi" w:hAnsiTheme="majorHAnsi" w:cstheme="majorHAnsi"/>
                  <w:strike/>
                  <w:szCs w:val="18"/>
                  <w:lang w:val="en-US"/>
                </w:rPr>
                <w:delText>FILE_AUTO_UPD_FLG</w:delText>
              </w:r>
            </w:del>
          </w:p>
        </w:tc>
        <w:tc>
          <w:tcPr>
            <w:tcW w:w="990" w:type="dxa"/>
            <w:vAlign w:val="center"/>
          </w:tcPr>
          <w:p w:rsidRPr="009463FF" w:rsidR="004B3176" w:rsidDel="00262379" w:rsidP="003D3E8A" w:rsidRDefault="004B3176" w14:paraId="2089A3AE" w14:textId="4C21A09C">
            <w:pPr>
              <w:pStyle w:val="ListParagraph"/>
              <w:ind w:left="0"/>
              <w:rPr>
                <w:del w:author="Murguia, Sahima" w:date="2022-03-15T22:37:00Z" w:id="1517"/>
                <w:rFonts w:asciiTheme="majorHAnsi" w:hAnsiTheme="majorHAnsi" w:cstheme="majorHAnsi"/>
                <w:strike/>
                <w:szCs w:val="18"/>
                <w:lang w:val="en-US"/>
              </w:rPr>
            </w:pPr>
          </w:p>
        </w:tc>
        <w:tc>
          <w:tcPr>
            <w:tcW w:w="3060" w:type="dxa"/>
            <w:vAlign w:val="center"/>
          </w:tcPr>
          <w:p w:rsidRPr="009463FF" w:rsidR="004B3176" w:rsidDel="00262379" w:rsidP="003D3E8A" w:rsidRDefault="004B3176" w14:paraId="5B591477" w14:textId="411B65C0">
            <w:pPr>
              <w:pStyle w:val="ListParagraph"/>
              <w:ind w:left="0"/>
              <w:rPr>
                <w:del w:author="Murguia, Sahima" w:date="2022-03-15T22:37:00Z" w:id="1518"/>
                <w:rFonts w:asciiTheme="majorHAnsi" w:hAnsiTheme="majorHAnsi" w:cstheme="majorHAnsi"/>
                <w:strike/>
                <w:szCs w:val="18"/>
                <w:lang w:val="en-US"/>
              </w:rPr>
            </w:pPr>
          </w:p>
        </w:tc>
      </w:tr>
      <w:tr w:rsidRPr="009463FF" w:rsidR="004B3176" w:rsidDel="00262379" w:rsidTr="003D3E8A" w14:paraId="317C7ED0" w14:textId="65F03AB0">
        <w:trPr>
          <w:trHeight w:val="43"/>
          <w:del w:author="Murguia, Sahima" w:date="2022-03-15T22:37:00Z" w:id="1519"/>
        </w:trPr>
        <w:tc>
          <w:tcPr>
            <w:tcW w:w="1042" w:type="dxa"/>
            <w:vMerge/>
            <w:vAlign w:val="center"/>
          </w:tcPr>
          <w:p w:rsidRPr="009463FF" w:rsidR="004B3176" w:rsidDel="00262379" w:rsidP="003D3E8A" w:rsidRDefault="004B3176" w14:paraId="441C866F" w14:textId="5A206054">
            <w:pPr>
              <w:pStyle w:val="ListParagraph"/>
              <w:ind w:left="0"/>
              <w:rPr>
                <w:del w:author="Murguia, Sahima" w:date="2022-03-15T22:37:00Z" w:id="1520"/>
                <w:strike/>
                <w:sz w:val="20"/>
                <w:szCs w:val="20"/>
                <w:lang w:val="en-US"/>
              </w:rPr>
            </w:pPr>
          </w:p>
        </w:tc>
        <w:tc>
          <w:tcPr>
            <w:tcW w:w="1368" w:type="dxa"/>
            <w:vMerge/>
            <w:vAlign w:val="center"/>
          </w:tcPr>
          <w:p w:rsidRPr="006A0C90" w:rsidR="004B3176" w:rsidDel="00262379" w:rsidP="003D3E8A" w:rsidRDefault="004B3176" w14:paraId="155E249F" w14:textId="271C5693">
            <w:pPr>
              <w:pStyle w:val="ListParagraph"/>
              <w:ind w:left="0"/>
              <w:rPr>
                <w:del w:author="Murguia, Sahima" w:date="2022-03-15T22:37:00Z" w:id="1521"/>
                <w:rFonts w:asciiTheme="majorHAnsi" w:hAnsiTheme="majorHAnsi" w:cstheme="majorHAnsi"/>
                <w:strike/>
                <w:szCs w:val="18"/>
                <w:lang w:val="en-US"/>
                <w:rPrChange w:author="Andreyeva, Julia" w:date="2022-03-16T13:42:00Z" w:id="1522">
                  <w:rPr>
                    <w:del w:author="Murguia, Sahima" w:date="2022-03-15T22:37:00Z" w:id="1523"/>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57AFA880" w14:textId="6E1C283F">
            <w:pPr>
              <w:pStyle w:val="ListParagraph"/>
              <w:ind w:left="0"/>
              <w:rPr>
                <w:del w:author="Murguia, Sahima" w:date="2022-03-15T22:37:00Z" w:id="1524"/>
                <w:rFonts w:asciiTheme="majorHAnsi" w:hAnsiTheme="majorHAnsi" w:cstheme="majorHAnsi"/>
                <w:strike/>
                <w:szCs w:val="18"/>
                <w:lang w:val="en-US"/>
              </w:rPr>
            </w:pPr>
            <w:del w:author="Murguia, Sahima" w:date="2022-03-15T22:37:00Z" w:id="1525">
              <w:r w:rsidRPr="009463FF" w:rsidDel="00262379">
                <w:rPr>
                  <w:rFonts w:asciiTheme="majorHAnsi" w:hAnsiTheme="majorHAnsi" w:cstheme="majorHAnsi"/>
                  <w:strike/>
                  <w:szCs w:val="18"/>
                  <w:lang w:val="en-US"/>
                </w:rPr>
                <w:delText>Comments</w:delText>
              </w:r>
            </w:del>
          </w:p>
        </w:tc>
        <w:tc>
          <w:tcPr>
            <w:tcW w:w="2070" w:type="dxa"/>
            <w:vAlign w:val="center"/>
          </w:tcPr>
          <w:p w:rsidRPr="009463FF" w:rsidR="004B3176" w:rsidDel="00262379" w:rsidP="003D3E8A" w:rsidRDefault="004B3176" w14:paraId="08E00DF2" w14:textId="59CC59B1">
            <w:pPr>
              <w:pStyle w:val="ListParagraph"/>
              <w:ind w:left="0"/>
              <w:rPr>
                <w:del w:author="Murguia, Sahima" w:date="2022-03-15T22:37:00Z" w:id="1526"/>
                <w:rFonts w:asciiTheme="majorHAnsi" w:hAnsiTheme="majorHAnsi" w:cstheme="majorHAnsi"/>
                <w:strike/>
                <w:szCs w:val="18"/>
                <w:lang w:val="en-US"/>
              </w:rPr>
            </w:pPr>
            <w:del w:author="Murguia, Sahima" w:date="2022-03-15T22:37:00Z" w:id="1527">
              <w:r w:rsidRPr="009463FF" w:rsidDel="00262379">
                <w:rPr>
                  <w:rFonts w:asciiTheme="majorHAnsi" w:hAnsiTheme="majorHAnsi" w:cstheme="majorHAnsi"/>
                  <w:strike/>
                  <w:szCs w:val="18"/>
                  <w:lang w:val="en-US"/>
                </w:rPr>
                <w:delText>COMMENTS</w:delText>
              </w:r>
            </w:del>
          </w:p>
        </w:tc>
        <w:tc>
          <w:tcPr>
            <w:tcW w:w="990" w:type="dxa"/>
            <w:vAlign w:val="center"/>
          </w:tcPr>
          <w:p w:rsidRPr="009463FF" w:rsidR="004B3176" w:rsidDel="00262379" w:rsidP="003D3E8A" w:rsidRDefault="004B3176" w14:paraId="1683AF6B" w14:textId="0F99BE5C">
            <w:pPr>
              <w:pStyle w:val="ListParagraph"/>
              <w:ind w:left="0"/>
              <w:rPr>
                <w:del w:author="Murguia, Sahima" w:date="2022-03-15T22:37:00Z" w:id="1528"/>
                <w:rFonts w:asciiTheme="majorHAnsi" w:hAnsiTheme="majorHAnsi" w:cstheme="majorHAnsi"/>
                <w:strike/>
                <w:szCs w:val="18"/>
                <w:lang w:val="en-US"/>
              </w:rPr>
            </w:pPr>
          </w:p>
        </w:tc>
        <w:tc>
          <w:tcPr>
            <w:tcW w:w="3060" w:type="dxa"/>
            <w:vAlign w:val="center"/>
          </w:tcPr>
          <w:p w:rsidRPr="009463FF" w:rsidR="004B3176" w:rsidDel="00262379" w:rsidP="003D3E8A" w:rsidRDefault="004B3176" w14:paraId="54ED5FAE" w14:textId="182887D8">
            <w:pPr>
              <w:pStyle w:val="ListParagraph"/>
              <w:ind w:left="0"/>
              <w:rPr>
                <w:del w:author="Murguia, Sahima" w:date="2022-03-15T22:37:00Z" w:id="1529"/>
                <w:rFonts w:asciiTheme="majorHAnsi" w:hAnsiTheme="majorHAnsi" w:cstheme="majorHAnsi"/>
                <w:strike/>
                <w:szCs w:val="18"/>
                <w:lang w:val="en-US"/>
              </w:rPr>
            </w:pPr>
          </w:p>
        </w:tc>
      </w:tr>
      <w:tr w:rsidRPr="009463FF" w:rsidR="004B3176" w:rsidDel="00262379" w:rsidTr="003D3E8A" w14:paraId="124433EB" w14:textId="2DFAEC87">
        <w:trPr>
          <w:trHeight w:val="43"/>
          <w:del w:author="Murguia, Sahima" w:date="2022-03-15T22:37:00Z" w:id="1530"/>
        </w:trPr>
        <w:tc>
          <w:tcPr>
            <w:tcW w:w="1042" w:type="dxa"/>
            <w:vMerge/>
            <w:vAlign w:val="center"/>
          </w:tcPr>
          <w:p w:rsidRPr="009463FF" w:rsidR="004B3176" w:rsidDel="00262379" w:rsidP="003D3E8A" w:rsidRDefault="004B3176" w14:paraId="2E4C5332" w14:textId="4C086E3E">
            <w:pPr>
              <w:pStyle w:val="ListParagraph"/>
              <w:ind w:left="0"/>
              <w:rPr>
                <w:del w:author="Murguia, Sahima" w:date="2022-03-15T22:37:00Z" w:id="1531"/>
                <w:strike/>
                <w:sz w:val="20"/>
                <w:szCs w:val="20"/>
                <w:lang w:val="en-US"/>
              </w:rPr>
            </w:pPr>
          </w:p>
        </w:tc>
        <w:tc>
          <w:tcPr>
            <w:tcW w:w="1368" w:type="dxa"/>
            <w:vMerge/>
            <w:vAlign w:val="center"/>
          </w:tcPr>
          <w:p w:rsidRPr="006A0C90" w:rsidR="004B3176" w:rsidDel="00262379" w:rsidP="003D3E8A" w:rsidRDefault="004B3176" w14:paraId="412074AA" w14:textId="7A7A2779">
            <w:pPr>
              <w:pStyle w:val="ListParagraph"/>
              <w:ind w:left="0"/>
              <w:rPr>
                <w:del w:author="Murguia, Sahima" w:date="2022-03-15T22:37:00Z" w:id="1532"/>
                <w:rFonts w:asciiTheme="majorHAnsi" w:hAnsiTheme="majorHAnsi" w:cstheme="majorHAnsi"/>
                <w:strike/>
                <w:szCs w:val="18"/>
                <w:lang w:val="en-US"/>
                <w:rPrChange w:author="Andreyeva, Julia" w:date="2022-03-16T13:42:00Z" w:id="1533">
                  <w:rPr>
                    <w:del w:author="Murguia, Sahima" w:date="2022-03-15T22:37:00Z" w:id="1534"/>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15286CE3" w14:textId="03AF4BD7">
            <w:pPr>
              <w:pStyle w:val="ListParagraph"/>
              <w:ind w:left="0"/>
              <w:rPr>
                <w:del w:author="Murguia, Sahima" w:date="2022-03-15T22:37:00Z" w:id="1535"/>
                <w:rFonts w:asciiTheme="majorHAnsi" w:hAnsiTheme="majorHAnsi" w:cstheme="majorHAnsi"/>
                <w:strike/>
                <w:szCs w:val="18"/>
                <w:lang w:val="en-US"/>
              </w:rPr>
            </w:pPr>
            <w:del w:author="Murguia, Sahima" w:date="2022-03-15T22:37:00Z" w:id="1536">
              <w:r w:rsidRPr="009463FF" w:rsidDel="00262379">
                <w:rPr>
                  <w:rFonts w:asciiTheme="majorHAnsi" w:hAnsiTheme="majorHAnsi" w:cstheme="majorHAnsi"/>
                  <w:strike/>
                  <w:szCs w:val="18"/>
                  <w:lang w:val="en-US"/>
                </w:rPr>
                <w:delText>Created on</w:delText>
              </w:r>
            </w:del>
          </w:p>
        </w:tc>
        <w:tc>
          <w:tcPr>
            <w:tcW w:w="2070" w:type="dxa"/>
            <w:vAlign w:val="center"/>
          </w:tcPr>
          <w:p w:rsidRPr="009463FF" w:rsidR="004B3176" w:rsidDel="00262379" w:rsidP="003D3E8A" w:rsidRDefault="004B3176" w14:paraId="4AE5ECBF" w14:textId="66F8E316">
            <w:pPr>
              <w:pStyle w:val="ListParagraph"/>
              <w:ind w:left="0"/>
              <w:rPr>
                <w:del w:author="Murguia, Sahima" w:date="2022-03-15T22:37:00Z" w:id="1537"/>
                <w:rFonts w:asciiTheme="majorHAnsi" w:hAnsiTheme="majorHAnsi" w:cstheme="majorHAnsi"/>
                <w:strike/>
                <w:szCs w:val="18"/>
                <w:lang w:val="en-US"/>
              </w:rPr>
            </w:pPr>
            <w:del w:author="Murguia, Sahima" w:date="2022-03-15T22:37:00Z" w:id="1538">
              <w:r w:rsidRPr="009463FF" w:rsidDel="00262379">
                <w:rPr>
                  <w:rFonts w:asciiTheme="majorHAnsi" w:hAnsiTheme="majorHAnsi" w:cstheme="majorHAnsi"/>
                  <w:strike/>
                  <w:szCs w:val="18"/>
                  <w:lang w:val="en-US"/>
                </w:rPr>
                <w:delText>CREATED</w:delText>
              </w:r>
            </w:del>
          </w:p>
        </w:tc>
        <w:tc>
          <w:tcPr>
            <w:tcW w:w="990" w:type="dxa"/>
            <w:vAlign w:val="center"/>
          </w:tcPr>
          <w:p w:rsidRPr="009463FF" w:rsidR="004B3176" w:rsidDel="00262379" w:rsidP="003D3E8A" w:rsidRDefault="004B3176" w14:paraId="71B842A3" w14:textId="752CB601">
            <w:pPr>
              <w:pStyle w:val="ListParagraph"/>
              <w:ind w:left="0"/>
              <w:rPr>
                <w:del w:author="Murguia, Sahima" w:date="2022-03-15T22:37:00Z" w:id="1539"/>
                <w:rFonts w:asciiTheme="majorHAnsi" w:hAnsiTheme="majorHAnsi" w:cstheme="majorHAnsi"/>
                <w:strike/>
                <w:szCs w:val="18"/>
                <w:lang w:val="en-US"/>
              </w:rPr>
            </w:pPr>
          </w:p>
        </w:tc>
        <w:tc>
          <w:tcPr>
            <w:tcW w:w="3060" w:type="dxa"/>
            <w:vAlign w:val="center"/>
          </w:tcPr>
          <w:p w:rsidRPr="009463FF" w:rsidR="004B3176" w:rsidDel="00262379" w:rsidP="003D3E8A" w:rsidRDefault="004B3176" w14:paraId="44E14C98" w14:textId="4F4F3D99">
            <w:pPr>
              <w:pStyle w:val="ListParagraph"/>
              <w:ind w:left="0"/>
              <w:rPr>
                <w:del w:author="Murguia, Sahima" w:date="2022-03-15T22:37:00Z" w:id="1540"/>
                <w:rFonts w:asciiTheme="majorHAnsi" w:hAnsiTheme="majorHAnsi" w:cstheme="majorHAnsi"/>
                <w:strike/>
                <w:szCs w:val="18"/>
                <w:lang w:val="en-US"/>
              </w:rPr>
            </w:pPr>
          </w:p>
        </w:tc>
      </w:tr>
      <w:tr w:rsidRPr="009463FF" w:rsidR="004B3176" w:rsidDel="00262379" w:rsidTr="003D3E8A" w14:paraId="07B1CE75" w14:textId="096450B1">
        <w:trPr>
          <w:trHeight w:val="43"/>
          <w:del w:author="Murguia, Sahima" w:date="2022-03-15T22:37:00Z" w:id="1541"/>
        </w:trPr>
        <w:tc>
          <w:tcPr>
            <w:tcW w:w="1042" w:type="dxa"/>
            <w:vMerge/>
            <w:vAlign w:val="center"/>
          </w:tcPr>
          <w:p w:rsidRPr="009463FF" w:rsidR="004B3176" w:rsidDel="00262379" w:rsidP="003D3E8A" w:rsidRDefault="004B3176" w14:paraId="7FAED1E8" w14:textId="0E50B7A2">
            <w:pPr>
              <w:pStyle w:val="ListParagraph"/>
              <w:ind w:left="0"/>
              <w:rPr>
                <w:del w:author="Murguia, Sahima" w:date="2022-03-15T22:37:00Z" w:id="1542"/>
                <w:strike/>
                <w:sz w:val="20"/>
                <w:szCs w:val="20"/>
                <w:lang w:val="en-US"/>
              </w:rPr>
            </w:pPr>
          </w:p>
        </w:tc>
        <w:tc>
          <w:tcPr>
            <w:tcW w:w="1368" w:type="dxa"/>
            <w:vMerge/>
            <w:vAlign w:val="center"/>
          </w:tcPr>
          <w:p w:rsidRPr="006A0C90" w:rsidR="004B3176" w:rsidDel="00262379" w:rsidP="003D3E8A" w:rsidRDefault="004B3176" w14:paraId="70B79FCC" w14:textId="49A18B5B">
            <w:pPr>
              <w:pStyle w:val="ListParagraph"/>
              <w:ind w:left="0"/>
              <w:rPr>
                <w:del w:author="Murguia, Sahima" w:date="2022-03-15T22:37:00Z" w:id="1543"/>
                <w:rFonts w:asciiTheme="majorHAnsi" w:hAnsiTheme="majorHAnsi" w:cstheme="majorHAnsi"/>
                <w:strike/>
                <w:szCs w:val="18"/>
                <w:lang w:val="en-US"/>
                <w:rPrChange w:author="Andreyeva, Julia" w:date="2022-03-16T13:42:00Z" w:id="1544">
                  <w:rPr>
                    <w:del w:author="Murguia, Sahima" w:date="2022-03-15T22:37:00Z" w:id="1545"/>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4F7A5250" w14:textId="2BC24BAF">
            <w:pPr>
              <w:pStyle w:val="ListParagraph"/>
              <w:ind w:left="0"/>
              <w:rPr>
                <w:del w:author="Murguia, Sahima" w:date="2022-03-15T22:37:00Z" w:id="1546"/>
                <w:rFonts w:asciiTheme="majorHAnsi" w:hAnsiTheme="majorHAnsi" w:cstheme="majorHAnsi"/>
                <w:strike/>
                <w:szCs w:val="18"/>
                <w:lang w:val="en-US"/>
              </w:rPr>
            </w:pPr>
            <w:del w:author="Murguia, Sahima" w:date="2022-03-15T22:37:00Z" w:id="1547">
              <w:r w:rsidRPr="009463FF" w:rsidDel="00262379">
                <w:rPr>
                  <w:rFonts w:asciiTheme="majorHAnsi" w:hAnsiTheme="majorHAnsi" w:cstheme="majorHAnsi"/>
                  <w:strike/>
                  <w:szCs w:val="18"/>
                  <w:lang w:val="en-US"/>
                </w:rPr>
                <w:delText>Created by</w:delText>
              </w:r>
            </w:del>
          </w:p>
        </w:tc>
        <w:tc>
          <w:tcPr>
            <w:tcW w:w="2070" w:type="dxa"/>
            <w:vAlign w:val="center"/>
          </w:tcPr>
          <w:p w:rsidRPr="009463FF" w:rsidR="004B3176" w:rsidDel="00262379" w:rsidP="003D3E8A" w:rsidRDefault="004B3176" w14:paraId="22B4B4FC" w14:textId="04913AC4">
            <w:pPr>
              <w:pStyle w:val="ListParagraph"/>
              <w:ind w:left="0"/>
              <w:rPr>
                <w:del w:author="Murguia, Sahima" w:date="2022-03-15T22:37:00Z" w:id="1548"/>
                <w:rFonts w:asciiTheme="majorHAnsi" w:hAnsiTheme="majorHAnsi" w:cstheme="majorHAnsi"/>
                <w:strike/>
                <w:szCs w:val="18"/>
                <w:lang w:val="en-US"/>
              </w:rPr>
            </w:pPr>
            <w:del w:author="Murguia, Sahima" w:date="2022-03-15T22:37:00Z" w:id="1549">
              <w:r w:rsidRPr="009463FF" w:rsidDel="00262379">
                <w:rPr>
                  <w:rFonts w:asciiTheme="majorHAnsi" w:hAnsiTheme="majorHAnsi" w:cstheme="majorHAnsi"/>
                  <w:strike/>
                  <w:szCs w:val="18"/>
                  <w:lang w:val="en-US"/>
                </w:rPr>
                <w:delText>CREATED BY</w:delText>
              </w:r>
            </w:del>
          </w:p>
        </w:tc>
        <w:tc>
          <w:tcPr>
            <w:tcW w:w="990" w:type="dxa"/>
            <w:vAlign w:val="center"/>
          </w:tcPr>
          <w:p w:rsidRPr="009463FF" w:rsidR="004B3176" w:rsidDel="00262379" w:rsidP="003D3E8A" w:rsidRDefault="004B3176" w14:paraId="098FECEF" w14:textId="52881A43">
            <w:pPr>
              <w:pStyle w:val="ListParagraph"/>
              <w:ind w:left="0"/>
              <w:rPr>
                <w:del w:author="Murguia, Sahima" w:date="2022-03-15T22:37:00Z" w:id="1550"/>
                <w:rFonts w:asciiTheme="majorHAnsi" w:hAnsiTheme="majorHAnsi" w:cstheme="majorHAnsi"/>
                <w:strike/>
                <w:szCs w:val="18"/>
                <w:lang w:val="en-US"/>
              </w:rPr>
            </w:pPr>
          </w:p>
        </w:tc>
        <w:tc>
          <w:tcPr>
            <w:tcW w:w="3060" w:type="dxa"/>
            <w:vAlign w:val="center"/>
          </w:tcPr>
          <w:p w:rsidRPr="009463FF" w:rsidR="004B3176" w:rsidDel="00262379" w:rsidP="003D3E8A" w:rsidRDefault="004B3176" w14:paraId="718147F1" w14:textId="4A646ADC">
            <w:pPr>
              <w:pStyle w:val="ListParagraph"/>
              <w:ind w:left="0"/>
              <w:rPr>
                <w:del w:author="Murguia, Sahima" w:date="2022-03-15T22:37:00Z" w:id="1551"/>
                <w:rFonts w:asciiTheme="majorHAnsi" w:hAnsiTheme="majorHAnsi" w:cstheme="majorHAnsi"/>
                <w:strike/>
                <w:szCs w:val="18"/>
                <w:lang w:val="en-US"/>
              </w:rPr>
            </w:pPr>
          </w:p>
        </w:tc>
      </w:tr>
      <w:tr w:rsidRPr="009463FF" w:rsidR="004B3176" w:rsidDel="00262379" w:rsidTr="003D3E8A" w14:paraId="224D1565" w14:textId="36AA864E">
        <w:trPr>
          <w:trHeight w:val="43"/>
          <w:del w:author="Murguia, Sahima" w:date="2022-03-15T22:37:00Z" w:id="1552"/>
        </w:trPr>
        <w:tc>
          <w:tcPr>
            <w:tcW w:w="1042" w:type="dxa"/>
            <w:vMerge/>
            <w:vAlign w:val="center"/>
          </w:tcPr>
          <w:p w:rsidRPr="009463FF" w:rsidR="004B3176" w:rsidDel="00262379" w:rsidP="003D3E8A" w:rsidRDefault="004B3176" w14:paraId="44AA0C6E" w14:textId="687856D0">
            <w:pPr>
              <w:pStyle w:val="ListParagraph"/>
              <w:ind w:left="0"/>
              <w:rPr>
                <w:del w:author="Murguia, Sahima" w:date="2022-03-15T22:37:00Z" w:id="1553"/>
                <w:strike/>
                <w:sz w:val="20"/>
                <w:szCs w:val="20"/>
                <w:lang w:val="en-US"/>
              </w:rPr>
            </w:pPr>
          </w:p>
        </w:tc>
        <w:tc>
          <w:tcPr>
            <w:tcW w:w="1368" w:type="dxa"/>
            <w:vMerge/>
            <w:vAlign w:val="center"/>
          </w:tcPr>
          <w:p w:rsidRPr="006A0C90" w:rsidR="004B3176" w:rsidDel="00262379" w:rsidP="003D3E8A" w:rsidRDefault="004B3176" w14:paraId="4AABC222" w14:textId="6BA75276">
            <w:pPr>
              <w:pStyle w:val="ListParagraph"/>
              <w:ind w:left="0"/>
              <w:rPr>
                <w:del w:author="Murguia, Sahima" w:date="2022-03-15T22:37:00Z" w:id="1554"/>
                <w:rFonts w:asciiTheme="majorHAnsi" w:hAnsiTheme="majorHAnsi" w:cstheme="majorHAnsi"/>
                <w:strike/>
                <w:szCs w:val="18"/>
                <w:lang w:val="en-US"/>
                <w:rPrChange w:author="Andreyeva, Julia" w:date="2022-03-16T13:42:00Z" w:id="1555">
                  <w:rPr>
                    <w:del w:author="Murguia, Sahima" w:date="2022-03-15T22:37:00Z" w:id="1556"/>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3A437AF4" w14:textId="3B0DA7D8">
            <w:pPr>
              <w:pStyle w:val="ListParagraph"/>
              <w:ind w:left="0"/>
              <w:rPr>
                <w:del w:author="Murguia, Sahima" w:date="2022-03-15T22:37:00Z" w:id="1557"/>
                <w:rFonts w:asciiTheme="majorHAnsi" w:hAnsiTheme="majorHAnsi" w:cstheme="majorHAnsi"/>
                <w:strike/>
                <w:szCs w:val="18"/>
                <w:lang w:val="en-US"/>
              </w:rPr>
            </w:pPr>
            <w:del w:author="Murguia, Sahima" w:date="2022-03-15T22:37:00Z" w:id="1558">
              <w:r w:rsidRPr="009463FF" w:rsidDel="00262379">
                <w:rPr>
                  <w:rFonts w:asciiTheme="majorHAnsi" w:hAnsiTheme="majorHAnsi" w:cstheme="majorHAnsi"/>
                  <w:strike/>
                  <w:szCs w:val="18"/>
                  <w:lang w:val="en-US"/>
                </w:rPr>
                <w:delText>Updated on</w:delText>
              </w:r>
            </w:del>
          </w:p>
        </w:tc>
        <w:tc>
          <w:tcPr>
            <w:tcW w:w="2070" w:type="dxa"/>
            <w:vAlign w:val="center"/>
          </w:tcPr>
          <w:p w:rsidRPr="009463FF" w:rsidR="004B3176" w:rsidDel="00262379" w:rsidP="003D3E8A" w:rsidRDefault="004B3176" w14:paraId="49D0ABFF" w14:textId="3AF049D9">
            <w:pPr>
              <w:pStyle w:val="ListParagraph"/>
              <w:ind w:left="0"/>
              <w:rPr>
                <w:del w:author="Murguia, Sahima" w:date="2022-03-15T22:37:00Z" w:id="1559"/>
                <w:rFonts w:asciiTheme="majorHAnsi" w:hAnsiTheme="majorHAnsi" w:cstheme="majorHAnsi"/>
                <w:strike/>
                <w:szCs w:val="18"/>
                <w:lang w:val="en-US"/>
              </w:rPr>
            </w:pPr>
            <w:del w:author="Murguia, Sahima" w:date="2022-03-15T22:37:00Z" w:id="1560">
              <w:r w:rsidRPr="009463FF" w:rsidDel="00262379">
                <w:rPr>
                  <w:rFonts w:asciiTheme="majorHAnsi" w:hAnsiTheme="majorHAnsi" w:cstheme="majorHAnsi"/>
                  <w:strike/>
                  <w:szCs w:val="18"/>
                  <w:lang w:val="en-US"/>
                </w:rPr>
                <w:delText>LAST_UPD</w:delText>
              </w:r>
            </w:del>
          </w:p>
        </w:tc>
        <w:tc>
          <w:tcPr>
            <w:tcW w:w="990" w:type="dxa"/>
            <w:vAlign w:val="center"/>
          </w:tcPr>
          <w:p w:rsidRPr="009463FF" w:rsidR="004B3176" w:rsidDel="00262379" w:rsidP="003D3E8A" w:rsidRDefault="004B3176" w14:paraId="656328CE" w14:textId="2F4DD7C2">
            <w:pPr>
              <w:pStyle w:val="ListParagraph"/>
              <w:ind w:left="0"/>
              <w:rPr>
                <w:del w:author="Murguia, Sahima" w:date="2022-03-15T22:37:00Z" w:id="1561"/>
                <w:rFonts w:asciiTheme="majorHAnsi" w:hAnsiTheme="majorHAnsi" w:cstheme="majorHAnsi"/>
                <w:strike/>
                <w:szCs w:val="18"/>
                <w:lang w:val="en-US"/>
              </w:rPr>
            </w:pPr>
          </w:p>
        </w:tc>
        <w:tc>
          <w:tcPr>
            <w:tcW w:w="3060" w:type="dxa"/>
            <w:vAlign w:val="center"/>
          </w:tcPr>
          <w:p w:rsidRPr="009463FF" w:rsidR="004B3176" w:rsidDel="00262379" w:rsidP="003D3E8A" w:rsidRDefault="004B3176" w14:paraId="28215881" w14:textId="585B03B8">
            <w:pPr>
              <w:pStyle w:val="ListParagraph"/>
              <w:ind w:left="0"/>
              <w:rPr>
                <w:del w:author="Murguia, Sahima" w:date="2022-03-15T22:37:00Z" w:id="1562"/>
                <w:rFonts w:asciiTheme="majorHAnsi" w:hAnsiTheme="majorHAnsi" w:cstheme="majorHAnsi"/>
                <w:strike/>
                <w:szCs w:val="18"/>
                <w:lang w:val="en-US"/>
              </w:rPr>
            </w:pPr>
          </w:p>
        </w:tc>
      </w:tr>
      <w:tr w:rsidRPr="009463FF" w:rsidR="004B3176" w:rsidDel="00262379" w:rsidTr="003D3E8A" w14:paraId="3C4EF812" w14:textId="6AAECDF7">
        <w:trPr>
          <w:trHeight w:val="43"/>
          <w:del w:author="Murguia, Sahima" w:date="2022-03-15T22:37:00Z" w:id="1563"/>
        </w:trPr>
        <w:tc>
          <w:tcPr>
            <w:tcW w:w="1042" w:type="dxa"/>
            <w:vMerge/>
            <w:vAlign w:val="center"/>
          </w:tcPr>
          <w:p w:rsidRPr="009463FF" w:rsidR="004B3176" w:rsidDel="00262379" w:rsidP="003D3E8A" w:rsidRDefault="004B3176" w14:paraId="60950B42" w14:textId="46EF3DB8">
            <w:pPr>
              <w:pStyle w:val="ListParagraph"/>
              <w:ind w:left="0"/>
              <w:rPr>
                <w:del w:author="Murguia, Sahima" w:date="2022-03-15T22:37:00Z" w:id="1564"/>
                <w:strike/>
                <w:sz w:val="20"/>
                <w:szCs w:val="20"/>
                <w:lang w:val="en-US"/>
              </w:rPr>
            </w:pPr>
          </w:p>
        </w:tc>
        <w:tc>
          <w:tcPr>
            <w:tcW w:w="1368" w:type="dxa"/>
            <w:vMerge/>
            <w:vAlign w:val="center"/>
          </w:tcPr>
          <w:p w:rsidRPr="006A0C90" w:rsidR="004B3176" w:rsidDel="00262379" w:rsidP="003D3E8A" w:rsidRDefault="004B3176" w14:paraId="50DDC68E" w14:textId="631F9E73">
            <w:pPr>
              <w:pStyle w:val="ListParagraph"/>
              <w:ind w:left="0"/>
              <w:rPr>
                <w:del w:author="Murguia, Sahima" w:date="2022-03-15T22:37:00Z" w:id="1565"/>
                <w:rFonts w:asciiTheme="majorHAnsi" w:hAnsiTheme="majorHAnsi" w:cstheme="majorHAnsi"/>
                <w:strike/>
                <w:szCs w:val="18"/>
                <w:lang w:val="en-US"/>
                <w:rPrChange w:author="Andreyeva, Julia" w:date="2022-03-16T13:42:00Z" w:id="1566">
                  <w:rPr>
                    <w:del w:author="Murguia, Sahima" w:date="2022-03-15T22:37:00Z" w:id="1567"/>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67171EC8" w14:textId="79E2AB7B">
            <w:pPr>
              <w:pStyle w:val="ListParagraph"/>
              <w:ind w:left="0"/>
              <w:rPr>
                <w:del w:author="Murguia, Sahima" w:date="2022-03-15T22:37:00Z" w:id="1568"/>
                <w:rFonts w:asciiTheme="majorHAnsi" w:hAnsiTheme="majorHAnsi" w:cstheme="majorHAnsi"/>
                <w:strike/>
                <w:szCs w:val="18"/>
                <w:lang w:val="en-US"/>
              </w:rPr>
            </w:pPr>
            <w:del w:author="Murguia, Sahima" w:date="2022-03-15T22:37:00Z" w:id="1569">
              <w:r w:rsidRPr="009463FF" w:rsidDel="00262379">
                <w:rPr>
                  <w:rFonts w:asciiTheme="majorHAnsi" w:hAnsiTheme="majorHAnsi" w:cstheme="majorHAnsi"/>
                  <w:strike/>
                  <w:szCs w:val="18"/>
                  <w:lang w:val="en-US"/>
                </w:rPr>
                <w:delText>Updated by</w:delText>
              </w:r>
            </w:del>
          </w:p>
        </w:tc>
        <w:tc>
          <w:tcPr>
            <w:tcW w:w="2070" w:type="dxa"/>
            <w:vAlign w:val="center"/>
          </w:tcPr>
          <w:p w:rsidRPr="009463FF" w:rsidR="004B3176" w:rsidDel="00262379" w:rsidP="003D3E8A" w:rsidRDefault="004B3176" w14:paraId="7D04DFC1" w14:textId="3F3959D1">
            <w:pPr>
              <w:pStyle w:val="ListParagraph"/>
              <w:ind w:left="0"/>
              <w:rPr>
                <w:del w:author="Murguia, Sahima" w:date="2022-03-15T22:37:00Z" w:id="1570"/>
                <w:rFonts w:asciiTheme="majorHAnsi" w:hAnsiTheme="majorHAnsi" w:cstheme="majorHAnsi"/>
                <w:strike/>
                <w:szCs w:val="18"/>
                <w:lang w:val="en-US"/>
              </w:rPr>
            </w:pPr>
            <w:del w:author="Murguia, Sahima" w:date="2022-03-15T22:37:00Z" w:id="1571">
              <w:r w:rsidRPr="009463FF" w:rsidDel="00262379">
                <w:rPr>
                  <w:rFonts w:asciiTheme="majorHAnsi" w:hAnsiTheme="majorHAnsi" w:cstheme="majorHAnsi"/>
                  <w:strike/>
                  <w:szCs w:val="18"/>
                  <w:lang w:val="en-US"/>
                </w:rPr>
                <w:delText>LAST_UPD_BY</w:delText>
              </w:r>
            </w:del>
          </w:p>
        </w:tc>
        <w:tc>
          <w:tcPr>
            <w:tcW w:w="990" w:type="dxa"/>
            <w:vAlign w:val="center"/>
          </w:tcPr>
          <w:p w:rsidRPr="009463FF" w:rsidR="004B3176" w:rsidDel="00262379" w:rsidP="003D3E8A" w:rsidRDefault="004B3176" w14:paraId="3F08EE0B" w14:textId="16377FF2">
            <w:pPr>
              <w:pStyle w:val="ListParagraph"/>
              <w:ind w:left="0"/>
              <w:rPr>
                <w:del w:author="Murguia, Sahima" w:date="2022-03-15T22:37:00Z" w:id="1572"/>
                <w:rFonts w:asciiTheme="majorHAnsi" w:hAnsiTheme="majorHAnsi" w:cstheme="majorHAnsi"/>
                <w:strike/>
                <w:szCs w:val="18"/>
                <w:lang w:val="en-US"/>
              </w:rPr>
            </w:pPr>
          </w:p>
        </w:tc>
        <w:tc>
          <w:tcPr>
            <w:tcW w:w="3060" w:type="dxa"/>
            <w:vAlign w:val="center"/>
          </w:tcPr>
          <w:p w:rsidRPr="009463FF" w:rsidR="004B3176" w:rsidDel="00262379" w:rsidP="003D3E8A" w:rsidRDefault="004B3176" w14:paraId="54A0EA72" w14:textId="6A34124C">
            <w:pPr>
              <w:pStyle w:val="ListParagraph"/>
              <w:ind w:left="0"/>
              <w:rPr>
                <w:del w:author="Murguia, Sahima" w:date="2022-03-15T22:37:00Z" w:id="1573"/>
                <w:rFonts w:asciiTheme="majorHAnsi" w:hAnsiTheme="majorHAnsi" w:cstheme="majorHAnsi"/>
                <w:strike/>
                <w:szCs w:val="18"/>
                <w:lang w:val="en-US"/>
              </w:rPr>
            </w:pPr>
          </w:p>
        </w:tc>
      </w:tr>
      <w:tr w:rsidRPr="009463FF" w:rsidR="004B3176" w:rsidDel="00262379" w:rsidTr="003D3E8A" w14:paraId="653CF2BF" w14:textId="7EC57D2F">
        <w:trPr>
          <w:trHeight w:val="43"/>
          <w:del w:author="Murguia, Sahima" w:date="2022-03-15T22:37:00Z" w:id="1574"/>
        </w:trPr>
        <w:tc>
          <w:tcPr>
            <w:tcW w:w="1042" w:type="dxa"/>
            <w:vMerge/>
            <w:vAlign w:val="center"/>
          </w:tcPr>
          <w:p w:rsidRPr="009463FF" w:rsidR="004B3176" w:rsidDel="00262379" w:rsidP="003D3E8A" w:rsidRDefault="004B3176" w14:paraId="643BCEF1" w14:textId="4F206D32">
            <w:pPr>
              <w:pStyle w:val="ListParagraph"/>
              <w:ind w:left="0"/>
              <w:rPr>
                <w:del w:author="Murguia, Sahima" w:date="2022-03-15T22:37:00Z" w:id="1575"/>
                <w:strike/>
                <w:sz w:val="20"/>
                <w:szCs w:val="20"/>
                <w:lang w:val="en-US"/>
              </w:rPr>
            </w:pPr>
          </w:p>
        </w:tc>
        <w:tc>
          <w:tcPr>
            <w:tcW w:w="1368" w:type="dxa"/>
            <w:vMerge/>
            <w:vAlign w:val="center"/>
          </w:tcPr>
          <w:p w:rsidRPr="006A0C90" w:rsidR="004B3176" w:rsidDel="00262379" w:rsidP="003D3E8A" w:rsidRDefault="004B3176" w14:paraId="657EDD46" w14:textId="2A0A09A8">
            <w:pPr>
              <w:pStyle w:val="ListParagraph"/>
              <w:ind w:left="0"/>
              <w:rPr>
                <w:del w:author="Murguia, Sahima" w:date="2022-03-15T22:37:00Z" w:id="1576"/>
                <w:rFonts w:asciiTheme="majorHAnsi" w:hAnsiTheme="majorHAnsi" w:cstheme="majorHAnsi"/>
                <w:strike/>
                <w:szCs w:val="18"/>
                <w:lang w:val="en-US"/>
                <w:rPrChange w:author="Andreyeva, Julia" w:date="2022-03-16T13:42:00Z" w:id="1577">
                  <w:rPr>
                    <w:del w:author="Murguia, Sahima" w:date="2022-03-15T22:37:00Z" w:id="1578"/>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4EFBAB95" w14:textId="3BCD99B0">
            <w:pPr>
              <w:pStyle w:val="ListParagraph"/>
              <w:ind w:left="0"/>
              <w:rPr>
                <w:del w:author="Murguia, Sahima" w:date="2022-03-15T22:37:00Z" w:id="1579"/>
                <w:rFonts w:asciiTheme="majorHAnsi" w:hAnsiTheme="majorHAnsi" w:cstheme="majorHAnsi"/>
                <w:strike/>
                <w:szCs w:val="18"/>
                <w:lang w:val="en-US"/>
              </w:rPr>
            </w:pPr>
            <w:del w:author="Murguia, Sahima" w:date="2022-03-15T22:37:00Z" w:id="1580">
              <w:r w:rsidRPr="009463FF" w:rsidDel="00262379">
                <w:rPr>
                  <w:rFonts w:asciiTheme="majorHAnsi" w:hAnsiTheme="majorHAnsi" w:cstheme="majorHAnsi"/>
                  <w:strike/>
                  <w:szCs w:val="18"/>
                  <w:lang w:val="en-US"/>
                </w:rPr>
                <w:delText>Last Updated Source</w:delText>
              </w:r>
            </w:del>
          </w:p>
        </w:tc>
        <w:tc>
          <w:tcPr>
            <w:tcW w:w="2070" w:type="dxa"/>
            <w:vAlign w:val="center"/>
          </w:tcPr>
          <w:p w:rsidRPr="009463FF" w:rsidR="004B3176" w:rsidDel="00262379" w:rsidP="003D3E8A" w:rsidRDefault="004B3176" w14:paraId="27F25536" w14:textId="2FBE3FEA">
            <w:pPr>
              <w:pStyle w:val="ListParagraph"/>
              <w:ind w:left="0"/>
              <w:rPr>
                <w:del w:author="Murguia, Sahima" w:date="2022-03-15T22:37:00Z" w:id="1581"/>
                <w:rFonts w:asciiTheme="majorHAnsi" w:hAnsiTheme="majorHAnsi" w:cstheme="majorHAnsi"/>
                <w:strike/>
                <w:szCs w:val="18"/>
                <w:lang w:val="en-US"/>
              </w:rPr>
            </w:pPr>
            <w:del w:author="Murguia, Sahima" w:date="2022-03-15T22:37:00Z" w:id="1582">
              <w:r w:rsidRPr="009463FF" w:rsidDel="00262379">
                <w:rPr>
                  <w:rFonts w:asciiTheme="majorHAnsi" w:hAnsiTheme="majorHAnsi" w:cstheme="majorHAnsi"/>
                  <w:strike/>
                  <w:szCs w:val="18"/>
                  <w:lang w:val="en-US"/>
                </w:rPr>
                <w:delText>DB_LAST_UPD_SRC</w:delText>
              </w:r>
            </w:del>
          </w:p>
        </w:tc>
        <w:tc>
          <w:tcPr>
            <w:tcW w:w="990" w:type="dxa"/>
            <w:vAlign w:val="center"/>
          </w:tcPr>
          <w:p w:rsidRPr="009463FF" w:rsidR="004B3176" w:rsidDel="00262379" w:rsidP="003D3E8A" w:rsidRDefault="004B3176" w14:paraId="16BBC98B" w14:textId="30A6CB27">
            <w:pPr>
              <w:pStyle w:val="ListParagraph"/>
              <w:ind w:left="0"/>
              <w:rPr>
                <w:del w:author="Murguia, Sahima" w:date="2022-03-15T22:37:00Z" w:id="1583"/>
                <w:rFonts w:asciiTheme="majorHAnsi" w:hAnsiTheme="majorHAnsi" w:cstheme="majorHAnsi"/>
                <w:strike/>
                <w:szCs w:val="18"/>
                <w:lang w:val="en-US"/>
              </w:rPr>
            </w:pPr>
          </w:p>
        </w:tc>
        <w:tc>
          <w:tcPr>
            <w:tcW w:w="3060" w:type="dxa"/>
            <w:vAlign w:val="center"/>
          </w:tcPr>
          <w:p w:rsidRPr="009463FF" w:rsidR="004B3176" w:rsidDel="00262379" w:rsidP="003D3E8A" w:rsidRDefault="004B3176" w14:paraId="3D2F9391" w14:textId="09CC542A">
            <w:pPr>
              <w:pStyle w:val="ListParagraph"/>
              <w:ind w:left="0"/>
              <w:rPr>
                <w:del w:author="Murguia, Sahima" w:date="2022-03-15T22:37:00Z" w:id="1584"/>
                <w:rFonts w:asciiTheme="majorHAnsi" w:hAnsiTheme="majorHAnsi" w:cstheme="majorHAnsi"/>
                <w:strike/>
                <w:szCs w:val="18"/>
                <w:lang w:val="en-US"/>
              </w:rPr>
            </w:pPr>
          </w:p>
        </w:tc>
      </w:tr>
      <w:tr w:rsidRPr="009463FF" w:rsidR="004B3176" w:rsidDel="00262379" w:rsidTr="003D3E8A" w14:paraId="2B8E65A3" w14:textId="451A8A21">
        <w:trPr>
          <w:trHeight w:val="43"/>
          <w:del w:author="Murguia, Sahima" w:date="2022-03-15T22:37:00Z" w:id="1585"/>
        </w:trPr>
        <w:tc>
          <w:tcPr>
            <w:tcW w:w="1042" w:type="dxa"/>
            <w:vMerge/>
            <w:vAlign w:val="center"/>
          </w:tcPr>
          <w:p w:rsidRPr="009463FF" w:rsidR="004B3176" w:rsidDel="00262379" w:rsidP="003D3E8A" w:rsidRDefault="004B3176" w14:paraId="6DF15702" w14:textId="79608189">
            <w:pPr>
              <w:pStyle w:val="ListParagraph"/>
              <w:ind w:left="0"/>
              <w:rPr>
                <w:del w:author="Murguia, Sahima" w:date="2022-03-15T22:37:00Z" w:id="1586"/>
                <w:strike/>
                <w:sz w:val="20"/>
                <w:szCs w:val="20"/>
                <w:lang w:val="en-US"/>
              </w:rPr>
            </w:pPr>
          </w:p>
        </w:tc>
        <w:tc>
          <w:tcPr>
            <w:tcW w:w="1368" w:type="dxa"/>
            <w:vMerge/>
            <w:vAlign w:val="center"/>
          </w:tcPr>
          <w:p w:rsidRPr="006A0C90" w:rsidR="004B3176" w:rsidDel="00262379" w:rsidP="003D3E8A" w:rsidRDefault="004B3176" w14:paraId="5EA3EC7F" w14:textId="06566294">
            <w:pPr>
              <w:pStyle w:val="ListParagraph"/>
              <w:ind w:left="0"/>
              <w:rPr>
                <w:del w:author="Murguia, Sahima" w:date="2022-03-15T22:37:00Z" w:id="1587"/>
                <w:rFonts w:asciiTheme="majorHAnsi" w:hAnsiTheme="majorHAnsi" w:cstheme="majorHAnsi"/>
                <w:strike/>
                <w:szCs w:val="18"/>
                <w:lang w:val="en-US"/>
                <w:rPrChange w:author="Andreyeva, Julia" w:date="2022-03-16T13:42:00Z" w:id="1588">
                  <w:rPr>
                    <w:del w:author="Murguia, Sahima" w:date="2022-03-15T22:37:00Z" w:id="1589"/>
                    <w:rFonts w:asciiTheme="majorHAnsi" w:hAnsiTheme="majorHAnsi" w:cstheme="majorHAnsi"/>
                    <w:strike/>
                    <w:szCs w:val="18"/>
                    <w:lang w:val="ru-RU"/>
                  </w:rPr>
                </w:rPrChange>
              </w:rPr>
            </w:pPr>
          </w:p>
        </w:tc>
        <w:tc>
          <w:tcPr>
            <w:tcW w:w="1512" w:type="dxa"/>
            <w:vAlign w:val="center"/>
          </w:tcPr>
          <w:p w:rsidRPr="009463FF" w:rsidR="004B3176" w:rsidDel="00262379" w:rsidP="003D3E8A" w:rsidRDefault="004B3176" w14:paraId="51B4BF3E" w14:textId="5EB71FDD">
            <w:pPr>
              <w:pStyle w:val="ListParagraph"/>
              <w:ind w:left="0"/>
              <w:rPr>
                <w:del w:author="Murguia, Sahima" w:date="2022-03-15T22:37:00Z" w:id="1590"/>
                <w:rFonts w:asciiTheme="majorHAnsi" w:hAnsiTheme="majorHAnsi" w:cstheme="majorHAnsi"/>
                <w:strike/>
                <w:szCs w:val="18"/>
                <w:lang w:val="en-US"/>
              </w:rPr>
            </w:pPr>
            <w:del w:author="Murguia, Sahima" w:date="2022-03-15T22:37:00Z" w:id="1591">
              <w:r w:rsidRPr="009463FF" w:rsidDel="00262379">
                <w:rPr>
                  <w:rFonts w:asciiTheme="majorHAnsi" w:hAnsiTheme="majorHAnsi" w:cstheme="majorHAnsi"/>
                  <w:strike/>
                  <w:szCs w:val="18"/>
                  <w:lang w:val="en-US"/>
                </w:rPr>
                <w:delText>Last Updated On</w:delText>
              </w:r>
            </w:del>
          </w:p>
        </w:tc>
        <w:tc>
          <w:tcPr>
            <w:tcW w:w="2070" w:type="dxa"/>
            <w:vAlign w:val="center"/>
          </w:tcPr>
          <w:p w:rsidRPr="009463FF" w:rsidR="004B3176" w:rsidDel="00262379" w:rsidP="003D3E8A" w:rsidRDefault="004B3176" w14:paraId="1E199813" w14:textId="0194DCE5">
            <w:pPr>
              <w:pStyle w:val="ListParagraph"/>
              <w:ind w:left="0"/>
              <w:rPr>
                <w:del w:author="Murguia, Sahima" w:date="2022-03-15T22:37:00Z" w:id="1592"/>
                <w:rFonts w:asciiTheme="majorHAnsi" w:hAnsiTheme="majorHAnsi" w:cstheme="majorHAnsi"/>
                <w:strike/>
                <w:szCs w:val="18"/>
                <w:lang w:val="en-US"/>
              </w:rPr>
            </w:pPr>
            <w:del w:author="Murguia, Sahima" w:date="2022-03-15T22:37:00Z" w:id="1593">
              <w:r w:rsidRPr="009463FF" w:rsidDel="00262379">
                <w:rPr>
                  <w:rFonts w:asciiTheme="majorHAnsi" w:hAnsiTheme="majorHAnsi" w:cstheme="majorHAnsi"/>
                  <w:strike/>
                  <w:szCs w:val="18"/>
                  <w:lang w:val="en-US"/>
                </w:rPr>
                <w:delText>DB_LAST_UPD / LAST_UPD</w:delText>
              </w:r>
            </w:del>
          </w:p>
        </w:tc>
        <w:tc>
          <w:tcPr>
            <w:tcW w:w="990" w:type="dxa"/>
            <w:vAlign w:val="center"/>
          </w:tcPr>
          <w:p w:rsidRPr="009463FF" w:rsidR="004B3176" w:rsidDel="00262379" w:rsidP="003D3E8A" w:rsidRDefault="004B3176" w14:paraId="56EBCF9E" w14:textId="46EAEAD3">
            <w:pPr>
              <w:pStyle w:val="ListParagraph"/>
              <w:ind w:left="0"/>
              <w:rPr>
                <w:del w:author="Murguia, Sahima" w:date="2022-03-15T22:37:00Z" w:id="1594"/>
                <w:rFonts w:asciiTheme="majorHAnsi" w:hAnsiTheme="majorHAnsi" w:cstheme="majorHAnsi"/>
                <w:strike/>
                <w:szCs w:val="18"/>
                <w:lang w:val="en-US"/>
              </w:rPr>
            </w:pPr>
          </w:p>
        </w:tc>
        <w:tc>
          <w:tcPr>
            <w:tcW w:w="3060" w:type="dxa"/>
            <w:vAlign w:val="center"/>
          </w:tcPr>
          <w:p w:rsidRPr="009463FF" w:rsidR="004B3176" w:rsidDel="00262379" w:rsidP="003D3E8A" w:rsidRDefault="004B3176" w14:paraId="2F88BB83" w14:textId="3D3F6BE2">
            <w:pPr>
              <w:pStyle w:val="ListParagraph"/>
              <w:ind w:left="0"/>
              <w:rPr>
                <w:del w:author="Murguia, Sahima" w:date="2022-03-15T22:37:00Z" w:id="1595"/>
                <w:rFonts w:asciiTheme="majorHAnsi" w:hAnsiTheme="majorHAnsi" w:cstheme="majorHAnsi"/>
                <w:strike/>
                <w:szCs w:val="18"/>
                <w:lang w:val="en-US"/>
              </w:rPr>
            </w:pPr>
          </w:p>
        </w:tc>
      </w:tr>
      <w:tr w:rsidRPr="009463FF" w:rsidR="004B3176" w:rsidDel="00262379" w:rsidTr="003D3E8A" w14:paraId="7AD127FD" w14:textId="1C028B0F">
        <w:trPr>
          <w:trHeight w:val="43"/>
          <w:del w:author="Murguia, Sahima" w:date="2022-03-15T22:37:00Z" w:id="1596"/>
        </w:trPr>
        <w:tc>
          <w:tcPr>
            <w:tcW w:w="1042" w:type="dxa"/>
            <w:vMerge/>
            <w:vAlign w:val="center"/>
          </w:tcPr>
          <w:p w:rsidRPr="009463FF" w:rsidR="004B3176" w:rsidDel="00262379" w:rsidP="003D3E8A" w:rsidRDefault="004B3176" w14:paraId="7244DB9C" w14:textId="2631E357">
            <w:pPr>
              <w:pStyle w:val="ListParagraph"/>
              <w:ind w:left="0"/>
              <w:rPr>
                <w:del w:author="Murguia, Sahima" w:date="2022-03-15T22:37:00Z" w:id="1597"/>
                <w:strike/>
                <w:sz w:val="20"/>
                <w:szCs w:val="20"/>
                <w:lang w:val="en-US"/>
              </w:rPr>
            </w:pPr>
          </w:p>
        </w:tc>
        <w:tc>
          <w:tcPr>
            <w:tcW w:w="1368" w:type="dxa"/>
            <w:vMerge/>
            <w:vAlign w:val="center"/>
          </w:tcPr>
          <w:p w:rsidRPr="009463FF" w:rsidR="004B3176" w:rsidDel="00262379" w:rsidP="003D3E8A" w:rsidRDefault="004B3176" w14:paraId="56A9DE91" w14:textId="62EB41CB">
            <w:pPr>
              <w:pStyle w:val="ListParagraph"/>
              <w:ind w:left="0"/>
              <w:rPr>
                <w:del w:author="Murguia, Sahima" w:date="2022-03-15T22:37:00Z" w:id="1598"/>
                <w:rFonts w:asciiTheme="majorHAnsi" w:hAnsiTheme="majorHAnsi" w:cstheme="majorHAnsi"/>
                <w:strike/>
                <w:szCs w:val="18"/>
                <w:lang w:val="en-US"/>
              </w:rPr>
            </w:pPr>
          </w:p>
        </w:tc>
        <w:tc>
          <w:tcPr>
            <w:tcW w:w="1512" w:type="dxa"/>
            <w:vAlign w:val="center"/>
          </w:tcPr>
          <w:p w:rsidRPr="009463FF" w:rsidR="004B3176" w:rsidDel="00262379" w:rsidP="003D3E8A" w:rsidRDefault="004B3176" w14:paraId="4DCC33EC" w14:textId="3EF4A45B">
            <w:pPr>
              <w:pStyle w:val="ListParagraph"/>
              <w:ind w:left="0"/>
              <w:rPr>
                <w:del w:author="Murguia, Sahima" w:date="2022-03-15T22:37:00Z" w:id="1599"/>
                <w:rFonts w:asciiTheme="majorHAnsi" w:hAnsiTheme="majorHAnsi" w:cstheme="majorHAnsi"/>
                <w:strike/>
                <w:szCs w:val="18"/>
                <w:lang w:val="en-US"/>
              </w:rPr>
            </w:pPr>
            <w:del w:author="Murguia, Sahima" w:date="2022-03-15T22:37:00Z" w:id="1600">
              <w:r w:rsidRPr="009463FF" w:rsidDel="00262379">
                <w:rPr>
                  <w:rFonts w:asciiTheme="majorHAnsi" w:hAnsiTheme="majorHAnsi" w:cstheme="majorHAnsi"/>
                  <w:strike/>
                  <w:szCs w:val="18"/>
                  <w:lang w:val="en-US"/>
                </w:rPr>
                <w:delText>Conflict #</w:delText>
              </w:r>
            </w:del>
          </w:p>
        </w:tc>
        <w:tc>
          <w:tcPr>
            <w:tcW w:w="2070" w:type="dxa"/>
            <w:vAlign w:val="center"/>
          </w:tcPr>
          <w:p w:rsidRPr="009463FF" w:rsidR="004B3176" w:rsidDel="00262379" w:rsidP="003D3E8A" w:rsidRDefault="004B3176" w14:paraId="2DF0B702" w14:textId="46683B5E">
            <w:pPr>
              <w:pStyle w:val="ListParagraph"/>
              <w:ind w:left="0"/>
              <w:rPr>
                <w:del w:author="Murguia, Sahima" w:date="2022-03-15T22:37:00Z" w:id="1601"/>
                <w:rFonts w:asciiTheme="majorHAnsi" w:hAnsiTheme="majorHAnsi" w:cstheme="majorHAnsi"/>
                <w:strike/>
                <w:szCs w:val="18"/>
                <w:lang w:val="en-US"/>
              </w:rPr>
            </w:pPr>
            <w:del w:author="Murguia, Sahima" w:date="2022-03-15T22:37:00Z" w:id="1602">
              <w:r w:rsidRPr="009463FF" w:rsidDel="00262379">
                <w:rPr>
                  <w:rFonts w:asciiTheme="majorHAnsi" w:hAnsiTheme="majorHAnsi" w:cstheme="majorHAnsi"/>
                  <w:strike/>
                  <w:szCs w:val="18"/>
                  <w:lang w:val="en-US"/>
                </w:rPr>
                <w:delText>CONFLICT_ID</w:delText>
              </w:r>
            </w:del>
          </w:p>
        </w:tc>
        <w:tc>
          <w:tcPr>
            <w:tcW w:w="990" w:type="dxa"/>
            <w:vAlign w:val="center"/>
          </w:tcPr>
          <w:p w:rsidRPr="009463FF" w:rsidR="004B3176" w:rsidDel="00262379" w:rsidP="003D3E8A" w:rsidRDefault="004B3176" w14:paraId="06A98C24" w14:textId="27BA6C54">
            <w:pPr>
              <w:pStyle w:val="ListParagraph"/>
              <w:ind w:left="0"/>
              <w:rPr>
                <w:del w:author="Murguia, Sahima" w:date="2022-03-15T22:37:00Z" w:id="1603"/>
                <w:rFonts w:asciiTheme="majorHAnsi" w:hAnsiTheme="majorHAnsi" w:cstheme="majorHAnsi"/>
                <w:strike/>
                <w:szCs w:val="18"/>
                <w:lang w:val="en-US"/>
              </w:rPr>
            </w:pPr>
          </w:p>
        </w:tc>
        <w:tc>
          <w:tcPr>
            <w:tcW w:w="3060" w:type="dxa"/>
            <w:vAlign w:val="center"/>
          </w:tcPr>
          <w:p w:rsidRPr="009463FF" w:rsidR="004B3176" w:rsidDel="00262379" w:rsidP="003D3E8A" w:rsidRDefault="004B3176" w14:paraId="3171EE56" w14:textId="35DA8A90">
            <w:pPr>
              <w:pStyle w:val="ListParagraph"/>
              <w:ind w:left="0"/>
              <w:rPr>
                <w:del w:author="Murguia, Sahima" w:date="2022-03-15T22:37:00Z" w:id="1604"/>
                <w:rFonts w:asciiTheme="majorHAnsi" w:hAnsiTheme="majorHAnsi" w:cstheme="majorHAnsi"/>
                <w:strike/>
                <w:szCs w:val="18"/>
                <w:lang w:val="en-US"/>
              </w:rPr>
            </w:pPr>
          </w:p>
        </w:tc>
      </w:tr>
      <w:tr w:rsidRPr="009463FF" w:rsidR="004B3176" w:rsidDel="00262379" w:rsidTr="003D3E8A" w14:paraId="59FE8EC1" w14:textId="58808F64">
        <w:trPr>
          <w:trHeight w:val="43"/>
          <w:del w:author="Murguia, Sahima" w:date="2022-03-15T22:37:00Z" w:id="1605"/>
        </w:trPr>
        <w:tc>
          <w:tcPr>
            <w:tcW w:w="1042" w:type="dxa"/>
            <w:vMerge/>
            <w:vAlign w:val="center"/>
          </w:tcPr>
          <w:p w:rsidRPr="009463FF" w:rsidR="004B3176" w:rsidDel="00262379" w:rsidP="003D3E8A" w:rsidRDefault="004B3176" w14:paraId="7CE637DE" w14:textId="289D82A3">
            <w:pPr>
              <w:pStyle w:val="ListParagraph"/>
              <w:ind w:left="0"/>
              <w:rPr>
                <w:del w:author="Murguia, Sahima" w:date="2022-03-15T22:37:00Z" w:id="1606"/>
                <w:strike/>
                <w:sz w:val="20"/>
                <w:szCs w:val="20"/>
                <w:lang w:val="en-US"/>
              </w:rPr>
            </w:pPr>
          </w:p>
        </w:tc>
        <w:tc>
          <w:tcPr>
            <w:tcW w:w="1368" w:type="dxa"/>
            <w:vMerge/>
            <w:vAlign w:val="center"/>
          </w:tcPr>
          <w:p w:rsidRPr="009463FF" w:rsidR="004B3176" w:rsidDel="00262379" w:rsidP="003D3E8A" w:rsidRDefault="004B3176" w14:paraId="26FA4B3E" w14:textId="3DA965EE">
            <w:pPr>
              <w:pStyle w:val="ListParagraph"/>
              <w:ind w:left="0"/>
              <w:rPr>
                <w:del w:author="Murguia, Sahima" w:date="2022-03-15T22:37:00Z" w:id="1607"/>
                <w:rFonts w:asciiTheme="majorHAnsi" w:hAnsiTheme="majorHAnsi" w:cstheme="majorHAnsi"/>
                <w:strike/>
                <w:szCs w:val="18"/>
                <w:lang w:val="en-US"/>
              </w:rPr>
            </w:pPr>
          </w:p>
        </w:tc>
        <w:tc>
          <w:tcPr>
            <w:tcW w:w="1512" w:type="dxa"/>
            <w:vAlign w:val="center"/>
          </w:tcPr>
          <w:p w:rsidRPr="009463FF" w:rsidR="004B3176" w:rsidDel="00262379" w:rsidP="003D3E8A" w:rsidRDefault="004B3176" w14:paraId="6B254C48" w14:textId="04127A73">
            <w:pPr>
              <w:pStyle w:val="ListParagraph"/>
              <w:ind w:left="0"/>
              <w:rPr>
                <w:del w:author="Murguia, Sahima" w:date="2022-03-15T22:37:00Z" w:id="1608"/>
                <w:rFonts w:asciiTheme="majorHAnsi" w:hAnsiTheme="majorHAnsi" w:cstheme="majorHAnsi"/>
                <w:strike/>
                <w:szCs w:val="18"/>
                <w:lang w:val="en-US"/>
              </w:rPr>
            </w:pPr>
            <w:del w:author="Murguia, Sahima" w:date="2022-03-15T22:37:00Z" w:id="1609">
              <w:r w:rsidRPr="009463FF" w:rsidDel="00262379">
                <w:rPr>
                  <w:rFonts w:asciiTheme="majorHAnsi" w:hAnsiTheme="majorHAnsi" w:cstheme="majorHAnsi"/>
                  <w:strike/>
                  <w:szCs w:val="18"/>
                  <w:lang w:val="en-US"/>
                </w:rPr>
                <w:delText>Modification #</w:delText>
              </w:r>
            </w:del>
          </w:p>
        </w:tc>
        <w:tc>
          <w:tcPr>
            <w:tcW w:w="2070" w:type="dxa"/>
            <w:vAlign w:val="center"/>
          </w:tcPr>
          <w:p w:rsidRPr="009463FF" w:rsidR="004B3176" w:rsidDel="00262379" w:rsidP="003D3E8A" w:rsidRDefault="004B3176" w14:paraId="10EC604B" w14:textId="43F2C18D">
            <w:pPr>
              <w:pStyle w:val="ListParagraph"/>
              <w:ind w:left="0"/>
              <w:rPr>
                <w:del w:author="Murguia, Sahima" w:date="2022-03-15T22:37:00Z" w:id="1610"/>
                <w:rFonts w:asciiTheme="majorHAnsi" w:hAnsiTheme="majorHAnsi" w:cstheme="majorHAnsi"/>
                <w:strike/>
                <w:szCs w:val="18"/>
                <w:lang w:val="en-US"/>
              </w:rPr>
            </w:pPr>
            <w:del w:author="Murguia, Sahima" w:date="2022-03-15T22:37:00Z" w:id="1611">
              <w:r w:rsidRPr="009463FF" w:rsidDel="00262379">
                <w:rPr>
                  <w:rFonts w:asciiTheme="majorHAnsi" w:hAnsiTheme="majorHAnsi" w:cstheme="majorHAnsi"/>
                  <w:strike/>
                  <w:szCs w:val="18"/>
                  <w:lang w:val="en-US"/>
                </w:rPr>
                <w:delText>MODIFICATION_NUM</w:delText>
              </w:r>
            </w:del>
          </w:p>
        </w:tc>
        <w:tc>
          <w:tcPr>
            <w:tcW w:w="990" w:type="dxa"/>
            <w:vAlign w:val="center"/>
          </w:tcPr>
          <w:p w:rsidRPr="009463FF" w:rsidR="004B3176" w:rsidDel="00262379" w:rsidP="003D3E8A" w:rsidRDefault="004B3176" w14:paraId="5736D3B8" w14:textId="52F81AD5">
            <w:pPr>
              <w:pStyle w:val="ListParagraph"/>
              <w:ind w:left="0"/>
              <w:rPr>
                <w:del w:author="Murguia, Sahima" w:date="2022-03-15T22:37:00Z" w:id="1612"/>
                <w:rFonts w:asciiTheme="majorHAnsi" w:hAnsiTheme="majorHAnsi" w:cstheme="majorHAnsi"/>
                <w:strike/>
                <w:szCs w:val="18"/>
                <w:lang w:val="en-US"/>
              </w:rPr>
            </w:pPr>
          </w:p>
        </w:tc>
        <w:tc>
          <w:tcPr>
            <w:tcW w:w="3060" w:type="dxa"/>
            <w:vAlign w:val="center"/>
          </w:tcPr>
          <w:p w:rsidRPr="009463FF" w:rsidR="004B3176" w:rsidDel="00262379" w:rsidP="003D3E8A" w:rsidRDefault="004B3176" w14:paraId="6D6515B4" w14:textId="132A4AB4">
            <w:pPr>
              <w:pStyle w:val="ListParagraph"/>
              <w:ind w:left="0"/>
              <w:rPr>
                <w:del w:author="Murguia, Sahima" w:date="2022-03-15T22:37:00Z" w:id="1613"/>
                <w:rFonts w:asciiTheme="majorHAnsi" w:hAnsiTheme="majorHAnsi" w:cstheme="majorHAnsi"/>
                <w:strike/>
                <w:szCs w:val="18"/>
                <w:lang w:val="en-US"/>
              </w:rPr>
            </w:pPr>
          </w:p>
        </w:tc>
      </w:tr>
      <w:tr w:rsidRPr="009463FF" w:rsidR="004B3176" w:rsidDel="00262379" w:rsidTr="003D3E8A" w14:paraId="13ADE825" w14:textId="6CC47E66">
        <w:trPr>
          <w:trHeight w:val="43"/>
          <w:del w:author="Murguia, Sahima" w:date="2022-03-15T22:37:00Z" w:id="1614"/>
        </w:trPr>
        <w:tc>
          <w:tcPr>
            <w:tcW w:w="1042" w:type="dxa"/>
            <w:vMerge/>
            <w:vAlign w:val="center"/>
          </w:tcPr>
          <w:p w:rsidRPr="009463FF" w:rsidR="004B3176" w:rsidDel="00262379" w:rsidP="003D3E8A" w:rsidRDefault="004B3176" w14:paraId="75C38F30" w14:textId="5709CB6A">
            <w:pPr>
              <w:pStyle w:val="ListParagraph"/>
              <w:ind w:left="0"/>
              <w:rPr>
                <w:del w:author="Murguia, Sahima" w:date="2022-03-15T22:37:00Z" w:id="1615"/>
                <w:strike/>
                <w:sz w:val="20"/>
                <w:szCs w:val="20"/>
                <w:lang w:val="en-US"/>
              </w:rPr>
            </w:pPr>
          </w:p>
        </w:tc>
        <w:tc>
          <w:tcPr>
            <w:tcW w:w="1368" w:type="dxa"/>
            <w:vMerge/>
            <w:vAlign w:val="center"/>
          </w:tcPr>
          <w:p w:rsidRPr="009463FF" w:rsidR="004B3176" w:rsidDel="00262379" w:rsidP="003D3E8A" w:rsidRDefault="004B3176" w14:paraId="6A592649" w14:textId="2DCD846A">
            <w:pPr>
              <w:pStyle w:val="ListParagraph"/>
              <w:ind w:left="0"/>
              <w:rPr>
                <w:del w:author="Murguia, Sahima" w:date="2022-03-15T22:37:00Z" w:id="1616"/>
                <w:rFonts w:asciiTheme="majorHAnsi" w:hAnsiTheme="majorHAnsi" w:cstheme="majorHAnsi"/>
                <w:strike/>
                <w:szCs w:val="18"/>
                <w:lang w:val="en-US"/>
              </w:rPr>
            </w:pPr>
          </w:p>
        </w:tc>
        <w:tc>
          <w:tcPr>
            <w:tcW w:w="1512" w:type="dxa"/>
            <w:vAlign w:val="center"/>
          </w:tcPr>
          <w:p w:rsidRPr="009463FF" w:rsidR="004B3176" w:rsidDel="00262379" w:rsidP="003D3E8A" w:rsidRDefault="004B3176" w14:paraId="791EB67A" w14:textId="63EA2785">
            <w:pPr>
              <w:pStyle w:val="ListParagraph"/>
              <w:ind w:left="0"/>
              <w:rPr>
                <w:del w:author="Murguia, Sahima" w:date="2022-03-15T22:37:00Z" w:id="1617"/>
                <w:rFonts w:asciiTheme="majorHAnsi" w:hAnsiTheme="majorHAnsi" w:cstheme="majorHAnsi"/>
                <w:strike/>
                <w:szCs w:val="18"/>
                <w:lang w:val="en-US"/>
              </w:rPr>
            </w:pPr>
            <w:del w:author="Murguia, Sahima" w:date="2022-03-15T22:37:00Z" w:id="1618">
              <w:r w:rsidRPr="009463FF" w:rsidDel="00262379">
                <w:rPr>
                  <w:rFonts w:asciiTheme="majorHAnsi" w:hAnsiTheme="majorHAnsi" w:cstheme="majorHAnsi"/>
                  <w:strike/>
                  <w:szCs w:val="18"/>
                  <w:lang w:val="en-US"/>
                </w:rPr>
                <w:delText>Row #</w:delText>
              </w:r>
            </w:del>
          </w:p>
        </w:tc>
        <w:tc>
          <w:tcPr>
            <w:tcW w:w="2070" w:type="dxa"/>
            <w:vAlign w:val="center"/>
          </w:tcPr>
          <w:p w:rsidRPr="009463FF" w:rsidR="004B3176" w:rsidDel="00262379" w:rsidP="003D3E8A" w:rsidRDefault="004B3176" w14:paraId="2A4B5F1B" w14:textId="435C9D02">
            <w:pPr>
              <w:pStyle w:val="ListParagraph"/>
              <w:ind w:left="0"/>
              <w:rPr>
                <w:del w:author="Murguia, Sahima" w:date="2022-03-15T22:37:00Z" w:id="1619"/>
                <w:rFonts w:asciiTheme="majorHAnsi" w:hAnsiTheme="majorHAnsi" w:cstheme="majorHAnsi"/>
                <w:strike/>
                <w:szCs w:val="18"/>
                <w:lang w:val="en-US"/>
              </w:rPr>
            </w:pPr>
            <w:del w:author="Murguia, Sahima" w:date="2022-03-15T22:37:00Z" w:id="1620">
              <w:r w:rsidRPr="009463FF" w:rsidDel="00262379">
                <w:rPr>
                  <w:rFonts w:asciiTheme="majorHAnsi" w:hAnsiTheme="majorHAnsi" w:cstheme="majorHAnsi"/>
                  <w:strike/>
                  <w:szCs w:val="18"/>
                  <w:lang w:val="en-US"/>
                </w:rPr>
                <w:delText>ROW_ID</w:delText>
              </w:r>
            </w:del>
          </w:p>
        </w:tc>
        <w:tc>
          <w:tcPr>
            <w:tcW w:w="990" w:type="dxa"/>
            <w:vAlign w:val="center"/>
          </w:tcPr>
          <w:p w:rsidRPr="009463FF" w:rsidR="004B3176" w:rsidDel="00262379" w:rsidP="003D3E8A" w:rsidRDefault="004B3176" w14:paraId="288C6128" w14:textId="53002214">
            <w:pPr>
              <w:pStyle w:val="ListParagraph"/>
              <w:ind w:left="0"/>
              <w:rPr>
                <w:del w:author="Murguia, Sahima" w:date="2022-03-15T22:37:00Z" w:id="1621"/>
                <w:rFonts w:asciiTheme="majorHAnsi" w:hAnsiTheme="majorHAnsi" w:cstheme="majorHAnsi"/>
                <w:strike/>
                <w:szCs w:val="18"/>
                <w:lang w:val="en-US"/>
              </w:rPr>
            </w:pPr>
          </w:p>
        </w:tc>
        <w:tc>
          <w:tcPr>
            <w:tcW w:w="3060" w:type="dxa"/>
            <w:vAlign w:val="center"/>
          </w:tcPr>
          <w:p w:rsidRPr="009463FF" w:rsidR="004B3176" w:rsidDel="00262379" w:rsidP="003D3E8A" w:rsidRDefault="004B3176" w14:paraId="2C7806E9" w14:textId="472836A0">
            <w:pPr>
              <w:pStyle w:val="ListParagraph"/>
              <w:ind w:left="0"/>
              <w:rPr>
                <w:del w:author="Murguia, Sahima" w:date="2022-03-15T22:37:00Z" w:id="1622"/>
                <w:rFonts w:asciiTheme="majorHAnsi" w:hAnsiTheme="majorHAnsi" w:cstheme="majorHAnsi"/>
                <w:strike/>
                <w:szCs w:val="18"/>
                <w:lang w:val="en-US"/>
              </w:rPr>
            </w:pPr>
          </w:p>
        </w:tc>
      </w:tr>
    </w:tbl>
    <w:p w:rsidRPr="009463FF" w:rsidR="00F65A6B" w:rsidDel="00262379" w:rsidP="00DA0C4A" w:rsidRDefault="00F65A6B" w14:paraId="6672110C" w14:textId="49320CEF">
      <w:pPr>
        <w:rPr>
          <w:del w:author="Murguia, Sahima" w:date="2022-03-15T22:37:00Z" w:id="1623"/>
          <w:strike/>
        </w:rPr>
      </w:pPr>
    </w:p>
    <w:tbl>
      <w:tblPr>
        <w:tblStyle w:val="TableGrid"/>
        <w:tblW w:w="10042" w:type="dxa"/>
        <w:tblInd w:w="-147" w:type="dxa"/>
        <w:tblLayout w:type="fixed"/>
        <w:tblLook w:val="04A0" w:firstRow="1" w:lastRow="0" w:firstColumn="1" w:lastColumn="0" w:noHBand="0" w:noVBand="1"/>
      </w:tblPr>
      <w:tblGrid>
        <w:gridCol w:w="1028"/>
        <w:gridCol w:w="1349"/>
        <w:gridCol w:w="1491"/>
        <w:gridCol w:w="2039"/>
        <w:gridCol w:w="977"/>
        <w:gridCol w:w="3013"/>
        <w:gridCol w:w="145"/>
      </w:tblGrid>
      <w:tr w:rsidRPr="009463FF" w:rsidR="00252E97" w:rsidDel="00262379" w:rsidTr="00BE1C61" w14:paraId="26ED1B45" w14:textId="6A19ADF5">
        <w:trPr>
          <w:del w:author="Murguia, Sahima" w:date="2022-03-15T22:37:00Z" w:id="1624"/>
        </w:trPr>
        <w:tc>
          <w:tcPr>
            <w:tcW w:w="1028" w:type="dxa"/>
            <w:shd w:val="clear" w:color="auto" w:fill="2B5D9A" w:themeFill="accent6" w:themeFillShade="BF"/>
          </w:tcPr>
          <w:p w:rsidRPr="009463FF" w:rsidR="00951EE2" w:rsidDel="00262379" w:rsidP="008871C8" w:rsidRDefault="00951EE2" w14:paraId="4429C027" w14:textId="151D6F16">
            <w:pPr>
              <w:pStyle w:val="BodyText"/>
              <w:rPr>
                <w:del w:author="Murguia, Sahima" w:date="2022-03-15T22:37:00Z" w:id="1625"/>
                <w:rFonts w:ascii="Arial" w:hAnsi="Arial" w:cs="Arial"/>
                <w:b/>
                <w:bCs/>
                <w:strike/>
                <w:color w:val="FFFFFF" w:themeColor="background1"/>
                <w:szCs w:val="20"/>
              </w:rPr>
            </w:pPr>
            <w:del w:author="Murguia, Sahima" w:date="2022-03-15T22:37:00Z" w:id="1626">
              <w:r w:rsidRPr="009463FF" w:rsidDel="00262379">
                <w:rPr>
                  <w:rFonts w:ascii="Arial" w:hAnsi="Arial" w:cs="Arial"/>
                  <w:b/>
                  <w:bCs/>
                  <w:strike/>
                  <w:color w:val="FFFFFF" w:themeColor="background1"/>
                  <w:szCs w:val="20"/>
                </w:rPr>
                <w:delText>BC</w:delText>
              </w:r>
            </w:del>
          </w:p>
        </w:tc>
        <w:tc>
          <w:tcPr>
            <w:tcW w:w="1349" w:type="dxa"/>
            <w:shd w:val="clear" w:color="auto" w:fill="2B5D9A" w:themeFill="accent6" w:themeFillShade="BF"/>
          </w:tcPr>
          <w:p w:rsidRPr="009463FF" w:rsidR="00951EE2" w:rsidDel="00262379" w:rsidP="008871C8" w:rsidRDefault="00951EE2" w14:paraId="10BD8019" w14:textId="721C3D24">
            <w:pPr>
              <w:pStyle w:val="BodyText"/>
              <w:rPr>
                <w:del w:author="Murguia, Sahima" w:date="2022-03-15T22:37:00Z" w:id="1627"/>
                <w:rFonts w:ascii="Arial" w:hAnsi="Arial" w:cs="Arial"/>
                <w:b/>
                <w:bCs/>
                <w:strike/>
                <w:color w:val="FFFFFF" w:themeColor="background1"/>
                <w:szCs w:val="20"/>
              </w:rPr>
            </w:pPr>
            <w:del w:author="Murguia, Sahima" w:date="2022-03-15T22:37:00Z" w:id="1628">
              <w:r w:rsidRPr="009463FF" w:rsidDel="00262379">
                <w:rPr>
                  <w:rFonts w:ascii="Arial" w:hAnsi="Arial" w:cs="Arial"/>
                  <w:b/>
                  <w:bCs/>
                  <w:strike/>
                  <w:color w:val="FFFFFF" w:themeColor="background1"/>
                  <w:szCs w:val="20"/>
                </w:rPr>
                <w:delText>Table</w:delText>
              </w:r>
            </w:del>
          </w:p>
        </w:tc>
        <w:tc>
          <w:tcPr>
            <w:tcW w:w="1491" w:type="dxa"/>
            <w:shd w:val="clear" w:color="auto" w:fill="2B5D9A" w:themeFill="accent6" w:themeFillShade="BF"/>
          </w:tcPr>
          <w:p w:rsidRPr="009463FF" w:rsidR="00951EE2" w:rsidDel="00262379" w:rsidP="008871C8" w:rsidRDefault="00951EE2" w14:paraId="50E7F016" w14:textId="1BE2E0FB">
            <w:pPr>
              <w:pStyle w:val="BodyText"/>
              <w:rPr>
                <w:del w:author="Murguia, Sahima" w:date="2022-03-15T22:37:00Z" w:id="1629"/>
                <w:rFonts w:ascii="Arial" w:hAnsi="Arial" w:cs="Arial"/>
                <w:b/>
                <w:bCs/>
                <w:strike/>
                <w:color w:val="FFFFFF" w:themeColor="background1"/>
                <w:szCs w:val="20"/>
              </w:rPr>
            </w:pPr>
            <w:del w:author="Murguia, Sahima" w:date="2022-03-15T22:37:00Z" w:id="1630">
              <w:r w:rsidRPr="009463FF" w:rsidDel="00262379">
                <w:rPr>
                  <w:rFonts w:ascii="Arial" w:hAnsi="Arial" w:cs="Arial"/>
                  <w:b/>
                  <w:bCs/>
                  <w:strike/>
                  <w:color w:val="FFFFFF" w:themeColor="background1"/>
                  <w:szCs w:val="20"/>
                </w:rPr>
                <w:delText>Field</w:delText>
              </w:r>
            </w:del>
          </w:p>
        </w:tc>
        <w:tc>
          <w:tcPr>
            <w:tcW w:w="2039" w:type="dxa"/>
            <w:shd w:val="clear" w:color="auto" w:fill="2B5D9A" w:themeFill="accent6" w:themeFillShade="BF"/>
          </w:tcPr>
          <w:p w:rsidRPr="009463FF" w:rsidR="00951EE2" w:rsidDel="00262379" w:rsidP="008871C8" w:rsidRDefault="00951EE2" w14:paraId="6CF24DE3" w14:textId="7A5EA316">
            <w:pPr>
              <w:pStyle w:val="BodyText"/>
              <w:rPr>
                <w:del w:author="Murguia, Sahima" w:date="2022-03-15T22:37:00Z" w:id="1631"/>
                <w:rFonts w:ascii="Arial" w:hAnsi="Arial" w:cs="Arial"/>
                <w:b/>
                <w:bCs/>
                <w:strike/>
                <w:color w:val="FFFFFF" w:themeColor="background1"/>
                <w:szCs w:val="20"/>
              </w:rPr>
            </w:pPr>
            <w:del w:author="Murguia, Sahima" w:date="2022-03-15T22:37:00Z" w:id="1632">
              <w:r w:rsidRPr="009463FF" w:rsidDel="00262379">
                <w:rPr>
                  <w:rFonts w:ascii="Arial" w:hAnsi="Arial" w:cs="Arial"/>
                  <w:b/>
                  <w:bCs/>
                  <w:strike/>
                  <w:color w:val="FFFFFF" w:themeColor="background1"/>
                  <w:szCs w:val="20"/>
                </w:rPr>
                <w:delText>Column</w:delText>
              </w:r>
            </w:del>
          </w:p>
        </w:tc>
        <w:tc>
          <w:tcPr>
            <w:tcW w:w="977" w:type="dxa"/>
            <w:shd w:val="clear" w:color="auto" w:fill="2B5D9A" w:themeFill="accent6" w:themeFillShade="BF"/>
          </w:tcPr>
          <w:p w:rsidRPr="009463FF" w:rsidR="00951EE2" w:rsidDel="00262379" w:rsidP="008871C8" w:rsidRDefault="00951EE2" w14:paraId="26A2EBC3" w14:textId="6B404315">
            <w:pPr>
              <w:pStyle w:val="BodyText"/>
              <w:rPr>
                <w:del w:author="Murguia, Sahima" w:date="2022-03-15T22:37:00Z" w:id="1633"/>
                <w:rFonts w:ascii="Arial" w:hAnsi="Arial" w:cs="Arial"/>
                <w:b/>
                <w:bCs/>
                <w:strike/>
                <w:color w:val="FFFFFF" w:themeColor="background1"/>
                <w:szCs w:val="20"/>
              </w:rPr>
            </w:pPr>
            <w:del w:author="Murguia, Sahima" w:date="2022-03-15T22:37:00Z" w:id="1634">
              <w:r w:rsidRPr="009463FF" w:rsidDel="00262379">
                <w:rPr>
                  <w:rFonts w:ascii="Arial" w:hAnsi="Arial" w:cs="Arial"/>
                  <w:b/>
                  <w:bCs/>
                  <w:strike/>
                  <w:color w:val="FFFFFF" w:themeColor="background1"/>
                  <w:szCs w:val="20"/>
                </w:rPr>
                <w:delText>Type</w:delText>
              </w:r>
            </w:del>
          </w:p>
        </w:tc>
        <w:tc>
          <w:tcPr>
            <w:tcW w:w="3158" w:type="dxa"/>
            <w:gridSpan w:val="2"/>
            <w:shd w:val="clear" w:color="auto" w:fill="2B5D9A" w:themeFill="accent6" w:themeFillShade="BF"/>
          </w:tcPr>
          <w:p w:rsidRPr="009463FF" w:rsidR="00951EE2" w:rsidDel="00262379" w:rsidP="008871C8" w:rsidRDefault="00951EE2" w14:paraId="533B59B3" w14:textId="78B8F19B">
            <w:pPr>
              <w:pStyle w:val="BodyText"/>
              <w:rPr>
                <w:del w:author="Murguia, Sahima" w:date="2022-03-15T22:37:00Z" w:id="1635"/>
                <w:rFonts w:ascii="Arial" w:hAnsi="Arial" w:cs="Arial"/>
                <w:b/>
                <w:bCs/>
                <w:strike/>
                <w:color w:val="FFFFFF" w:themeColor="background1"/>
                <w:szCs w:val="20"/>
              </w:rPr>
            </w:pPr>
            <w:del w:author="Murguia, Sahima" w:date="2022-03-15T22:37:00Z" w:id="1636">
              <w:r w:rsidRPr="009463FF" w:rsidDel="00262379">
                <w:rPr>
                  <w:rFonts w:ascii="Arial" w:hAnsi="Arial" w:cs="Arial"/>
                  <w:b/>
                  <w:bCs/>
                  <w:strike/>
                  <w:color w:val="FFFFFF" w:themeColor="background1"/>
                  <w:szCs w:val="20"/>
                </w:rPr>
                <w:delText>Description</w:delText>
              </w:r>
            </w:del>
          </w:p>
        </w:tc>
      </w:tr>
      <w:tr w:rsidRPr="009463FF" w:rsidR="00937E8A" w:rsidDel="00262379" w:rsidTr="00BE1C61" w14:paraId="11B6D38D" w14:textId="4869BED9">
        <w:trPr>
          <w:trHeight w:val="43"/>
          <w:del w:author="Murguia, Sahima" w:date="2022-03-15T22:37:00Z" w:id="1637"/>
        </w:trPr>
        <w:tc>
          <w:tcPr>
            <w:tcW w:w="1028" w:type="dxa"/>
            <w:vMerge w:val="restart"/>
            <w:vAlign w:val="center"/>
          </w:tcPr>
          <w:p w:rsidRPr="009463FF" w:rsidR="00937E8A" w:rsidDel="00262379" w:rsidP="008871C8" w:rsidRDefault="00937E8A" w14:paraId="713BE77A" w14:textId="32559CC1">
            <w:pPr>
              <w:pStyle w:val="ListParagraph"/>
              <w:ind w:left="0"/>
              <w:rPr>
                <w:del w:author="Murguia, Sahima" w:date="2022-03-15T22:37:00Z" w:id="1638"/>
                <w:rFonts w:asciiTheme="majorHAnsi" w:hAnsiTheme="majorHAnsi" w:cstheme="majorHAnsi"/>
                <w:strike/>
                <w:szCs w:val="18"/>
                <w:lang w:val="en-US"/>
              </w:rPr>
            </w:pPr>
            <w:del w:author="Murguia, Sahima" w:date="2022-03-15T22:37:00Z" w:id="1639">
              <w:r w:rsidRPr="009463FF" w:rsidDel="00262379">
                <w:rPr>
                  <w:strike/>
                  <w:sz w:val="20"/>
                  <w:szCs w:val="20"/>
                  <w:lang w:val="en-US"/>
                </w:rPr>
                <w:delText>Service order</w:delText>
              </w:r>
            </w:del>
          </w:p>
        </w:tc>
        <w:tc>
          <w:tcPr>
            <w:tcW w:w="1349" w:type="dxa"/>
            <w:vAlign w:val="center"/>
          </w:tcPr>
          <w:p w:rsidRPr="006A0C90" w:rsidR="00937E8A" w:rsidDel="00262379" w:rsidP="008871C8" w:rsidRDefault="00937E8A" w14:paraId="222C231E" w14:textId="4AE564F7">
            <w:pPr>
              <w:pStyle w:val="ListParagraph"/>
              <w:ind w:left="0"/>
              <w:rPr>
                <w:del w:author="Murguia, Sahima" w:date="2022-03-15T22:37:00Z" w:id="1640"/>
                <w:rFonts w:asciiTheme="majorHAnsi" w:hAnsiTheme="majorHAnsi" w:cstheme="majorHAnsi"/>
                <w:strike/>
                <w:szCs w:val="18"/>
                <w:lang w:val="en-US"/>
                <w:rPrChange w:author="Andreyeva, Julia" w:date="2022-03-16T13:42:00Z" w:id="1641">
                  <w:rPr>
                    <w:del w:author="Murguia, Sahima" w:date="2022-03-15T22:37:00Z" w:id="1642"/>
                    <w:rFonts w:asciiTheme="majorHAnsi" w:hAnsiTheme="majorHAnsi" w:cstheme="majorHAnsi"/>
                    <w:strike/>
                    <w:szCs w:val="18"/>
                    <w:lang w:val="ru-RU"/>
                  </w:rPr>
                </w:rPrChange>
              </w:rPr>
            </w:pPr>
            <w:del w:author="Murguia, Sahima" w:date="2022-03-15T22:37:00Z" w:id="1643">
              <w:r w:rsidRPr="006A0C90" w:rsidDel="00262379">
                <w:rPr>
                  <w:rFonts w:asciiTheme="majorHAnsi" w:hAnsiTheme="majorHAnsi" w:cstheme="majorHAnsi"/>
                  <w:strike/>
                  <w:szCs w:val="18"/>
                  <w:lang w:val="en-US"/>
                  <w:rPrChange w:author="Andreyeva, Julia" w:date="2022-03-16T13:42:00Z" w:id="1644">
                    <w:rPr>
                      <w:rFonts w:asciiTheme="majorHAnsi" w:hAnsiTheme="majorHAnsi" w:cstheme="majorHAnsi"/>
                      <w:strike/>
                      <w:szCs w:val="18"/>
                      <w:lang w:val="ru-RU"/>
                    </w:rPr>
                  </w:rPrChange>
                </w:rPr>
                <w:delText>S_DOC_QUOTE</w:delText>
              </w:r>
            </w:del>
          </w:p>
        </w:tc>
        <w:tc>
          <w:tcPr>
            <w:tcW w:w="1491" w:type="dxa"/>
            <w:vAlign w:val="center"/>
          </w:tcPr>
          <w:p w:rsidRPr="009463FF" w:rsidR="00937E8A" w:rsidDel="00262379" w:rsidP="008871C8" w:rsidRDefault="00937E8A" w14:paraId="124BE9AD" w14:textId="2A422597">
            <w:pPr>
              <w:pStyle w:val="ListParagraph"/>
              <w:ind w:left="0"/>
              <w:rPr>
                <w:del w:author="Murguia, Sahima" w:date="2022-03-15T22:37:00Z" w:id="1645"/>
                <w:rFonts w:asciiTheme="majorHAnsi" w:hAnsiTheme="majorHAnsi" w:cstheme="majorHAnsi"/>
                <w:strike/>
                <w:szCs w:val="18"/>
                <w:lang w:val="en-US"/>
              </w:rPr>
            </w:pPr>
            <w:del w:author="Murguia, Sahima" w:date="2022-03-15T22:37:00Z" w:id="1646">
              <w:r w:rsidRPr="009463FF" w:rsidDel="00262379">
                <w:rPr>
                  <w:rFonts w:asciiTheme="majorHAnsi" w:hAnsiTheme="majorHAnsi" w:cstheme="majorHAnsi"/>
                  <w:strike/>
                  <w:szCs w:val="18"/>
                  <w:lang w:val="en-US"/>
                </w:rPr>
                <w:delText>Assortment</w:delText>
              </w:r>
            </w:del>
          </w:p>
        </w:tc>
        <w:tc>
          <w:tcPr>
            <w:tcW w:w="2039" w:type="dxa"/>
            <w:vAlign w:val="center"/>
          </w:tcPr>
          <w:p w:rsidRPr="009463FF" w:rsidR="00937E8A" w:rsidDel="00262379" w:rsidP="008871C8" w:rsidRDefault="00937E8A" w14:paraId="05505909" w14:textId="55508C69">
            <w:pPr>
              <w:pStyle w:val="ListParagraph"/>
              <w:ind w:left="0"/>
              <w:rPr>
                <w:del w:author="Murguia, Sahima" w:date="2022-03-15T22:37:00Z" w:id="1647"/>
                <w:rFonts w:asciiTheme="majorHAnsi" w:hAnsiTheme="majorHAnsi" w:cstheme="majorHAnsi"/>
                <w:strike/>
                <w:szCs w:val="18"/>
                <w:lang w:val="en-US"/>
              </w:rPr>
            </w:pPr>
            <w:del w:author="Murguia, Sahima" w:date="2022-03-15T22:37:00Z" w:id="1648">
              <w:r w:rsidRPr="009463FF" w:rsidDel="00262379">
                <w:rPr>
                  <w:rFonts w:asciiTheme="majorHAnsi" w:hAnsiTheme="majorHAnsi" w:cstheme="majorHAnsi"/>
                  <w:strike/>
                  <w:szCs w:val="18"/>
                  <w:lang w:val="en-US"/>
                </w:rPr>
                <w:delText>NAME</w:delText>
              </w:r>
            </w:del>
          </w:p>
        </w:tc>
        <w:tc>
          <w:tcPr>
            <w:tcW w:w="977" w:type="dxa"/>
            <w:vAlign w:val="center"/>
          </w:tcPr>
          <w:p w:rsidRPr="009463FF" w:rsidR="00937E8A" w:rsidDel="00262379" w:rsidP="008871C8" w:rsidRDefault="00937E8A" w14:paraId="767450CF" w14:textId="1AD0DC46">
            <w:pPr>
              <w:pStyle w:val="ListParagraph"/>
              <w:ind w:left="0"/>
              <w:rPr>
                <w:del w:author="Murguia, Sahima" w:date="2022-03-15T22:37:00Z" w:id="1649"/>
                <w:rFonts w:asciiTheme="majorHAnsi" w:hAnsiTheme="majorHAnsi" w:cstheme="majorHAnsi"/>
                <w:strike/>
                <w:szCs w:val="18"/>
                <w:lang w:val="en-US"/>
              </w:rPr>
            </w:pPr>
            <w:del w:author="Murguia, Sahima" w:date="2022-03-15T22:37:00Z" w:id="1650">
              <w:r w:rsidRPr="009463FF" w:rsidDel="00262379">
                <w:rPr>
                  <w:rFonts w:asciiTheme="majorHAnsi" w:hAnsiTheme="majorHAnsi" w:cstheme="majorHAnsi"/>
                  <w:strike/>
                  <w:szCs w:val="18"/>
                  <w:lang w:val="en-US"/>
                </w:rPr>
                <w:delText>Text</w:delText>
              </w:r>
            </w:del>
          </w:p>
        </w:tc>
        <w:tc>
          <w:tcPr>
            <w:tcW w:w="3158" w:type="dxa"/>
            <w:gridSpan w:val="2"/>
            <w:vAlign w:val="center"/>
          </w:tcPr>
          <w:p w:rsidRPr="009463FF" w:rsidR="00937E8A" w:rsidDel="00262379" w:rsidP="008871C8" w:rsidRDefault="00937E8A" w14:paraId="674D0B49" w14:textId="599F1EB4">
            <w:pPr>
              <w:pStyle w:val="ListParagraph"/>
              <w:ind w:left="0"/>
              <w:rPr>
                <w:del w:author="Murguia, Sahima" w:date="2022-03-15T22:37:00Z" w:id="1651"/>
                <w:rFonts w:asciiTheme="majorHAnsi" w:hAnsiTheme="majorHAnsi" w:cstheme="majorHAnsi"/>
                <w:strike/>
                <w:szCs w:val="18"/>
                <w:lang w:val="en-US"/>
              </w:rPr>
            </w:pPr>
          </w:p>
        </w:tc>
      </w:tr>
      <w:tr w:rsidRPr="009463FF" w:rsidR="00937E8A" w:rsidDel="00262379" w:rsidTr="00BE1C61" w14:paraId="55654906" w14:textId="277096C5">
        <w:trPr>
          <w:trHeight w:val="43"/>
          <w:del w:author="Murguia, Sahima" w:date="2022-03-15T22:37:00Z" w:id="1652"/>
        </w:trPr>
        <w:tc>
          <w:tcPr>
            <w:tcW w:w="1028" w:type="dxa"/>
            <w:vMerge/>
            <w:vAlign w:val="center"/>
          </w:tcPr>
          <w:p w:rsidRPr="009463FF" w:rsidR="00937E8A" w:rsidDel="00262379" w:rsidP="008871C8" w:rsidRDefault="00937E8A" w14:paraId="473DAD6A" w14:textId="1BCB7469">
            <w:pPr>
              <w:pStyle w:val="ListParagraph"/>
              <w:ind w:left="0"/>
              <w:rPr>
                <w:del w:author="Murguia, Sahima" w:date="2022-03-15T22:37:00Z" w:id="1653"/>
                <w:strike/>
                <w:sz w:val="20"/>
                <w:szCs w:val="20"/>
                <w:lang w:val="en-US"/>
              </w:rPr>
            </w:pPr>
          </w:p>
        </w:tc>
        <w:tc>
          <w:tcPr>
            <w:tcW w:w="1349" w:type="dxa"/>
            <w:vMerge w:val="restart"/>
            <w:vAlign w:val="center"/>
          </w:tcPr>
          <w:p w:rsidRPr="006A0C90" w:rsidR="00937E8A" w:rsidDel="00262379" w:rsidP="008871C8" w:rsidRDefault="00937E8A" w14:paraId="2432901B" w14:textId="3FF070F6">
            <w:pPr>
              <w:pStyle w:val="ListParagraph"/>
              <w:ind w:left="0"/>
              <w:rPr>
                <w:del w:author="Murguia, Sahima" w:date="2022-03-15T22:37:00Z" w:id="1654"/>
                <w:rFonts w:asciiTheme="majorHAnsi" w:hAnsiTheme="majorHAnsi" w:cstheme="majorHAnsi"/>
                <w:strike/>
                <w:szCs w:val="18"/>
                <w:lang w:val="en-US"/>
                <w:rPrChange w:author="Andreyeva, Julia" w:date="2022-03-16T13:42:00Z" w:id="1655">
                  <w:rPr>
                    <w:del w:author="Murguia, Sahima" w:date="2022-03-15T22:37:00Z" w:id="1656"/>
                    <w:rFonts w:asciiTheme="majorHAnsi" w:hAnsiTheme="majorHAnsi" w:cstheme="majorHAnsi"/>
                    <w:strike/>
                    <w:szCs w:val="18"/>
                    <w:lang w:val="ru-RU"/>
                  </w:rPr>
                </w:rPrChange>
              </w:rPr>
            </w:pPr>
            <w:del w:author="Murguia, Sahima" w:date="2022-03-15T22:37:00Z" w:id="1657">
              <w:r w:rsidRPr="006A0C90" w:rsidDel="00262379">
                <w:rPr>
                  <w:rFonts w:asciiTheme="majorHAnsi" w:hAnsiTheme="majorHAnsi" w:cstheme="majorHAnsi"/>
                  <w:strike/>
                  <w:szCs w:val="18"/>
                  <w:lang w:val="en-US"/>
                  <w:rPrChange w:author="Andreyeva, Julia" w:date="2022-03-16T13:42:00Z" w:id="1658">
                    <w:rPr>
                      <w:rFonts w:asciiTheme="majorHAnsi" w:hAnsiTheme="majorHAnsi" w:cstheme="majorHAnsi"/>
                      <w:strike/>
                      <w:szCs w:val="18"/>
                      <w:lang w:val="ru-RU"/>
                    </w:rPr>
                  </w:rPrChange>
                </w:rPr>
                <w:delText>S_USER</w:delText>
              </w:r>
            </w:del>
          </w:p>
        </w:tc>
        <w:tc>
          <w:tcPr>
            <w:tcW w:w="1491" w:type="dxa"/>
            <w:vAlign w:val="center"/>
          </w:tcPr>
          <w:p w:rsidRPr="009463FF" w:rsidR="00937E8A" w:rsidDel="00262379" w:rsidP="008871C8" w:rsidRDefault="00937E8A" w14:paraId="42CF120F" w14:textId="22535E9C">
            <w:pPr>
              <w:pStyle w:val="ListParagraph"/>
              <w:ind w:left="0"/>
              <w:rPr>
                <w:del w:author="Murguia, Sahima" w:date="2022-03-15T22:37:00Z" w:id="1659"/>
                <w:rFonts w:asciiTheme="majorHAnsi" w:hAnsiTheme="majorHAnsi" w:cstheme="majorHAnsi"/>
                <w:strike/>
                <w:szCs w:val="18"/>
                <w:lang w:val="en-US"/>
              </w:rPr>
            </w:pPr>
            <w:del w:author="Murguia, Sahima" w:date="2022-03-15T22:37:00Z" w:id="1660">
              <w:r w:rsidRPr="009463FF" w:rsidDel="00262379">
                <w:rPr>
                  <w:rFonts w:asciiTheme="majorHAnsi" w:hAnsiTheme="majorHAnsi" w:cstheme="majorHAnsi"/>
                  <w:strike/>
                  <w:szCs w:val="18"/>
                  <w:lang w:val="en-US"/>
                </w:rPr>
                <w:delText>Created By</w:delText>
              </w:r>
            </w:del>
          </w:p>
        </w:tc>
        <w:tc>
          <w:tcPr>
            <w:tcW w:w="2039" w:type="dxa"/>
            <w:vAlign w:val="center"/>
          </w:tcPr>
          <w:p w:rsidRPr="009463FF" w:rsidR="00937E8A" w:rsidDel="00262379" w:rsidP="008871C8" w:rsidRDefault="00937E8A" w14:paraId="1CF49069" w14:textId="78DD3D7A">
            <w:pPr>
              <w:pStyle w:val="ListParagraph"/>
              <w:ind w:left="0"/>
              <w:rPr>
                <w:del w:author="Murguia, Sahima" w:date="2022-03-15T22:37:00Z" w:id="1661"/>
                <w:rFonts w:asciiTheme="majorHAnsi" w:hAnsiTheme="majorHAnsi" w:cstheme="majorHAnsi"/>
                <w:strike/>
                <w:szCs w:val="18"/>
                <w:lang w:val="en-US"/>
              </w:rPr>
            </w:pPr>
            <w:del w:author="Murguia, Sahima" w:date="2022-03-15T22:37:00Z" w:id="1662">
              <w:r w:rsidRPr="009463FF" w:rsidDel="00262379">
                <w:rPr>
                  <w:rFonts w:asciiTheme="majorHAnsi" w:hAnsiTheme="majorHAnsi" w:cstheme="majorHAnsi"/>
                  <w:strike/>
                  <w:szCs w:val="18"/>
                  <w:lang w:val="en-US"/>
                </w:rPr>
                <w:delText>LOGIN</w:delText>
              </w:r>
            </w:del>
          </w:p>
        </w:tc>
        <w:tc>
          <w:tcPr>
            <w:tcW w:w="977" w:type="dxa"/>
            <w:vAlign w:val="center"/>
          </w:tcPr>
          <w:p w:rsidRPr="009463FF" w:rsidR="00937E8A" w:rsidDel="00262379" w:rsidP="008871C8" w:rsidRDefault="00937E8A" w14:paraId="6D54C024" w14:textId="55E99616">
            <w:pPr>
              <w:pStyle w:val="ListParagraph"/>
              <w:ind w:left="0"/>
              <w:rPr>
                <w:del w:author="Murguia, Sahima" w:date="2022-03-15T22:37:00Z" w:id="1663"/>
                <w:rFonts w:asciiTheme="majorHAnsi" w:hAnsiTheme="majorHAnsi" w:cstheme="majorHAnsi"/>
                <w:strike/>
                <w:szCs w:val="18"/>
                <w:lang w:val="en-US"/>
              </w:rPr>
            </w:pPr>
            <w:del w:author="Murguia, Sahima" w:date="2022-03-15T22:37:00Z" w:id="1664">
              <w:r w:rsidRPr="009463FF" w:rsidDel="00262379">
                <w:rPr>
                  <w:rFonts w:asciiTheme="majorHAnsi" w:hAnsiTheme="majorHAnsi" w:cstheme="majorHAnsi"/>
                  <w:strike/>
                  <w:szCs w:val="18"/>
                  <w:lang w:val="en-US"/>
                </w:rPr>
                <w:delText>Text</w:delText>
              </w:r>
            </w:del>
          </w:p>
        </w:tc>
        <w:tc>
          <w:tcPr>
            <w:tcW w:w="3158" w:type="dxa"/>
            <w:gridSpan w:val="2"/>
            <w:vAlign w:val="center"/>
          </w:tcPr>
          <w:p w:rsidRPr="009463FF" w:rsidR="00937E8A" w:rsidDel="00262379" w:rsidP="008871C8" w:rsidRDefault="00937E8A" w14:paraId="675C2787" w14:textId="7D2FA241">
            <w:pPr>
              <w:pStyle w:val="ListParagraph"/>
              <w:ind w:left="0"/>
              <w:rPr>
                <w:del w:author="Murguia, Sahima" w:date="2022-03-15T22:37:00Z" w:id="1665"/>
                <w:rFonts w:asciiTheme="majorHAnsi" w:hAnsiTheme="majorHAnsi" w:cstheme="majorHAnsi"/>
                <w:strike/>
                <w:szCs w:val="18"/>
                <w:lang w:val="en-US"/>
              </w:rPr>
            </w:pPr>
          </w:p>
        </w:tc>
      </w:tr>
      <w:tr w:rsidRPr="009463FF" w:rsidR="00937E8A" w:rsidDel="00262379" w:rsidTr="00BE1C61" w14:paraId="2BC6B5BD" w14:textId="62584AD6">
        <w:trPr>
          <w:trHeight w:val="43"/>
          <w:del w:author="Murguia, Sahima" w:date="2022-03-15T22:37:00Z" w:id="1666"/>
        </w:trPr>
        <w:tc>
          <w:tcPr>
            <w:tcW w:w="1028" w:type="dxa"/>
            <w:vMerge/>
            <w:vAlign w:val="center"/>
          </w:tcPr>
          <w:p w:rsidRPr="009463FF" w:rsidR="00937E8A" w:rsidDel="00262379" w:rsidP="008871C8" w:rsidRDefault="00937E8A" w14:paraId="433B1C08" w14:textId="2554C07C">
            <w:pPr>
              <w:pStyle w:val="ListParagraph"/>
              <w:ind w:left="0"/>
              <w:rPr>
                <w:del w:author="Murguia, Sahima" w:date="2022-03-15T22:37:00Z" w:id="1667"/>
                <w:strike/>
                <w:sz w:val="20"/>
                <w:szCs w:val="20"/>
                <w:lang w:val="en-US"/>
              </w:rPr>
            </w:pPr>
          </w:p>
        </w:tc>
        <w:tc>
          <w:tcPr>
            <w:tcW w:w="1349" w:type="dxa"/>
            <w:vMerge/>
            <w:vAlign w:val="center"/>
          </w:tcPr>
          <w:p w:rsidRPr="006A0C90" w:rsidR="00937E8A" w:rsidDel="00262379" w:rsidP="008871C8" w:rsidRDefault="00937E8A" w14:paraId="4DAF45A2" w14:textId="3F692260">
            <w:pPr>
              <w:pStyle w:val="ListParagraph"/>
              <w:ind w:left="0"/>
              <w:rPr>
                <w:del w:author="Murguia, Sahima" w:date="2022-03-15T22:37:00Z" w:id="1668"/>
                <w:rFonts w:asciiTheme="majorHAnsi" w:hAnsiTheme="majorHAnsi" w:cstheme="majorHAnsi"/>
                <w:strike/>
                <w:szCs w:val="18"/>
                <w:lang w:val="en-US"/>
                <w:rPrChange w:author="Andreyeva, Julia" w:date="2022-03-16T13:42:00Z" w:id="1669">
                  <w:rPr>
                    <w:del w:author="Murguia, Sahima" w:date="2022-03-15T22:37:00Z" w:id="1670"/>
                    <w:rFonts w:asciiTheme="majorHAnsi" w:hAnsiTheme="majorHAnsi" w:cstheme="majorHAnsi"/>
                    <w:strike/>
                    <w:szCs w:val="18"/>
                    <w:lang w:val="ru-RU"/>
                  </w:rPr>
                </w:rPrChange>
              </w:rPr>
            </w:pPr>
          </w:p>
        </w:tc>
        <w:tc>
          <w:tcPr>
            <w:tcW w:w="1491" w:type="dxa"/>
            <w:vAlign w:val="center"/>
          </w:tcPr>
          <w:p w:rsidRPr="009463FF" w:rsidR="00937E8A" w:rsidDel="00262379" w:rsidP="008871C8" w:rsidRDefault="00937E8A" w14:paraId="580F32D0" w14:textId="4175E05D">
            <w:pPr>
              <w:pStyle w:val="ListParagraph"/>
              <w:ind w:left="0"/>
              <w:rPr>
                <w:del w:author="Murguia, Sahima" w:date="2022-03-15T22:37:00Z" w:id="1671"/>
                <w:rFonts w:asciiTheme="majorHAnsi" w:hAnsiTheme="majorHAnsi" w:cstheme="majorHAnsi"/>
                <w:strike/>
                <w:szCs w:val="18"/>
                <w:lang w:val="en-US"/>
              </w:rPr>
            </w:pPr>
            <w:del w:author="Murguia, Sahima" w:date="2022-03-15T22:37:00Z" w:id="1672">
              <w:r w:rsidRPr="009463FF" w:rsidDel="00262379">
                <w:rPr>
                  <w:rFonts w:asciiTheme="majorHAnsi" w:hAnsiTheme="majorHAnsi" w:cstheme="majorHAnsi"/>
                  <w:strike/>
                  <w:szCs w:val="18"/>
                  <w:lang w:val="en-US"/>
                </w:rPr>
                <w:delText>Owner</w:delText>
              </w:r>
            </w:del>
          </w:p>
        </w:tc>
        <w:tc>
          <w:tcPr>
            <w:tcW w:w="2039" w:type="dxa"/>
            <w:vAlign w:val="center"/>
          </w:tcPr>
          <w:p w:rsidRPr="009463FF" w:rsidR="00937E8A" w:rsidDel="00262379" w:rsidP="008871C8" w:rsidRDefault="00937E8A" w14:paraId="5A1D4308" w14:textId="7A046C66">
            <w:pPr>
              <w:pStyle w:val="ListParagraph"/>
              <w:ind w:left="0"/>
              <w:rPr>
                <w:del w:author="Murguia, Sahima" w:date="2022-03-15T22:37:00Z" w:id="1673"/>
                <w:rFonts w:asciiTheme="majorHAnsi" w:hAnsiTheme="majorHAnsi" w:cstheme="majorHAnsi"/>
                <w:strike/>
                <w:szCs w:val="18"/>
                <w:lang w:val="en-US"/>
              </w:rPr>
            </w:pPr>
            <w:del w:author="Murguia, Sahima" w:date="2022-03-15T22:37:00Z" w:id="1674">
              <w:r w:rsidRPr="009463FF" w:rsidDel="00262379">
                <w:rPr>
                  <w:rFonts w:asciiTheme="majorHAnsi" w:hAnsiTheme="majorHAnsi" w:cstheme="majorHAnsi"/>
                  <w:strike/>
                  <w:szCs w:val="18"/>
                  <w:lang w:val="en-US"/>
                </w:rPr>
                <w:delText>LOGIN</w:delText>
              </w:r>
            </w:del>
          </w:p>
        </w:tc>
        <w:tc>
          <w:tcPr>
            <w:tcW w:w="977" w:type="dxa"/>
            <w:vAlign w:val="center"/>
          </w:tcPr>
          <w:p w:rsidRPr="009463FF" w:rsidR="00937E8A" w:rsidDel="00262379" w:rsidP="008871C8" w:rsidRDefault="00937E8A" w14:paraId="2FA17235" w14:textId="4896B2B2">
            <w:pPr>
              <w:pStyle w:val="ListParagraph"/>
              <w:ind w:left="0"/>
              <w:rPr>
                <w:del w:author="Murguia, Sahima" w:date="2022-03-15T22:37:00Z" w:id="1675"/>
                <w:rFonts w:asciiTheme="majorHAnsi" w:hAnsiTheme="majorHAnsi" w:cstheme="majorHAnsi"/>
                <w:strike/>
                <w:szCs w:val="18"/>
                <w:lang w:val="en-US"/>
              </w:rPr>
            </w:pPr>
            <w:del w:author="Murguia, Sahima" w:date="2022-03-15T22:37:00Z" w:id="1676">
              <w:r w:rsidRPr="009463FF" w:rsidDel="00262379">
                <w:rPr>
                  <w:rFonts w:asciiTheme="majorHAnsi" w:hAnsiTheme="majorHAnsi" w:cstheme="majorHAnsi"/>
                  <w:strike/>
                  <w:szCs w:val="18"/>
                  <w:lang w:val="en-US"/>
                </w:rPr>
                <w:delText>DCL</w:delText>
              </w:r>
            </w:del>
          </w:p>
        </w:tc>
        <w:tc>
          <w:tcPr>
            <w:tcW w:w="3158" w:type="dxa"/>
            <w:gridSpan w:val="2"/>
            <w:vAlign w:val="center"/>
          </w:tcPr>
          <w:p w:rsidRPr="009463FF" w:rsidR="00937E8A" w:rsidDel="00262379" w:rsidP="008871C8" w:rsidRDefault="00937E8A" w14:paraId="5FA72F19" w14:textId="585224BD">
            <w:pPr>
              <w:pStyle w:val="ListParagraph"/>
              <w:ind w:left="0"/>
              <w:rPr>
                <w:del w:author="Murguia, Sahima" w:date="2022-03-15T22:37:00Z" w:id="1677"/>
                <w:rFonts w:asciiTheme="majorHAnsi" w:hAnsiTheme="majorHAnsi" w:cstheme="majorHAnsi"/>
                <w:strike/>
                <w:szCs w:val="18"/>
                <w:lang w:val="en-US"/>
              </w:rPr>
            </w:pPr>
          </w:p>
        </w:tc>
      </w:tr>
      <w:tr w:rsidRPr="009463FF" w:rsidR="00A97F40" w:rsidDel="00262379" w:rsidTr="00BE1C61" w14:paraId="06401D7C" w14:textId="3FCAE16F">
        <w:trPr>
          <w:trHeight w:val="43"/>
          <w:del w:author="Murguia, Sahima" w:date="2022-03-15T22:37:00Z" w:id="1678"/>
        </w:trPr>
        <w:tc>
          <w:tcPr>
            <w:tcW w:w="1028" w:type="dxa"/>
            <w:vMerge/>
            <w:vAlign w:val="center"/>
          </w:tcPr>
          <w:p w:rsidRPr="009463FF" w:rsidR="00A97F40" w:rsidDel="00262379" w:rsidP="008871C8" w:rsidRDefault="00A97F40" w14:paraId="264AEB2C" w14:textId="703BEE52">
            <w:pPr>
              <w:pStyle w:val="ListParagraph"/>
              <w:ind w:left="0"/>
              <w:rPr>
                <w:del w:author="Murguia, Sahima" w:date="2022-03-15T22:37:00Z" w:id="1679"/>
                <w:strike/>
                <w:sz w:val="20"/>
                <w:szCs w:val="20"/>
                <w:lang w:val="en-US"/>
              </w:rPr>
            </w:pPr>
          </w:p>
        </w:tc>
        <w:tc>
          <w:tcPr>
            <w:tcW w:w="1349" w:type="dxa"/>
            <w:vMerge w:val="restart"/>
            <w:vAlign w:val="center"/>
          </w:tcPr>
          <w:p w:rsidRPr="006A0C90" w:rsidR="00A97F40" w:rsidDel="00262379" w:rsidP="008871C8" w:rsidRDefault="00A97F40" w14:paraId="232CB0AE" w14:textId="24EDBA29">
            <w:pPr>
              <w:pStyle w:val="ListParagraph"/>
              <w:ind w:left="0"/>
              <w:rPr>
                <w:del w:author="Murguia, Sahima" w:date="2022-03-15T22:37:00Z" w:id="1680"/>
                <w:rFonts w:asciiTheme="majorHAnsi" w:hAnsiTheme="majorHAnsi" w:cstheme="majorHAnsi"/>
                <w:strike/>
                <w:szCs w:val="18"/>
                <w:lang w:val="en-US"/>
                <w:rPrChange w:author="Andreyeva, Julia" w:date="2022-03-16T13:42:00Z" w:id="1681">
                  <w:rPr>
                    <w:del w:author="Murguia, Sahima" w:date="2022-03-15T22:37:00Z" w:id="1682"/>
                    <w:rFonts w:asciiTheme="majorHAnsi" w:hAnsiTheme="majorHAnsi" w:cstheme="majorHAnsi"/>
                    <w:strike/>
                    <w:szCs w:val="18"/>
                    <w:lang w:val="ru-RU"/>
                  </w:rPr>
                </w:rPrChange>
              </w:rPr>
            </w:pPr>
            <w:del w:author="Murguia, Sahima" w:date="2022-03-15T22:37:00Z" w:id="1683">
              <w:r w:rsidRPr="006A0C90" w:rsidDel="00262379">
                <w:rPr>
                  <w:rFonts w:asciiTheme="majorHAnsi" w:hAnsiTheme="majorHAnsi" w:cstheme="majorHAnsi"/>
                  <w:strike/>
                  <w:szCs w:val="18"/>
                  <w:lang w:val="en-US"/>
                  <w:rPrChange w:author="Andreyeva, Julia" w:date="2022-03-16T13:42:00Z" w:id="1684">
                    <w:rPr>
                      <w:rFonts w:asciiTheme="majorHAnsi" w:hAnsiTheme="majorHAnsi" w:cstheme="majorHAnsi"/>
                      <w:strike/>
                      <w:szCs w:val="18"/>
                      <w:lang w:val="ru-RU"/>
                    </w:rPr>
                  </w:rPrChange>
                </w:rPr>
                <w:delText>S_ORDER</w:delText>
              </w:r>
            </w:del>
          </w:p>
        </w:tc>
        <w:tc>
          <w:tcPr>
            <w:tcW w:w="1491" w:type="dxa"/>
            <w:vAlign w:val="center"/>
          </w:tcPr>
          <w:p w:rsidRPr="009463FF" w:rsidR="00A97F40" w:rsidDel="00262379" w:rsidP="008871C8" w:rsidRDefault="00A97F40" w14:paraId="0482D7CF" w14:textId="04D4267D">
            <w:pPr>
              <w:pStyle w:val="ListParagraph"/>
              <w:ind w:left="0"/>
              <w:rPr>
                <w:del w:author="Murguia, Sahima" w:date="2022-03-15T22:37:00Z" w:id="1685"/>
                <w:rFonts w:asciiTheme="majorHAnsi" w:hAnsiTheme="majorHAnsi" w:cstheme="majorHAnsi"/>
                <w:strike/>
                <w:szCs w:val="18"/>
                <w:lang w:val="en-US"/>
              </w:rPr>
            </w:pPr>
            <w:del w:author="Murguia, Sahima" w:date="2022-03-15T22:37:00Z" w:id="1686">
              <w:r w:rsidRPr="009463FF" w:rsidDel="00262379">
                <w:rPr>
                  <w:rFonts w:asciiTheme="majorHAnsi" w:hAnsiTheme="majorHAnsi" w:cstheme="majorHAnsi"/>
                  <w:strike/>
                  <w:szCs w:val="18"/>
                  <w:lang w:val="en-US"/>
                </w:rPr>
                <w:delText>Creation Date</w:delText>
              </w:r>
            </w:del>
          </w:p>
        </w:tc>
        <w:tc>
          <w:tcPr>
            <w:tcW w:w="2039" w:type="dxa"/>
            <w:vAlign w:val="center"/>
          </w:tcPr>
          <w:p w:rsidRPr="009463FF" w:rsidR="00A97F40" w:rsidDel="00262379" w:rsidP="008871C8" w:rsidRDefault="00A97F40" w14:paraId="2A9DD673" w14:textId="642906A9">
            <w:pPr>
              <w:pStyle w:val="ListParagraph"/>
              <w:ind w:left="0"/>
              <w:rPr>
                <w:del w:author="Murguia, Sahima" w:date="2022-03-15T22:37:00Z" w:id="1687"/>
                <w:rFonts w:asciiTheme="majorHAnsi" w:hAnsiTheme="majorHAnsi" w:cstheme="majorHAnsi"/>
                <w:strike/>
                <w:szCs w:val="18"/>
                <w:lang w:val="en-US"/>
              </w:rPr>
            </w:pPr>
            <w:del w:author="Murguia, Sahima" w:date="2022-03-15T22:37:00Z" w:id="1688">
              <w:r w:rsidRPr="009463FF" w:rsidDel="00262379">
                <w:rPr>
                  <w:rFonts w:asciiTheme="majorHAnsi" w:hAnsiTheme="majorHAnsi" w:cstheme="majorHAnsi"/>
                  <w:strike/>
                  <w:szCs w:val="18"/>
                  <w:lang w:val="en-US"/>
                </w:rPr>
                <w:delText>ORDER_DT</w:delText>
              </w:r>
            </w:del>
          </w:p>
        </w:tc>
        <w:tc>
          <w:tcPr>
            <w:tcW w:w="977" w:type="dxa"/>
            <w:vAlign w:val="center"/>
          </w:tcPr>
          <w:p w:rsidRPr="009463FF" w:rsidR="00A97F40" w:rsidDel="00262379" w:rsidP="008871C8" w:rsidRDefault="00A97F40" w14:paraId="0438C0BD" w14:textId="0E92CCF1">
            <w:pPr>
              <w:pStyle w:val="ListParagraph"/>
              <w:ind w:left="0"/>
              <w:rPr>
                <w:del w:author="Murguia, Sahima" w:date="2022-03-15T22:37:00Z" w:id="1689"/>
                <w:rFonts w:asciiTheme="majorHAnsi" w:hAnsiTheme="majorHAnsi" w:cstheme="majorHAnsi"/>
                <w:strike/>
                <w:szCs w:val="18"/>
                <w:lang w:val="en-US"/>
              </w:rPr>
            </w:pPr>
            <w:del w:author="Murguia, Sahima" w:date="2022-03-15T22:37:00Z" w:id="1690">
              <w:r w:rsidRPr="009463FF" w:rsidDel="00262379">
                <w:rPr>
                  <w:rFonts w:asciiTheme="majorHAnsi" w:hAnsiTheme="majorHAnsi" w:cstheme="majorHAnsi"/>
                  <w:strike/>
                  <w:szCs w:val="18"/>
                  <w:lang w:val="en-US"/>
                </w:rPr>
                <w:delText>Date</w:delText>
              </w:r>
            </w:del>
          </w:p>
        </w:tc>
        <w:tc>
          <w:tcPr>
            <w:tcW w:w="3158" w:type="dxa"/>
            <w:gridSpan w:val="2"/>
            <w:vAlign w:val="center"/>
          </w:tcPr>
          <w:p w:rsidRPr="009463FF" w:rsidR="00A97F40" w:rsidDel="00262379" w:rsidP="008871C8" w:rsidRDefault="00A97F40" w14:paraId="1046C6AA" w14:textId="30CCE71C">
            <w:pPr>
              <w:pStyle w:val="ListParagraph"/>
              <w:ind w:left="0"/>
              <w:rPr>
                <w:del w:author="Murguia, Sahima" w:date="2022-03-15T22:37:00Z" w:id="1691"/>
                <w:rFonts w:asciiTheme="majorHAnsi" w:hAnsiTheme="majorHAnsi" w:cstheme="majorHAnsi"/>
                <w:strike/>
                <w:szCs w:val="18"/>
                <w:lang w:val="en-US"/>
              </w:rPr>
            </w:pPr>
          </w:p>
        </w:tc>
      </w:tr>
      <w:tr w:rsidRPr="009463FF" w:rsidR="00A97F40" w:rsidDel="00262379" w:rsidTr="00BE1C61" w14:paraId="560AB394" w14:textId="645E524C">
        <w:trPr>
          <w:trHeight w:val="43"/>
          <w:del w:author="Murguia, Sahima" w:date="2022-03-15T22:37:00Z" w:id="1692"/>
        </w:trPr>
        <w:tc>
          <w:tcPr>
            <w:tcW w:w="1028" w:type="dxa"/>
            <w:vMerge/>
            <w:vAlign w:val="center"/>
          </w:tcPr>
          <w:p w:rsidRPr="009463FF" w:rsidR="00A97F40" w:rsidDel="00262379" w:rsidP="008871C8" w:rsidRDefault="00A97F40" w14:paraId="2AD00735" w14:textId="65372501">
            <w:pPr>
              <w:pStyle w:val="ListParagraph"/>
              <w:ind w:left="0"/>
              <w:rPr>
                <w:del w:author="Murguia, Sahima" w:date="2022-03-15T22:37:00Z" w:id="1693"/>
                <w:strike/>
                <w:sz w:val="20"/>
                <w:szCs w:val="20"/>
                <w:lang w:val="en-US"/>
              </w:rPr>
            </w:pPr>
          </w:p>
        </w:tc>
        <w:tc>
          <w:tcPr>
            <w:tcW w:w="1349" w:type="dxa"/>
            <w:vMerge/>
            <w:vAlign w:val="center"/>
          </w:tcPr>
          <w:p w:rsidRPr="006A0C90" w:rsidR="00A97F40" w:rsidDel="00262379" w:rsidP="008871C8" w:rsidRDefault="00A97F40" w14:paraId="09B148E9" w14:textId="0F9394B9">
            <w:pPr>
              <w:pStyle w:val="ListParagraph"/>
              <w:ind w:left="0"/>
              <w:rPr>
                <w:del w:author="Murguia, Sahima" w:date="2022-03-15T22:37:00Z" w:id="1694"/>
                <w:rFonts w:asciiTheme="majorHAnsi" w:hAnsiTheme="majorHAnsi" w:cstheme="majorHAnsi"/>
                <w:strike/>
                <w:szCs w:val="18"/>
                <w:lang w:val="en-US"/>
                <w:rPrChange w:author="Andreyeva, Julia" w:date="2022-03-16T13:42:00Z" w:id="1695">
                  <w:rPr>
                    <w:del w:author="Murguia, Sahima" w:date="2022-03-15T22:37:00Z" w:id="1696"/>
                    <w:rFonts w:asciiTheme="majorHAnsi" w:hAnsiTheme="majorHAnsi" w:cstheme="majorHAnsi"/>
                    <w:strike/>
                    <w:szCs w:val="18"/>
                    <w:lang w:val="ru-RU"/>
                  </w:rPr>
                </w:rPrChange>
              </w:rPr>
            </w:pPr>
          </w:p>
        </w:tc>
        <w:tc>
          <w:tcPr>
            <w:tcW w:w="1491" w:type="dxa"/>
            <w:vAlign w:val="center"/>
          </w:tcPr>
          <w:p w:rsidRPr="009463FF" w:rsidR="00A97F40" w:rsidDel="00262379" w:rsidP="008871C8" w:rsidRDefault="00A97F40" w14:paraId="7146BF26" w14:textId="1357E2E1">
            <w:pPr>
              <w:pStyle w:val="ListParagraph"/>
              <w:ind w:left="0"/>
              <w:rPr>
                <w:del w:author="Murguia, Sahima" w:date="2022-03-15T22:37:00Z" w:id="1697"/>
                <w:rFonts w:asciiTheme="majorHAnsi" w:hAnsiTheme="majorHAnsi" w:cstheme="majorHAnsi"/>
                <w:strike/>
                <w:szCs w:val="18"/>
                <w:lang w:val="en-US"/>
              </w:rPr>
            </w:pPr>
            <w:del w:author="Murguia, Sahima" w:date="2022-03-15T22:37:00Z" w:id="1698">
              <w:r w:rsidRPr="009463FF" w:rsidDel="00262379">
                <w:rPr>
                  <w:rFonts w:asciiTheme="majorHAnsi" w:hAnsiTheme="majorHAnsi" w:cstheme="majorHAnsi"/>
                  <w:strike/>
                  <w:szCs w:val="18"/>
                  <w:lang w:val="en-US"/>
                </w:rPr>
                <w:delText>Requested Date</w:delText>
              </w:r>
            </w:del>
          </w:p>
        </w:tc>
        <w:tc>
          <w:tcPr>
            <w:tcW w:w="2039" w:type="dxa"/>
            <w:vAlign w:val="center"/>
          </w:tcPr>
          <w:p w:rsidRPr="009463FF" w:rsidR="00A97F40" w:rsidDel="00262379" w:rsidP="008871C8" w:rsidRDefault="00A97F40" w14:paraId="422010F6" w14:textId="108E6B0F">
            <w:pPr>
              <w:pStyle w:val="ListParagraph"/>
              <w:ind w:left="0"/>
              <w:rPr>
                <w:del w:author="Murguia, Sahima" w:date="2022-03-15T22:37:00Z" w:id="1699"/>
                <w:rFonts w:asciiTheme="majorHAnsi" w:hAnsiTheme="majorHAnsi" w:cstheme="majorHAnsi"/>
                <w:strike/>
                <w:szCs w:val="18"/>
                <w:lang w:val="en-US"/>
              </w:rPr>
            </w:pPr>
            <w:del w:author="Murguia, Sahima" w:date="2022-03-15T22:37:00Z" w:id="1700">
              <w:r w:rsidRPr="009463FF" w:rsidDel="00262379">
                <w:rPr>
                  <w:rFonts w:asciiTheme="majorHAnsi" w:hAnsiTheme="majorHAnsi" w:cstheme="majorHAnsi"/>
                  <w:strike/>
                  <w:szCs w:val="18"/>
                  <w:lang w:val="en-US"/>
                </w:rPr>
                <w:delText>REQ_SHIP_DT</w:delText>
              </w:r>
            </w:del>
          </w:p>
        </w:tc>
        <w:tc>
          <w:tcPr>
            <w:tcW w:w="977" w:type="dxa"/>
            <w:vAlign w:val="center"/>
          </w:tcPr>
          <w:p w:rsidRPr="009463FF" w:rsidR="00A97F40" w:rsidDel="00262379" w:rsidP="008871C8" w:rsidRDefault="00A97F40" w14:paraId="63378675" w14:textId="21A31F8A">
            <w:pPr>
              <w:pStyle w:val="ListParagraph"/>
              <w:ind w:left="0"/>
              <w:rPr>
                <w:del w:author="Murguia, Sahima" w:date="2022-03-15T22:37:00Z" w:id="1701"/>
                <w:rFonts w:asciiTheme="majorHAnsi" w:hAnsiTheme="majorHAnsi" w:cstheme="majorHAnsi"/>
                <w:strike/>
                <w:szCs w:val="18"/>
                <w:lang w:val="en-US"/>
              </w:rPr>
            </w:pPr>
            <w:del w:author="Murguia, Sahima" w:date="2022-03-15T22:37:00Z" w:id="1702">
              <w:r w:rsidRPr="009463FF" w:rsidDel="00262379">
                <w:rPr>
                  <w:rFonts w:asciiTheme="majorHAnsi" w:hAnsiTheme="majorHAnsi" w:cstheme="majorHAnsi"/>
                  <w:strike/>
                  <w:szCs w:val="18"/>
                  <w:lang w:val="en-US"/>
                </w:rPr>
                <w:delText>Date</w:delText>
              </w:r>
            </w:del>
          </w:p>
        </w:tc>
        <w:tc>
          <w:tcPr>
            <w:tcW w:w="3158" w:type="dxa"/>
            <w:gridSpan w:val="2"/>
            <w:vAlign w:val="center"/>
          </w:tcPr>
          <w:p w:rsidRPr="009463FF" w:rsidR="00A97F40" w:rsidDel="00262379" w:rsidP="008871C8" w:rsidRDefault="00A97F40" w14:paraId="642E0F38" w14:textId="09FDB03A">
            <w:pPr>
              <w:pStyle w:val="ListParagraph"/>
              <w:ind w:left="0"/>
              <w:rPr>
                <w:del w:author="Murguia, Sahima" w:date="2022-03-15T22:37:00Z" w:id="1703"/>
                <w:rFonts w:asciiTheme="majorHAnsi" w:hAnsiTheme="majorHAnsi" w:cstheme="majorHAnsi"/>
                <w:strike/>
                <w:szCs w:val="18"/>
                <w:lang w:val="en-US"/>
              </w:rPr>
            </w:pPr>
          </w:p>
        </w:tc>
      </w:tr>
      <w:tr w:rsidRPr="009463FF" w:rsidR="00A97F40" w:rsidDel="00262379" w:rsidTr="00BE1C61" w14:paraId="658938DB" w14:textId="40B06E13">
        <w:trPr>
          <w:trHeight w:val="43"/>
          <w:del w:author="Murguia, Sahima" w:date="2022-03-15T22:37:00Z" w:id="1704"/>
        </w:trPr>
        <w:tc>
          <w:tcPr>
            <w:tcW w:w="1028" w:type="dxa"/>
            <w:vMerge/>
            <w:vAlign w:val="center"/>
          </w:tcPr>
          <w:p w:rsidRPr="009463FF" w:rsidR="00A97F40" w:rsidDel="00262379" w:rsidP="008871C8" w:rsidRDefault="00A97F40" w14:paraId="3D7CFAD3" w14:textId="1188146A">
            <w:pPr>
              <w:pStyle w:val="ListParagraph"/>
              <w:ind w:left="0"/>
              <w:rPr>
                <w:del w:author="Murguia, Sahima" w:date="2022-03-15T22:37:00Z" w:id="1705"/>
                <w:strike/>
                <w:sz w:val="20"/>
                <w:szCs w:val="20"/>
                <w:lang w:val="en-US"/>
              </w:rPr>
            </w:pPr>
          </w:p>
        </w:tc>
        <w:tc>
          <w:tcPr>
            <w:tcW w:w="1349" w:type="dxa"/>
            <w:vMerge/>
            <w:vAlign w:val="center"/>
          </w:tcPr>
          <w:p w:rsidRPr="006A0C90" w:rsidR="00A97F40" w:rsidDel="00262379" w:rsidP="008871C8" w:rsidRDefault="00A97F40" w14:paraId="7EAF5487" w14:textId="2C83E214">
            <w:pPr>
              <w:pStyle w:val="ListParagraph"/>
              <w:ind w:left="0"/>
              <w:rPr>
                <w:del w:author="Murguia, Sahima" w:date="2022-03-15T22:37:00Z" w:id="1706"/>
                <w:rFonts w:asciiTheme="majorHAnsi" w:hAnsiTheme="majorHAnsi" w:cstheme="majorHAnsi"/>
                <w:strike/>
                <w:szCs w:val="18"/>
                <w:lang w:val="en-US"/>
                <w:rPrChange w:author="Andreyeva, Julia" w:date="2022-03-16T13:42:00Z" w:id="1707">
                  <w:rPr>
                    <w:del w:author="Murguia, Sahima" w:date="2022-03-15T22:37:00Z" w:id="1708"/>
                    <w:rFonts w:asciiTheme="majorHAnsi" w:hAnsiTheme="majorHAnsi" w:cstheme="majorHAnsi"/>
                    <w:strike/>
                    <w:szCs w:val="18"/>
                    <w:lang w:val="ru-RU"/>
                  </w:rPr>
                </w:rPrChange>
              </w:rPr>
            </w:pPr>
          </w:p>
        </w:tc>
        <w:tc>
          <w:tcPr>
            <w:tcW w:w="1491" w:type="dxa"/>
            <w:vAlign w:val="center"/>
          </w:tcPr>
          <w:p w:rsidRPr="009463FF" w:rsidR="00A97F40" w:rsidDel="00262379" w:rsidP="008871C8" w:rsidRDefault="00A97F40" w14:paraId="274AC41E" w14:textId="36026BED">
            <w:pPr>
              <w:pStyle w:val="ListParagraph"/>
              <w:ind w:left="0"/>
              <w:rPr>
                <w:del w:author="Murguia, Sahima" w:date="2022-03-15T22:37:00Z" w:id="1709"/>
                <w:rFonts w:asciiTheme="majorHAnsi" w:hAnsiTheme="majorHAnsi" w:cstheme="majorHAnsi"/>
                <w:strike/>
                <w:szCs w:val="18"/>
                <w:lang w:val="en-US"/>
              </w:rPr>
            </w:pPr>
            <w:del w:author="Murguia, Sahima" w:date="2022-03-15T22:37:00Z" w:id="1710">
              <w:r w:rsidRPr="009463FF" w:rsidDel="00262379">
                <w:rPr>
                  <w:rFonts w:asciiTheme="majorHAnsi" w:hAnsiTheme="majorHAnsi" w:cstheme="majorHAnsi"/>
                  <w:strike/>
                  <w:szCs w:val="18"/>
                  <w:lang w:val="en-US"/>
                </w:rPr>
                <w:delText>Status</w:delText>
              </w:r>
            </w:del>
          </w:p>
        </w:tc>
        <w:tc>
          <w:tcPr>
            <w:tcW w:w="2039" w:type="dxa"/>
            <w:vAlign w:val="center"/>
          </w:tcPr>
          <w:p w:rsidRPr="009463FF" w:rsidR="00A97F40" w:rsidDel="00262379" w:rsidP="008871C8" w:rsidRDefault="00A97F40" w14:paraId="7A527D26" w14:textId="2E088549">
            <w:pPr>
              <w:pStyle w:val="ListParagraph"/>
              <w:ind w:left="0"/>
              <w:rPr>
                <w:del w:author="Murguia, Sahima" w:date="2022-03-15T22:37:00Z" w:id="1711"/>
                <w:rFonts w:asciiTheme="majorHAnsi" w:hAnsiTheme="majorHAnsi" w:cstheme="majorHAnsi"/>
                <w:strike/>
                <w:szCs w:val="18"/>
                <w:lang w:val="en-US"/>
              </w:rPr>
            </w:pPr>
            <w:del w:author="Murguia, Sahima" w:date="2022-03-15T22:37:00Z" w:id="1712">
              <w:r w:rsidRPr="009463FF" w:rsidDel="00262379">
                <w:rPr>
                  <w:rFonts w:asciiTheme="majorHAnsi" w:hAnsiTheme="majorHAnsi" w:cstheme="majorHAnsi"/>
                  <w:strike/>
                  <w:szCs w:val="18"/>
                  <w:lang w:val="en-US"/>
                </w:rPr>
                <w:delText>STATUS_CD</w:delText>
              </w:r>
            </w:del>
          </w:p>
        </w:tc>
        <w:tc>
          <w:tcPr>
            <w:tcW w:w="977" w:type="dxa"/>
            <w:vAlign w:val="center"/>
          </w:tcPr>
          <w:p w:rsidRPr="009463FF" w:rsidR="00A97F40" w:rsidDel="00262379" w:rsidP="008871C8" w:rsidRDefault="00A97F40" w14:paraId="49981B3B" w14:textId="227D228A">
            <w:pPr>
              <w:pStyle w:val="ListParagraph"/>
              <w:ind w:left="0"/>
              <w:rPr>
                <w:del w:author="Murguia, Sahima" w:date="2022-03-15T22:37:00Z" w:id="1713"/>
                <w:rFonts w:asciiTheme="majorHAnsi" w:hAnsiTheme="majorHAnsi" w:cstheme="majorHAnsi"/>
                <w:strike/>
                <w:szCs w:val="18"/>
                <w:lang w:val="en-US"/>
              </w:rPr>
            </w:pPr>
            <w:del w:author="Murguia, Sahima" w:date="2022-03-15T22:37:00Z" w:id="1714">
              <w:r w:rsidRPr="009463FF" w:rsidDel="00262379">
                <w:rPr>
                  <w:rFonts w:asciiTheme="majorHAnsi" w:hAnsiTheme="majorHAnsi" w:cstheme="majorHAnsi"/>
                  <w:strike/>
                  <w:szCs w:val="18"/>
                  <w:lang w:val="en-US"/>
                </w:rPr>
                <w:delText>FCL</w:delText>
              </w:r>
            </w:del>
          </w:p>
        </w:tc>
        <w:tc>
          <w:tcPr>
            <w:tcW w:w="3158" w:type="dxa"/>
            <w:gridSpan w:val="2"/>
            <w:vAlign w:val="center"/>
          </w:tcPr>
          <w:p w:rsidRPr="009463FF" w:rsidR="00A97F40" w:rsidDel="00262379" w:rsidP="008871C8" w:rsidRDefault="00A97F40" w14:paraId="6B598D28" w14:textId="35A2C6C6">
            <w:pPr>
              <w:pStyle w:val="ListParagraph"/>
              <w:ind w:left="0"/>
              <w:rPr>
                <w:del w:author="Murguia, Sahima" w:date="2022-03-15T22:37:00Z" w:id="1715"/>
                <w:rFonts w:asciiTheme="majorHAnsi" w:hAnsiTheme="majorHAnsi" w:cstheme="majorHAnsi"/>
                <w:strike/>
                <w:szCs w:val="18"/>
                <w:lang w:val="en-US"/>
              </w:rPr>
            </w:pPr>
          </w:p>
        </w:tc>
      </w:tr>
      <w:tr w:rsidRPr="009463FF" w:rsidR="00A97F40" w:rsidDel="00262379" w:rsidTr="00BE1C61" w14:paraId="7FA6F67D" w14:textId="0DFA1FBD">
        <w:trPr>
          <w:trHeight w:val="43"/>
          <w:del w:author="Murguia, Sahima" w:date="2022-03-15T22:37:00Z" w:id="1716"/>
        </w:trPr>
        <w:tc>
          <w:tcPr>
            <w:tcW w:w="1028" w:type="dxa"/>
            <w:vMerge/>
            <w:vAlign w:val="center"/>
          </w:tcPr>
          <w:p w:rsidRPr="009463FF" w:rsidR="00A97F40" w:rsidDel="00262379" w:rsidP="008871C8" w:rsidRDefault="00A97F40" w14:paraId="1CF0DB38" w14:textId="4B7BA811">
            <w:pPr>
              <w:pStyle w:val="ListParagraph"/>
              <w:ind w:left="0"/>
              <w:rPr>
                <w:del w:author="Murguia, Sahima" w:date="2022-03-15T22:37:00Z" w:id="1717"/>
                <w:strike/>
                <w:sz w:val="20"/>
                <w:szCs w:val="20"/>
                <w:lang w:val="en-US"/>
              </w:rPr>
            </w:pPr>
          </w:p>
        </w:tc>
        <w:tc>
          <w:tcPr>
            <w:tcW w:w="1349" w:type="dxa"/>
            <w:vMerge/>
            <w:vAlign w:val="center"/>
          </w:tcPr>
          <w:p w:rsidRPr="006A0C90" w:rsidR="00A97F40" w:rsidDel="00262379" w:rsidP="008871C8" w:rsidRDefault="00A97F40" w14:paraId="5F16A23F" w14:textId="61EB73DC">
            <w:pPr>
              <w:pStyle w:val="ListParagraph"/>
              <w:ind w:left="0"/>
              <w:rPr>
                <w:del w:author="Murguia, Sahima" w:date="2022-03-15T22:37:00Z" w:id="1718"/>
                <w:rFonts w:asciiTheme="majorHAnsi" w:hAnsiTheme="majorHAnsi" w:cstheme="majorHAnsi"/>
                <w:strike/>
                <w:szCs w:val="18"/>
                <w:lang w:val="en-US"/>
                <w:rPrChange w:author="Andreyeva, Julia" w:date="2022-03-16T13:42:00Z" w:id="1719">
                  <w:rPr>
                    <w:del w:author="Murguia, Sahima" w:date="2022-03-15T22:37:00Z" w:id="1720"/>
                    <w:rFonts w:asciiTheme="majorHAnsi" w:hAnsiTheme="majorHAnsi" w:cstheme="majorHAnsi"/>
                    <w:strike/>
                    <w:szCs w:val="18"/>
                    <w:lang w:val="ru-RU"/>
                  </w:rPr>
                </w:rPrChange>
              </w:rPr>
            </w:pPr>
          </w:p>
        </w:tc>
        <w:tc>
          <w:tcPr>
            <w:tcW w:w="1491" w:type="dxa"/>
            <w:vAlign w:val="center"/>
          </w:tcPr>
          <w:p w:rsidRPr="009463FF" w:rsidR="00A97F40" w:rsidDel="00262379" w:rsidP="008871C8" w:rsidRDefault="00A97F40" w14:paraId="025B3FDB" w14:textId="4A57257C">
            <w:pPr>
              <w:pStyle w:val="ListParagraph"/>
              <w:ind w:left="0"/>
              <w:rPr>
                <w:del w:author="Murguia, Sahima" w:date="2022-03-15T22:37:00Z" w:id="1721"/>
                <w:rFonts w:asciiTheme="majorHAnsi" w:hAnsiTheme="majorHAnsi" w:cstheme="majorHAnsi"/>
                <w:strike/>
                <w:szCs w:val="18"/>
                <w:lang w:val="en-US"/>
              </w:rPr>
            </w:pPr>
            <w:del w:author="Murguia, Sahima" w:date="2022-03-15T22:37:00Z" w:id="1722">
              <w:r w:rsidRPr="009463FF" w:rsidDel="00262379">
                <w:rPr>
                  <w:rFonts w:asciiTheme="majorHAnsi" w:hAnsiTheme="majorHAnsi" w:cstheme="majorHAnsi"/>
                  <w:strike/>
                  <w:szCs w:val="18"/>
                  <w:lang w:val="en-US"/>
                </w:rPr>
                <w:delText>Order #</w:delText>
              </w:r>
            </w:del>
          </w:p>
        </w:tc>
        <w:tc>
          <w:tcPr>
            <w:tcW w:w="2039" w:type="dxa"/>
            <w:vAlign w:val="center"/>
          </w:tcPr>
          <w:p w:rsidRPr="009463FF" w:rsidR="00A97F40" w:rsidDel="00262379" w:rsidP="008871C8" w:rsidRDefault="00A97F40" w14:paraId="01AD566E" w14:textId="724E5ABE">
            <w:pPr>
              <w:pStyle w:val="ListParagraph"/>
              <w:ind w:left="0"/>
              <w:rPr>
                <w:del w:author="Murguia, Sahima" w:date="2022-03-15T22:37:00Z" w:id="1723"/>
                <w:rFonts w:asciiTheme="majorHAnsi" w:hAnsiTheme="majorHAnsi" w:cstheme="majorHAnsi"/>
                <w:strike/>
                <w:szCs w:val="18"/>
                <w:lang w:val="en-US"/>
              </w:rPr>
            </w:pPr>
            <w:del w:author="Murguia, Sahima" w:date="2022-03-15T22:37:00Z" w:id="1724">
              <w:r w:rsidRPr="009463FF" w:rsidDel="00262379">
                <w:rPr>
                  <w:rFonts w:asciiTheme="majorHAnsi" w:hAnsiTheme="majorHAnsi" w:cstheme="majorHAnsi"/>
                  <w:strike/>
                  <w:szCs w:val="18"/>
                  <w:lang w:val="en-US"/>
                </w:rPr>
                <w:delText>ORDER_NUM</w:delText>
              </w:r>
            </w:del>
          </w:p>
        </w:tc>
        <w:tc>
          <w:tcPr>
            <w:tcW w:w="977" w:type="dxa"/>
            <w:vAlign w:val="center"/>
          </w:tcPr>
          <w:p w:rsidRPr="009463FF" w:rsidR="00A97F40" w:rsidDel="00262379" w:rsidP="008871C8" w:rsidRDefault="00A97F40" w14:paraId="71D97155" w14:textId="42FC2169">
            <w:pPr>
              <w:pStyle w:val="ListParagraph"/>
              <w:ind w:left="0"/>
              <w:rPr>
                <w:del w:author="Murguia, Sahima" w:date="2022-03-15T22:37:00Z" w:id="1725"/>
                <w:rFonts w:asciiTheme="majorHAnsi" w:hAnsiTheme="majorHAnsi" w:cstheme="majorHAnsi"/>
                <w:strike/>
                <w:szCs w:val="18"/>
                <w:lang w:val="en-US"/>
              </w:rPr>
            </w:pPr>
          </w:p>
        </w:tc>
        <w:tc>
          <w:tcPr>
            <w:tcW w:w="3158" w:type="dxa"/>
            <w:gridSpan w:val="2"/>
            <w:vAlign w:val="center"/>
          </w:tcPr>
          <w:p w:rsidRPr="009463FF" w:rsidR="00A97F40" w:rsidDel="00262379" w:rsidP="008871C8" w:rsidRDefault="00A97F40" w14:paraId="3DDDC3A2" w14:textId="5D9A92AF">
            <w:pPr>
              <w:pStyle w:val="ListParagraph"/>
              <w:ind w:left="0"/>
              <w:rPr>
                <w:del w:author="Murguia, Sahima" w:date="2022-03-15T22:37:00Z" w:id="1726"/>
                <w:rFonts w:asciiTheme="majorHAnsi" w:hAnsiTheme="majorHAnsi" w:cstheme="majorHAnsi"/>
                <w:strike/>
                <w:szCs w:val="18"/>
                <w:lang w:val="en-US"/>
              </w:rPr>
            </w:pPr>
          </w:p>
        </w:tc>
      </w:tr>
      <w:tr w:rsidRPr="009463FF" w:rsidR="00A97F40" w:rsidDel="00262379" w:rsidTr="00BE1C61" w14:paraId="4D999323" w14:textId="47616452">
        <w:trPr>
          <w:trHeight w:val="43"/>
          <w:del w:author="Murguia, Sahima" w:date="2022-03-15T22:37:00Z" w:id="1727"/>
        </w:trPr>
        <w:tc>
          <w:tcPr>
            <w:tcW w:w="1028" w:type="dxa"/>
            <w:vMerge/>
            <w:vAlign w:val="center"/>
          </w:tcPr>
          <w:p w:rsidRPr="009463FF" w:rsidR="00A97F40" w:rsidDel="00262379" w:rsidP="008871C8" w:rsidRDefault="00A97F40" w14:paraId="35F189F8" w14:textId="4FA0592B">
            <w:pPr>
              <w:pStyle w:val="ListParagraph"/>
              <w:ind w:left="0"/>
              <w:rPr>
                <w:del w:author="Murguia, Sahima" w:date="2022-03-15T22:37:00Z" w:id="1728"/>
                <w:strike/>
                <w:sz w:val="20"/>
                <w:szCs w:val="20"/>
                <w:lang w:val="en-US"/>
              </w:rPr>
            </w:pPr>
          </w:p>
        </w:tc>
        <w:tc>
          <w:tcPr>
            <w:tcW w:w="1349" w:type="dxa"/>
            <w:vMerge/>
            <w:vAlign w:val="center"/>
          </w:tcPr>
          <w:p w:rsidRPr="006A0C90" w:rsidR="00A97F40" w:rsidDel="00262379" w:rsidP="008871C8" w:rsidRDefault="00A97F40" w14:paraId="0E46BAA0" w14:textId="5589B9B6">
            <w:pPr>
              <w:pStyle w:val="ListParagraph"/>
              <w:ind w:left="0"/>
              <w:rPr>
                <w:del w:author="Murguia, Sahima" w:date="2022-03-15T22:37:00Z" w:id="1729"/>
                <w:rFonts w:asciiTheme="majorHAnsi" w:hAnsiTheme="majorHAnsi" w:cstheme="majorHAnsi"/>
                <w:strike/>
                <w:szCs w:val="18"/>
                <w:lang w:val="en-US"/>
                <w:rPrChange w:author="Andreyeva, Julia" w:date="2022-03-16T13:42:00Z" w:id="1730">
                  <w:rPr>
                    <w:del w:author="Murguia, Sahima" w:date="2022-03-15T22:37:00Z" w:id="1731"/>
                    <w:rFonts w:asciiTheme="majorHAnsi" w:hAnsiTheme="majorHAnsi" w:cstheme="majorHAnsi"/>
                    <w:strike/>
                    <w:szCs w:val="18"/>
                    <w:lang w:val="ru-RU"/>
                  </w:rPr>
                </w:rPrChange>
              </w:rPr>
            </w:pPr>
          </w:p>
        </w:tc>
        <w:tc>
          <w:tcPr>
            <w:tcW w:w="1491" w:type="dxa"/>
            <w:vAlign w:val="center"/>
          </w:tcPr>
          <w:p w:rsidRPr="009463FF" w:rsidR="00A97F40" w:rsidDel="00262379" w:rsidP="008871C8" w:rsidRDefault="00A97F40" w14:paraId="4A724332" w14:textId="4B160CAD">
            <w:pPr>
              <w:pStyle w:val="ListParagraph"/>
              <w:ind w:left="0"/>
              <w:rPr>
                <w:del w:author="Murguia, Sahima" w:date="2022-03-15T22:37:00Z" w:id="1732"/>
                <w:rFonts w:asciiTheme="majorHAnsi" w:hAnsiTheme="majorHAnsi" w:cstheme="majorHAnsi"/>
                <w:strike/>
                <w:szCs w:val="18"/>
                <w:lang w:val="en-US"/>
              </w:rPr>
            </w:pPr>
            <w:del w:author="Murguia, Sahima" w:date="2022-03-15T22:37:00Z" w:id="1733">
              <w:r w:rsidRPr="009463FF" w:rsidDel="00262379">
                <w:rPr>
                  <w:rFonts w:asciiTheme="majorHAnsi" w:hAnsiTheme="majorHAnsi" w:cstheme="majorHAnsi"/>
                  <w:strike/>
                  <w:szCs w:val="18"/>
                  <w:lang w:val="en-US"/>
                </w:rPr>
                <w:delText>Delivery Date</w:delText>
              </w:r>
            </w:del>
          </w:p>
        </w:tc>
        <w:tc>
          <w:tcPr>
            <w:tcW w:w="2039" w:type="dxa"/>
            <w:vAlign w:val="center"/>
          </w:tcPr>
          <w:p w:rsidRPr="009463FF" w:rsidR="00A97F40" w:rsidDel="00262379" w:rsidP="008871C8" w:rsidRDefault="00A97F40" w14:paraId="1C88C269" w14:textId="68BB4C62">
            <w:pPr>
              <w:pStyle w:val="ListParagraph"/>
              <w:ind w:left="0"/>
              <w:rPr>
                <w:del w:author="Murguia, Sahima" w:date="2022-03-15T22:37:00Z" w:id="1734"/>
                <w:rFonts w:asciiTheme="majorHAnsi" w:hAnsiTheme="majorHAnsi" w:cstheme="majorHAnsi"/>
                <w:strike/>
                <w:szCs w:val="18"/>
                <w:lang w:val="en-US"/>
              </w:rPr>
            </w:pPr>
            <w:del w:author="Murguia, Sahima" w:date="2022-03-15T22:37:00Z" w:id="1735">
              <w:r w:rsidRPr="009463FF" w:rsidDel="00262379">
                <w:rPr>
                  <w:rFonts w:asciiTheme="majorHAnsi" w:hAnsiTheme="majorHAnsi" w:cstheme="majorHAnsi"/>
                  <w:strike/>
                  <w:szCs w:val="18"/>
                  <w:lang w:val="en-US"/>
                </w:rPr>
                <w:delText>REQ_SHIP_DT</w:delText>
              </w:r>
            </w:del>
          </w:p>
        </w:tc>
        <w:tc>
          <w:tcPr>
            <w:tcW w:w="977" w:type="dxa"/>
            <w:vAlign w:val="center"/>
          </w:tcPr>
          <w:p w:rsidRPr="009463FF" w:rsidR="00A97F40" w:rsidDel="00262379" w:rsidP="008871C8" w:rsidRDefault="00A97F40" w14:paraId="4597098A" w14:textId="746E3DB7">
            <w:pPr>
              <w:pStyle w:val="ListParagraph"/>
              <w:ind w:left="0"/>
              <w:rPr>
                <w:del w:author="Murguia, Sahima" w:date="2022-03-15T22:37:00Z" w:id="1736"/>
                <w:rFonts w:asciiTheme="majorHAnsi" w:hAnsiTheme="majorHAnsi" w:cstheme="majorHAnsi"/>
                <w:strike/>
                <w:szCs w:val="18"/>
                <w:lang w:val="en-US"/>
              </w:rPr>
            </w:pPr>
          </w:p>
        </w:tc>
        <w:tc>
          <w:tcPr>
            <w:tcW w:w="3158" w:type="dxa"/>
            <w:gridSpan w:val="2"/>
            <w:vAlign w:val="center"/>
          </w:tcPr>
          <w:p w:rsidRPr="009463FF" w:rsidR="00A97F40" w:rsidDel="00262379" w:rsidP="008871C8" w:rsidRDefault="00A97F40" w14:paraId="4E55D357" w14:textId="444287D2">
            <w:pPr>
              <w:pStyle w:val="ListParagraph"/>
              <w:ind w:left="0"/>
              <w:rPr>
                <w:del w:author="Murguia, Sahima" w:date="2022-03-15T22:37:00Z" w:id="1737"/>
                <w:rFonts w:asciiTheme="majorHAnsi" w:hAnsiTheme="majorHAnsi" w:cstheme="majorHAnsi"/>
                <w:strike/>
                <w:szCs w:val="18"/>
                <w:lang w:val="en-US"/>
              </w:rPr>
            </w:pPr>
          </w:p>
        </w:tc>
      </w:tr>
      <w:tr w:rsidRPr="009463FF" w:rsidR="00A97F40" w:rsidDel="00262379" w:rsidTr="00BE1C61" w14:paraId="6A25F6FA" w14:textId="77A0D394">
        <w:trPr>
          <w:trHeight w:val="43"/>
          <w:del w:author="Murguia, Sahima" w:date="2022-03-15T22:37:00Z" w:id="1738"/>
        </w:trPr>
        <w:tc>
          <w:tcPr>
            <w:tcW w:w="1028" w:type="dxa"/>
            <w:vMerge/>
            <w:vAlign w:val="center"/>
          </w:tcPr>
          <w:p w:rsidRPr="009463FF" w:rsidR="00A97F40" w:rsidDel="00262379" w:rsidP="008871C8" w:rsidRDefault="00A97F40" w14:paraId="12DB2D0F" w14:textId="7E52803E">
            <w:pPr>
              <w:pStyle w:val="ListParagraph"/>
              <w:ind w:left="0"/>
              <w:rPr>
                <w:del w:author="Murguia, Sahima" w:date="2022-03-15T22:37:00Z" w:id="1739"/>
                <w:strike/>
                <w:sz w:val="20"/>
                <w:szCs w:val="20"/>
                <w:lang w:val="en-US"/>
              </w:rPr>
            </w:pPr>
          </w:p>
        </w:tc>
        <w:tc>
          <w:tcPr>
            <w:tcW w:w="1349" w:type="dxa"/>
            <w:vMerge/>
            <w:vAlign w:val="center"/>
          </w:tcPr>
          <w:p w:rsidRPr="006A0C90" w:rsidR="00A97F40" w:rsidDel="00262379" w:rsidP="008871C8" w:rsidRDefault="00A97F40" w14:paraId="7D5C5969" w14:textId="3E0EBE4A">
            <w:pPr>
              <w:pStyle w:val="ListParagraph"/>
              <w:ind w:left="0"/>
              <w:rPr>
                <w:del w:author="Murguia, Sahima" w:date="2022-03-15T22:37:00Z" w:id="1740"/>
                <w:rFonts w:asciiTheme="majorHAnsi" w:hAnsiTheme="majorHAnsi" w:cstheme="majorHAnsi"/>
                <w:strike/>
                <w:szCs w:val="18"/>
                <w:lang w:val="en-US"/>
                <w:rPrChange w:author="Andreyeva, Julia" w:date="2022-03-16T13:42:00Z" w:id="1741">
                  <w:rPr>
                    <w:del w:author="Murguia, Sahima" w:date="2022-03-15T22:37:00Z" w:id="1742"/>
                    <w:rFonts w:asciiTheme="majorHAnsi" w:hAnsiTheme="majorHAnsi" w:cstheme="majorHAnsi"/>
                    <w:strike/>
                    <w:szCs w:val="18"/>
                    <w:lang w:val="ru-RU"/>
                  </w:rPr>
                </w:rPrChange>
              </w:rPr>
            </w:pPr>
          </w:p>
        </w:tc>
        <w:tc>
          <w:tcPr>
            <w:tcW w:w="1491" w:type="dxa"/>
            <w:vAlign w:val="center"/>
          </w:tcPr>
          <w:p w:rsidRPr="009463FF" w:rsidR="00A97F40" w:rsidDel="00262379" w:rsidP="008871C8" w:rsidRDefault="00A97F40" w14:paraId="5ADEFD7D" w14:textId="5C3D40EF">
            <w:pPr>
              <w:pStyle w:val="ListParagraph"/>
              <w:ind w:left="0"/>
              <w:rPr>
                <w:del w:author="Murguia, Sahima" w:date="2022-03-15T22:37:00Z" w:id="1743"/>
                <w:rFonts w:asciiTheme="majorHAnsi" w:hAnsiTheme="majorHAnsi" w:cstheme="majorHAnsi"/>
                <w:strike/>
                <w:szCs w:val="18"/>
                <w:lang w:val="en-US"/>
              </w:rPr>
            </w:pPr>
            <w:del w:author="Murguia, Sahima" w:date="2022-03-15T22:37:00Z" w:id="1744">
              <w:r w:rsidRPr="009463FF" w:rsidDel="00262379">
                <w:rPr>
                  <w:rFonts w:asciiTheme="majorHAnsi" w:hAnsiTheme="majorHAnsi" w:cstheme="majorHAnsi"/>
                  <w:strike/>
                  <w:szCs w:val="18"/>
                  <w:lang w:val="en-US"/>
                </w:rPr>
                <w:delText>Comments</w:delText>
              </w:r>
            </w:del>
          </w:p>
        </w:tc>
        <w:tc>
          <w:tcPr>
            <w:tcW w:w="2039" w:type="dxa"/>
            <w:vAlign w:val="center"/>
          </w:tcPr>
          <w:p w:rsidRPr="009463FF" w:rsidR="00A97F40" w:rsidDel="00262379" w:rsidP="008871C8" w:rsidRDefault="00A97F40" w14:paraId="37AF976D" w14:textId="19394F80">
            <w:pPr>
              <w:pStyle w:val="ListParagraph"/>
              <w:ind w:left="0"/>
              <w:rPr>
                <w:del w:author="Murguia, Sahima" w:date="2022-03-15T22:37:00Z" w:id="1745"/>
                <w:rFonts w:asciiTheme="majorHAnsi" w:hAnsiTheme="majorHAnsi" w:cstheme="majorHAnsi"/>
                <w:strike/>
                <w:szCs w:val="18"/>
                <w:lang w:val="en-US"/>
              </w:rPr>
            </w:pPr>
            <w:del w:author="Murguia, Sahima" w:date="2022-03-15T22:37:00Z" w:id="1746">
              <w:r w:rsidRPr="009463FF" w:rsidDel="00262379">
                <w:rPr>
                  <w:rFonts w:asciiTheme="majorHAnsi" w:hAnsiTheme="majorHAnsi" w:cstheme="majorHAnsi"/>
                  <w:strike/>
                  <w:szCs w:val="18"/>
                  <w:lang w:val="en-US"/>
                </w:rPr>
                <w:delText>DESC_TEXT</w:delText>
              </w:r>
            </w:del>
          </w:p>
        </w:tc>
        <w:tc>
          <w:tcPr>
            <w:tcW w:w="977" w:type="dxa"/>
            <w:vAlign w:val="center"/>
          </w:tcPr>
          <w:p w:rsidRPr="009463FF" w:rsidR="00A97F40" w:rsidDel="00262379" w:rsidP="008871C8" w:rsidRDefault="00A97F40" w14:paraId="66510377" w14:textId="46ABB01A">
            <w:pPr>
              <w:pStyle w:val="ListParagraph"/>
              <w:ind w:left="0"/>
              <w:rPr>
                <w:del w:author="Murguia, Sahima" w:date="2022-03-15T22:37:00Z" w:id="1747"/>
                <w:rFonts w:asciiTheme="majorHAnsi" w:hAnsiTheme="majorHAnsi" w:cstheme="majorHAnsi"/>
                <w:strike/>
                <w:szCs w:val="18"/>
                <w:lang w:val="en-US"/>
              </w:rPr>
            </w:pPr>
          </w:p>
        </w:tc>
        <w:tc>
          <w:tcPr>
            <w:tcW w:w="3158" w:type="dxa"/>
            <w:gridSpan w:val="2"/>
            <w:vAlign w:val="center"/>
          </w:tcPr>
          <w:p w:rsidRPr="009463FF" w:rsidR="00A97F40" w:rsidDel="00262379" w:rsidP="008871C8" w:rsidRDefault="00A97F40" w14:paraId="4CFEE863" w14:textId="438F9DAD">
            <w:pPr>
              <w:pStyle w:val="ListParagraph"/>
              <w:ind w:left="0"/>
              <w:rPr>
                <w:del w:author="Murguia, Sahima" w:date="2022-03-15T22:37:00Z" w:id="1748"/>
                <w:rFonts w:asciiTheme="majorHAnsi" w:hAnsiTheme="majorHAnsi" w:cstheme="majorHAnsi"/>
                <w:strike/>
                <w:szCs w:val="18"/>
                <w:lang w:val="en-US"/>
              </w:rPr>
            </w:pPr>
          </w:p>
        </w:tc>
      </w:tr>
      <w:tr w:rsidRPr="009463FF" w:rsidR="00A97F40" w:rsidDel="00262379" w:rsidTr="00BE1C61" w14:paraId="16F24FCB" w14:textId="3573299C">
        <w:trPr>
          <w:trHeight w:val="43"/>
          <w:del w:author="Murguia, Sahima" w:date="2022-03-15T22:37:00Z" w:id="1749"/>
        </w:trPr>
        <w:tc>
          <w:tcPr>
            <w:tcW w:w="1028" w:type="dxa"/>
            <w:vMerge/>
            <w:vAlign w:val="center"/>
          </w:tcPr>
          <w:p w:rsidRPr="009463FF" w:rsidR="00A97F40" w:rsidDel="00262379" w:rsidP="008871C8" w:rsidRDefault="00A97F40" w14:paraId="0B96DB6D" w14:textId="6FE1DDE2">
            <w:pPr>
              <w:pStyle w:val="ListParagraph"/>
              <w:ind w:left="0"/>
              <w:rPr>
                <w:del w:author="Murguia, Sahima" w:date="2022-03-15T22:37:00Z" w:id="1750"/>
                <w:strike/>
                <w:sz w:val="20"/>
                <w:szCs w:val="20"/>
                <w:lang w:val="en-US"/>
              </w:rPr>
            </w:pPr>
          </w:p>
        </w:tc>
        <w:tc>
          <w:tcPr>
            <w:tcW w:w="1349" w:type="dxa"/>
            <w:vMerge/>
            <w:vAlign w:val="center"/>
          </w:tcPr>
          <w:p w:rsidRPr="006A0C90" w:rsidR="00A97F40" w:rsidDel="00262379" w:rsidP="008871C8" w:rsidRDefault="00A97F40" w14:paraId="356C9168" w14:textId="470A1087">
            <w:pPr>
              <w:pStyle w:val="ListParagraph"/>
              <w:ind w:left="0"/>
              <w:rPr>
                <w:del w:author="Murguia, Sahima" w:date="2022-03-15T22:37:00Z" w:id="1751"/>
                <w:rFonts w:asciiTheme="majorHAnsi" w:hAnsiTheme="majorHAnsi" w:cstheme="majorHAnsi"/>
                <w:strike/>
                <w:szCs w:val="18"/>
                <w:lang w:val="en-US"/>
                <w:rPrChange w:author="Andreyeva, Julia" w:date="2022-03-16T13:42:00Z" w:id="1752">
                  <w:rPr>
                    <w:del w:author="Murguia, Sahima" w:date="2022-03-15T22:37:00Z" w:id="1753"/>
                    <w:rFonts w:asciiTheme="majorHAnsi" w:hAnsiTheme="majorHAnsi" w:cstheme="majorHAnsi"/>
                    <w:strike/>
                    <w:szCs w:val="18"/>
                    <w:lang w:val="ru-RU"/>
                  </w:rPr>
                </w:rPrChange>
              </w:rPr>
            </w:pPr>
          </w:p>
        </w:tc>
        <w:tc>
          <w:tcPr>
            <w:tcW w:w="1491" w:type="dxa"/>
            <w:vAlign w:val="center"/>
          </w:tcPr>
          <w:p w:rsidRPr="009463FF" w:rsidR="00A97F40" w:rsidDel="00262379" w:rsidP="008871C8" w:rsidRDefault="00A97F40" w14:paraId="21130E16" w14:textId="0169203B">
            <w:pPr>
              <w:pStyle w:val="ListParagraph"/>
              <w:ind w:left="0"/>
              <w:rPr>
                <w:del w:author="Murguia, Sahima" w:date="2022-03-15T22:37:00Z" w:id="1754"/>
                <w:rFonts w:asciiTheme="majorHAnsi" w:hAnsiTheme="majorHAnsi" w:cstheme="majorHAnsi"/>
                <w:strike/>
                <w:szCs w:val="18"/>
                <w:lang w:val="en-US"/>
              </w:rPr>
            </w:pPr>
            <w:del w:author="Murguia, Sahima" w:date="2022-03-15T22:37:00Z" w:id="1755">
              <w:r w:rsidRPr="009463FF" w:rsidDel="00262379">
                <w:rPr>
                  <w:rFonts w:asciiTheme="majorHAnsi" w:hAnsiTheme="majorHAnsi" w:cstheme="majorHAnsi"/>
                  <w:strike/>
                  <w:szCs w:val="18"/>
                  <w:lang w:val="en-US"/>
                </w:rPr>
                <w:delText>Parent Order</w:delText>
              </w:r>
            </w:del>
          </w:p>
        </w:tc>
        <w:tc>
          <w:tcPr>
            <w:tcW w:w="2039" w:type="dxa"/>
            <w:vAlign w:val="center"/>
          </w:tcPr>
          <w:p w:rsidRPr="009463FF" w:rsidR="00A97F40" w:rsidDel="00262379" w:rsidP="008871C8" w:rsidRDefault="00DD59D7" w14:paraId="73102A85" w14:textId="3A7B5768">
            <w:pPr>
              <w:pStyle w:val="ListParagraph"/>
              <w:ind w:left="0"/>
              <w:rPr>
                <w:del w:author="Murguia, Sahima" w:date="2022-03-15T22:37:00Z" w:id="1756"/>
                <w:rFonts w:asciiTheme="majorHAnsi" w:hAnsiTheme="majorHAnsi" w:cstheme="majorHAnsi"/>
                <w:strike/>
                <w:szCs w:val="18"/>
                <w:lang w:val="en-US"/>
              </w:rPr>
            </w:pPr>
            <w:del w:author="Murguia, Sahima" w:date="2022-03-15T22:37:00Z" w:id="1757">
              <w:r w:rsidRPr="009463FF" w:rsidDel="00262379">
                <w:rPr>
                  <w:rFonts w:asciiTheme="majorHAnsi" w:hAnsiTheme="majorHAnsi" w:cstheme="majorHAnsi"/>
                  <w:strike/>
                  <w:szCs w:val="18"/>
                  <w:lang w:val="en-US"/>
                </w:rPr>
                <w:delText>ORDER_NUM</w:delText>
              </w:r>
            </w:del>
          </w:p>
        </w:tc>
        <w:tc>
          <w:tcPr>
            <w:tcW w:w="977" w:type="dxa"/>
            <w:vAlign w:val="center"/>
          </w:tcPr>
          <w:p w:rsidRPr="009463FF" w:rsidR="00A97F40" w:rsidDel="00262379" w:rsidP="008871C8" w:rsidRDefault="00A97F40" w14:paraId="4E3C29ED" w14:textId="28D50F7E">
            <w:pPr>
              <w:pStyle w:val="ListParagraph"/>
              <w:ind w:left="0"/>
              <w:rPr>
                <w:del w:author="Murguia, Sahima" w:date="2022-03-15T22:37:00Z" w:id="1758"/>
                <w:rFonts w:asciiTheme="majorHAnsi" w:hAnsiTheme="majorHAnsi" w:cstheme="majorHAnsi"/>
                <w:strike/>
                <w:szCs w:val="18"/>
                <w:lang w:val="en-US"/>
              </w:rPr>
            </w:pPr>
          </w:p>
        </w:tc>
        <w:tc>
          <w:tcPr>
            <w:tcW w:w="3158" w:type="dxa"/>
            <w:gridSpan w:val="2"/>
            <w:vAlign w:val="center"/>
          </w:tcPr>
          <w:p w:rsidRPr="009463FF" w:rsidR="00A97F40" w:rsidDel="00262379" w:rsidP="008871C8" w:rsidRDefault="00A97F40" w14:paraId="75213B71" w14:textId="10C01F08">
            <w:pPr>
              <w:pStyle w:val="ListParagraph"/>
              <w:ind w:left="0"/>
              <w:rPr>
                <w:del w:author="Murguia, Sahima" w:date="2022-03-15T22:37:00Z" w:id="1759"/>
                <w:rFonts w:asciiTheme="majorHAnsi" w:hAnsiTheme="majorHAnsi" w:cstheme="majorHAnsi"/>
                <w:strike/>
                <w:szCs w:val="18"/>
                <w:lang w:val="en-US"/>
              </w:rPr>
            </w:pPr>
          </w:p>
        </w:tc>
      </w:tr>
      <w:tr w:rsidRPr="009463FF" w:rsidR="00E5260C" w:rsidDel="00262379" w:rsidTr="00BE1C61" w14:paraId="5DAFA1E8" w14:textId="7EA4F8AA">
        <w:trPr>
          <w:trHeight w:val="43"/>
          <w:del w:author="Murguia, Sahima" w:date="2022-03-15T22:37:00Z" w:id="1760"/>
        </w:trPr>
        <w:tc>
          <w:tcPr>
            <w:tcW w:w="1028" w:type="dxa"/>
            <w:vMerge/>
            <w:vAlign w:val="center"/>
          </w:tcPr>
          <w:p w:rsidRPr="009463FF" w:rsidR="00E5260C" w:rsidDel="00262379" w:rsidP="008871C8" w:rsidRDefault="00E5260C" w14:paraId="72CB73AD" w14:textId="1E1005E3">
            <w:pPr>
              <w:pStyle w:val="ListParagraph"/>
              <w:ind w:left="0"/>
              <w:rPr>
                <w:del w:author="Murguia, Sahima" w:date="2022-03-15T22:37:00Z" w:id="1761"/>
                <w:strike/>
                <w:sz w:val="20"/>
                <w:szCs w:val="20"/>
                <w:lang w:val="en-US"/>
              </w:rPr>
            </w:pPr>
          </w:p>
        </w:tc>
        <w:tc>
          <w:tcPr>
            <w:tcW w:w="1349" w:type="dxa"/>
            <w:vMerge w:val="restart"/>
            <w:vAlign w:val="center"/>
          </w:tcPr>
          <w:p w:rsidRPr="006A0C90" w:rsidR="00E5260C" w:rsidDel="00262379" w:rsidP="008871C8" w:rsidRDefault="00E5260C" w14:paraId="0221B4CE" w14:textId="176C8B20">
            <w:pPr>
              <w:pStyle w:val="ListParagraph"/>
              <w:ind w:left="0"/>
              <w:rPr>
                <w:del w:author="Murguia, Sahima" w:date="2022-03-15T22:37:00Z" w:id="1762"/>
                <w:rFonts w:asciiTheme="majorHAnsi" w:hAnsiTheme="majorHAnsi" w:cstheme="majorHAnsi"/>
                <w:strike/>
                <w:szCs w:val="18"/>
                <w:highlight w:val="yellow"/>
                <w:lang w:val="en-US"/>
                <w:rPrChange w:author="Andreyeva, Julia" w:date="2022-03-16T13:42:00Z" w:id="1763">
                  <w:rPr>
                    <w:del w:author="Murguia, Sahima" w:date="2022-03-15T22:37:00Z" w:id="1764"/>
                    <w:rFonts w:asciiTheme="majorHAnsi" w:hAnsiTheme="majorHAnsi" w:cstheme="majorHAnsi"/>
                    <w:strike/>
                    <w:szCs w:val="18"/>
                    <w:highlight w:val="yellow"/>
                    <w:lang w:val="ru-RU"/>
                  </w:rPr>
                </w:rPrChange>
              </w:rPr>
            </w:pPr>
            <w:del w:author="Murguia, Sahima" w:date="2022-03-15T22:37:00Z" w:id="1765">
              <w:r w:rsidRPr="006A0C90" w:rsidDel="00262379">
                <w:rPr>
                  <w:rFonts w:asciiTheme="majorHAnsi" w:hAnsiTheme="majorHAnsi" w:cstheme="majorHAnsi"/>
                  <w:strike/>
                  <w:szCs w:val="18"/>
                  <w:lang w:val="en-US"/>
                  <w:rPrChange w:author="Andreyeva, Julia" w:date="2022-03-16T13:42:00Z" w:id="1766">
                    <w:rPr>
                      <w:rFonts w:asciiTheme="majorHAnsi" w:hAnsiTheme="majorHAnsi" w:cstheme="majorHAnsi"/>
                      <w:strike/>
                      <w:szCs w:val="18"/>
                      <w:lang w:val="ru-RU"/>
                    </w:rPr>
                  </w:rPrChange>
                </w:rPr>
                <w:delText>S_ORG_EXT</w:delText>
              </w:r>
            </w:del>
          </w:p>
        </w:tc>
        <w:tc>
          <w:tcPr>
            <w:tcW w:w="1491" w:type="dxa"/>
            <w:vAlign w:val="center"/>
          </w:tcPr>
          <w:p w:rsidRPr="009463FF" w:rsidR="00E5260C" w:rsidDel="00262379" w:rsidP="008871C8" w:rsidRDefault="00E5260C" w14:paraId="6221E72D" w14:textId="472C0573">
            <w:pPr>
              <w:pStyle w:val="ListParagraph"/>
              <w:ind w:left="0"/>
              <w:rPr>
                <w:del w:author="Murguia, Sahima" w:date="2022-03-15T22:37:00Z" w:id="1767"/>
                <w:rFonts w:asciiTheme="majorHAnsi" w:hAnsiTheme="majorHAnsi" w:cstheme="majorHAnsi"/>
                <w:strike/>
                <w:szCs w:val="18"/>
                <w:lang w:val="en-US"/>
              </w:rPr>
            </w:pPr>
            <w:del w:author="Murguia, Sahima" w:date="2022-03-15T22:37:00Z" w:id="1768">
              <w:r w:rsidRPr="009463FF" w:rsidDel="00262379">
                <w:rPr>
                  <w:rFonts w:asciiTheme="majorHAnsi" w:hAnsiTheme="majorHAnsi" w:cstheme="majorHAnsi"/>
                  <w:strike/>
                  <w:szCs w:val="18"/>
                  <w:lang w:val="en-US"/>
                </w:rPr>
                <w:delText>Distribution Center</w:delText>
              </w:r>
            </w:del>
          </w:p>
        </w:tc>
        <w:tc>
          <w:tcPr>
            <w:tcW w:w="2039" w:type="dxa"/>
            <w:vAlign w:val="center"/>
          </w:tcPr>
          <w:p w:rsidRPr="009463FF" w:rsidR="00E5260C" w:rsidDel="00262379" w:rsidP="008871C8" w:rsidRDefault="00E5260C" w14:paraId="49AE86DC" w14:textId="0A56D738">
            <w:pPr>
              <w:pStyle w:val="ListParagraph"/>
              <w:ind w:left="0"/>
              <w:rPr>
                <w:del w:author="Murguia, Sahima" w:date="2022-03-15T22:37:00Z" w:id="1769"/>
                <w:rFonts w:asciiTheme="majorHAnsi" w:hAnsiTheme="majorHAnsi" w:cstheme="majorHAnsi"/>
                <w:strike/>
                <w:szCs w:val="18"/>
                <w:lang w:val="en-US"/>
              </w:rPr>
            </w:pPr>
            <w:del w:author="Murguia, Sahima" w:date="2022-03-15T22:37:00Z" w:id="1770">
              <w:r w:rsidRPr="009463FF" w:rsidDel="00262379">
                <w:rPr>
                  <w:rFonts w:asciiTheme="majorHAnsi" w:hAnsiTheme="majorHAnsi" w:cstheme="majorHAnsi"/>
                  <w:strike/>
                  <w:szCs w:val="18"/>
                  <w:lang w:val="en-US"/>
                </w:rPr>
                <w:delText>ALIAS_NAME</w:delText>
              </w:r>
            </w:del>
          </w:p>
        </w:tc>
        <w:tc>
          <w:tcPr>
            <w:tcW w:w="977" w:type="dxa"/>
            <w:vAlign w:val="center"/>
          </w:tcPr>
          <w:p w:rsidRPr="009463FF" w:rsidR="00E5260C" w:rsidDel="00262379" w:rsidP="008871C8" w:rsidRDefault="00E5260C" w14:paraId="47788AC6" w14:textId="3637FED3">
            <w:pPr>
              <w:pStyle w:val="ListParagraph"/>
              <w:ind w:left="0"/>
              <w:rPr>
                <w:del w:author="Murguia, Sahima" w:date="2022-03-15T22:37:00Z" w:id="1771"/>
                <w:rFonts w:asciiTheme="majorHAnsi" w:hAnsiTheme="majorHAnsi" w:cstheme="majorHAnsi"/>
                <w:strike/>
                <w:szCs w:val="18"/>
                <w:lang w:val="en-US"/>
              </w:rPr>
            </w:pPr>
            <w:del w:author="Murguia, Sahima" w:date="2022-03-15T22:37:00Z" w:id="1772">
              <w:r w:rsidRPr="009463FF" w:rsidDel="00262379">
                <w:rPr>
                  <w:rFonts w:asciiTheme="majorHAnsi" w:hAnsiTheme="majorHAnsi" w:cstheme="majorHAnsi"/>
                  <w:strike/>
                  <w:szCs w:val="18"/>
                  <w:lang w:val="en-US"/>
                </w:rPr>
                <w:delText>text</w:delText>
              </w:r>
            </w:del>
          </w:p>
        </w:tc>
        <w:tc>
          <w:tcPr>
            <w:tcW w:w="3158" w:type="dxa"/>
            <w:gridSpan w:val="2"/>
            <w:vAlign w:val="center"/>
          </w:tcPr>
          <w:p w:rsidRPr="009463FF" w:rsidR="00E5260C" w:rsidDel="00262379" w:rsidP="008871C8" w:rsidRDefault="00E5260C" w14:paraId="7670BA7F" w14:textId="1D37BEF2">
            <w:pPr>
              <w:pStyle w:val="ListParagraph"/>
              <w:ind w:left="0"/>
              <w:rPr>
                <w:del w:author="Murguia, Sahima" w:date="2022-03-15T22:37:00Z" w:id="1773"/>
                <w:rFonts w:asciiTheme="majorHAnsi" w:hAnsiTheme="majorHAnsi" w:cstheme="majorHAnsi"/>
                <w:strike/>
                <w:szCs w:val="18"/>
                <w:lang w:val="en-US"/>
              </w:rPr>
            </w:pPr>
          </w:p>
        </w:tc>
      </w:tr>
      <w:tr w:rsidRPr="009463FF" w:rsidR="00E5260C" w:rsidDel="00262379" w:rsidTr="00BE1C61" w14:paraId="79AD8D28" w14:textId="401F76DC">
        <w:trPr>
          <w:trHeight w:val="43"/>
          <w:del w:author="Murguia, Sahima" w:date="2022-03-15T22:37:00Z" w:id="1774"/>
        </w:trPr>
        <w:tc>
          <w:tcPr>
            <w:tcW w:w="1028" w:type="dxa"/>
            <w:vMerge/>
            <w:vAlign w:val="center"/>
          </w:tcPr>
          <w:p w:rsidRPr="009463FF" w:rsidR="00E5260C" w:rsidDel="00262379" w:rsidP="008871C8" w:rsidRDefault="00E5260C" w14:paraId="24ACAF1D" w14:textId="19E49F26">
            <w:pPr>
              <w:pStyle w:val="ListParagraph"/>
              <w:ind w:left="0"/>
              <w:rPr>
                <w:del w:author="Murguia, Sahima" w:date="2022-03-15T22:37:00Z" w:id="1775"/>
                <w:strike/>
                <w:sz w:val="20"/>
                <w:szCs w:val="20"/>
                <w:lang w:val="en-US"/>
              </w:rPr>
            </w:pPr>
          </w:p>
        </w:tc>
        <w:tc>
          <w:tcPr>
            <w:tcW w:w="1349" w:type="dxa"/>
            <w:vMerge/>
            <w:vAlign w:val="center"/>
          </w:tcPr>
          <w:p w:rsidRPr="006A0C90" w:rsidR="00E5260C" w:rsidDel="00262379" w:rsidP="008871C8" w:rsidRDefault="00E5260C" w14:paraId="0FC69E91" w14:textId="72BA455A">
            <w:pPr>
              <w:pStyle w:val="ListParagraph"/>
              <w:ind w:left="0"/>
              <w:rPr>
                <w:del w:author="Murguia, Sahima" w:date="2022-03-15T22:37:00Z" w:id="1776"/>
                <w:rFonts w:asciiTheme="majorHAnsi" w:hAnsiTheme="majorHAnsi" w:cstheme="majorHAnsi"/>
                <w:strike/>
                <w:szCs w:val="18"/>
                <w:highlight w:val="yellow"/>
                <w:lang w:val="en-US"/>
                <w:rPrChange w:author="Andreyeva, Julia" w:date="2022-03-16T13:42:00Z" w:id="1777">
                  <w:rPr>
                    <w:del w:author="Murguia, Sahima" w:date="2022-03-15T22:37:00Z" w:id="1778"/>
                    <w:rFonts w:asciiTheme="majorHAnsi" w:hAnsiTheme="majorHAnsi" w:cstheme="majorHAnsi"/>
                    <w:strike/>
                    <w:szCs w:val="18"/>
                    <w:highlight w:val="yellow"/>
                    <w:lang w:val="ru-RU"/>
                  </w:rPr>
                </w:rPrChange>
              </w:rPr>
            </w:pPr>
          </w:p>
        </w:tc>
        <w:tc>
          <w:tcPr>
            <w:tcW w:w="1491" w:type="dxa"/>
            <w:vAlign w:val="center"/>
          </w:tcPr>
          <w:p w:rsidRPr="009463FF" w:rsidR="00E5260C" w:rsidDel="00262379" w:rsidP="008871C8" w:rsidRDefault="00E5260C" w14:paraId="51BDC889" w14:textId="722BD321">
            <w:pPr>
              <w:pStyle w:val="ListParagraph"/>
              <w:ind w:left="0"/>
              <w:rPr>
                <w:del w:author="Murguia, Sahima" w:date="2022-03-15T22:37:00Z" w:id="1779"/>
                <w:rFonts w:asciiTheme="majorHAnsi" w:hAnsiTheme="majorHAnsi" w:cstheme="majorHAnsi"/>
                <w:strike/>
                <w:szCs w:val="18"/>
                <w:lang w:val="en-US"/>
              </w:rPr>
            </w:pPr>
            <w:del w:author="Murguia, Sahima" w:date="2022-03-15T22:37:00Z" w:id="1780">
              <w:r w:rsidRPr="009463FF" w:rsidDel="00262379">
                <w:rPr>
                  <w:rFonts w:asciiTheme="majorHAnsi" w:hAnsiTheme="majorHAnsi" w:cstheme="majorHAnsi"/>
                  <w:strike/>
                  <w:szCs w:val="18"/>
                  <w:lang w:val="en-US"/>
                </w:rPr>
                <w:delText>Account Name</w:delText>
              </w:r>
            </w:del>
          </w:p>
        </w:tc>
        <w:tc>
          <w:tcPr>
            <w:tcW w:w="2039" w:type="dxa"/>
            <w:vAlign w:val="center"/>
          </w:tcPr>
          <w:p w:rsidRPr="009463FF" w:rsidR="00E5260C" w:rsidDel="00262379" w:rsidP="008871C8" w:rsidRDefault="00E5260C" w14:paraId="78C321E2" w14:textId="05DA4861">
            <w:pPr>
              <w:pStyle w:val="ListParagraph"/>
              <w:ind w:left="0"/>
              <w:rPr>
                <w:del w:author="Murguia, Sahima" w:date="2022-03-15T22:37:00Z" w:id="1781"/>
                <w:rFonts w:asciiTheme="majorHAnsi" w:hAnsiTheme="majorHAnsi" w:cstheme="majorHAnsi"/>
                <w:strike/>
                <w:szCs w:val="18"/>
                <w:lang w:val="en-US"/>
              </w:rPr>
            </w:pPr>
            <w:del w:author="Murguia, Sahima" w:date="2022-03-15T22:37:00Z" w:id="1782">
              <w:r w:rsidRPr="009463FF" w:rsidDel="00262379">
                <w:rPr>
                  <w:rFonts w:asciiTheme="majorHAnsi" w:hAnsiTheme="majorHAnsi" w:cstheme="majorHAnsi"/>
                  <w:strike/>
                  <w:szCs w:val="18"/>
                  <w:lang w:val="en-US"/>
                </w:rPr>
                <w:delText>ALIAS_NAME</w:delText>
              </w:r>
            </w:del>
          </w:p>
        </w:tc>
        <w:tc>
          <w:tcPr>
            <w:tcW w:w="977" w:type="dxa"/>
            <w:vAlign w:val="center"/>
          </w:tcPr>
          <w:p w:rsidRPr="009463FF" w:rsidR="00E5260C" w:rsidDel="00262379" w:rsidP="008871C8" w:rsidRDefault="00E5260C" w14:paraId="70F7CD71" w14:textId="22177187">
            <w:pPr>
              <w:pStyle w:val="ListParagraph"/>
              <w:ind w:left="0"/>
              <w:rPr>
                <w:del w:author="Murguia, Sahima" w:date="2022-03-15T22:37:00Z" w:id="1783"/>
                <w:rFonts w:asciiTheme="majorHAnsi" w:hAnsiTheme="majorHAnsi" w:cstheme="majorHAnsi"/>
                <w:strike/>
                <w:szCs w:val="18"/>
                <w:lang w:val="en-US"/>
              </w:rPr>
            </w:pPr>
          </w:p>
        </w:tc>
        <w:tc>
          <w:tcPr>
            <w:tcW w:w="3158" w:type="dxa"/>
            <w:gridSpan w:val="2"/>
            <w:vAlign w:val="center"/>
          </w:tcPr>
          <w:p w:rsidRPr="009463FF" w:rsidR="00E5260C" w:rsidDel="00262379" w:rsidP="008871C8" w:rsidRDefault="00E5260C" w14:paraId="6D914915" w14:textId="786B1C09">
            <w:pPr>
              <w:pStyle w:val="ListParagraph"/>
              <w:ind w:left="0"/>
              <w:rPr>
                <w:del w:author="Murguia, Sahima" w:date="2022-03-15T22:37:00Z" w:id="1784"/>
                <w:rFonts w:asciiTheme="majorHAnsi" w:hAnsiTheme="majorHAnsi" w:cstheme="majorHAnsi"/>
                <w:strike/>
                <w:szCs w:val="18"/>
                <w:lang w:val="en-US"/>
              </w:rPr>
            </w:pPr>
          </w:p>
        </w:tc>
      </w:tr>
      <w:tr w:rsidRPr="009463FF" w:rsidR="00E5260C" w:rsidDel="00262379" w:rsidTr="00BE1C61" w14:paraId="4251DF8C" w14:textId="2C48980E">
        <w:trPr>
          <w:trHeight w:val="43"/>
          <w:del w:author="Murguia, Sahima" w:date="2022-03-15T22:37:00Z" w:id="1785"/>
        </w:trPr>
        <w:tc>
          <w:tcPr>
            <w:tcW w:w="1028" w:type="dxa"/>
            <w:vMerge/>
            <w:vAlign w:val="center"/>
          </w:tcPr>
          <w:p w:rsidRPr="009463FF" w:rsidR="00E5260C" w:rsidDel="00262379" w:rsidP="008871C8" w:rsidRDefault="00E5260C" w14:paraId="2FEECF93" w14:textId="121FBDDA">
            <w:pPr>
              <w:pStyle w:val="ListParagraph"/>
              <w:ind w:left="0"/>
              <w:rPr>
                <w:del w:author="Murguia, Sahima" w:date="2022-03-15T22:37:00Z" w:id="1786"/>
                <w:strike/>
                <w:sz w:val="20"/>
                <w:szCs w:val="20"/>
                <w:lang w:val="en-US"/>
              </w:rPr>
            </w:pPr>
          </w:p>
        </w:tc>
        <w:tc>
          <w:tcPr>
            <w:tcW w:w="1349" w:type="dxa"/>
            <w:vMerge/>
            <w:vAlign w:val="center"/>
          </w:tcPr>
          <w:p w:rsidRPr="006A0C90" w:rsidR="00E5260C" w:rsidDel="00262379" w:rsidP="008871C8" w:rsidRDefault="00E5260C" w14:paraId="779DFD76" w14:textId="66C30532">
            <w:pPr>
              <w:pStyle w:val="ListParagraph"/>
              <w:ind w:left="0"/>
              <w:rPr>
                <w:del w:author="Murguia, Sahima" w:date="2022-03-15T22:37:00Z" w:id="1787"/>
                <w:rFonts w:asciiTheme="majorHAnsi" w:hAnsiTheme="majorHAnsi" w:cstheme="majorHAnsi"/>
                <w:strike/>
                <w:szCs w:val="18"/>
                <w:highlight w:val="yellow"/>
                <w:lang w:val="en-US"/>
                <w:rPrChange w:author="Andreyeva, Julia" w:date="2022-03-16T13:42:00Z" w:id="1788">
                  <w:rPr>
                    <w:del w:author="Murguia, Sahima" w:date="2022-03-15T22:37:00Z" w:id="1789"/>
                    <w:rFonts w:asciiTheme="majorHAnsi" w:hAnsiTheme="majorHAnsi" w:cstheme="majorHAnsi"/>
                    <w:strike/>
                    <w:szCs w:val="18"/>
                    <w:highlight w:val="yellow"/>
                    <w:lang w:val="ru-RU"/>
                  </w:rPr>
                </w:rPrChange>
              </w:rPr>
            </w:pPr>
          </w:p>
        </w:tc>
        <w:tc>
          <w:tcPr>
            <w:tcW w:w="1491" w:type="dxa"/>
            <w:vAlign w:val="center"/>
          </w:tcPr>
          <w:p w:rsidRPr="009463FF" w:rsidR="00E5260C" w:rsidDel="00262379" w:rsidP="008871C8" w:rsidRDefault="00E5260C" w14:paraId="03118784" w14:textId="5FDFE887">
            <w:pPr>
              <w:pStyle w:val="ListParagraph"/>
              <w:ind w:left="0"/>
              <w:rPr>
                <w:del w:author="Murguia, Sahima" w:date="2022-03-15T22:37:00Z" w:id="1790"/>
                <w:rFonts w:asciiTheme="majorHAnsi" w:hAnsiTheme="majorHAnsi" w:cstheme="majorHAnsi"/>
                <w:strike/>
                <w:szCs w:val="18"/>
                <w:lang w:val="en-US"/>
              </w:rPr>
            </w:pPr>
            <w:del w:author="Murguia, Sahima" w:date="2022-03-15T22:37:00Z" w:id="1791">
              <w:r w:rsidRPr="009463FF" w:rsidDel="00262379">
                <w:rPr>
                  <w:rFonts w:asciiTheme="majorHAnsi" w:hAnsiTheme="majorHAnsi" w:cstheme="majorHAnsi"/>
                  <w:strike/>
                  <w:szCs w:val="18"/>
                  <w:lang w:val="en-US"/>
                </w:rPr>
                <w:delText>Account Code</w:delText>
              </w:r>
            </w:del>
          </w:p>
        </w:tc>
        <w:tc>
          <w:tcPr>
            <w:tcW w:w="2039" w:type="dxa"/>
            <w:vAlign w:val="center"/>
          </w:tcPr>
          <w:p w:rsidRPr="009463FF" w:rsidR="00E5260C" w:rsidDel="00262379" w:rsidP="008871C8" w:rsidRDefault="00E5260C" w14:paraId="528878F1" w14:textId="0E6802F2">
            <w:pPr>
              <w:pStyle w:val="ListParagraph"/>
              <w:ind w:left="0"/>
              <w:rPr>
                <w:del w:author="Murguia, Sahima" w:date="2022-03-15T22:37:00Z" w:id="1792"/>
                <w:rFonts w:asciiTheme="majorHAnsi" w:hAnsiTheme="majorHAnsi" w:cstheme="majorHAnsi"/>
                <w:strike/>
                <w:szCs w:val="18"/>
                <w:lang w:val="en-US"/>
              </w:rPr>
            </w:pPr>
            <w:del w:author="Murguia, Sahima" w:date="2022-03-15T22:37:00Z" w:id="1793">
              <w:r w:rsidRPr="009463FF" w:rsidDel="00262379">
                <w:rPr>
                  <w:rFonts w:asciiTheme="majorHAnsi" w:hAnsiTheme="majorHAnsi" w:cstheme="majorHAnsi"/>
                  <w:strike/>
                  <w:szCs w:val="18"/>
                  <w:lang w:val="en-US"/>
                </w:rPr>
                <w:delText>NAME</w:delText>
              </w:r>
            </w:del>
          </w:p>
        </w:tc>
        <w:tc>
          <w:tcPr>
            <w:tcW w:w="977" w:type="dxa"/>
            <w:vAlign w:val="center"/>
          </w:tcPr>
          <w:p w:rsidRPr="009463FF" w:rsidR="00E5260C" w:rsidDel="00262379" w:rsidP="008871C8" w:rsidRDefault="00E5260C" w14:paraId="589492EA" w14:textId="4745BF54">
            <w:pPr>
              <w:pStyle w:val="ListParagraph"/>
              <w:ind w:left="0"/>
              <w:rPr>
                <w:del w:author="Murguia, Sahima" w:date="2022-03-15T22:37:00Z" w:id="1794"/>
                <w:rFonts w:asciiTheme="majorHAnsi" w:hAnsiTheme="majorHAnsi" w:cstheme="majorHAnsi"/>
                <w:strike/>
                <w:szCs w:val="18"/>
                <w:lang w:val="en-US"/>
              </w:rPr>
            </w:pPr>
          </w:p>
        </w:tc>
        <w:tc>
          <w:tcPr>
            <w:tcW w:w="3158" w:type="dxa"/>
            <w:gridSpan w:val="2"/>
            <w:vAlign w:val="center"/>
          </w:tcPr>
          <w:p w:rsidRPr="009463FF" w:rsidR="00E5260C" w:rsidDel="00262379" w:rsidP="008871C8" w:rsidRDefault="00E5260C" w14:paraId="56D4F1EC" w14:textId="59C9C2F2">
            <w:pPr>
              <w:pStyle w:val="ListParagraph"/>
              <w:ind w:left="0"/>
              <w:rPr>
                <w:del w:author="Murguia, Sahima" w:date="2022-03-15T22:37:00Z" w:id="1795"/>
                <w:rFonts w:asciiTheme="majorHAnsi" w:hAnsiTheme="majorHAnsi" w:cstheme="majorHAnsi"/>
                <w:strike/>
                <w:szCs w:val="18"/>
                <w:lang w:val="en-US"/>
              </w:rPr>
            </w:pPr>
          </w:p>
        </w:tc>
      </w:tr>
      <w:tr w:rsidRPr="009463FF" w:rsidR="00E5260C" w:rsidDel="00262379" w:rsidTr="00BE1C61" w14:paraId="209F6AE7" w14:textId="4139F7F8">
        <w:trPr>
          <w:trHeight w:val="43"/>
          <w:del w:author="Murguia, Sahima" w:date="2022-03-15T22:37:00Z" w:id="1796"/>
        </w:trPr>
        <w:tc>
          <w:tcPr>
            <w:tcW w:w="1028" w:type="dxa"/>
            <w:vMerge/>
            <w:vAlign w:val="center"/>
          </w:tcPr>
          <w:p w:rsidRPr="009463FF" w:rsidR="00E5260C" w:rsidDel="00262379" w:rsidP="008871C8" w:rsidRDefault="00E5260C" w14:paraId="5AADB48D" w14:textId="77FE1844">
            <w:pPr>
              <w:pStyle w:val="ListParagraph"/>
              <w:ind w:left="0"/>
              <w:rPr>
                <w:del w:author="Murguia, Sahima" w:date="2022-03-15T22:37:00Z" w:id="1797"/>
                <w:strike/>
                <w:sz w:val="20"/>
                <w:szCs w:val="20"/>
                <w:lang w:val="en-US"/>
              </w:rPr>
            </w:pPr>
          </w:p>
        </w:tc>
        <w:tc>
          <w:tcPr>
            <w:tcW w:w="1349" w:type="dxa"/>
            <w:vMerge/>
            <w:vAlign w:val="center"/>
          </w:tcPr>
          <w:p w:rsidRPr="006A0C90" w:rsidR="00E5260C" w:rsidDel="00262379" w:rsidP="008871C8" w:rsidRDefault="00E5260C" w14:paraId="54F46701" w14:textId="69F5D7F8">
            <w:pPr>
              <w:pStyle w:val="ListParagraph"/>
              <w:ind w:left="0"/>
              <w:rPr>
                <w:del w:author="Murguia, Sahima" w:date="2022-03-15T22:37:00Z" w:id="1798"/>
                <w:rFonts w:asciiTheme="majorHAnsi" w:hAnsiTheme="majorHAnsi" w:cstheme="majorHAnsi"/>
                <w:strike/>
                <w:szCs w:val="18"/>
                <w:highlight w:val="yellow"/>
                <w:lang w:val="en-US"/>
                <w:rPrChange w:author="Andreyeva, Julia" w:date="2022-03-16T13:42:00Z" w:id="1799">
                  <w:rPr>
                    <w:del w:author="Murguia, Sahima" w:date="2022-03-15T22:37:00Z" w:id="1800"/>
                    <w:rFonts w:asciiTheme="majorHAnsi" w:hAnsiTheme="majorHAnsi" w:cstheme="majorHAnsi"/>
                    <w:strike/>
                    <w:szCs w:val="18"/>
                    <w:highlight w:val="yellow"/>
                    <w:lang w:val="ru-RU"/>
                  </w:rPr>
                </w:rPrChange>
              </w:rPr>
            </w:pPr>
          </w:p>
        </w:tc>
        <w:tc>
          <w:tcPr>
            <w:tcW w:w="1491" w:type="dxa"/>
            <w:vAlign w:val="center"/>
          </w:tcPr>
          <w:p w:rsidRPr="009463FF" w:rsidR="00E5260C" w:rsidDel="00262379" w:rsidP="008871C8" w:rsidRDefault="00E5260C" w14:paraId="3F206CC7" w14:textId="07CD179D">
            <w:pPr>
              <w:pStyle w:val="ListParagraph"/>
              <w:ind w:left="0"/>
              <w:rPr>
                <w:del w:author="Murguia, Sahima" w:date="2022-03-15T22:37:00Z" w:id="1801"/>
                <w:rFonts w:asciiTheme="majorHAnsi" w:hAnsiTheme="majorHAnsi" w:cstheme="majorHAnsi"/>
                <w:strike/>
                <w:szCs w:val="18"/>
                <w:lang w:val="en-US"/>
              </w:rPr>
            </w:pPr>
            <w:del w:author="Murguia, Sahima" w:date="2022-03-15T22:37:00Z" w:id="1802">
              <w:r w:rsidRPr="009463FF" w:rsidDel="00262379">
                <w:rPr>
                  <w:rFonts w:asciiTheme="majorHAnsi" w:hAnsiTheme="majorHAnsi" w:cstheme="majorHAnsi"/>
                  <w:strike/>
                  <w:szCs w:val="18"/>
                  <w:lang w:val="en-US"/>
                </w:rPr>
                <w:delText>Wholesaler Code</w:delText>
              </w:r>
            </w:del>
          </w:p>
        </w:tc>
        <w:tc>
          <w:tcPr>
            <w:tcW w:w="2039" w:type="dxa"/>
            <w:vAlign w:val="center"/>
          </w:tcPr>
          <w:p w:rsidRPr="009463FF" w:rsidR="00E5260C" w:rsidDel="00262379" w:rsidP="008871C8" w:rsidRDefault="00A97F40" w14:paraId="59F9D8D8" w14:textId="0D1AFAEB">
            <w:pPr>
              <w:pStyle w:val="ListParagraph"/>
              <w:ind w:left="0"/>
              <w:rPr>
                <w:del w:author="Murguia, Sahima" w:date="2022-03-15T22:37:00Z" w:id="1803"/>
                <w:rFonts w:asciiTheme="majorHAnsi" w:hAnsiTheme="majorHAnsi" w:cstheme="majorHAnsi"/>
                <w:strike/>
                <w:szCs w:val="18"/>
                <w:lang w:val="en-US"/>
              </w:rPr>
            </w:pPr>
            <w:del w:author="Murguia, Sahima" w:date="2022-03-15T22:37:00Z" w:id="1804">
              <w:r w:rsidRPr="009463FF" w:rsidDel="00262379">
                <w:rPr>
                  <w:rFonts w:asciiTheme="majorHAnsi" w:hAnsiTheme="majorHAnsi" w:cstheme="majorHAnsi"/>
                  <w:strike/>
                  <w:szCs w:val="18"/>
                  <w:lang w:val="en-US"/>
                </w:rPr>
                <w:delText>NAME</w:delText>
              </w:r>
            </w:del>
          </w:p>
        </w:tc>
        <w:tc>
          <w:tcPr>
            <w:tcW w:w="977" w:type="dxa"/>
            <w:vAlign w:val="center"/>
          </w:tcPr>
          <w:p w:rsidRPr="009463FF" w:rsidR="00E5260C" w:rsidDel="00262379" w:rsidP="008871C8" w:rsidRDefault="00E5260C" w14:paraId="6100CC67" w14:textId="5F18BA4C">
            <w:pPr>
              <w:pStyle w:val="ListParagraph"/>
              <w:ind w:left="0"/>
              <w:rPr>
                <w:del w:author="Murguia, Sahima" w:date="2022-03-15T22:37:00Z" w:id="1805"/>
                <w:rFonts w:asciiTheme="majorHAnsi" w:hAnsiTheme="majorHAnsi" w:cstheme="majorHAnsi"/>
                <w:strike/>
                <w:szCs w:val="18"/>
                <w:lang w:val="en-US"/>
              </w:rPr>
            </w:pPr>
          </w:p>
        </w:tc>
        <w:tc>
          <w:tcPr>
            <w:tcW w:w="3158" w:type="dxa"/>
            <w:gridSpan w:val="2"/>
            <w:vAlign w:val="center"/>
          </w:tcPr>
          <w:p w:rsidRPr="009463FF" w:rsidR="00E5260C" w:rsidDel="00262379" w:rsidP="008871C8" w:rsidRDefault="00E5260C" w14:paraId="76AE87DF" w14:textId="52AFE6E6">
            <w:pPr>
              <w:pStyle w:val="ListParagraph"/>
              <w:ind w:left="0"/>
              <w:rPr>
                <w:del w:author="Murguia, Sahima" w:date="2022-03-15T22:37:00Z" w:id="1806"/>
                <w:rFonts w:asciiTheme="majorHAnsi" w:hAnsiTheme="majorHAnsi" w:cstheme="majorHAnsi"/>
                <w:strike/>
                <w:szCs w:val="18"/>
                <w:lang w:val="en-US"/>
              </w:rPr>
            </w:pPr>
          </w:p>
        </w:tc>
      </w:tr>
      <w:tr w:rsidRPr="009463FF" w:rsidR="00937E8A" w:rsidDel="00262379" w:rsidTr="00BE1C61" w14:paraId="44C93488" w14:textId="2F335362">
        <w:trPr>
          <w:trHeight w:val="43"/>
          <w:del w:author="Murguia, Sahima" w:date="2022-03-15T22:37:00Z" w:id="1807"/>
        </w:trPr>
        <w:tc>
          <w:tcPr>
            <w:tcW w:w="1028" w:type="dxa"/>
            <w:vMerge/>
            <w:vAlign w:val="center"/>
          </w:tcPr>
          <w:p w:rsidRPr="009463FF" w:rsidR="00937E8A" w:rsidDel="00262379" w:rsidP="008871C8" w:rsidRDefault="00937E8A" w14:paraId="6C3A0827" w14:textId="67EACCF1">
            <w:pPr>
              <w:pStyle w:val="ListParagraph"/>
              <w:ind w:left="0"/>
              <w:rPr>
                <w:del w:author="Murguia, Sahima" w:date="2022-03-15T22:37:00Z" w:id="1808"/>
                <w:strike/>
                <w:sz w:val="20"/>
                <w:szCs w:val="20"/>
                <w:lang w:val="en-US"/>
              </w:rPr>
            </w:pPr>
          </w:p>
        </w:tc>
        <w:tc>
          <w:tcPr>
            <w:tcW w:w="1349" w:type="dxa"/>
            <w:vAlign w:val="center"/>
          </w:tcPr>
          <w:p w:rsidRPr="006A0C90" w:rsidR="00937E8A" w:rsidDel="00262379" w:rsidP="008871C8" w:rsidRDefault="00E34494" w14:paraId="0957B030" w14:textId="68DB4314">
            <w:pPr>
              <w:pStyle w:val="ListParagraph"/>
              <w:ind w:left="0"/>
              <w:rPr>
                <w:del w:author="Murguia, Sahima" w:date="2022-03-15T22:37:00Z" w:id="1809"/>
                <w:rFonts w:asciiTheme="majorHAnsi" w:hAnsiTheme="majorHAnsi" w:cstheme="majorHAnsi"/>
                <w:strike/>
                <w:szCs w:val="18"/>
                <w:lang w:val="en-US"/>
                <w:rPrChange w:author="Andreyeva, Julia" w:date="2022-03-16T13:42:00Z" w:id="1810">
                  <w:rPr>
                    <w:del w:author="Murguia, Sahima" w:date="2022-03-15T22:37:00Z" w:id="1811"/>
                    <w:rFonts w:asciiTheme="majorHAnsi" w:hAnsiTheme="majorHAnsi" w:cstheme="majorHAnsi"/>
                    <w:strike/>
                    <w:szCs w:val="18"/>
                    <w:lang w:val="ru-RU"/>
                  </w:rPr>
                </w:rPrChange>
              </w:rPr>
            </w:pPr>
            <w:del w:author="Murguia, Sahima" w:date="2022-03-15T22:37:00Z" w:id="1812">
              <w:r w:rsidRPr="006A0C90" w:rsidDel="00262379">
                <w:rPr>
                  <w:rFonts w:asciiTheme="majorHAnsi" w:hAnsiTheme="majorHAnsi" w:cstheme="majorHAnsi"/>
                  <w:strike/>
                  <w:szCs w:val="18"/>
                  <w:lang w:val="en-US"/>
                  <w:rPrChange w:author="Andreyeva, Julia" w:date="2022-03-16T13:42:00Z" w:id="1813">
                    <w:rPr>
                      <w:rFonts w:asciiTheme="majorHAnsi" w:hAnsiTheme="majorHAnsi" w:cstheme="majorHAnsi"/>
                      <w:strike/>
                      <w:szCs w:val="18"/>
                      <w:lang w:val="ru-RU"/>
                    </w:rPr>
                  </w:rPrChange>
                </w:rPr>
                <w:delText>S_ORDER_TYPE</w:delText>
              </w:r>
            </w:del>
          </w:p>
        </w:tc>
        <w:tc>
          <w:tcPr>
            <w:tcW w:w="1491" w:type="dxa"/>
            <w:vAlign w:val="center"/>
          </w:tcPr>
          <w:p w:rsidRPr="009463FF" w:rsidR="00937E8A" w:rsidDel="00262379" w:rsidP="008871C8" w:rsidRDefault="00E34494" w14:paraId="040EEA32" w14:textId="7EA9AAD1">
            <w:pPr>
              <w:pStyle w:val="ListParagraph"/>
              <w:ind w:left="0"/>
              <w:rPr>
                <w:del w:author="Murguia, Sahima" w:date="2022-03-15T22:37:00Z" w:id="1814"/>
                <w:rFonts w:asciiTheme="majorHAnsi" w:hAnsiTheme="majorHAnsi" w:cstheme="majorHAnsi"/>
                <w:strike/>
                <w:szCs w:val="18"/>
                <w:lang w:val="en-US"/>
              </w:rPr>
            </w:pPr>
            <w:del w:author="Murguia, Sahima" w:date="2022-03-15T22:37:00Z" w:id="1815">
              <w:r w:rsidRPr="009463FF" w:rsidDel="00262379">
                <w:rPr>
                  <w:rFonts w:asciiTheme="majorHAnsi" w:hAnsiTheme="majorHAnsi" w:cstheme="majorHAnsi"/>
                  <w:strike/>
                  <w:szCs w:val="18"/>
                  <w:lang w:val="en-US"/>
                </w:rPr>
                <w:delText>Stock Type</w:delText>
              </w:r>
            </w:del>
          </w:p>
        </w:tc>
        <w:tc>
          <w:tcPr>
            <w:tcW w:w="2039" w:type="dxa"/>
            <w:vAlign w:val="center"/>
          </w:tcPr>
          <w:p w:rsidRPr="009463FF" w:rsidR="00937E8A" w:rsidDel="00262379" w:rsidP="008871C8" w:rsidRDefault="005968E5" w14:paraId="4B3B41F3" w14:textId="1B353A8C">
            <w:pPr>
              <w:pStyle w:val="ListParagraph"/>
              <w:ind w:left="0"/>
              <w:rPr>
                <w:del w:author="Murguia, Sahima" w:date="2022-03-15T22:37:00Z" w:id="1816"/>
                <w:rFonts w:asciiTheme="majorHAnsi" w:hAnsiTheme="majorHAnsi" w:cstheme="majorHAnsi"/>
                <w:strike/>
                <w:szCs w:val="18"/>
                <w:lang w:val="en-US"/>
              </w:rPr>
            </w:pPr>
            <w:del w:author="Murguia, Sahima" w:date="2022-03-15T22:37:00Z" w:id="1817">
              <w:r w:rsidRPr="009463FF" w:rsidDel="00262379">
                <w:rPr>
                  <w:rFonts w:asciiTheme="majorHAnsi" w:hAnsiTheme="majorHAnsi" w:cstheme="majorHAnsi"/>
                  <w:strike/>
                  <w:szCs w:val="18"/>
                  <w:lang w:val="en-US"/>
                </w:rPr>
                <w:delText>NAME</w:delText>
              </w:r>
            </w:del>
          </w:p>
        </w:tc>
        <w:tc>
          <w:tcPr>
            <w:tcW w:w="977" w:type="dxa"/>
            <w:vAlign w:val="center"/>
          </w:tcPr>
          <w:p w:rsidRPr="009463FF" w:rsidR="00937E8A" w:rsidDel="00262379" w:rsidP="008871C8" w:rsidRDefault="005968E5" w14:paraId="3B5DF38D" w14:textId="65FFC6D1">
            <w:pPr>
              <w:pStyle w:val="ListParagraph"/>
              <w:ind w:left="0"/>
              <w:rPr>
                <w:del w:author="Murguia, Sahima" w:date="2022-03-15T22:37:00Z" w:id="1818"/>
                <w:rFonts w:asciiTheme="majorHAnsi" w:hAnsiTheme="majorHAnsi" w:cstheme="majorHAnsi"/>
                <w:strike/>
                <w:szCs w:val="18"/>
                <w:lang w:val="en-US"/>
              </w:rPr>
            </w:pPr>
            <w:del w:author="Murguia, Sahima" w:date="2022-03-15T22:37:00Z" w:id="1819">
              <w:r w:rsidRPr="009463FF" w:rsidDel="00262379">
                <w:rPr>
                  <w:rFonts w:asciiTheme="majorHAnsi" w:hAnsiTheme="majorHAnsi" w:cstheme="majorHAnsi"/>
                  <w:strike/>
                  <w:szCs w:val="18"/>
                  <w:lang w:val="en-US"/>
                </w:rPr>
                <w:delText>FCL</w:delText>
              </w:r>
            </w:del>
          </w:p>
        </w:tc>
        <w:tc>
          <w:tcPr>
            <w:tcW w:w="3158" w:type="dxa"/>
            <w:gridSpan w:val="2"/>
            <w:vAlign w:val="center"/>
          </w:tcPr>
          <w:p w:rsidRPr="009463FF" w:rsidR="00937E8A" w:rsidDel="00262379" w:rsidP="008871C8" w:rsidRDefault="00937E8A" w14:paraId="1E552DC2" w14:textId="207B247B">
            <w:pPr>
              <w:pStyle w:val="ListParagraph"/>
              <w:ind w:left="0"/>
              <w:rPr>
                <w:del w:author="Murguia, Sahima" w:date="2022-03-15T22:37:00Z" w:id="1820"/>
                <w:rFonts w:asciiTheme="majorHAnsi" w:hAnsiTheme="majorHAnsi" w:cstheme="majorHAnsi"/>
                <w:strike/>
                <w:szCs w:val="18"/>
                <w:lang w:val="en-US"/>
              </w:rPr>
            </w:pPr>
          </w:p>
        </w:tc>
      </w:tr>
      <w:tr w:rsidRPr="009463FF" w:rsidR="00937E8A" w:rsidDel="00262379" w:rsidTr="00BE1C61" w14:paraId="21BE4A93" w14:textId="049F050D">
        <w:trPr>
          <w:trHeight w:val="43"/>
          <w:del w:author="Murguia, Sahima" w:date="2022-03-15T22:37:00Z" w:id="1821"/>
        </w:trPr>
        <w:tc>
          <w:tcPr>
            <w:tcW w:w="1028" w:type="dxa"/>
            <w:vMerge/>
            <w:vAlign w:val="center"/>
          </w:tcPr>
          <w:p w:rsidRPr="009463FF" w:rsidR="00937E8A" w:rsidDel="00262379" w:rsidP="008871C8" w:rsidRDefault="00937E8A" w14:paraId="7184348B" w14:textId="5F12A221">
            <w:pPr>
              <w:pStyle w:val="ListParagraph"/>
              <w:ind w:left="0"/>
              <w:rPr>
                <w:del w:author="Murguia, Sahima" w:date="2022-03-15T22:37:00Z" w:id="1822"/>
                <w:strike/>
                <w:sz w:val="20"/>
                <w:szCs w:val="20"/>
                <w:lang w:val="en-US"/>
              </w:rPr>
            </w:pPr>
          </w:p>
        </w:tc>
        <w:tc>
          <w:tcPr>
            <w:tcW w:w="1349" w:type="dxa"/>
            <w:vAlign w:val="center"/>
          </w:tcPr>
          <w:p w:rsidRPr="006A0C90" w:rsidR="00937E8A" w:rsidDel="00262379" w:rsidP="008871C8" w:rsidRDefault="00545369" w14:paraId="77E09D59" w14:textId="5A8A817B">
            <w:pPr>
              <w:pStyle w:val="ListParagraph"/>
              <w:ind w:left="0"/>
              <w:rPr>
                <w:del w:author="Murguia, Sahima" w:date="2022-03-15T22:37:00Z" w:id="1823"/>
                <w:rFonts w:asciiTheme="majorHAnsi" w:hAnsiTheme="majorHAnsi" w:cstheme="majorHAnsi"/>
                <w:strike/>
                <w:szCs w:val="18"/>
                <w:lang w:val="en-US"/>
                <w:rPrChange w:author="Andreyeva, Julia" w:date="2022-03-16T13:42:00Z" w:id="1824">
                  <w:rPr>
                    <w:del w:author="Murguia, Sahima" w:date="2022-03-15T22:37:00Z" w:id="1825"/>
                    <w:rFonts w:asciiTheme="majorHAnsi" w:hAnsiTheme="majorHAnsi" w:cstheme="majorHAnsi"/>
                    <w:strike/>
                    <w:szCs w:val="18"/>
                    <w:lang w:val="ru-RU"/>
                  </w:rPr>
                </w:rPrChange>
              </w:rPr>
            </w:pPr>
            <w:del w:author="Murguia, Sahima" w:date="2022-03-15T22:37:00Z" w:id="1826">
              <w:r w:rsidRPr="006A0C90" w:rsidDel="00262379">
                <w:rPr>
                  <w:rFonts w:asciiTheme="majorHAnsi" w:hAnsiTheme="majorHAnsi" w:cstheme="majorHAnsi"/>
                  <w:strike/>
                  <w:szCs w:val="18"/>
                  <w:lang w:val="en-US"/>
                  <w:rPrChange w:author="Andreyeva, Julia" w:date="2022-03-16T13:42:00Z" w:id="1827">
                    <w:rPr>
                      <w:rFonts w:asciiTheme="majorHAnsi" w:hAnsiTheme="majorHAnsi" w:cstheme="majorHAnsi"/>
                      <w:strike/>
                      <w:szCs w:val="18"/>
                      <w:lang w:val="ru-RU"/>
                    </w:rPr>
                  </w:rPrChange>
                </w:rPr>
                <w:delText>S_PRI_LST</w:delText>
              </w:r>
            </w:del>
          </w:p>
        </w:tc>
        <w:tc>
          <w:tcPr>
            <w:tcW w:w="1491" w:type="dxa"/>
            <w:vAlign w:val="center"/>
          </w:tcPr>
          <w:p w:rsidRPr="009463FF" w:rsidR="00937E8A" w:rsidDel="00262379" w:rsidP="008871C8" w:rsidRDefault="00545369" w14:paraId="7F014C0D" w14:textId="3033227A">
            <w:pPr>
              <w:pStyle w:val="ListParagraph"/>
              <w:ind w:left="0"/>
              <w:rPr>
                <w:del w:author="Murguia, Sahima" w:date="2022-03-15T22:37:00Z" w:id="1828"/>
                <w:rFonts w:asciiTheme="majorHAnsi" w:hAnsiTheme="majorHAnsi" w:cstheme="majorHAnsi"/>
                <w:strike/>
                <w:szCs w:val="18"/>
                <w:lang w:val="en-US"/>
              </w:rPr>
            </w:pPr>
            <w:del w:author="Murguia, Sahima" w:date="2022-03-15T22:37:00Z" w:id="1829">
              <w:r w:rsidRPr="009463FF" w:rsidDel="00262379">
                <w:rPr>
                  <w:rFonts w:asciiTheme="majorHAnsi" w:hAnsiTheme="majorHAnsi" w:cstheme="majorHAnsi"/>
                  <w:strike/>
                  <w:szCs w:val="18"/>
                  <w:lang w:val="en-US"/>
                </w:rPr>
                <w:delText>Price List</w:delText>
              </w:r>
            </w:del>
          </w:p>
        </w:tc>
        <w:tc>
          <w:tcPr>
            <w:tcW w:w="2039" w:type="dxa"/>
            <w:vAlign w:val="center"/>
          </w:tcPr>
          <w:p w:rsidRPr="009463FF" w:rsidR="00937E8A" w:rsidDel="00262379" w:rsidP="008871C8" w:rsidRDefault="00E97251" w14:paraId="6FCF7E23" w14:textId="063BB5C9">
            <w:pPr>
              <w:pStyle w:val="ListParagraph"/>
              <w:ind w:left="0"/>
              <w:rPr>
                <w:del w:author="Murguia, Sahima" w:date="2022-03-15T22:37:00Z" w:id="1830"/>
                <w:rFonts w:asciiTheme="majorHAnsi" w:hAnsiTheme="majorHAnsi" w:cstheme="majorHAnsi"/>
                <w:strike/>
                <w:szCs w:val="18"/>
                <w:lang w:val="en-US"/>
              </w:rPr>
            </w:pPr>
            <w:del w:author="Murguia, Sahima" w:date="2022-03-15T22:37:00Z" w:id="1831">
              <w:r w:rsidRPr="009463FF" w:rsidDel="00262379">
                <w:rPr>
                  <w:rFonts w:asciiTheme="majorHAnsi" w:hAnsiTheme="majorHAnsi" w:cstheme="majorHAnsi"/>
                  <w:strike/>
                  <w:szCs w:val="18"/>
                  <w:lang w:val="en-US"/>
                </w:rPr>
                <w:delText>NAME</w:delText>
              </w:r>
            </w:del>
          </w:p>
        </w:tc>
        <w:tc>
          <w:tcPr>
            <w:tcW w:w="977" w:type="dxa"/>
            <w:vAlign w:val="center"/>
          </w:tcPr>
          <w:p w:rsidRPr="009463FF" w:rsidR="00937E8A" w:rsidDel="00262379" w:rsidP="008871C8" w:rsidRDefault="00937E8A" w14:paraId="062708D1" w14:textId="3BB9815D">
            <w:pPr>
              <w:pStyle w:val="ListParagraph"/>
              <w:ind w:left="0"/>
              <w:rPr>
                <w:del w:author="Murguia, Sahima" w:date="2022-03-15T22:37:00Z" w:id="1832"/>
                <w:rFonts w:asciiTheme="majorHAnsi" w:hAnsiTheme="majorHAnsi" w:cstheme="majorHAnsi"/>
                <w:strike/>
                <w:szCs w:val="18"/>
                <w:lang w:val="en-US"/>
              </w:rPr>
            </w:pPr>
          </w:p>
        </w:tc>
        <w:tc>
          <w:tcPr>
            <w:tcW w:w="3158" w:type="dxa"/>
            <w:gridSpan w:val="2"/>
            <w:vAlign w:val="center"/>
          </w:tcPr>
          <w:p w:rsidRPr="009463FF" w:rsidR="00937E8A" w:rsidDel="00262379" w:rsidP="008871C8" w:rsidRDefault="00937E8A" w14:paraId="2289F665" w14:textId="56A4A01B">
            <w:pPr>
              <w:pStyle w:val="ListParagraph"/>
              <w:ind w:left="0"/>
              <w:rPr>
                <w:del w:author="Murguia, Sahima" w:date="2022-03-15T22:37:00Z" w:id="1833"/>
                <w:rFonts w:asciiTheme="majorHAnsi" w:hAnsiTheme="majorHAnsi" w:cstheme="majorHAnsi"/>
                <w:strike/>
                <w:szCs w:val="18"/>
                <w:lang w:val="en-US"/>
              </w:rPr>
            </w:pPr>
          </w:p>
        </w:tc>
      </w:tr>
      <w:tr w:rsidRPr="009463FF" w:rsidR="005968E5" w:rsidDel="00262379" w:rsidTr="00BE1C61" w14:paraId="1D872ED3" w14:textId="53EC83A4">
        <w:trPr>
          <w:trHeight w:val="43"/>
          <w:del w:author="Murguia, Sahima" w:date="2022-03-15T22:37:00Z" w:id="1834"/>
        </w:trPr>
        <w:tc>
          <w:tcPr>
            <w:tcW w:w="1028" w:type="dxa"/>
            <w:vMerge/>
            <w:vAlign w:val="center"/>
          </w:tcPr>
          <w:p w:rsidRPr="009463FF" w:rsidR="005968E5" w:rsidDel="00262379" w:rsidP="008871C8" w:rsidRDefault="005968E5" w14:paraId="0B05C2AC" w14:textId="63918402">
            <w:pPr>
              <w:pStyle w:val="ListParagraph"/>
              <w:ind w:left="0"/>
              <w:rPr>
                <w:del w:author="Murguia, Sahima" w:date="2022-03-15T22:37:00Z" w:id="1835"/>
                <w:strike/>
                <w:sz w:val="20"/>
                <w:szCs w:val="20"/>
                <w:lang w:val="en-US"/>
              </w:rPr>
            </w:pPr>
          </w:p>
        </w:tc>
        <w:tc>
          <w:tcPr>
            <w:tcW w:w="1349" w:type="dxa"/>
            <w:vAlign w:val="center"/>
          </w:tcPr>
          <w:p w:rsidRPr="006A0C90" w:rsidR="005968E5" w:rsidDel="00262379" w:rsidP="008871C8" w:rsidRDefault="005968E5" w14:paraId="7709F502" w14:textId="60823B15">
            <w:pPr>
              <w:pStyle w:val="ListParagraph"/>
              <w:ind w:left="0"/>
              <w:rPr>
                <w:del w:author="Murguia, Sahima" w:date="2022-03-15T22:37:00Z" w:id="1836"/>
                <w:rFonts w:asciiTheme="majorHAnsi" w:hAnsiTheme="majorHAnsi" w:cstheme="majorHAnsi"/>
                <w:strike/>
                <w:szCs w:val="18"/>
                <w:lang w:val="en-US"/>
                <w:rPrChange w:author="Andreyeva, Julia" w:date="2022-03-16T13:42:00Z" w:id="1837">
                  <w:rPr>
                    <w:del w:author="Murguia, Sahima" w:date="2022-03-15T22:37:00Z" w:id="1838"/>
                    <w:rFonts w:asciiTheme="majorHAnsi" w:hAnsiTheme="majorHAnsi" w:cstheme="majorHAnsi"/>
                    <w:strike/>
                    <w:szCs w:val="18"/>
                    <w:lang w:val="ru-RU"/>
                  </w:rPr>
                </w:rPrChange>
              </w:rPr>
            </w:pPr>
          </w:p>
        </w:tc>
        <w:tc>
          <w:tcPr>
            <w:tcW w:w="1491" w:type="dxa"/>
            <w:vAlign w:val="center"/>
          </w:tcPr>
          <w:p w:rsidRPr="009463FF" w:rsidR="005968E5" w:rsidDel="00262379" w:rsidP="008871C8" w:rsidRDefault="005968E5" w14:paraId="5409343A" w14:textId="4426FA45">
            <w:pPr>
              <w:pStyle w:val="ListParagraph"/>
              <w:ind w:left="0"/>
              <w:rPr>
                <w:del w:author="Murguia, Sahima" w:date="2022-03-15T22:37:00Z" w:id="1839"/>
                <w:rFonts w:asciiTheme="majorHAnsi" w:hAnsiTheme="majorHAnsi" w:cstheme="majorHAnsi"/>
                <w:strike/>
                <w:szCs w:val="18"/>
                <w:highlight w:val="cyan"/>
                <w:lang w:val="en-US"/>
              </w:rPr>
            </w:pPr>
            <w:del w:author="Murguia, Sahima" w:date="2022-03-15T22:37:00Z" w:id="1840">
              <w:r w:rsidRPr="009463FF" w:rsidDel="00262379">
                <w:rPr>
                  <w:rFonts w:asciiTheme="majorHAnsi" w:hAnsiTheme="majorHAnsi" w:cstheme="majorHAnsi"/>
                  <w:strike/>
                  <w:szCs w:val="18"/>
                  <w:highlight w:val="cyan"/>
                  <w:lang w:val="en-US"/>
                </w:rPr>
                <w:delText>Export Status</w:delText>
              </w:r>
            </w:del>
          </w:p>
        </w:tc>
        <w:tc>
          <w:tcPr>
            <w:tcW w:w="2039" w:type="dxa"/>
            <w:vAlign w:val="center"/>
          </w:tcPr>
          <w:p w:rsidRPr="009463FF" w:rsidR="005968E5" w:rsidDel="00262379" w:rsidP="008871C8" w:rsidRDefault="005968E5" w14:paraId="0025817F" w14:textId="265C0082">
            <w:pPr>
              <w:pStyle w:val="ListParagraph"/>
              <w:ind w:left="0"/>
              <w:rPr>
                <w:del w:author="Murguia, Sahima" w:date="2022-03-15T22:37:00Z" w:id="1841"/>
                <w:rFonts w:asciiTheme="majorHAnsi" w:hAnsiTheme="majorHAnsi" w:cstheme="majorHAnsi"/>
                <w:strike/>
                <w:szCs w:val="18"/>
                <w:lang w:val="en-US"/>
              </w:rPr>
            </w:pPr>
          </w:p>
        </w:tc>
        <w:tc>
          <w:tcPr>
            <w:tcW w:w="977" w:type="dxa"/>
            <w:vAlign w:val="center"/>
          </w:tcPr>
          <w:p w:rsidRPr="009463FF" w:rsidR="005968E5" w:rsidDel="00262379" w:rsidP="008871C8" w:rsidRDefault="005968E5" w14:paraId="39E5923F" w14:textId="328C5418">
            <w:pPr>
              <w:pStyle w:val="ListParagraph"/>
              <w:ind w:left="0"/>
              <w:rPr>
                <w:del w:author="Murguia, Sahima" w:date="2022-03-15T22:37:00Z" w:id="1842"/>
                <w:rFonts w:asciiTheme="majorHAnsi" w:hAnsiTheme="majorHAnsi" w:cstheme="majorHAnsi"/>
                <w:strike/>
                <w:szCs w:val="18"/>
                <w:lang w:val="en-US"/>
              </w:rPr>
            </w:pPr>
          </w:p>
        </w:tc>
        <w:tc>
          <w:tcPr>
            <w:tcW w:w="3158" w:type="dxa"/>
            <w:gridSpan w:val="2"/>
            <w:vAlign w:val="center"/>
          </w:tcPr>
          <w:p w:rsidRPr="009463FF" w:rsidR="005968E5" w:rsidDel="00262379" w:rsidP="008871C8" w:rsidRDefault="005968E5" w14:paraId="37283BB4" w14:textId="4C82E087">
            <w:pPr>
              <w:pStyle w:val="ListParagraph"/>
              <w:ind w:left="0"/>
              <w:rPr>
                <w:del w:author="Murguia, Sahima" w:date="2022-03-15T22:37:00Z" w:id="1843"/>
                <w:rFonts w:asciiTheme="majorHAnsi" w:hAnsiTheme="majorHAnsi" w:cstheme="majorHAnsi"/>
                <w:strike/>
                <w:szCs w:val="18"/>
                <w:lang w:val="en-US"/>
              </w:rPr>
            </w:pPr>
          </w:p>
        </w:tc>
      </w:tr>
      <w:tr w:rsidRPr="009463FF" w:rsidR="00937E8A" w:rsidDel="00262379" w:rsidTr="00BE1C61" w14:paraId="4A94DBB8" w14:textId="786DCCBA">
        <w:trPr>
          <w:gridAfter w:val="1"/>
          <w:wAfter w:w="145" w:type="dxa"/>
          <w:trHeight w:val="43"/>
          <w:del w:author="Murguia, Sahima" w:date="2022-03-15T22:37:00Z" w:id="1844"/>
        </w:trPr>
        <w:tc>
          <w:tcPr>
            <w:tcW w:w="1028" w:type="dxa"/>
            <w:vMerge/>
            <w:vAlign w:val="center"/>
          </w:tcPr>
          <w:p w:rsidRPr="009463FF" w:rsidR="00937E8A" w:rsidDel="00262379" w:rsidP="008871C8" w:rsidRDefault="00937E8A" w14:paraId="680F3AD8" w14:textId="33831A4C">
            <w:pPr>
              <w:pStyle w:val="ListParagraph"/>
              <w:ind w:left="0"/>
              <w:rPr>
                <w:del w:author="Murguia, Sahima" w:date="2022-03-15T22:37:00Z" w:id="1845"/>
                <w:strike/>
                <w:sz w:val="20"/>
                <w:szCs w:val="20"/>
                <w:lang w:val="en-US"/>
              </w:rPr>
            </w:pPr>
          </w:p>
        </w:tc>
        <w:tc>
          <w:tcPr>
            <w:tcW w:w="1349" w:type="dxa"/>
            <w:vAlign w:val="center"/>
          </w:tcPr>
          <w:p w:rsidRPr="006A0C90" w:rsidR="00937E8A" w:rsidDel="00262379" w:rsidP="008871C8" w:rsidRDefault="00937E8A" w14:paraId="2B516296" w14:textId="4794A8C8">
            <w:pPr>
              <w:pStyle w:val="ListParagraph"/>
              <w:ind w:left="0"/>
              <w:rPr>
                <w:del w:author="Murguia, Sahima" w:date="2022-03-15T22:37:00Z" w:id="1846"/>
                <w:rFonts w:asciiTheme="majorHAnsi" w:hAnsiTheme="majorHAnsi" w:cstheme="majorHAnsi"/>
                <w:strike/>
                <w:szCs w:val="18"/>
                <w:lang w:val="en-US"/>
                <w:rPrChange w:author="Andreyeva, Julia" w:date="2022-03-16T13:42:00Z" w:id="1847">
                  <w:rPr>
                    <w:del w:author="Murguia, Sahima" w:date="2022-03-15T22:37:00Z" w:id="1848"/>
                    <w:rFonts w:asciiTheme="majorHAnsi" w:hAnsiTheme="majorHAnsi" w:cstheme="majorHAnsi"/>
                    <w:strike/>
                    <w:szCs w:val="18"/>
                    <w:lang w:val="ru-RU"/>
                  </w:rPr>
                </w:rPrChange>
              </w:rPr>
            </w:pPr>
          </w:p>
        </w:tc>
        <w:tc>
          <w:tcPr>
            <w:tcW w:w="1491" w:type="dxa"/>
            <w:vAlign w:val="center"/>
          </w:tcPr>
          <w:p w:rsidRPr="009463FF" w:rsidR="00937E8A" w:rsidDel="00262379" w:rsidP="008871C8" w:rsidRDefault="00937E8A" w14:paraId="6C3FE078" w14:textId="1E6C64E6">
            <w:pPr>
              <w:pStyle w:val="ListParagraph"/>
              <w:ind w:left="0"/>
              <w:rPr>
                <w:del w:author="Murguia, Sahima" w:date="2022-03-15T22:37:00Z" w:id="1849"/>
                <w:rFonts w:asciiTheme="majorHAnsi" w:hAnsiTheme="majorHAnsi" w:cstheme="majorHAnsi"/>
                <w:strike/>
                <w:szCs w:val="18"/>
                <w:highlight w:val="cyan"/>
                <w:lang w:val="en-US"/>
              </w:rPr>
            </w:pPr>
            <w:del w:author="Murguia, Sahima" w:date="2022-03-15T22:37:00Z" w:id="1850">
              <w:r w:rsidRPr="009463FF" w:rsidDel="00262379">
                <w:rPr>
                  <w:rFonts w:asciiTheme="majorHAnsi" w:hAnsiTheme="majorHAnsi" w:cstheme="majorHAnsi"/>
                  <w:strike/>
                  <w:szCs w:val="18"/>
                  <w:highlight w:val="cyan"/>
                  <w:lang w:val="en-US"/>
                </w:rPr>
                <w:delText>Market</w:delText>
              </w:r>
            </w:del>
          </w:p>
        </w:tc>
        <w:tc>
          <w:tcPr>
            <w:tcW w:w="2039" w:type="dxa"/>
            <w:vAlign w:val="center"/>
          </w:tcPr>
          <w:p w:rsidRPr="009463FF" w:rsidR="00937E8A" w:rsidDel="00262379" w:rsidP="008871C8" w:rsidRDefault="00937E8A" w14:paraId="69933C79" w14:textId="3F679ECD">
            <w:pPr>
              <w:pStyle w:val="ListParagraph"/>
              <w:ind w:left="0"/>
              <w:rPr>
                <w:del w:author="Murguia, Sahima" w:date="2022-03-15T22:37:00Z" w:id="1851"/>
                <w:rFonts w:asciiTheme="majorHAnsi" w:hAnsiTheme="majorHAnsi" w:cstheme="majorHAnsi"/>
                <w:strike/>
                <w:szCs w:val="18"/>
                <w:lang w:val="en-US"/>
              </w:rPr>
            </w:pPr>
          </w:p>
        </w:tc>
        <w:tc>
          <w:tcPr>
            <w:tcW w:w="977" w:type="dxa"/>
            <w:vAlign w:val="center"/>
          </w:tcPr>
          <w:p w:rsidRPr="009463FF" w:rsidR="00937E8A" w:rsidDel="00262379" w:rsidP="008871C8" w:rsidRDefault="00937E8A" w14:paraId="5083E8EA" w14:textId="0543F0BF">
            <w:pPr>
              <w:pStyle w:val="ListParagraph"/>
              <w:ind w:left="0"/>
              <w:rPr>
                <w:del w:author="Murguia, Sahima" w:date="2022-03-15T22:37:00Z" w:id="1852"/>
                <w:rFonts w:asciiTheme="majorHAnsi" w:hAnsiTheme="majorHAnsi" w:cstheme="majorHAnsi"/>
                <w:strike/>
                <w:szCs w:val="18"/>
                <w:lang w:val="en-US"/>
              </w:rPr>
            </w:pPr>
          </w:p>
        </w:tc>
        <w:tc>
          <w:tcPr>
            <w:tcW w:w="3013" w:type="dxa"/>
            <w:vAlign w:val="center"/>
          </w:tcPr>
          <w:p w:rsidRPr="009463FF" w:rsidR="00937E8A" w:rsidDel="00262379" w:rsidP="008871C8" w:rsidRDefault="00937E8A" w14:paraId="6F8B359E" w14:textId="1A7793CD">
            <w:pPr>
              <w:pStyle w:val="ListParagraph"/>
              <w:ind w:left="0"/>
              <w:rPr>
                <w:del w:author="Murguia, Sahima" w:date="2022-03-15T22:37:00Z" w:id="1853"/>
                <w:rFonts w:asciiTheme="majorHAnsi" w:hAnsiTheme="majorHAnsi" w:cstheme="majorHAnsi"/>
                <w:strike/>
                <w:szCs w:val="18"/>
                <w:lang w:val="en-US"/>
              </w:rPr>
            </w:pPr>
          </w:p>
        </w:tc>
      </w:tr>
    </w:tbl>
    <w:p w:rsidRPr="009463FF" w:rsidR="00951EE2" w:rsidDel="00262379" w:rsidP="00DA0C4A" w:rsidRDefault="00951EE2" w14:paraId="3D49463A" w14:textId="2753F0AF">
      <w:pPr>
        <w:rPr>
          <w:del w:author="Murguia, Sahima" w:date="2022-03-15T22:37:00Z" w:id="1854"/>
          <w:strike/>
        </w:rPr>
      </w:pPr>
    </w:p>
    <w:tbl>
      <w:tblPr>
        <w:tblStyle w:val="TableGrid"/>
        <w:tblW w:w="10042" w:type="dxa"/>
        <w:tblInd w:w="-147" w:type="dxa"/>
        <w:tblLayout w:type="fixed"/>
        <w:tblLook w:val="04A0" w:firstRow="1" w:lastRow="0" w:firstColumn="1" w:lastColumn="0" w:noHBand="0" w:noVBand="1"/>
      </w:tblPr>
      <w:tblGrid>
        <w:gridCol w:w="1028"/>
        <w:gridCol w:w="1666"/>
        <w:gridCol w:w="1174"/>
        <w:gridCol w:w="2039"/>
        <w:gridCol w:w="977"/>
        <w:gridCol w:w="3158"/>
      </w:tblGrid>
      <w:tr w:rsidRPr="009463FF" w:rsidR="00252E97" w:rsidDel="00262379" w:rsidTr="002001B3" w14:paraId="23EB011E" w14:textId="7AC862B0">
        <w:trPr>
          <w:del w:author="Murguia, Sahima" w:date="2022-03-15T22:37:00Z" w:id="1855"/>
        </w:trPr>
        <w:tc>
          <w:tcPr>
            <w:tcW w:w="1028" w:type="dxa"/>
            <w:shd w:val="clear" w:color="auto" w:fill="2B5D9A" w:themeFill="accent6" w:themeFillShade="BF"/>
          </w:tcPr>
          <w:p w:rsidRPr="009463FF" w:rsidR="00C46D24" w:rsidDel="00262379" w:rsidP="008871C8" w:rsidRDefault="00C46D24" w14:paraId="5B769E72" w14:textId="2DAE1164">
            <w:pPr>
              <w:pStyle w:val="BodyText"/>
              <w:rPr>
                <w:del w:author="Murguia, Sahima" w:date="2022-03-15T22:37:00Z" w:id="1856"/>
                <w:rFonts w:ascii="Arial" w:hAnsi="Arial" w:cs="Arial"/>
                <w:b/>
                <w:bCs/>
                <w:strike/>
                <w:color w:val="FFFFFF" w:themeColor="background1"/>
                <w:szCs w:val="20"/>
              </w:rPr>
            </w:pPr>
            <w:del w:author="Murguia, Sahima" w:date="2022-03-15T22:37:00Z" w:id="1857">
              <w:r w:rsidRPr="009463FF" w:rsidDel="00262379">
                <w:rPr>
                  <w:rFonts w:ascii="Arial" w:hAnsi="Arial" w:cs="Arial"/>
                  <w:b/>
                  <w:bCs/>
                  <w:strike/>
                  <w:color w:val="FFFFFF" w:themeColor="background1"/>
                  <w:szCs w:val="20"/>
                </w:rPr>
                <w:delText>BC</w:delText>
              </w:r>
            </w:del>
          </w:p>
        </w:tc>
        <w:tc>
          <w:tcPr>
            <w:tcW w:w="1666" w:type="dxa"/>
            <w:shd w:val="clear" w:color="auto" w:fill="2B5D9A" w:themeFill="accent6" w:themeFillShade="BF"/>
          </w:tcPr>
          <w:p w:rsidRPr="009463FF" w:rsidR="00C46D24" w:rsidDel="00262379" w:rsidP="008871C8" w:rsidRDefault="00C46D24" w14:paraId="70A95480" w14:textId="204152F1">
            <w:pPr>
              <w:pStyle w:val="BodyText"/>
              <w:rPr>
                <w:del w:author="Murguia, Sahima" w:date="2022-03-15T22:37:00Z" w:id="1858"/>
                <w:rFonts w:ascii="Arial" w:hAnsi="Arial" w:cs="Arial"/>
                <w:b/>
                <w:bCs/>
                <w:strike/>
                <w:color w:val="FFFFFF" w:themeColor="background1"/>
                <w:szCs w:val="20"/>
              </w:rPr>
            </w:pPr>
            <w:del w:author="Murguia, Sahima" w:date="2022-03-15T22:37:00Z" w:id="1859">
              <w:r w:rsidRPr="009463FF" w:rsidDel="00262379">
                <w:rPr>
                  <w:rFonts w:ascii="Arial" w:hAnsi="Arial" w:cs="Arial"/>
                  <w:b/>
                  <w:bCs/>
                  <w:strike/>
                  <w:color w:val="FFFFFF" w:themeColor="background1"/>
                  <w:szCs w:val="20"/>
                </w:rPr>
                <w:delText>Table</w:delText>
              </w:r>
            </w:del>
          </w:p>
        </w:tc>
        <w:tc>
          <w:tcPr>
            <w:tcW w:w="1174" w:type="dxa"/>
            <w:shd w:val="clear" w:color="auto" w:fill="2B5D9A" w:themeFill="accent6" w:themeFillShade="BF"/>
          </w:tcPr>
          <w:p w:rsidRPr="009463FF" w:rsidR="00C46D24" w:rsidDel="00262379" w:rsidP="008871C8" w:rsidRDefault="00C46D24" w14:paraId="2B1BB194" w14:textId="75DCAAA0">
            <w:pPr>
              <w:pStyle w:val="BodyText"/>
              <w:rPr>
                <w:del w:author="Murguia, Sahima" w:date="2022-03-15T22:37:00Z" w:id="1860"/>
                <w:rFonts w:ascii="Arial" w:hAnsi="Arial" w:cs="Arial"/>
                <w:b/>
                <w:bCs/>
                <w:strike/>
                <w:color w:val="FFFFFF" w:themeColor="background1"/>
                <w:szCs w:val="20"/>
              </w:rPr>
            </w:pPr>
            <w:del w:author="Murguia, Sahima" w:date="2022-03-15T22:37:00Z" w:id="1861">
              <w:r w:rsidRPr="009463FF" w:rsidDel="00262379">
                <w:rPr>
                  <w:rFonts w:ascii="Arial" w:hAnsi="Arial" w:cs="Arial"/>
                  <w:b/>
                  <w:bCs/>
                  <w:strike/>
                  <w:color w:val="FFFFFF" w:themeColor="background1"/>
                  <w:szCs w:val="20"/>
                </w:rPr>
                <w:delText>Field</w:delText>
              </w:r>
            </w:del>
          </w:p>
        </w:tc>
        <w:tc>
          <w:tcPr>
            <w:tcW w:w="2039" w:type="dxa"/>
            <w:shd w:val="clear" w:color="auto" w:fill="2B5D9A" w:themeFill="accent6" w:themeFillShade="BF"/>
          </w:tcPr>
          <w:p w:rsidRPr="009463FF" w:rsidR="00C46D24" w:rsidDel="00262379" w:rsidP="008871C8" w:rsidRDefault="00C46D24" w14:paraId="60785700" w14:textId="3D7BFEDE">
            <w:pPr>
              <w:pStyle w:val="BodyText"/>
              <w:rPr>
                <w:del w:author="Murguia, Sahima" w:date="2022-03-15T22:37:00Z" w:id="1862"/>
                <w:rFonts w:ascii="Arial" w:hAnsi="Arial" w:cs="Arial"/>
                <w:b/>
                <w:bCs/>
                <w:strike/>
                <w:color w:val="FFFFFF" w:themeColor="background1"/>
                <w:szCs w:val="20"/>
              </w:rPr>
            </w:pPr>
            <w:del w:author="Murguia, Sahima" w:date="2022-03-15T22:37:00Z" w:id="1863">
              <w:r w:rsidRPr="009463FF" w:rsidDel="00262379">
                <w:rPr>
                  <w:rFonts w:ascii="Arial" w:hAnsi="Arial" w:cs="Arial"/>
                  <w:b/>
                  <w:bCs/>
                  <w:strike/>
                  <w:color w:val="FFFFFF" w:themeColor="background1"/>
                  <w:szCs w:val="20"/>
                </w:rPr>
                <w:delText>Column</w:delText>
              </w:r>
            </w:del>
          </w:p>
        </w:tc>
        <w:tc>
          <w:tcPr>
            <w:tcW w:w="977" w:type="dxa"/>
            <w:shd w:val="clear" w:color="auto" w:fill="2B5D9A" w:themeFill="accent6" w:themeFillShade="BF"/>
          </w:tcPr>
          <w:p w:rsidRPr="009463FF" w:rsidR="00C46D24" w:rsidDel="00262379" w:rsidP="008871C8" w:rsidRDefault="00C46D24" w14:paraId="03AE8BD9" w14:textId="26154282">
            <w:pPr>
              <w:pStyle w:val="BodyText"/>
              <w:rPr>
                <w:del w:author="Murguia, Sahima" w:date="2022-03-15T22:37:00Z" w:id="1864"/>
                <w:rFonts w:ascii="Arial" w:hAnsi="Arial" w:cs="Arial"/>
                <w:b/>
                <w:bCs/>
                <w:strike/>
                <w:color w:val="FFFFFF" w:themeColor="background1"/>
                <w:szCs w:val="20"/>
              </w:rPr>
            </w:pPr>
            <w:del w:author="Murguia, Sahima" w:date="2022-03-15T22:37:00Z" w:id="1865">
              <w:r w:rsidRPr="009463FF" w:rsidDel="00262379">
                <w:rPr>
                  <w:rFonts w:ascii="Arial" w:hAnsi="Arial" w:cs="Arial"/>
                  <w:b/>
                  <w:bCs/>
                  <w:strike/>
                  <w:color w:val="FFFFFF" w:themeColor="background1"/>
                  <w:szCs w:val="20"/>
                </w:rPr>
                <w:delText>Type</w:delText>
              </w:r>
            </w:del>
          </w:p>
        </w:tc>
        <w:tc>
          <w:tcPr>
            <w:tcW w:w="3158" w:type="dxa"/>
            <w:shd w:val="clear" w:color="auto" w:fill="2B5D9A" w:themeFill="accent6" w:themeFillShade="BF"/>
          </w:tcPr>
          <w:p w:rsidRPr="009463FF" w:rsidR="00C46D24" w:rsidDel="00262379" w:rsidP="008871C8" w:rsidRDefault="00C46D24" w14:paraId="5A37A613" w14:textId="141167D0">
            <w:pPr>
              <w:pStyle w:val="BodyText"/>
              <w:rPr>
                <w:del w:author="Murguia, Sahima" w:date="2022-03-15T22:37:00Z" w:id="1866"/>
                <w:rFonts w:ascii="Arial" w:hAnsi="Arial" w:cs="Arial"/>
                <w:b/>
                <w:bCs/>
                <w:strike/>
                <w:color w:val="FFFFFF" w:themeColor="background1"/>
                <w:szCs w:val="20"/>
              </w:rPr>
            </w:pPr>
            <w:del w:author="Murguia, Sahima" w:date="2022-03-15T22:37:00Z" w:id="1867">
              <w:r w:rsidRPr="009463FF" w:rsidDel="00262379">
                <w:rPr>
                  <w:rFonts w:ascii="Arial" w:hAnsi="Arial" w:cs="Arial"/>
                  <w:b/>
                  <w:bCs/>
                  <w:strike/>
                  <w:color w:val="FFFFFF" w:themeColor="background1"/>
                  <w:szCs w:val="20"/>
                </w:rPr>
                <w:delText>Description</w:delText>
              </w:r>
            </w:del>
          </w:p>
        </w:tc>
      </w:tr>
      <w:tr w:rsidRPr="009463FF" w:rsidR="00CF59C4" w:rsidDel="00262379" w:rsidTr="002001B3" w14:paraId="190C8FD0" w14:textId="76AB09E9">
        <w:trPr>
          <w:trHeight w:val="43"/>
          <w:del w:author="Murguia, Sahima" w:date="2022-03-15T22:37:00Z" w:id="1868"/>
        </w:trPr>
        <w:tc>
          <w:tcPr>
            <w:tcW w:w="1028" w:type="dxa"/>
            <w:vMerge w:val="restart"/>
            <w:vAlign w:val="center"/>
          </w:tcPr>
          <w:p w:rsidRPr="009463FF" w:rsidR="001D25A2" w:rsidDel="00262379" w:rsidP="00DA7C74" w:rsidRDefault="001D25A2" w14:paraId="3553CB7E" w14:textId="747EE8C1">
            <w:pPr>
              <w:pStyle w:val="ListParagraph"/>
              <w:ind w:left="0"/>
              <w:rPr>
                <w:del w:author="Murguia, Sahima" w:date="2022-03-15T22:37:00Z" w:id="1869"/>
                <w:strike/>
                <w:sz w:val="20"/>
                <w:szCs w:val="20"/>
                <w:lang w:val="en-US"/>
              </w:rPr>
            </w:pPr>
          </w:p>
          <w:p w:rsidRPr="009463FF" w:rsidR="001D25A2" w:rsidDel="00262379" w:rsidP="00DA7C74" w:rsidRDefault="001D25A2" w14:paraId="5B3C3489" w14:textId="43B426D4">
            <w:pPr>
              <w:pStyle w:val="ListParagraph"/>
              <w:ind w:left="0"/>
              <w:rPr>
                <w:del w:author="Murguia, Sahima" w:date="2022-03-15T22:37:00Z" w:id="1870"/>
                <w:strike/>
                <w:sz w:val="20"/>
                <w:szCs w:val="20"/>
                <w:lang w:val="en-US"/>
              </w:rPr>
            </w:pPr>
          </w:p>
          <w:p w:rsidRPr="009463FF" w:rsidR="001D25A2" w:rsidDel="00262379" w:rsidP="00DA7C74" w:rsidRDefault="001D25A2" w14:paraId="4C337942" w14:textId="71427073">
            <w:pPr>
              <w:pStyle w:val="ListParagraph"/>
              <w:ind w:left="0"/>
              <w:rPr>
                <w:del w:author="Murguia, Sahima" w:date="2022-03-15T22:37:00Z" w:id="1871"/>
                <w:strike/>
                <w:sz w:val="20"/>
                <w:szCs w:val="20"/>
                <w:lang w:val="en-US"/>
              </w:rPr>
            </w:pPr>
          </w:p>
          <w:p w:rsidRPr="009463FF" w:rsidR="001D25A2" w:rsidDel="00262379" w:rsidP="00DA7C74" w:rsidRDefault="001D25A2" w14:paraId="6BFCE776" w14:textId="1CE0D906">
            <w:pPr>
              <w:pStyle w:val="ListParagraph"/>
              <w:ind w:left="0"/>
              <w:rPr>
                <w:del w:author="Murguia, Sahima" w:date="2022-03-15T22:37:00Z" w:id="1872"/>
                <w:strike/>
                <w:sz w:val="20"/>
                <w:szCs w:val="20"/>
                <w:lang w:val="en-US"/>
              </w:rPr>
            </w:pPr>
          </w:p>
          <w:p w:rsidRPr="009463FF" w:rsidR="001D25A2" w:rsidDel="00262379" w:rsidP="00DA7C74" w:rsidRDefault="001D25A2" w14:paraId="594918F2" w14:textId="78F28EB9">
            <w:pPr>
              <w:pStyle w:val="ListParagraph"/>
              <w:ind w:left="0"/>
              <w:rPr>
                <w:del w:author="Murguia, Sahima" w:date="2022-03-15T22:37:00Z" w:id="1873"/>
                <w:strike/>
                <w:sz w:val="20"/>
                <w:szCs w:val="20"/>
                <w:lang w:val="en-US"/>
              </w:rPr>
            </w:pPr>
          </w:p>
          <w:p w:rsidRPr="009463FF" w:rsidR="001D25A2" w:rsidDel="00262379" w:rsidP="00DA7C74" w:rsidRDefault="001D25A2" w14:paraId="3F2EC180" w14:textId="0C5A3D5B">
            <w:pPr>
              <w:pStyle w:val="ListParagraph"/>
              <w:ind w:left="0"/>
              <w:rPr>
                <w:del w:author="Murguia, Sahima" w:date="2022-03-15T22:37:00Z" w:id="1874"/>
                <w:strike/>
                <w:sz w:val="20"/>
                <w:szCs w:val="20"/>
                <w:lang w:val="en-US"/>
              </w:rPr>
            </w:pPr>
          </w:p>
          <w:p w:rsidRPr="009463FF" w:rsidR="001D25A2" w:rsidDel="00262379" w:rsidP="00DA7C74" w:rsidRDefault="001D25A2" w14:paraId="57869C1C" w14:textId="7CF08021">
            <w:pPr>
              <w:pStyle w:val="ListParagraph"/>
              <w:ind w:left="0"/>
              <w:rPr>
                <w:del w:author="Murguia, Sahima" w:date="2022-03-15T22:37:00Z" w:id="1875"/>
                <w:strike/>
                <w:sz w:val="20"/>
                <w:szCs w:val="20"/>
                <w:lang w:val="en-US"/>
              </w:rPr>
            </w:pPr>
          </w:p>
          <w:p w:rsidRPr="009463FF" w:rsidR="001D25A2" w:rsidDel="00262379" w:rsidP="00DA7C74" w:rsidRDefault="001D25A2" w14:paraId="791EF783" w14:textId="31707B68">
            <w:pPr>
              <w:pStyle w:val="ListParagraph"/>
              <w:ind w:left="0"/>
              <w:rPr>
                <w:del w:author="Murguia, Sahima" w:date="2022-03-15T22:37:00Z" w:id="1876"/>
                <w:strike/>
                <w:sz w:val="20"/>
                <w:szCs w:val="20"/>
                <w:lang w:val="en-US"/>
              </w:rPr>
            </w:pPr>
          </w:p>
          <w:p w:rsidRPr="009463FF" w:rsidR="001D25A2" w:rsidDel="00262379" w:rsidP="00DA7C74" w:rsidRDefault="001D25A2" w14:paraId="0CE16622" w14:textId="433B23B7">
            <w:pPr>
              <w:pStyle w:val="ListParagraph"/>
              <w:ind w:left="0"/>
              <w:rPr>
                <w:del w:author="Murguia, Sahima" w:date="2022-03-15T22:37:00Z" w:id="1877"/>
                <w:strike/>
                <w:sz w:val="20"/>
                <w:szCs w:val="20"/>
                <w:lang w:val="en-US"/>
              </w:rPr>
            </w:pPr>
          </w:p>
          <w:p w:rsidRPr="009463FF" w:rsidR="001D25A2" w:rsidDel="00262379" w:rsidP="00DA7C74" w:rsidRDefault="001D25A2" w14:paraId="363732BA" w14:textId="4ED602A4">
            <w:pPr>
              <w:pStyle w:val="ListParagraph"/>
              <w:ind w:left="0"/>
              <w:rPr>
                <w:del w:author="Murguia, Sahima" w:date="2022-03-15T22:37:00Z" w:id="1878"/>
                <w:strike/>
                <w:sz w:val="20"/>
                <w:szCs w:val="20"/>
                <w:lang w:val="en-US"/>
              </w:rPr>
            </w:pPr>
          </w:p>
          <w:p w:rsidRPr="009463FF" w:rsidR="001D25A2" w:rsidDel="00262379" w:rsidP="00DA7C74" w:rsidRDefault="001D25A2" w14:paraId="251693E0" w14:textId="03301B48">
            <w:pPr>
              <w:pStyle w:val="ListParagraph"/>
              <w:ind w:left="0"/>
              <w:rPr>
                <w:del w:author="Murguia, Sahima" w:date="2022-03-15T22:37:00Z" w:id="1879"/>
                <w:strike/>
                <w:sz w:val="20"/>
                <w:szCs w:val="20"/>
                <w:lang w:val="en-US"/>
              </w:rPr>
            </w:pPr>
          </w:p>
          <w:p w:rsidRPr="009463FF" w:rsidR="001D25A2" w:rsidDel="00262379" w:rsidP="00DA7C74" w:rsidRDefault="001D25A2" w14:paraId="549B9F15" w14:textId="67935A7E">
            <w:pPr>
              <w:pStyle w:val="ListParagraph"/>
              <w:ind w:left="0"/>
              <w:rPr>
                <w:del w:author="Murguia, Sahima" w:date="2022-03-15T22:37:00Z" w:id="1880"/>
                <w:strike/>
                <w:sz w:val="20"/>
                <w:szCs w:val="20"/>
                <w:lang w:val="en-US"/>
              </w:rPr>
            </w:pPr>
          </w:p>
          <w:p w:rsidRPr="009463FF" w:rsidR="001D25A2" w:rsidDel="00262379" w:rsidP="00DA7C74" w:rsidRDefault="001D25A2" w14:paraId="463B2628" w14:textId="1B037C9A">
            <w:pPr>
              <w:pStyle w:val="ListParagraph"/>
              <w:ind w:left="0"/>
              <w:rPr>
                <w:del w:author="Murguia, Sahima" w:date="2022-03-15T22:37:00Z" w:id="1881"/>
                <w:strike/>
                <w:sz w:val="20"/>
                <w:szCs w:val="20"/>
                <w:lang w:val="en-US"/>
              </w:rPr>
            </w:pPr>
          </w:p>
          <w:p w:rsidRPr="009463FF" w:rsidR="001D25A2" w:rsidDel="00262379" w:rsidP="00DA7C74" w:rsidRDefault="001D25A2" w14:paraId="6956BB97" w14:textId="6FCFEED8">
            <w:pPr>
              <w:pStyle w:val="ListParagraph"/>
              <w:ind w:left="0"/>
              <w:rPr>
                <w:del w:author="Murguia, Sahima" w:date="2022-03-15T22:37:00Z" w:id="1882"/>
                <w:strike/>
                <w:sz w:val="20"/>
                <w:szCs w:val="20"/>
                <w:lang w:val="en-US"/>
              </w:rPr>
            </w:pPr>
          </w:p>
          <w:p w:rsidRPr="009463FF" w:rsidR="001D25A2" w:rsidDel="00262379" w:rsidP="00DA7C74" w:rsidRDefault="001D25A2" w14:paraId="0295A68F" w14:textId="170AB893">
            <w:pPr>
              <w:pStyle w:val="ListParagraph"/>
              <w:ind w:left="0"/>
              <w:rPr>
                <w:del w:author="Murguia, Sahima" w:date="2022-03-15T22:37:00Z" w:id="1883"/>
                <w:strike/>
                <w:sz w:val="20"/>
                <w:szCs w:val="20"/>
                <w:lang w:val="en-US"/>
              </w:rPr>
            </w:pPr>
          </w:p>
          <w:p w:rsidRPr="009463FF" w:rsidR="001D25A2" w:rsidDel="00262379" w:rsidP="00DA7C74" w:rsidRDefault="001D25A2" w14:paraId="61969B61" w14:textId="1157ACA8">
            <w:pPr>
              <w:pStyle w:val="ListParagraph"/>
              <w:ind w:left="0"/>
              <w:rPr>
                <w:del w:author="Murguia, Sahima" w:date="2022-03-15T22:37:00Z" w:id="1884"/>
                <w:strike/>
                <w:sz w:val="20"/>
                <w:szCs w:val="20"/>
                <w:lang w:val="en-US"/>
              </w:rPr>
            </w:pPr>
          </w:p>
          <w:p w:rsidRPr="009463FF" w:rsidR="001D25A2" w:rsidDel="00262379" w:rsidP="00DA7C74" w:rsidRDefault="001D25A2" w14:paraId="79E4D51D" w14:textId="6B8766EB">
            <w:pPr>
              <w:pStyle w:val="ListParagraph"/>
              <w:ind w:left="0"/>
              <w:rPr>
                <w:del w:author="Murguia, Sahima" w:date="2022-03-15T22:37:00Z" w:id="1885"/>
                <w:strike/>
                <w:sz w:val="20"/>
                <w:szCs w:val="20"/>
                <w:lang w:val="en-US"/>
              </w:rPr>
            </w:pPr>
          </w:p>
          <w:p w:rsidRPr="009463FF" w:rsidR="001D25A2" w:rsidDel="00262379" w:rsidP="00DA7C74" w:rsidRDefault="001D25A2" w14:paraId="15556F45" w14:textId="448446EC">
            <w:pPr>
              <w:pStyle w:val="ListParagraph"/>
              <w:ind w:left="0"/>
              <w:rPr>
                <w:del w:author="Murguia, Sahima" w:date="2022-03-15T22:37:00Z" w:id="1886"/>
                <w:strike/>
                <w:sz w:val="20"/>
                <w:szCs w:val="20"/>
                <w:lang w:val="en-US"/>
              </w:rPr>
            </w:pPr>
          </w:p>
          <w:p w:rsidRPr="009463FF" w:rsidR="001D25A2" w:rsidDel="00262379" w:rsidP="00DA7C74" w:rsidRDefault="001D25A2" w14:paraId="013D1818" w14:textId="21A1A7D3">
            <w:pPr>
              <w:pStyle w:val="ListParagraph"/>
              <w:ind w:left="0"/>
              <w:rPr>
                <w:del w:author="Murguia, Sahima" w:date="2022-03-15T22:37:00Z" w:id="1887"/>
                <w:strike/>
                <w:sz w:val="20"/>
                <w:szCs w:val="20"/>
                <w:lang w:val="en-US"/>
              </w:rPr>
            </w:pPr>
          </w:p>
          <w:p w:rsidRPr="009463FF" w:rsidR="001D25A2" w:rsidDel="00262379" w:rsidP="00DA7C74" w:rsidRDefault="001D25A2" w14:paraId="59450953" w14:textId="51B00632">
            <w:pPr>
              <w:pStyle w:val="ListParagraph"/>
              <w:ind w:left="0"/>
              <w:rPr>
                <w:del w:author="Murguia, Sahima" w:date="2022-03-15T22:37:00Z" w:id="1888"/>
                <w:strike/>
                <w:sz w:val="20"/>
                <w:szCs w:val="20"/>
                <w:lang w:val="en-US"/>
              </w:rPr>
            </w:pPr>
          </w:p>
          <w:p w:rsidRPr="009463FF" w:rsidR="001D25A2" w:rsidDel="00262379" w:rsidP="00DA7C74" w:rsidRDefault="001D25A2" w14:paraId="7B99D640" w14:textId="68EA7D02">
            <w:pPr>
              <w:pStyle w:val="ListParagraph"/>
              <w:ind w:left="0"/>
              <w:rPr>
                <w:del w:author="Murguia, Sahima" w:date="2022-03-15T22:37:00Z" w:id="1889"/>
                <w:strike/>
                <w:sz w:val="20"/>
                <w:szCs w:val="20"/>
                <w:lang w:val="en-US"/>
              </w:rPr>
            </w:pPr>
          </w:p>
          <w:p w:rsidRPr="009463FF" w:rsidR="001D25A2" w:rsidDel="00262379" w:rsidP="00DA7C74" w:rsidRDefault="001D25A2" w14:paraId="16DD055F" w14:textId="06CAB58F">
            <w:pPr>
              <w:pStyle w:val="ListParagraph"/>
              <w:ind w:left="0"/>
              <w:rPr>
                <w:del w:author="Murguia, Sahima" w:date="2022-03-15T22:37:00Z" w:id="1890"/>
                <w:strike/>
                <w:sz w:val="20"/>
                <w:szCs w:val="20"/>
                <w:lang w:val="en-US"/>
              </w:rPr>
            </w:pPr>
          </w:p>
          <w:p w:rsidRPr="009463FF" w:rsidR="001D25A2" w:rsidDel="00262379" w:rsidP="00DA7C74" w:rsidRDefault="001D25A2" w14:paraId="504A8916" w14:textId="29A3DDC8">
            <w:pPr>
              <w:pStyle w:val="ListParagraph"/>
              <w:ind w:left="0"/>
              <w:rPr>
                <w:del w:author="Murguia, Sahima" w:date="2022-03-15T22:37:00Z" w:id="1891"/>
                <w:strike/>
                <w:sz w:val="20"/>
                <w:szCs w:val="20"/>
                <w:lang w:val="en-US"/>
              </w:rPr>
            </w:pPr>
          </w:p>
          <w:p w:rsidRPr="009463FF" w:rsidR="001D25A2" w:rsidDel="00262379" w:rsidP="00DA7C74" w:rsidRDefault="001D25A2" w14:paraId="21CD758A" w14:textId="0E80094B">
            <w:pPr>
              <w:pStyle w:val="ListParagraph"/>
              <w:ind w:left="0"/>
              <w:rPr>
                <w:del w:author="Murguia, Sahima" w:date="2022-03-15T22:37:00Z" w:id="1892"/>
                <w:strike/>
                <w:sz w:val="20"/>
                <w:szCs w:val="20"/>
                <w:lang w:val="en-US"/>
              </w:rPr>
            </w:pPr>
          </w:p>
          <w:p w:rsidRPr="009463FF" w:rsidR="001D25A2" w:rsidDel="00262379" w:rsidP="00DA7C74" w:rsidRDefault="001D25A2" w14:paraId="7244CAD8" w14:textId="60F1283C">
            <w:pPr>
              <w:pStyle w:val="ListParagraph"/>
              <w:ind w:left="0"/>
              <w:rPr>
                <w:del w:author="Murguia, Sahima" w:date="2022-03-15T22:37:00Z" w:id="1893"/>
                <w:strike/>
                <w:sz w:val="20"/>
                <w:szCs w:val="20"/>
                <w:lang w:val="en-US"/>
              </w:rPr>
            </w:pPr>
          </w:p>
          <w:p w:rsidRPr="009463FF" w:rsidR="001D25A2" w:rsidDel="00262379" w:rsidP="00DA7C74" w:rsidRDefault="001D25A2" w14:paraId="6EAEAD29" w14:textId="1EA16329">
            <w:pPr>
              <w:pStyle w:val="ListParagraph"/>
              <w:ind w:left="0"/>
              <w:rPr>
                <w:del w:author="Murguia, Sahima" w:date="2022-03-15T22:37:00Z" w:id="1894"/>
                <w:strike/>
                <w:sz w:val="20"/>
                <w:szCs w:val="20"/>
                <w:lang w:val="en-US"/>
              </w:rPr>
            </w:pPr>
          </w:p>
          <w:p w:rsidRPr="009463FF" w:rsidR="00CF59C4" w:rsidDel="00262379" w:rsidP="00DA7C74" w:rsidRDefault="00CF59C4" w14:paraId="408829DD" w14:textId="4EAE6BB7">
            <w:pPr>
              <w:pStyle w:val="ListParagraph"/>
              <w:ind w:left="0"/>
              <w:rPr>
                <w:del w:author="Murguia, Sahima" w:date="2022-03-15T22:37:00Z" w:id="1895"/>
                <w:strike/>
                <w:sz w:val="20"/>
                <w:szCs w:val="20"/>
                <w:lang w:val="en-US"/>
              </w:rPr>
            </w:pPr>
            <w:del w:author="Murguia, Sahima" w:date="2022-03-15T22:37:00Z" w:id="1896">
              <w:r w:rsidRPr="009463FF" w:rsidDel="00262379">
                <w:rPr>
                  <w:strike/>
                  <w:sz w:val="20"/>
                  <w:szCs w:val="20"/>
                  <w:lang w:val="en-US"/>
                </w:rPr>
                <w:delText>Service order item</w:delText>
              </w:r>
            </w:del>
          </w:p>
          <w:p w:rsidRPr="009463FF" w:rsidR="00CF59C4" w:rsidDel="00262379" w:rsidP="00DA7C74" w:rsidRDefault="00CF59C4" w14:paraId="16A21C36" w14:textId="14672B51">
            <w:pPr>
              <w:pStyle w:val="ListParagraph"/>
              <w:ind w:left="0"/>
              <w:rPr>
                <w:del w:author="Murguia, Sahima" w:date="2022-03-15T22:37:00Z" w:id="1897"/>
                <w:strike/>
                <w:sz w:val="20"/>
                <w:szCs w:val="20"/>
                <w:lang w:val="en-US"/>
              </w:rPr>
            </w:pPr>
          </w:p>
          <w:p w:rsidRPr="009463FF" w:rsidR="00CF59C4" w:rsidDel="00262379" w:rsidP="00DA7C74" w:rsidRDefault="00CF59C4" w14:paraId="02DC549C" w14:textId="54F5821D">
            <w:pPr>
              <w:pStyle w:val="ListParagraph"/>
              <w:ind w:left="0"/>
              <w:rPr>
                <w:del w:author="Murguia, Sahima" w:date="2022-03-15T22:37:00Z" w:id="1898"/>
                <w:strike/>
                <w:sz w:val="20"/>
                <w:szCs w:val="20"/>
                <w:lang w:val="en-US"/>
              </w:rPr>
            </w:pPr>
          </w:p>
          <w:p w:rsidRPr="009463FF" w:rsidR="00CF59C4" w:rsidDel="00262379" w:rsidP="00DA7C74" w:rsidRDefault="00CF59C4" w14:paraId="65AF2C6B" w14:textId="698D7B82">
            <w:pPr>
              <w:pStyle w:val="ListParagraph"/>
              <w:ind w:left="0"/>
              <w:rPr>
                <w:del w:author="Murguia, Sahima" w:date="2022-03-15T22:37:00Z" w:id="1899"/>
                <w:strike/>
                <w:sz w:val="20"/>
                <w:szCs w:val="20"/>
                <w:lang w:val="en-US"/>
              </w:rPr>
            </w:pPr>
          </w:p>
          <w:p w:rsidRPr="009463FF" w:rsidR="00CF59C4" w:rsidDel="00262379" w:rsidP="00DA7C74" w:rsidRDefault="00CF59C4" w14:paraId="40035214" w14:textId="73C8166C">
            <w:pPr>
              <w:pStyle w:val="ListParagraph"/>
              <w:ind w:left="0"/>
              <w:rPr>
                <w:del w:author="Murguia, Sahima" w:date="2022-03-15T22:37:00Z" w:id="1900"/>
                <w:strike/>
                <w:sz w:val="20"/>
                <w:szCs w:val="20"/>
                <w:lang w:val="en-US"/>
              </w:rPr>
            </w:pPr>
          </w:p>
          <w:p w:rsidRPr="009463FF" w:rsidR="00CF59C4" w:rsidDel="00262379" w:rsidP="00DA7C74" w:rsidRDefault="00CF59C4" w14:paraId="2C56A9B1" w14:textId="5E111229">
            <w:pPr>
              <w:pStyle w:val="ListParagraph"/>
              <w:ind w:left="0"/>
              <w:rPr>
                <w:del w:author="Murguia, Sahima" w:date="2022-03-15T22:37:00Z" w:id="1901"/>
                <w:strike/>
                <w:sz w:val="20"/>
                <w:szCs w:val="20"/>
                <w:lang w:val="en-US"/>
              </w:rPr>
            </w:pPr>
          </w:p>
          <w:p w:rsidRPr="009463FF" w:rsidR="00CF59C4" w:rsidDel="00262379" w:rsidP="00DA7C74" w:rsidRDefault="00CF59C4" w14:paraId="302B21E0" w14:textId="4FF2A282">
            <w:pPr>
              <w:pStyle w:val="ListParagraph"/>
              <w:ind w:left="0"/>
              <w:rPr>
                <w:del w:author="Murguia, Sahima" w:date="2022-03-15T22:37:00Z" w:id="1902"/>
                <w:strike/>
                <w:sz w:val="20"/>
                <w:szCs w:val="20"/>
                <w:lang w:val="en-US"/>
              </w:rPr>
            </w:pPr>
          </w:p>
          <w:p w:rsidRPr="009463FF" w:rsidR="00CF59C4" w:rsidDel="00262379" w:rsidP="00DA7C74" w:rsidRDefault="00CF59C4" w14:paraId="2541EC59" w14:textId="2A51397B">
            <w:pPr>
              <w:pStyle w:val="ListParagraph"/>
              <w:ind w:left="0"/>
              <w:rPr>
                <w:del w:author="Murguia, Sahima" w:date="2022-03-15T22:37:00Z" w:id="1903"/>
                <w:strike/>
                <w:sz w:val="20"/>
                <w:szCs w:val="20"/>
                <w:lang w:val="en-US"/>
              </w:rPr>
            </w:pPr>
          </w:p>
          <w:p w:rsidRPr="009463FF" w:rsidR="00CF59C4" w:rsidDel="00262379" w:rsidP="00DA7C74" w:rsidRDefault="00CF59C4" w14:paraId="51F8333C" w14:textId="0916FEE0">
            <w:pPr>
              <w:pStyle w:val="ListParagraph"/>
              <w:ind w:left="0"/>
              <w:rPr>
                <w:del w:author="Murguia, Sahima" w:date="2022-03-15T22:37:00Z" w:id="1904"/>
                <w:strike/>
                <w:sz w:val="20"/>
                <w:szCs w:val="20"/>
                <w:lang w:val="en-US"/>
              </w:rPr>
            </w:pPr>
          </w:p>
          <w:p w:rsidRPr="009463FF" w:rsidR="00CF59C4" w:rsidDel="00262379" w:rsidP="00DA7C74" w:rsidRDefault="00CF59C4" w14:paraId="5703DF32" w14:textId="523C8D06">
            <w:pPr>
              <w:pStyle w:val="ListParagraph"/>
              <w:ind w:left="0"/>
              <w:rPr>
                <w:del w:author="Murguia, Sahima" w:date="2022-03-15T22:37:00Z" w:id="1905"/>
                <w:strike/>
                <w:sz w:val="20"/>
                <w:szCs w:val="20"/>
                <w:lang w:val="en-US"/>
              </w:rPr>
            </w:pPr>
          </w:p>
          <w:p w:rsidRPr="009463FF" w:rsidR="00CF59C4" w:rsidDel="00262379" w:rsidP="00DA7C74" w:rsidRDefault="00CF59C4" w14:paraId="06AF35B6" w14:textId="77FAFB1D">
            <w:pPr>
              <w:pStyle w:val="ListParagraph"/>
              <w:ind w:left="0"/>
              <w:rPr>
                <w:del w:author="Murguia, Sahima" w:date="2022-03-15T22:37:00Z" w:id="1906"/>
                <w:strike/>
                <w:sz w:val="20"/>
                <w:szCs w:val="20"/>
                <w:lang w:val="en-US"/>
              </w:rPr>
            </w:pPr>
          </w:p>
          <w:p w:rsidRPr="009463FF" w:rsidR="00CF59C4" w:rsidDel="00262379" w:rsidP="00DA7C74" w:rsidRDefault="00CF59C4" w14:paraId="09FAC5CB" w14:textId="728082DD">
            <w:pPr>
              <w:pStyle w:val="ListParagraph"/>
              <w:ind w:left="0"/>
              <w:rPr>
                <w:del w:author="Murguia, Sahima" w:date="2022-03-15T22:37:00Z" w:id="1907"/>
                <w:strike/>
                <w:sz w:val="20"/>
                <w:szCs w:val="20"/>
                <w:lang w:val="en-US"/>
              </w:rPr>
            </w:pPr>
          </w:p>
          <w:p w:rsidRPr="009463FF" w:rsidR="00CF59C4" w:rsidDel="00262379" w:rsidP="00DA7C74" w:rsidRDefault="00CF59C4" w14:paraId="5697F664" w14:textId="472957E3">
            <w:pPr>
              <w:pStyle w:val="ListParagraph"/>
              <w:ind w:left="0"/>
              <w:rPr>
                <w:del w:author="Murguia, Sahima" w:date="2022-03-15T22:37:00Z" w:id="1908"/>
                <w:strike/>
                <w:sz w:val="20"/>
                <w:szCs w:val="20"/>
                <w:lang w:val="en-US"/>
              </w:rPr>
            </w:pPr>
          </w:p>
          <w:p w:rsidRPr="009463FF" w:rsidR="00CF59C4" w:rsidDel="00262379" w:rsidP="00DA7C74" w:rsidRDefault="00CF59C4" w14:paraId="520F772F" w14:textId="181D8632">
            <w:pPr>
              <w:pStyle w:val="ListParagraph"/>
              <w:ind w:left="0"/>
              <w:rPr>
                <w:del w:author="Murguia, Sahima" w:date="2022-03-15T22:37:00Z" w:id="1909"/>
                <w:strike/>
                <w:sz w:val="20"/>
                <w:szCs w:val="20"/>
                <w:lang w:val="en-US"/>
              </w:rPr>
            </w:pPr>
          </w:p>
          <w:p w:rsidRPr="009463FF" w:rsidR="00CF59C4" w:rsidDel="00262379" w:rsidP="00DA7C74" w:rsidRDefault="00CF59C4" w14:paraId="076963DF" w14:textId="3FB1E0C4">
            <w:pPr>
              <w:pStyle w:val="ListParagraph"/>
              <w:ind w:left="0"/>
              <w:rPr>
                <w:del w:author="Murguia, Sahima" w:date="2022-03-15T22:37:00Z" w:id="1910"/>
                <w:strike/>
                <w:sz w:val="20"/>
                <w:szCs w:val="20"/>
                <w:lang w:val="en-US"/>
              </w:rPr>
            </w:pPr>
          </w:p>
          <w:p w:rsidRPr="009463FF" w:rsidR="00CF59C4" w:rsidDel="00262379" w:rsidP="00DA7C74" w:rsidRDefault="00CF59C4" w14:paraId="52F30E02" w14:textId="26088650">
            <w:pPr>
              <w:pStyle w:val="ListParagraph"/>
              <w:ind w:left="0"/>
              <w:rPr>
                <w:del w:author="Murguia, Sahima" w:date="2022-03-15T22:37:00Z" w:id="1911"/>
                <w:strike/>
                <w:sz w:val="20"/>
                <w:szCs w:val="20"/>
                <w:lang w:val="en-US"/>
              </w:rPr>
            </w:pPr>
          </w:p>
          <w:p w:rsidRPr="009463FF" w:rsidR="00CF59C4" w:rsidDel="00262379" w:rsidP="00DA7C74" w:rsidRDefault="00CF59C4" w14:paraId="68BEC111" w14:textId="30156D00">
            <w:pPr>
              <w:pStyle w:val="ListParagraph"/>
              <w:ind w:left="0"/>
              <w:rPr>
                <w:del w:author="Murguia, Sahima" w:date="2022-03-15T22:37:00Z" w:id="1912"/>
                <w:strike/>
                <w:sz w:val="20"/>
                <w:szCs w:val="20"/>
                <w:lang w:val="en-US"/>
              </w:rPr>
            </w:pPr>
          </w:p>
          <w:p w:rsidRPr="009463FF" w:rsidR="00CF59C4" w:rsidDel="00262379" w:rsidP="00DA7C74" w:rsidRDefault="00CF59C4" w14:paraId="4DCC16EE" w14:textId="41036CD8">
            <w:pPr>
              <w:pStyle w:val="ListParagraph"/>
              <w:ind w:left="0"/>
              <w:rPr>
                <w:del w:author="Murguia, Sahima" w:date="2022-03-15T22:37:00Z" w:id="1913"/>
                <w:strike/>
                <w:sz w:val="20"/>
                <w:szCs w:val="20"/>
                <w:lang w:val="en-US"/>
              </w:rPr>
            </w:pPr>
          </w:p>
          <w:p w:rsidRPr="009463FF" w:rsidR="00CF59C4" w:rsidDel="00262379" w:rsidP="00DA7C74" w:rsidRDefault="00CF59C4" w14:paraId="5B6C8E67" w14:textId="3B737E20">
            <w:pPr>
              <w:pStyle w:val="ListParagraph"/>
              <w:ind w:left="0"/>
              <w:rPr>
                <w:del w:author="Murguia, Sahima" w:date="2022-03-15T22:37:00Z" w:id="1914"/>
                <w:strike/>
                <w:sz w:val="20"/>
                <w:szCs w:val="20"/>
                <w:lang w:val="en-US"/>
              </w:rPr>
            </w:pPr>
          </w:p>
          <w:p w:rsidRPr="009463FF" w:rsidR="00CF59C4" w:rsidDel="00262379" w:rsidP="00DA7C74" w:rsidRDefault="00CF59C4" w14:paraId="061C7A76" w14:textId="58BA5B6E">
            <w:pPr>
              <w:pStyle w:val="ListParagraph"/>
              <w:ind w:left="0"/>
              <w:rPr>
                <w:del w:author="Murguia, Sahima" w:date="2022-03-15T22:37:00Z" w:id="1915"/>
                <w:strike/>
                <w:sz w:val="20"/>
                <w:szCs w:val="20"/>
                <w:lang w:val="en-US"/>
              </w:rPr>
            </w:pPr>
          </w:p>
          <w:p w:rsidRPr="009463FF" w:rsidR="00CF59C4" w:rsidDel="00262379" w:rsidP="00DA7C74" w:rsidRDefault="00CF59C4" w14:paraId="52F1C50D" w14:textId="00526195">
            <w:pPr>
              <w:pStyle w:val="ListParagraph"/>
              <w:ind w:left="0"/>
              <w:rPr>
                <w:del w:author="Murguia, Sahima" w:date="2022-03-15T22:37:00Z" w:id="1916"/>
                <w:strike/>
                <w:sz w:val="20"/>
                <w:szCs w:val="20"/>
                <w:lang w:val="en-US"/>
              </w:rPr>
            </w:pPr>
          </w:p>
          <w:p w:rsidRPr="009463FF" w:rsidR="00CF59C4" w:rsidDel="00262379" w:rsidP="00DA7C74" w:rsidRDefault="00CF59C4" w14:paraId="3A96746B" w14:textId="737643B4">
            <w:pPr>
              <w:pStyle w:val="ListParagraph"/>
              <w:ind w:left="0"/>
              <w:rPr>
                <w:del w:author="Murguia, Sahima" w:date="2022-03-15T22:37:00Z" w:id="1917"/>
                <w:strike/>
                <w:sz w:val="20"/>
                <w:szCs w:val="20"/>
                <w:lang w:val="en-US"/>
              </w:rPr>
            </w:pPr>
          </w:p>
          <w:p w:rsidRPr="009463FF" w:rsidR="00CF59C4" w:rsidDel="00262379" w:rsidP="00DA7C74" w:rsidRDefault="00CF59C4" w14:paraId="5B1766E5" w14:textId="1B104189">
            <w:pPr>
              <w:pStyle w:val="ListParagraph"/>
              <w:ind w:left="0"/>
              <w:rPr>
                <w:del w:author="Murguia, Sahima" w:date="2022-03-15T22:37:00Z" w:id="1918"/>
                <w:strike/>
                <w:sz w:val="20"/>
                <w:szCs w:val="20"/>
                <w:lang w:val="en-US"/>
              </w:rPr>
            </w:pPr>
          </w:p>
          <w:p w:rsidRPr="009463FF" w:rsidR="00CF59C4" w:rsidDel="00262379" w:rsidP="00DA7C74" w:rsidRDefault="00CF59C4" w14:paraId="640E593F" w14:textId="59AEF145">
            <w:pPr>
              <w:pStyle w:val="ListParagraph"/>
              <w:ind w:left="0"/>
              <w:rPr>
                <w:del w:author="Murguia, Sahima" w:date="2022-03-15T22:37:00Z" w:id="1919"/>
                <w:strike/>
                <w:sz w:val="20"/>
                <w:szCs w:val="20"/>
                <w:lang w:val="en-US"/>
              </w:rPr>
            </w:pPr>
          </w:p>
          <w:p w:rsidRPr="009463FF" w:rsidR="00CF59C4" w:rsidDel="00262379" w:rsidP="00DA7C74" w:rsidRDefault="00CF59C4" w14:paraId="4FF9EB73" w14:textId="276ACF5E">
            <w:pPr>
              <w:pStyle w:val="ListParagraph"/>
              <w:ind w:left="0"/>
              <w:rPr>
                <w:del w:author="Murguia, Sahima" w:date="2022-03-15T22:37:00Z" w:id="1920"/>
                <w:strike/>
                <w:sz w:val="20"/>
                <w:szCs w:val="20"/>
                <w:lang w:val="en-US"/>
              </w:rPr>
            </w:pPr>
          </w:p>
          <w:p w:rsidRPr="009463FF" w:rsidR="00CF59C4" w:rsidDel="00262379" w:rsidP="00DA7C74" w:rsidRDefault="00CF59C4" w14:paraId="0D16F806" w14:textId="47A200D2">
            <w:pPr>
              <w:pStyle w:val="ListParagraph"/>
              <w:ind w:left="0"/>
              <w:rPr>
                <w:del w:author="Murguia, Sahima" w:date="2022-03-15T22:37:00Z" w:id="1921"/>
                <w:strike/>
                <w:sz w:val="20"/>
                <w:szCs w:val="20"/>
                <w:lang w:val="en-US"/>
              </w:rPr>
            </w:pPr>
          </w:p>
          <w:p w:rsidRPr="009463FF" w:rsidR="00CF59C4" w:rsidDel="00262379" w:rsidP="00DA7C74" w:rsidRDefault="00CF59C4" w14:paraId="3A2C31D7" w14:textId="2D06508E">
            <w:pPr>
              <w:pStyle w:val="ListParagraph"/>
              <w:ind w:left="0"/>
              <w:rPr>
                <w:del w:author="Murguia, Sahima" w:date="2022-03-15T22:37:00Z" w:id="1922"/>
                <w:strike/>
                <w:sz w:val="20"/>
                <w:szCs w:val="20"/>
                <w:lang w:val="en-US"/>
              </w:rPr>
            </w:pPr>
          </w:p>
          <w:p w:rsidRPr="009463FF" w:rsidR="00CF59C4" w:rsidDel="00262379" w:rsidP="00DA7C74" w:rsidRDefault="00CF59C4" w14:paraId="041B9C70" w14:textId="664D3060">
            <w:pPr>
              <w:pStyle w:val="ListParagraph"/>
              <w:ind w:left="0"/>
              <w:rPr>
                <w:del w:author="Murguia, Sahima" w:date="2022-03-15T22:37:00Z" w:id="1923"/>
                <w:strike/>
                <w:sz w:val="20"/>
                <w:szCs w:val="20"/>
                <w:lang w:val="en-US"/>
              </w:rPr>
            </w:pPr>
          </w:p>
          <w:p w:rsidRPr="009463FF" w:rsidR="00CF59C4" w:rsidDel="00262379" w:rsidP="00DA7C74" w:rsidRDefault="00CF59C4" w14:paraId="569D12D3" w14:textId="3A45B615">
            <w:pPr>
              <w:pStyle w:val="ListParagraph"/>
              <w:ind w:left="0"/>
              <w:rPr>
                <w:del w:author="Murguia, Sahima" w:date="2022-03-15T22:37:00Z" w:id="1924"/>
                <w:strike/>
                <w:sz w:val="20"/>
                <w:szCs w:val="20"/>
                <w:lang w:val="en-US"/>
              </w:rPr>
            </w:pPr>
          </w:p>
          <w:p w:rsidRPr="009463FF" w:rsidR="00CF59C4" w:rsidDel="00262379" w:rsidP="00DA7C74" w:rsidRDefault="00CF59C4" w14:paraId="7969B0CE" w14:textId="1F6709FD">
            <w:pPr>
              <w:pStyle w:val="ListParagraph"/>
              <w:ind w:left="0"/>
              <w:rPr>
                <w:del w:author="Murguia, Sahima" w:date="2022-03-15T22:37:00Z" w:id="1925"/>
                <w:strike/>
                <w:sz w:val="20"/>
                <w:szCs w:val="20"/>
                <w:lang w:val="en-US"/>
              </w:rPr>
            </w:pPr>
          </w:p>
          <w:p w:rsidRPr="009463FF" w:rsidR="001D25A2" w:rsidDel="00262379" w:rsidP="00DA7C74" w:rsidRDefault="001D25A2" w14:paraId="37900058" w14:textId="4EF6F7E4">
            <w:pPr>
              <w:pStyle w:val="ListParagraph"/>
              <w:ind w:left="0"/>
              <w:rPr>
                <w:del w:author="Murguia, Sahima" w:date="2022-03-15T22:37:00Z" w:id="1926"/>
                <w:strike/>
                <w:sz w:val="20"/>
                <w:szCs w:val="20"/>
                <w:lang w:val="en-US"/>
              </w:rPr>
            </w:pPr>
          </w:p>
          <w:p w:rsidRPr="009463FF" w:rsidR="001D25A2" w:rsidDel="00262379" w:rsidP="00DA7C74" w:rsidRDefault="001D25A2" w14:paraId="4223AF11" w14:textId="7390BC84">
            <w:pPr>
              <w:pStyle w:val="ListParagraph"/>
              <w:ind w:left="0"/>
              <w:rPr>
                <w:del w:author="Murguia, Sahima" w:date="2022-03-15T22:37:00Z" w:id="1927"/>
                <w:strike/>
                <w:sz w:val="20"/>
                <w:szCs w:val="20"/>
                <w:lang w:val="en-US"/>
              </w:rPr>
            </w:pPr>
          </w:p>
          <w:p w:rsidRPr="009463FF" w:rsidR="001D25A2" w:rsidDel="00262379" w:rsidP="00DA7C74" w:rsidRDefault="001D25A2" w14:paraId="120928B8" w14:textId="129D1A3A">
            <w:pPr>
              <w:pStyle w:val="ListParagraph"/>
              <w:ind w:left="0"/>
              <w:rPr>
                <w:del w:author="Murguia, Sahima" w:date="2022-03-15T22:37:00Z" w:id="1928"/>
                <w:strike/>
                <w:sz w:val="20"/>
                <w:szCs w:val="20"/>
                <w:lang w:val="en-US"/>
              </w:rPr>
            </w:pPr>
          </w:p>
          <w:p w:rsidRPr="009463FF" w:rsidR="001D25A2" w:rsidDel="00262379" w:rsidP="00DA7C74" w:rsidRDefault="001D25A2" w14:paraId="39FBCD40" w14:textId="3003E9BB">
            <w:pPr>
              <w:pStyle w:val="ListParagraph"/>
              <w:ind w:left="0"/>
              <w:rPr>
                <w:del w:author="Murguia, Sahima" w:date="2022-03-15T22:37:00Z" w:id="1929"/>
                <w:strike/>
                <w:sz w:val="20"/>
                <w:szCs w:val="20"/>
                <w:lang w:val="en-US"/>
              </w:rPr>
            </w:pPr>
          </w:p>
          <w:p w:rsidRPr="009463FF" w:rsidR="001D25A2" w:rsidDel="00262379" w:rsidP="00DA7C74" w:rsidRDefault="001D25A2" w14:paraId="26860BFA" w14:textId="212A696D">
            <w:pPr>
              <w:pStyle w:val="ListParagraph"/>
              <w:ind w:left="0"/>
              <w:rPr>
                <w:del w:author="Murguia, Sahima" w:date="2022-03-15T22:37:00Z" w:id="1930"/>
                <w:strike/>
                <w:sz w:val="20"/>
                <w:szCs w:val="20"/>
                <w:lang w:val="en-US"/>
              </w:rPr>
            </w:pPr>
          </w:p>
          <w:p w:rsidRPr="009463FF" w:rsidR="001D25A2" w:rsidDel="00262379" w:rsidP="00DA7C74" w:rsidRDefault="001D25A2" w14:paraId="5E435CB8" w14:textId="731B40CD">
            <w:pPr>
              <w:pStyle w:val="ListParagraph"/>
              <w:ind w:left="0"/>
              <w:rPr>
                <w:del w:author="Murguia, Sahima" w:date="2022-03-15T22:37:00Z" w:id="1931"/>
                <w:strike/>
                <w:sz w:val="20"/>
                <w:szCs w:val="20"/>
                <w:lang w:val="en-US"/>
              </w:rPr>
            </w:pPr>
          </w:p>
          <w:p w:rsidRPr="009463FF" w:rsidR="001D25A2" w:rsidDel="00262379" w:rsidP="00DA7C74" w:rsidRDefault="001D25A2" w14:paraId="5F9E4A57" w14:textId="7792003D">
            <w:pPr>
              <w:pStyle w:val="ListParagraph"/>
              <w:ind w:left="0"/>
              <w:rPr>
                <w:del w:author="Murguia, Sahima" w:date="2022-03-15T22:37:00Z" w:id="1932"/>
                <w:strike/>
                <w:sz w:val="20"/>
                <w:szCs w:val="20"/>
                <w:lang w:val="en-US"/>
              </w:rPr>
            </w:pPr>
          </w:p>
          <w:p w:rsidRPr="009463FF" w:rsidR="001D25A2" w:rsidDel="00262379" w:rsidP="00DA7C74" w:rsidRDefault="001D25A2" w14:paraId="7549083B" w14:textId="37202975">
            <w:pPr>
              <w:pStyle w:val="ListParagraph"/>
              <w:ind w:left="0"/>
              <w:rPr>
                <w:del w:author="Murguia, Sahima" w:date="2022-03-15T22:37:00Z" w:id="1933"/>
                <w:strike/>
                <w:sz w:val="20"/>
                <w:szCs w:val="20"/>
                <w:lang w:val="en-US"/>
              </w:rPr>
            </w:pPr>
          </w:p>
          <w:p w:rsidRPr="009463FF" w:rsidR="00CF59C4" w:rsidDel="00262379" w:rsidP="00DA7C74" w:rsidRDefault="00CF59C4" w14:paraId="0996AA0D" w14:textId="1603C355">
            <w:pPr>
              <w:pStyle w:val="ListParagraph"/>
              <w:ind w:left="0"/>
              <w:rPr>
                <w:del w:author="Murguia, Sahima" w:date="2022-03-15T22:37:00Z" w:id="1934"/>
                <w:rFonts w:asciiTheme="majorHAnsi" w:hAnsiTheme="majorHAnsi" w:cstheme="majorHAnsi"/>
                <w:strike/>
                <w:szCs w:val="18"/>
                <w:lang w:val="en-US"/>
              </w:rPr>
            </w:pPr>
            <w:del w:author="Murguia, Sahima" w:date="2022-03-15T22:37:00Z" w:id="1935">
              <w:r w:rsidRPr="009463FF" w:rsidDel="00262379">
                <w:rPr>
                  <w:strike/>
                  <w:sz w:val="20"/>
                  <w:szCs w:val="20"/>
                  <w:lang w:val="en-US"/>
                </w:rPr>
                <w:delText>Service order item</w:delText>
              </w:r>
            </w:del>
          </w:p>
        </w:tc>
        <w:tc>
          <w:tcPr>
            <w:tcW w:w="1666" w:type="dxa"/>
            <w:vMerge w:val="restart"/>
            <w:vAlign w:val="center"/>
          </w:tcPr>
          <w:p w:rsidRPr="006A0C90" w:rsidR="00CF59C4" w:rsidDel="00262379" w:rsidP="00DA7C74" w:rsidRDefault="00CF59C4" w14:paraId="74067981" w14:textId="4858EEEB">
            <w:pPr>
              <w:pStyle w:val="ListParagraph"/>
              <w:ind w:left="0"/>
              <w:rPr>
                <w:del w:author="Murguia, Sahima" w:date="2022-03-15T22:37:00Z" w:id="1936"/>
                <w:rFonts w:asciiTheme="majorHAnsi" w:hAnsiTheme="majorHAnsi" w:cstheme="majorHAnsi"/>
                <w:strike/>
                <w:szCs w:val="18"/>
                <w:lang w:val="en-US"/>
                <w:rPrChange w:author="Andreyeva, Julia" w:date="2022-03-16T13:42:00Z" w:id="1937">
                  <w:rPr>
                    <w:del w:author="Murguia, Sahima" w:date="2022-03-15T22:37:00Z" w:id="1938"/>
                    <w:rFonts w:asciiTheme="majorHAnsi" w:hAnsiTheme="majorHAnsi" w:cstheme="majorHAnsi"/>
                    <w:strike/>
                    <w:szCs w:val="18"/>
                    <w:lang w:val="ru-RU"/>
                  </w:rPr>
                </w:rPrChange>
              </w:rPr>
            </w:pPr>
            <w:del w:author="Murguia, Sahima" w:date="2022-03-15T22:37:00Z" w:id="1939">
              <w:r w:rsidRPr="009463FF" w:rsidDel="00262379">
                <w:rPr>
                  <w:rFonts w:asciiTheme="majorHAnsi" w:hAnsiTheme="majorHAnsi" w:cstheme="majorHAnsi"/>
                  <w:strike/>
                  <w:szCs w:val="18"/>
                  <w:lang w:val="en-US"/>
                </w:rPr>
                <w:delText>S_ORDER_ITEM</w:delText>
              </w:r>
            </w:del>
          </w:p>
        </w:tc>
        <w:tc>
          <w:tcPr>
            <w:tcW w:w="1174" w:type="dxa"/>
            <w:vAlign w:val="center"/>
          </w:tcPr>
          <w:p w:rsidRPr="009463FF" w:rsidR="00CF59C4" w:rsidDel="00262379" w:rsidP="00DA7C74" w:rsidRDefault="00CF59C4" w14:paraId="37704053" w14:textId="25BC72BD">
            <w:pPr>
              <w:pStyle w:val="ListParagraph"/>
              <w:ind w:left="0"/>
              <w:rPr>
                <w:del w:author="Murguia, Sahima" w:date="2022-03-15T22:37:00Z" w:id="1940"/>
                <w:rFonts w:asciiTheme="majorHAnsi" w:hAnsiTheme="majorHAnsi" w:cstheme="majorHAnsi"/>
                <w:strike/>
                <w:szCs w:val="18"/>
                <w:lang w:val="en-US"/>
              </w:rPr>
            </w:pPr>
            <w:del w:author="Murguia, Sahima" w:date="2022-03-15T22:37:00Z" w:id="1941">
              <w:r w:rsidRPr="006A0C90" w:rsidDel="00262379">
                <w:rPr>
                  <w:rFonts w:asciiTheme="majorHAnsi" w:hAnsiTheme="majorHAnsi" w:cstheme="majorHAnsi"/>
                  <w:strike/>
                  <w:szCs w:val="18"/>
                  <w:lang w:val="en-US"/>
                  <w:rPrChange w:author="Andreyeva, Julia" w:date="2022-03-16T13:42:00Z" w:id="1942">
                    <w:rPr>
                      <w:rFonts w:asciiTheme="majorHAnsi" w:hAnsiTheme="majorHAnsi" w:cstheme="majorHAnsi"/>
                      <w:strike/>
                      <w:szCs w:val="18"/>
                      <w:lang w:val="ru-RU"/>
                    </w:rPr>
                  </w:rPrChange>
                </w:rPr>
                <w:delText>Product Description</w:delText>
              </w:r>
            </w:del>
          </w:p>
        </w:tc>
        <w:tc>
          <w:tcPr>
            <w:tcW w:w="2039" w:type="dxa"/>
            <w:vAlign w:val="center"/>
          </w:tcPr>
          <w:p w:rsidRPr="009463FF" w:rsidR="00CF59C4" w:rsidDel="00262379" w:rsidP="00DA7C74" w:rsidRDefault="00CF59C4" w14:paraId="686090BC" w14:textId="6301D216">
            <w:pPr>
              <w:pStyle w:val="ListParagraph"/>
              <w:ind w:left="0"/>
              <w:rPr>
                <w:del w:author="Murguia, Sahima" w:date="2022-03-15T22:37:00Z" w:id="1943"/>
                <w:rFonts w:asciiTheme="majorHAnsi" w:hAnsiTheme="majorHAnsi" w:cstheme="majorHAnsi"/>
                <w:strike/>
                <w:szCs w:val="18"/>
                <w:lang w:val="en-US"/>
              </w:rPr>
            </w:pPr>
            <w:del w:author="Murguia, Sahima" w:date="2022-03-15T22:37:00Z" w:id="1944">
              <w:r w:rsidRPr="009463FF" w:rsidDel="00262379">
                <w:rPr>
                  <w:rFonts w:asciiTheme="majorHAnsi" w:hAnsiTheme="majorHAnsi" w:cstheme="majorHAnsi"/>
                  <w:strike/>
                  <w:szCs w:val="18"/>
                  <w:lang w:val="en-US"/>
                </w:rPr>
                <w:delText>DESC_TEXT</w:delText>
              </w:r>
            </w:del>
          </w:p>
        </w:tc>
        <w:tc>
          <w:tcPr>
            <w:tcW w:w="977" w:type="dxa"/>
            <w:vAlign w:val="center"/>
          </w:tcPr>
          <w:p w:rsidRPr="009463FF" w:rsidR="00CF59C4" w:rsidDel="00262379" w:rsidP="00DA7C74" w:rsidRDefault="00CF59C4" w14:paraId="5B9D5B4E" w14:textId="1B0DECE0">
            <w:pPr>
              <w:pStyle w:val="ListParagraph"/>
              <w:ind w:left="0"/>
              <w:rPr>
                <w:del w:author="Murguia, Sahima" w:date="2022-03-15T22:37:00Z" w:id="1945"/>
                <w:rFonts w:asciiTheme="majorHAnsi" w:hAnsiTheme="majorHAnsi" w:cstheme="majorHAnsi"/>
                <w:strike/>
                <w:szCs w:val="18"/>
                <w:lang w:val="en-US"/>
              </w:rPr>
            </w:pPr>
            <w:del w:author="Murguia, Sahima" w:date="2022-03-15T22:37:00Z" w:id="1946">
              <w:r w:rsidRPr="009463FF" w:rsidDel="00262379">
                <w:rPr>
                  <w:rFonts w:asciiTheme="majorHAnsi" w:hAnsiTheme="majorHAnsi" w:cstheme="majorHAnsi"/>
                  <w:strike/>
                  <w:szCs w:val="18"/>
                  <w:lang w:val="en-US"/>
                </w:rPr>
                <w:delText>Formula</w:delText>
              </w:r>
            </w:del>
          </w:p>
        </w:tc>
        <w:tc>
          <w:tcPr>
            <w:tcW w:w="3158" w:type="dxa"/>
            <w:vAlign w:val="center"/>
          </w:tcPr>
          <w:p w:rsidRPr="009463FF" w:rsidR="00CF59C4" w:rsidDel="00262379" w:rsidP="00DA7C74" w:rsidRDefault="00CF59C4" w14:paraId="3EC4A577" w14:textId="00451E60">
            <w:pPr>
              <w:pStyle w:val="ListParagraph"/>
              <w:ind w:left="0"/>
              <w:rPr>
                <w:del w:author="Murguia, Sahima" w:date="2022-03-15T22:37:00Z" w:id="1947"/>
                <w:rFonts w:asciiTheme="majorHAnsi" w:hAnsiTheme="majorHAnsi" w:cstheme="majorHAnsi"/>
                <w:strike/>
                <w:szCs w:val="18"/>
                <w:lang w:val="en-US"/>
              </w:rPr>
            </w:pPr>
          </w:p>
        </w:tc>
      </w:tr>
      <w:tr w:rsidRPr="009463FF" w:rsidR="00CF59C4" w:rsidDel="00262379" w:rsidTr="002001B3" w14:paraId="0A92CB7B" w14:textId="171566D9">
        <w:trPr>
          <w:trHeight w:val="43"/>
          <w:del w:author="Murguia, Sahima" w:date="2022-03-15T22:37:00Z" w:id="1948"/>
        </w:trPr>
        <w:tc>
          <w:tcPr>
            <w:tcW w:w="1028" w:type="dxa"/>
            <w:vMerge/>
            <w:vAlign w:val="center"/>
          </w:tcPr>
          <w:p w:rsidRPr="009463FF" w:rsidR="00CF59C4" w:rsidDel="00262379" w:rsidP="00DA7C74" w:rsidRDefault="00CF59C4" w14:paraId="394DA2A9" w14:textId="1AA822F7">
            <w:pPr>
              <w:pStyle w:val="ListParagraph"/>
              <w:ind w:left="0"/>
              <w:rPr>
                <w:del w:author="Murguia, Sahima" w:date="2022-03-15T22:37:00Z" w:id="1949"/>
                <w:strike/>
                <w:sz w:val="20"/>
                <w:szCs w:val="20"/>
                <w:lang w:val="en-US"/>
              </w:rPr>
            </w:pPr>
          </w:p>
        </w:tc>
        <w:tc>
          <w:tcPr>
            <w:tcW w:w="1666" w:type="dxa"/>
            <w:vMerge/>
            <w:vAlign w:val="center"/>
          </w:tcPr>
          <w:p w:rsidRPr="009463FF" w:rsidR="00CF59C4" w:rsidDel="00262379" w:rsidP="00DA7C74" w:rsidRDefault="00CF59C4" w14:paraId="7265F03A" w14:textId="3F520E36">
            <w:pPr>
              <w:pStyle w:val="ListParagraph"/>
              <w:ind w:left="0"/>
              <w:rPr>
                <w:del w:author="Murguia, Sahima" w:date="2022-03-15T22:37:00Z" w:id="1950"/>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BBDE22C" w14:textId="4882A4DC">
            <w:pPr>
              <w:pStyle w:val="ListParagraph"/>
              <w:ind w:left="0"/>
              <w:rPr>
                <w:del w:author="Murguia, Sahima" w:date="2022-03-15T22:37:00Z" w:id="1951"/>
                <w:rFonts w:asciiTheme="majorHAnsi" w:hAnsiTheme="majorHAnsi" w:cstheme="majorHAnsi"/>
                <w:strike/>
                <w:szCs w:val="18"/>
                <w:lang w:val="en-US"/>
                <w:rPrChange w:author="Andreyeva, Julia" w:date="2022-03-16T13:42:00Z" w:id="1952">
                  <w:rPr>
                    <w:del w:author="Murguia, Sahima" w:date="2022-03-15T22:37:00Z" w:id="1953"/>
                    <w:rFonts w:asciiTheme="majorHAnsi" w:hAnsiTheme="majorHAnsi" w:cstheme="majorHAnsi"/>
                    <w:strike/>
                    <w:szCs w:val="18"/>
                    <w:lang w:val="ru-RU"/>
                  </w:rPr>
                </w:rPrChange>
              </w:rPr>
            </w:pPr>
            <w:del w:author="Murguia, Sahima" w:date="2022-03-15T22:37:00Z" w:id="1954">
              <w:r w:rsidRPr="006A0C90" w:rsidDel="00262379">
                <w:rPr>
                  <w:rFonts w:asciiTheme="majorHAnsi" w:hAnsiTheme="majorHAnsi" w:cstheme="majorHAnsi"/>
                  <w:strike/>
                  <w:szCs w:val="18"/>
                  <w:lang w:val="en-US"/>
                  <w:rPrChange w:author="Andreyeva, Julia" w:date="2022-03-16T13:42:00Z" w:id="1955">
                    <w:rPr>
                      <w:rFonts w:asciiTheme="majorHAnsi" w:hAnsiTheme="majorHAnsi" w:cstheme="majorHAnsi"/>
                      <w:strike/>
                      <w:szCs w:val="18"/>
                      <w:lang w:val="ru-RU"/>
                    </w:rPr>
                  </w:rPrChange>
                </w:rPr>
                <w:delText>Return QTY</w:delText>
              </w:r>
            </w:del>
          </w:p>
        </w:tc>
        <w:tc>
          <w:tcPr>
            <w:tcW w:w="2039" w:type="dxa"/>
            <w:vAlign w:val="center"/>
          </w:tcPr>
          <w:p w:rsidRPr="009463FF" w:rsidR="00CF59C4" w:rsidDel="00262379" w:rsidP="00DA7C74" w:rsidRDefault="00CF59C4" w14:paraId="4E9A8AA0" w14:textId="073F0736">
            <w:pPr>
              <w:pStyle w:val="ListParagraph"/>
              <w:ind w:left="0"/>
              <w:rPr>
                <w:del w:author="Murguia, Sahima" w:date="2022-03-15T22:37:00Z" w:id="1956"/>
                <w:rFonts w:asciiTheme="majorHAnsi" w:hAnsiTheme="majorHAnsi" w:cstheme="majorHAnsi"/>
                <w:strike/>
                <w:szCs w:val="18"/>
                <w:lang w:val="en-US"/>
              </w:rPr>
            </w:pPr>
            <w:del w:author="Murguia, Sahima" w:date="2022-03-15T22:37:00Z" w:id="1957">
              <w:r w:rsidRPr="009463FF" w:rsidDel="00262379">
                <w:rPr>
                  <w:rFonts w:asciiTheme="majorHAnsi" w:hAnsiTheme="majorHAnsi" w:cstheme="majorHAnsi"/>
                  <w:strike/>
                  <w:szCs w:val="18"/>
                  <w:lang w:val="en-US"/>
                </w:rPr>
                <w:delText>X_RETURNED_QTY</w:delText>
              </w:r>
            </w:del>
          </w:p>
        </w:tc>
        <w:tc>
          <w:tcPr>
            <w:tcW w:w="977" w:type="dxa"/>
            <w:vAlign w:val="center"/>
          </w:tcPr>
          <w:p w:rsidRPr="009463FF" w:rsidR="00CF59C4" w:rsidDel="00262379" w:rsidP="00DA7C74" w:rsidRDefault="00CF59C4" w14:paraId="19C4F165" w14:textId="7A1CC03D">
            <w:pPr>
              <w:pStyle w:val="ListParagraph"/>
              <w:ind w:left="0"/>
              <w:rPr>
                <w:del w:author="Murguia, Sahima" w:date="2022-03-15T22:37:00Z" w:id="1958"/>
                <w:rFonts w:asciiTheme="majorHAnsi" w:hAnsiTheme="majorHAnsi" w:cstheme="majorHAnsi"/>
                <w:strike/>
                <w:szCs w:val="18"/>
                <w:lang w:val="en-US"/>
              </w:rPr>
            </w:pPr>
            <w:del w:author="Murguia, Sahima" w:date="2022-03-15T22:37:00Z" w:id="1959">
              <w:r w:rsidRPr="009463FF" w:rsidDel="00262379">
                <w:rPr>
                  <w:rFonts w:asciiTheme="majorHAnsi" w:hAnsiTheme="majorHAnsi" w:cstheme="majorHAnsi"/>
                  <w:strike/>
                  <w:szCs w:val="18"/>
                  <w:lang w:val="en-US"/>
                </w:rPr>
                <w:delText>number</w:delText>
              </w:r>
            </w:del>
          </w:p>
        </w:tc>
        <w:tc>
          <w:tcPr>
            <w:tcW w:w="3158" w:type="dxa"/>
            <w:vAlign w:val="center"/>
          </w:tcPr>
          <w:p w:rsidRPr="009463FF" w:rsidR="00CF59C4" w:rsidDel="00262379" w:rsidP="00DA7C74" w:rsidRDefault="00CF59C4" w14:paraId="336D7E4B" w14:textId="3C07ECD4">
            <w:pPr>
              <w:pStyle w:val="ListParagraph"/>
              <w:ind w:left="0"/>
              <w:rPr>
                <w:del w:author="Murguia, Sahima" w:date="2022-03-15T22:37:00Z" w:id="1960"/>
                <w:rFonts w:asciiTheme="majorHAnsi" w:hAnsiTheme="majorHAnsi" w:cstheme="majorHAnsi"/>
                <w:strike/>
                <w:szCs w:val="18"/>
                <w:lang w:val="en-US"/>
              </w:rPr>
            </w:pPr>
          </w:p>
        </w:tc>
      </w:tr>
      <w:tr w:rsidRPr="009463FF" w:rsidR="00CF59C4" w:rsidDel="00262379" w:rsidTr="002001B3" w14:paraId="65F3B9B6" w14:textId="598685AD">
        <w:trPr>
          <w:trHeight w:val="43"/>
          <w:del w:author="Murguia, Sahima" w:date="2022-03-15T22:37:00Z" w:id="1961"/>
        </w:trPr>
        <w:tc>
          <w:tcPr>
            <w:tcW w:w="1028" w:type="dxa"/>
            <w:vMerge/>
            <w:vAlign w:val="center"/>
          </w:tcPr>
          <w:p w:rsidRPr="009463FF" w:rsidR="00CF59C4" w:rsidDel="00262379" w:rsidP="00DA7C74" w:rsidRDefault="00CF59C4" w14:paraId="4C511A76" w14:textId="2B17408A">
            <w:pPr>
              <w:pStyle w:val="ListParagraph"/>
              <w:ind w:left="0"/>
              <w:rPr>
                <w:del w:author="Murguia, Sahima" w:date="2022-03-15T22:37:00Z" w:id="1962"/>
                <w:strike/>
                <w:sz w:val="20"/>
                <w:szCs w:val="20"/>
                <w:lang w:val="en-US"/>
              </w:rPr>
            </w:pPr>
          </w:p>
        </w:tc>
        <w:tc>
          <w:tcPr>
            <w:tcW w:w="1666" w:type="dxa"/>
            <w:vMerge/>
            <w:vAlign w:val="center"/>
          </w:tcPr>
          <w:p w:rsidRPr="009463FF" w:rsidR="00CF59C4" w:rsidDel="00262379" w:rsidP="00DA7C74" w:rsidRDefault="00CF59C4" w14:paraId="5E710F4F" w14:textId="3613C055">
            <w:pPr>
              <w:pStyle w:val="ListParagraph"/>
              <w:ind w:left="0"/>
              <w:rPr>
                <w:del w:author="Murguia, Sahima" w:date="2022-03-15T22:37:00Z" w:id="196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32653FDD" w14:textId="05B83389">
            <w:pPr>
              <w:pStyle w:val="ListParagraph"/>
              <w:ind w:left="0"/>
              <w:rPr>
                <w:del w:author="Murguia, Sahima" w:date="2022-03-15T22:37:00Z" w:id="1964"/>
                <w:rFonts w:asciiTheme="majorHAnsi" w:hAnsiTheme="majorHAnsi" w:cstheme="majorHAnsi"/>
                <w:strike/>
                <w:szCs w:val="18"/>
                <w:lang w:val="en-US"/>
                <w:rPrChange w:author="Andreyeva, Julia" w:date="2022-03-16T13:42:00Z" w:id="1965">
                  <w:rPr>
                    <w:del w:author="Murguia, Sahima" w:date="2022-03-15T22:37:00Z" w:id="1966"/>
                    <w:rFonts w:asciiTheme="majorHAnsi" w:hAnsiTheme="majorHAnsi" w:cstheme="majorHAnsi"/>
                    <w:strike/>
                    <w:szCs w:val="18"/>
                    <w:lang w:val="ru-RU"/>
                  </w:rPr>
                </w:rPrChange>
              </w:rPr>
            </w:pPr>
            <w:del w:author="Murguia, Sahima" w:date="2022-03-15T22:37:00Z" w:id="1967">
              <w:r w:rsidRPr="006A0C90" w:rsidDel="00262379">
                <w:rPr>
                  <w:rFonts w:asciiTheme="majorHAnsi" w:hAnsiTheme="majorHAnsi" w:cstheme="majorHAnsi"/>
                  <w:strike/>
                  <w:szCs w:val="18"/>
                  <w:lang w:val="en-US"/>
                  <w:rPrChange w:author="Andreyeva, Julia" w:date="2022-03-16T13:42:00Z" w:id="1968">
                    <w:rPr>
                      <w:rFonts w:asciiTheme="majorHAnsi" w:hAnsiTheme="majorHAnsi" w:cstheme="majorHAnsi"/>
                      <w:strike/>
                      <w:szCs w:val="18"/>
                      <w:lang w:val="ru-RU"/>
                    </w:rPr>
                  </w:rPrChange>
                </w:rPr>
                <w:delText>Initial QTY</w:delText>
              </w:r>
            </w:del>
          </w:p>
        </w:tc>
        <w:tc>
          <w:tcPr>
            <w:tcW w:w="2039" w:type="dxa"/>
            <w:vAlign w:val="center"/>
          </w:tcPr>
          <w:p w:rsidRPr="009463FF" w:rsidR="00CF59C4" w:rsidDel="00262379" w:rsidP="00DA7C74" w:rsidRDefault="00CF59C4" w14:paraId="714FC5EB" w14:textId="6B79F058">
            <w:pPr>
              <w:pStyle w:val="ListParagraph"/>
              <w:ind w:left="0"/>
              <w:rPr>
                <w:del w:author="Murguia, Sahima" w:date="2022-03-15T22:37:00Z" w:id="1969"/>
                <w:rFonts w:asciiTheme="majorHAnsi" w:hAnsiTheme="majorHAnsi" w:cstheme="majorHAnsi"/>
                <w:strike/>
                <w:szCs w:val="18"/>
                <w:lang w:val="en-US"/>
              </w:rPr>
            </w:pPr>
            <w:del w:author="Murguia, Sahima" w:date="2022-03-15T22:37:00Z" w:id="1970">
              <w:r w:rsidRPr="009463FF" w:rsidDel="00262379">
                <w:rPr>
                  <w:rFonts w:asciiTheme="majorHAnsi" w:hAnsiTheme="majorHAnsi" w:cstheme="majorHAnsi"/>
                  <w:strike/>
                  <w:szCs w:val="18"/>
                  <w:lang w:val="en-US"/>
                </w:rPr>
                <w:delText>QTY_REQ</w:delText>
              </w:r>
            </w:del>
          </w:p>
        </w:tc>
        <w:tc>
          <w:tcPr>
            <w:tcW w:w="977" w:type="dxa"/>
            <w:vAlign w:val="center"/>
          </w:tcPr>
          <w:p w:rsidRPr="009463FF" w:rsidR="00CF59C4" w:rsidDel="00262379" w:rsidP="00DA7C74" w:rsidRDefault="00CF59C4" w14:paraId="1C68B0E6" w14:textId="40064A11">
            <w:pPr>
              <w:pStyle w:val="ListParagraph"/>
              <w:ind w:left="0"/>
              <w:rPr>
                <w:del w:author="Murguia, Sahima" w:date="2022-03-15T22:37:00Z" w:id="197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7572A03" w14:textId="4C544FCF">
            <w:pPr>
              <w:pStyle w:val="ListParagraph"/>
              <w:ind w:left="0"/>
              <w:rPr>
                <w:del w:author="Murguia, Sahima" w:date="2022-03-15T22:37:00Z" w:id="1972"/>
                <w:rFonts w:asciiTheme="majorHAnsi" w:hAnsiTheme="majorHAnsi" w:cstheme="majorHAnsi"/>
                <w:strike/>
                <w:szCs w:val="18"/>
                <w:lang w:val="en-US"/>
              </w:rPr>
            </w:pPr>
          </w:p>
        </w:tc>
      </w:tr>
      <w:tr w:rsidRPr="009463FF" w:rsidR="00CF59C4" w:rsidDel="00262379" w:rsidTr="002001B3" w14:paraId="6F3F77B5" w14:textId="440E77DB">
        <w:trPr>
          <w:trHeight w:val="43"/>
          <w:del w:author="Murguia, Sahima" w:date="2022-03-15T22:37:00Z" w:id="1973"/>
        </w:trPr>
        <w:tc>
          <w:tcPr>
            <w:tcW w:w="1028" w:type="dxa"/>
            <w:vMerge/>
            <w:vAlign w:val="center"/>
          </w:tcPr>
          <w:p w:rsidRPr="009463FF" w:rsidR="00CF59C4" w:rsidDel="00262379" w:rsidP="00DA7C74" w:rsidRDefault="00CF59C4" w14:paraId="267D1473" w14:textId="18C310A5">
            <w:pPr>
              <w:pStyle w:val="ListParagraph"/>
              <w:ind w:left="0"/>
              <w:rPr>
                <w:del w:author="Murguia, Sahima" w:date="2022-03-15T22:37:00Z" w:id="1974"/>
                <w:strike/>
                <w:sz w:val="20"/>
                <w:szCs w:val="20"/>
                <w:lang w:val="en-US"/>
              </w:rPr>
            </w:pPr>
          </w:p>
        </w:tc>
        <w:tc>
          <w:tcPr>
            <w:tcW w:w="1666" w:type="dxa"/>
            <w:vMerge/>
            <w:vAlign w:val="center"/>
          </w:tcPr>
          <w:p w:rsidRPr="009463FF" w:rsidR="00CF59C4" w:rsidDel="00262379" w:rsidP="00DA7C74" w:rsidRDefault="00CF59C4" w14:paraId="27864ADB" w14:textId="0E6258C5">
            <w:pPr>
              <w:pStyle w:val="ListParagraph"/>
              <w:ind w:left="0"/>
              <w:rPr>
                <w:del w:author="Murguia, Sahima" w:date="2022-03-15T22:37:00Z" w:id="197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65F28D8C" w14:textId="4C88BEFA">
            <w:pPr>
              <w:pStyle w:val="ListParagraph"/>
              <w:ind w:left="0"/>
              <w:rPr>
                <w:del w:author="Murguia, Sahima" w:date="2022-03-15T22:37:00Z" w:id="1976"/>
                <w:rFonts w:asciiTheme="majorHAnsi" w:hAnsiTheme="majorHAnsi" w:cstheme="majorHAnsi"/>
                <w:strike/>
                <w:szCs w:val="18"/>
                <w:lang w:val="en-US"/>
                <w:rPrChange w:author="Andreyeva, Julia" w:date="2022-03-16T13:42:00Z" w:id="1977">
                  <w:rPr>
                    <w:del w:author="Murguia, Sahima" w:date="2022-03-15T22:37:00Z" w:id="1978"/>
                    <w:rFonts w:asciiTheme="majorHAnsi" w:hAnsiTheme="majorHAnsi" w:cstheme="majorHAnsi"/>
                    <w:strike/>
                    <w:szCs w:val="18"/>
                    <w:lang w:val="ru-RU"/>
                  </w:rPr>
                </w:rPrChange>
              </w:rPr>
            </w:pPr>
            <w:del w:author="Murguia, Sahima" w:date="2022-03-15T22:37:00Z" w:id="1979">
              <w:r w:rsidRPr="006A0C90" w:rsidDel="00262379">
                <w:rPr>
                  <w:rFonts w:asciiTheme="majorHAnsi" w:hAnsiTheme="majorHAnsi" w:cstheme="majorHAnsi"/>
                  <w:strike/>
                  <w:szCs w:val="18"/>
                  <w:lang w:val="en-US"/>
                  <w:rPrChange w:author="Andreyeva, Julia" w:date="2022-03-16T13:42:00Z" w:id="1980">
                    <w:rPr>
                      <w:rFonts w:asciiTheme="majorHAnsi" w:hAnsiTheme="majorHAnsi" w:cstheme="majorHAnsi"/>
                      <w:strike/>
                      <w:szCs w:val="18"/>
                      <w:lang w:val="ru-RU"/>
                    </w:rPr>
                  </w:rPrChange>
                </w:rPr>
                <w:delText>Stock Receive QTY</w:delText>
              </w:r>
            </w:del>
          </w:p>
        </w:tc>
        <w:tc>
          <w:tcPr>
            <w:tcW w:w="2039" w:type="dxa"/>
            <w:vAlign w:val="center"/>
          </w:tcPr>
          <w:p w:rsidRPr="009463FF" w:rsidR="00CF59C4" w:rsidDel="00262379" w:rsidP="00DA7C74" w:rsidRDefault="00CF59C4" w14:paraId="252D1378" w14:textId="4377517A">
            <w:pPr>
              <w:pStyle w:val="ListParagraph"/>
              <w:ind w:left="0"/>
              <w:rPr>
                <w:del w:author="Murguia, Sahima" w:date="2022-03-15T22:37:00Z" w:id="1981"/>
                <w:rFonts w:asciiTheme="majorHAnsi" w:hAnsiTheme="majorHAnsi" w:cstheme="majorHAnsi"/>
                <w:strike/>
                <w:szCs w:val="18"/>
                <w:lang w:val="en-US"/>
              </w:rPr>
            </w:pPr>
            <w:del w:author="Murguia, Sahima" w:date="2022-03-15T22:37:00Z" w:id="1982">
              <w:r w:rsidRPr="009463FF" w:rsidDel="00262379">
                <w:rPr>
                  <w:rFonts w:asciiTheme="majorHAnsi" w:hAnsiTheme="majorHAnsi" w:cstheme="majorHAnsi"/>
                  <w:strike/>
                  <w:szCs w:val="18"/>
                  <w:lang w:val="en-US"/>
                </w:rPr>
                <w:delText>X_RECEIVED_QTY</w:delText>
              </w:r>
            </w:del>
          </w:p>
        </w:tc>
        <w:tc>
          <w:tcPr>
            <w:tcW w:w="977" w:type="dxa"/>
            <w:vAlign w:val="center"/>
          </w:tcPr>
          <w:p w:rsidRPr="009463FF" w:rsidR="00CF59C4" w:rsidDel="00262379" w:rsidP="00DA7C74" w:rsidRDefault="00CF59C4" w14:paraId="4D50B3BE" w14:textId="537D9DB2">
            <w:pPr>
              <w:pStyle w:val="ListParagraph"/>
              <w:ind w:left="0"/>
              <w:rPr>
                <w:del w:author="Murguia, Sahima" w:date="2022-03-15T22:37:00Z" w:id="198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2C0C4F00" w14:textId="1517907B">
            <w:pPr>
              <w:pStyle w:val="ListParagraph"/>
              <w:ind w:left="0"/>
              <w:rPr>
                <w:del w:author="Murguia, Sahima" w:date="2022-03-15T22:37:00Z" w:id="1984"/>
                <w:rFonts w:asciiTheme="majorHAnsi" w:hAnsiTheme="majorHAnsi" w:cstheme="majorHAnsi"/>
                <w:strike/>
                <w:szCs w:val="18"/>
                <w:lang w:val="en-US"/>
              </w:rPr>
            </w:pPr>
          </w:p>
        </w:tc>
      </w:tr>
      <w:tr w:rsidRPr="009463FF" w:rsidR="00CF59C4" w:rsidDel="00262379" w:rsidTr="002001B3" w14:paraId="2C5EA6A8" w14:textId="44CCDEFB">
        <w:trPr>
          <w:trHeight w:val="43"/>
          <w:del w:author="Murguia, Sahima" w:date="2022-03-15T22:37:00Z" w:id="1985"/>
        </w:trPr>
        <w:tc>
          <w:tcPr>
            <w:tcW w:w="1028" w:type="dxa"/>
            <w:vMerge/>
            <w:vAlign w:val="center"/>
          </w:tcPr>
          <w:p w:rsidRPr="009463FF" w:rsidR="00CF59C4" w:rsidDel="00262379" w:rsidP="00DA7C74" w:rsidRDefault="00CF59C4" w14:paraId="25226645" w14:textId="7A18D6BC">
            <w:pPr>
              <w:pStyle w:val="ListParagraph"/>
              <w:ind w:left="0"/>
              <w:rPr>
                <w:del w:author="Murguia, Sahima" w:date="2022-03-15T22:37:00Z" w:id="1986"/>
                <w:strike/>
                <w:sz w:val="20"/>
                <w:szCs w:val="20"/>
                <w:lang w:val="en-US"/>
              </w:rPr>
            </w:pPr>
          </w:p>
        </w:tc>
        <w:tc>
          <w:tcPr>
            <w:tcW w:w="1666" w:type="dxa"/>
            <w:vMerge/>
            <w:vAlign w:val="center"/>
          </w:tcPr>
          <w:p w:rsidRPr="009463FF" w:rsidR="00CF59C4" w:rsidDel="00262379" w:rsidP="00DA7C74" w:rsidRDefault="00CF59C4" w14:paraId="33BA3098" w14:textId="25F2E3C2">
            <w:pPr>
              <w:pStyle w:val="ListParagraph"/>
              <w:ind w:left="0"/>
              <w:rPr>
                <w:del w:author="Murguia, Sahima" w:date="2022-03-15T22:37:00Z" w:id="198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8E714A8" w14:textId="2970D116">
            <w:pPr>
              <w:pStyle w:val="ListParagraph"/>
              <w:ind w:left="0"/>
              <w:rPr>
                <w:del w:author="Murguia, Sahima" w:date="2022-03-15T22:37:00Z" w:id="1988"/>
                <w:rFonts w:asciiTheme="majorHAnsi" w:hAnsiTheme="majorHAnsi" w:cstheme="majorHAnsi"/>
                <w:strike/>
                <w:szCs w:val="18"/>
                <w:lang w:val="en-US"/>
                <w:rPrChange w:author="Andreyeva, Julia" w:date="2022-03-16T13:42:00Z" w:id="1989">
                  <w:rPr>
                    <w:del w:author="Murguia, Sahima" w:date="2022-03-15T22:37:00Z" w:id="1990"/>
                    <w:rFonts w:asciiTheme="majorHAnsi" w:hAnsiTheme="majorHAnsi" w:cstheme="majorHAnsi"/>
                    <w:strike/>
                    <w:szCs w:val="18"/>
                    <w:lang w:val="ru-RU"/>
                  </w:rPr>
                </w:rPrChange>
              </w:rPr>
            </w:pPr>
            <w:del w:author="Murguia, Sahima" w:date="2022-03-15T22:37:00Z" w:id="1991">
              <w:r w:rsidRPr="006A0C90" w:rsidDel="00262379">
                <w:rPr>
                  <w:rFonts w:asciiTheme="majorHAnsi" w:hAnsiTheme="majorHAnsi" w:cstheme="majorHAnsi"/>
                  <w:strike/>
                  <w:szCs w:val="18"/>
                  <w:lang w:val="en-US"/>
                  <w:rPrChange w:author="Andreyeva, Julia" w:date="2022-03-16T13:42:00Z" w:id="1992">
                    <w:rPr>
                      <w:rFonts w:asciiTheme="majorHAnsi" w:hAnsiTheme="majorHAnsi" w:cstheme="majorHAnsi"/>
                      <w:strike/>
                      <w:szCs w:val="18"/>
                      <w:lang w:val="ru-RU"/>
                    </w:rPr>
                  </w:rPrChange>
                </w:rPr>
                <w:delText>Difference</w:delText>
              </w:r>
            </w:del>
          </w:p>
        </w:tc>
        <w:tc>
          <w:tcPr>
            <w:tcW w:w="2039" w:type="dxa"/>
            <w:vAlign w:val="center"/>
          </w:tcPr>
          <w:p w:rsidRPr="009463FF" w:rsidR="00CF59C4" w:rsidDel="00262379" w:rsidP="00DA7C74" w:rsidRDefault="00CF59C4" w14:paraId="241037EA" w14:textId="16BFDA32">
            <w:pPr>
              <w:pStyle w:val="ListParagraph"/>
              <w:ind w:left="0"/>
              <w:rPr>
                <w:del w:author="Murguia, Sahima" w:date="2022-03-15T22:37:00Z" w:id="1993"/>
                <w:rFonts w:asciiTheme="majorHAnsi" w:hAnsiTheme="majorHAnsi" w:cstheme="majorHAnsi"/>
                <w:strike/>
                <w:szCs w:val="18"/>
                <w:lang w:val="en-US"/>
              </w:rPr>
            </w:pPr>
            <w:del w:author="Murguia, Sahima" w:date="2022-03-15T22:37:00Z" w:id="1994">
              <w:r w:rsidRPr="009463FF" w:rsidDel="00262379">
                <w:rPr>
                  <w:rFonts w:asciiTheme="majorHAnsi" w:hAnsiTheme="majorHAnsi" w:cstheme="majorHAnsi"/>
                  <w:strike/>
                  <w:szCs w:val="18"/>
                  <w:lang w:val="en-US"/>
                </w:rPr>
                <w:delText>X_DELTA_QTY</w:delText>
              </w:r>
            </w:del>
          </w:p>
        </w:tc>
        <w:tc>
          <w:tcPr>
            <w:tcW w:w="977" w:type="dxa"/>
            <w:vAlign w:val="center"/>
          </w:tcPr>
          <w:p w:rsidRPr="009463FF" w:rsidR="00CF59C4" w:rsidDel="00262379" w:rsidP="00DA7C74" w:rsidRDefault="00CF59C4" w14:paraId="1D3DDF68" w14:textId="59225F4B">
            <w:pPr>
              <w:pStyle w:val="ListParagraph"/>
              <w:ind w:left="0"/>
              <w:rPr>
                <w:del w:author="Murguia, Sahima" w:date="2022-03-15T22:37:00Z" w:id="199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9B052A0" w14:textId="16AEA3C1">
            <w:pPr>
              <w:pStyle w:val="ListParagraph"/>
              <w:ind w:left="0"/>
              <w:rPr>
                <w:del w:author="Murguia, Sahima" w:date="2022-03-15T22:37:00Z" w:id="1996"/>
                <w:rFonts w:asciiTheme="majorHAnsi" w:hAnsiTheme="majorHAnsi" w:cstheme="majorHAnsi"/>
                <w:strike/>
                <w:szCs w:val="18"/>
                <w:lang w:val="en-US"/>
              </w:rPr>
            </w:pPr>
          </w:p>
        </w:tc>
      </w:tr>
      <w:tr w:rsidRPr="009463FF" w:rsidR="00CF59C4" w:rsidDel="00262379" w:rsidTr="002001B3" w14:paraId="3DF0A943" w14:textId="31157615">
        <w:trPr>
          <w:trHeight w:val="43"/>
          <w:del w:author="Murguia, Sahima" w:date="2022-03-15T22:37:00Z" w:id="1997"/>
        </w:trPr>
        <w:tc>
          <w:tcPr>
            <w:tcW w:w="1028" w:type="dxa"/>
            <w:vMerge/>
            <w:vAlign w:val="center"/>
          </w:tcPr>
          <w:p w:rsidRPr="009463FF" w:rsidR="00CF59C4" w:rsidDel="00262379" w:rsidP="00DA7C74" w:rsidRDefault="00CF59C4" w14:paraId="3CB0CDCC" w14:textId="0293220C">
            <w:pPr>
              <w:pStyle w:val="ListParagraph"/>
              <w:ind w:left="0"/>
              <w:rPr>
                <w:del w:author="Murguia, Sahima" w:date="2022-03-15T22:37:00Z" w:id="1998"/>
                <w:strike/>
                <w:sz w:val="20"/>
                <w:szCs w:val="20"/>
                <w:lang w:val="en-US"/>
              </w:rPr>
            </w:pPr>
          </w:p>
        </w:tc>
        <w:tc>
          <w:tcPr>
            <w:tcW w:w="1666" w:type="dxa"/>
            <w:vMerge/>
            <w:vAlign w:val="center"/>
          </w:tcPr>
          <w:p w:rsidRPr="009463FF" w:rsidR="00CF59C4" w:rsidDel="00262379" w:rsidP="00DA7C74" w:rsidRDefault="00CF59C4" w14:paraId="65D3F0C9" w14:textId="618DD82F">
            <w:pPr>
              <w:pStyle w:val="ListParagraph"/>
              <w:ind w:left="0"/>
              <w:rPr>
                <w:del w:author="Murguia, Sahima" w:date="2022-03-15T22:37:00Z" w:id="199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EC93B85" w14:textId="62A4914E">
            <w:pPr>
              <w:pStyle w:val="ListParagraph"/>
              <w:ind w:left="0"/>
              <w:rPr>
                <w:del w:author="Murguia, Sahima" w:date="2022-03-15T22:37:00Z" w:id="2000"/>
                <w:rFonts w:asciiTheme="majorHAnsi" w:hAnsiTheme="majorHAnsi" w:cstheme="majorHAnsi"/>
                <w:strike/>
                <w:szCs w:val="18"/>
                <w:lang w:val="en-US"/>
                <w:rPrChange w:author="Andreyeva, Julia" w:date="2022-03-16T13:42:00Z" w:id="2001">
                  <w:rPr>
                    <w:del w:author="Murguia, Sahima" w:date="2022-03-15T22:37:00Z" w:id="2002"/>
                    <w:rFonts w:asciiTheme="majorHAnsi" w:hAnsiTheme="majorHAnsi" w:cstheme="majorHAnsi"/>
                    <w:strike/>
                    <w:szCs w:val="18"/>
                    <w:lang w:val="ru-RU"/>
                  </w:rPr>
                </w:rPrChange>
              </w:rPr>
            </w:pPr>
            <w:del w:author="Murguia, Sahima" w:date="2022-03-15T22:37:00Z" w:id="2003">
              <w:r w:rsidRPr="006A0C90" w:rsidDel="00262379">
                <w:rPr>
                  <w:rFonts w:asciiTheme="majorHAnsi" w:hAnsiTheme="majorHAnsi" w:cstheme="majorHAnsi"/>
                  <w:strike/>
                  <w:szCs w:val="18"/>
                  <w:lang w:val="en-US"/>
                  <w:rPrChange w:author="Andreyeva, Julia" w:date="2022-03-16T13:42:00Z" w:id="2004">
                    <w:rPr>
                      <w:rFonts w:asciiTheme="majorHAnsi" w:hAnsiTheme="majorHAnsi" w:cstheme="majorHAnsi"/>
                      <w:strike/>
                      <w:szCs w:val="18"/>
                      <w:lang w:val="ru-RU"/>
                    </w:rPr>
                  </w:rPrChange>
                </w:rPr>
                <w:delText>Requested Qty</w:delText>
              </w:r>
            </w:del>
          </w:p>
        </w:tc>
        <w:tc>
          <w:tcPr>
            <w:tcW w:w="2039" w:type="dxa"/>
            <w:vAlign w:val="center"/>
          </w:tcPr>
          <w:p w:rsidRPr="009463FF" w:rsidR="00CF59C4" w:rsidDel="00262379" w:rsidP="00DA7C74" w:rsidRDefault="00CF59C4" w14:paraId="58FD1164" w14:textId="3A26BABA">
            <w:pPr>
              <w:pStyle w:val="ListParagraph"/>
              <w:ind w:left="0"/>
              <w:rPr>
                <w:del w:author="Murguia, Sahima" w:date="2022-03-15T22:37:00Z" w:id="2005"/>
                <w:rFonts w:asciiTheme="majorHAnsi" w:hAnsiTheme="majorHAnsi" w:cstheme="majorHAnsi"/>
                <w:strike/>
                <w:szCs w:val="18"/>
                <w:lang w:val="en-US"/>
              </w:rPr>
            </w:pPr>
            <w:del w:author="Murguia, Sahima" w:date="2022-03-15T22:37:00Z" w:id="2006">
              <w:r w:rsidRPr="009463FF" w:rsidDel="00262379">
                <w:rPr>
                  <w:rFonts w:asciiTheme="majorHAnsi" w:hAnsiTheme="majorHAnsi" w:cstheme="majorHAnsi"/>
                  <w:strike/>
                  <w:szCs w:val="18"/>
                  <w:lang w:val="en-US"/>
                </w:rPr>
                <w:delText>QTY_REQ</w:delText>
              </w:r>
            </w:del>
          </w:p>
        </w:tc>
        <w:tc>
          <w:tcPr>
            <w:tcW w:w="977" w:type="dxa"/>
            <w:vAlign w:val="center"/>
          </w:tcPr>
          <w:p w:rsidRPr="009463FF" w:rsidR="00CF59C4" w:rsidDel="00262379" w:rsidP="00DA7C74" w:rsidRDefault="00CF59C4" w14:paraId="7F910C61" w14:textId="7AD6366D">
            <w:pPr>
              <w:pStyle w:val="ListParagraph"/>
              <w:ind w:left="0"/>
              <w:rPr>
                <w:del w:author="Murguia, Sahima" w:date="2022-03-15T22:37:00Z" w:id="200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A94EA62" w14:textId="06F2F108">
            <w:pPr>
              <w:pStyle w:val="ListParagraph"/>
              <w:ind w:left="0"/>
              <w:rPr>
                <w:del w:author="Murguia, Sahima" w:date="2022-03-15T22:37:00Z" w:id="2008"/>
                <w:rFonts w:asciiTheme="majorHAnsi" w:hAnsiTheme="majorHAnsi" w:cstheme="majorHAnsi"/>
                <w:strike/>
                <w:szCs w:val="18"/>
                <w:lang w:val="en-US"/>
              </w:rPr>
            </w:pPr>
          </w:p>
        </w:tc>
      </w:tr>
      <w:tr w:rsidRPr="009463FF" w:rsidR="00CF59C4" w:rsidDel="00262379" w:rsidTr="002001B3" w14:paraId="25CDC59C" w14:textId="3DB89CB8">
        <w:trPr>
          <w:trHeight w:val="43"/>
          <w:del w:author="Murguia, Sahima" w:date="2022-03-15T22:37:00Z" w:id="2009"/>
        </w:trPr>
        <w:tc>
          <w:tcPr>
            <w:tcW w:w="1028" w:type="dxa"/>
            <w:vMerge/>
            <w:vAlign w:val="center"/>
          </w:tcPr>
          <w:p w:rsidRPr="009463FF" w:rsidR="00CF59C4" w:rsidDel="00262379" w:rsidP="00DA7C74" w:rsidRDefault="00CF59C4" w14:paraId="7F3EF1A0" w14:textId="1F5FC39F">
            <w:pPr>
              <w:pStyle w:val="ListParagraph"/>
              <w:ind w:left="0"/>
              <w:rPr>
                <w:del w:author="Murguia, Sahima" w:date="2022-03-15T22:37:00Z" w:id="2010"/>
                <w:strike/>
                <w:sz w:val="20"/>
                <w:szCs w:val="20"/>
                <w:lang w:val="en-US"/>
              </w:rPr>
            </w:pPr>
          </w:p>
        </w:tc>
        <w:tc>
          <w:tcPr>
            <w:tcW w:w="1666" w:type="dxa"/>
            <w:vMerge/>
            <w:vAlign w:val="center"/>
          </w:tcPr>
          <w:p w:rsidRPr="009463FF" w:rsidR="00CF59C4" w:rsidDel="00262379" w:rsidP="00DA7C74" w:rsidRDefault="00CF59C4" w14:paraId="2CC87A24" w14:textId="37E062E2">
            <w:pPr>
              <w:pStyle w:val="ListParagraph"/>
              <w:ind w:left="0"/>
              <w:rPr>
                <w:del w:author="Murguia, Sahima" w:date="2022-03-15T22:37:00Z" w:id="201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22028A07" w14:textId="102238FE">
            <w:pPr>
              <w:pStyle w:val="ListParagraph"/>
              <w:ind w:left="0"/>
              <w:rPr>
                <w:del w:author="Murguia, Sahima" w:date="2022-03-15T22:37:00Z" w:id="2012"/>
                <w:rFonts w:asciiTheme="majorHAnsi" w:hAnsiTheme="majorHAnsi" w:cstheme="majorHAnsi"/>
                <w:strike/>
                <w:szCs w:val="18"/>
                <w:lang w:val="en-US"/>
                <w:rPrChange w:author="Andreyeva, Julia" w:date="2022-03-16T13:42:00Z" w:id="2013">
                  <w:rPr>
                    <w:del w:author="Murguia, Sahima" w:date="2022-03-15T22:37:00Z" w:id="2014"/>
                    <w:rFonts w:asciiTheme="majorHAnsi" w:hAnsiTheme="majorHAnsi" w:cstheme="majorHAnsi"/>
                    <w:strike/>
                    <w:szCs w:val="18"/>
                    <w:lang w:val="ru-RU"/>
                  </w:rPr>
                </w:rPrChange>
              </w:rPr>
            </w:pPr>
            <w:del w:author="Murguia, Sahima" w:date="2022-03-15T22:37:00Z" w:id="2015">
              <w:r w:rsidRPr="006A0C90" w:rsidDel="00262379">
                <w:rPr>
                  <w:rFonts w:asciiTheme="majorHAnsi" w:hAnsiTheme="majorHAnsi" w:cstheme="majorHAnsi"/>
                  <w:strike/>
                  <w:szCs w:val="18"/>
                  <w:lang w:val="en-US"/>
                  <w:rPrChange w:author="Andreyeva, Julia" w:date="2022-03-16T13:42:00Z" w:id="2016">
                    <w:rPr>
                      <w:rFonts w:asciiTheme="majorHAnsi" w:hAnsiTheme="majorHAnsi" w:cstheme="majorHAnsi"/>
                      <w:strike/>
                      <w:szCs w:val="18"/>
                      <w:lang w:val="ru-RU"/>
                    </w:rPr>
                  </w:rPrChange>
                </w:rPr>
                <w:delText>Line #</w:delText>
              </w:r>
            </w:del>
          </w:p>
        </w:tc>
        <w:tc>
          <w:tcPr>
            <w:tcW w:w="2039" w:type="dxa"/>
            <w:vAlign w:val="center"/>
          </w:tcPr>
          <w:p w:rsidRPr="009463FF" w:rsidR="00CF59C4" w:rsidDel="00262379" w:rsidP="00DA7C74" w:rsidRDefault="00CF59C4" w14:paraId="5675E4F1" w14:textId="3D7FF260">
            <w:pPr>
              <w:pStyle w:val="ListParagraph"/>
              <w:ind w:left="0"/>
              <w:rPr>
                <w:del w:author="Murguia, Sahima" w:date="2022-03-15T22:37:00Z" w:id="2017"/>
                <w:rFonts w:asciiTheme="majorHAnsi" w:hAnsiTheme="majorHAnsi" w:cstheme="majorHAnsi"/>
                <w:strike/>
                <w:szCs w:val="18"/>
                <w:lang w:val="en-US"/>
              </w:rPr>
            </w:pPr>
            <w:del w:author="Murguia, Sahima" w:date="2022-03-15T22:37:00Z" w:id="2018">
              <w:r w:rsidRPr="009463FF" w:rsidDel="00262379">
                <w:rPr>
                  <w:rFonts w:asciiTheme="majorHAnsi" w:hAnsiTheme="majorHAnsi" w:cstheme="majorHAnsi"/>
                  <w:strike/>
                  <w:szCs w:val="18"/>
                  <w:lang w:val="en-US"/>
                </w:rPr>
                <w:delText>LN_NUM</w:delText>
              </w:r>
            </w:del>
          </w:p>
        </w:tc>
        <w:tc>
          <w:tcPr>
            <w:tcW w:w="977" w:type="dxa"/>
            <w:vAlign w:val="center"/>
          </w:tcPr>
          <w:p w:rsidRPr="009463FF" w:rsidR="00CF59C4" w:rsidDel="00262379" w:rsidP="00DA7C74" w:rsidRDefault="00CF59C4" w14:paraId="03DCC673" w14:textId="708233AD">
            <w:pPr>
              <w:pStyle w:val="ListParagraph"/>
              <w:ind w:left="0"/>
              <w:rPr>
                <w:del w:author="Murguia, Sahima" w:date="2022-03-15T22:37:00Z" w:id="201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7B5D589" w14:textId="4E0555C7">
            <w:pPr>
              <w:pStyle w:val="ListParagraph"/>
              <w:ind w:left="0"/>
              <w:rPr>
                <w:del w:author="Murguia, Sahima" w:date="2022-03-15T22:37:00Z" w:id="2020"/>
                <w:rFonts w:asciiTheme="majorHAnsi" w:hAnsiTheme="majorHAnsi" w:cstheme="majorHAnsi"/>
                <w:strike/>
                <w:szCs w:val="18"/>
                <w:lang w:val="en-US"/>
              </w:rPr>
            </w:pPr>
          </w:p>
        </w:tc>
      </w:tr>
      <w:tr w:rsidRPr="009463FF" w:rsidR="00CF59C4" w:rsidDel="00262379" w:rsidTr="002001B3" w14:paraId="1AFAA72D" w14:textId="7EA85150">
        <w:trPr>
          <w:trHeight w:val="43"/>
          <w:del w:author="Murguia, Sahima" w:date="2022-03-15T22:37:00Z" w:id="2021"/>
        </w:trPr>
        <w:tc>
          <w:tcPr>
            <w:tcW w:w="1028" w:type="dxa"/>
            <w:vMerge/>
            <w:vAlign w:val="center"/>
          </w:tcPr>
          <w:p w:rsidRPr="009463FF" w:rsidR="00CF59C4" w:rsidDel="00262379" w:rsidP="00DA7C74" w:rsidRDefault="00CF59C4" w14:paraId="67A88B72" w14:textId="6E61081F">
            <w:pPr>
              <w:pStyle w:val="ListParagraph"/>
              <w:ind w:left="0"/>
              <w:rPr>
                <w:del w:author="Murguia, Sahima" w:date="2022-03-15T22:37:00Z" w:id="2022"/>
                <w:strike/>
                <w:sz w:val="20"/>
                <w:szCs w:val="20"/>
                <w:lang w:val="en-US"/>
              </w:rPr>
            </w:pPr>
          </w:p>
        </w:tc>
        <w:tc>
          <w:tcPr>
            <w:tcW w:w="1666" w:type="dxa"/>
            <w:vMerge/>
            <w:vAlign w:val="center"/>
          </w:tcPr>
          <w:p w:rsidRPr="009463FF" w:rsidR="00CF59C4" w:rsidDel="00262379" w:rsidP="00DA7C74" w:rsidRDefault="00CF59C4" w14:paraId="47FA74B2" w14:textId="1B817FD4">
            <w:pPr>
              <w:pStyle w:val="ListParagraph"/>
              <w:ind w:left="0"/>
              <w:rPr>
                <w:del w:author="Murguia, Sahima" w:date="2022-03-15T22:37:00Z" w:id="202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6E5BBA29" w14:textId="0CBA1215">
            <w:pPr>
              <w:pStyle w:val="ListParagraph"/>
              <w:ind w:left="0"/>
              <w:rPr>
                <w:del w:author="Murguia, Sahima" w:date="2022-03-15T22:37:00Z" w:id="2024"/>
                <w:rFonts w:asciiTheme="majorHAnsi" w:hAnsiTheme="majorHAnsi" w:cstheme="majorHAnsi"/>
                <w:strike/>
                <w:szCs w:val="18"/>
                <w:lang w:val="en-US"/>
                <w:rPrChange w:author="Andreyeva, Julia" w:date="2022-03-16T13:42:00Z" w:id="2025">
                  <w:rPr>
                    <w:del w:author="Murguia, Sahima" w:date="2022-03-15T22:37:00Z" w:id="2026"/>
                    <w:rFonts w:asciiTheme="majorHAnsi" w:hAnsiTheme="majorHAnsi" w:cstheme="majorHAnsi"/>
                    <w:strike/>
                    <w:szCs w:val="18"/>
                    <w:lang w:val="ru-RU"/>
                  </w:rPr>
                </w:rPrChange>
              </w:rPr>
            </w:pPr>
            <w:del w:author="Murguia, Sahima" w:date="2022-03-15T22:37:00Z" w:id="2027">
              <w:r w:rsidRPr="006A0C90" w:rsidDel="00262379">
                <w:rPr>
                  <w:rFonts w:asciiTheme="majorHAnsi" w:hAnsiTheme="majorHAnsi" w:cstheme="majorHAnsi"/>
                  <w:strike/>
                  <w:szCs w:val="18"/>
                  <w:lang w:val="en-US"/>
                  <w:rPrChange w:author="Andreyeva, Julia" w:date="2022-03-16T13:42:00Z" w:id="2028">
                    <w:rPr>
                      <w:rFonts w:asciiTheme="majorHAnsi" w:hAnsiTheme="majorHAnsi" w:cstheme="majorHAnsi"/>
                      <w:strike/>
                      <w:szCs w:val="18"/>
                      <w:lang w:val="ru-RU"/>
                    </w:rPr>
                  </w:rPrChange>
                </w:rPr>
                <w:delText>Qty in Packs</w:delText>
              </w:r>
            </w:del>
          </w:p>
        </w:tc>
        <w:tc>
          <w:tcPr>
            <w:tcW w:w="2039" w:type="dxa"/>
            <w:vAlign w:val="center"/>
          </w:tcPr>
          <w:p w:rsidRPr="009463FF" w:rsidR="00CF59C4" w:rsidDel="00262379" w:rsidP="00DA7C74" w:rsidRDefault="00CF59C4" w14:paraId="5001AD81" w14:textId="1456E0E6">
            <w:pPr>
              <w:pStyle w:val="ListParagraph"/>
              <w:ind w:left="0"/>
              <w:rPr>
                <w:del w:author="Murguia, Sahima" w:date="2022-03-15T22:37:00Z" w:id="2029"/>
                <w:rFonts w:asciiTheme="majorHAnsi" w:hAnsiTheme="majorHAnsi" w:cstheme="majorHAnsi"/>
                <w:strike/>
                <w:szCs w:val="18"/>
                <w:lang w:val="en-US"/>
              </w:rPr>
            </w:pPr>
            <w:del w:author="Murguia, Sahima" w:date="2022-03-15T22:37:00Z" w:id="2030">
              <w:r w:rsidRPr="009463FF" w:rsidDel="00262379">
                <w:rPr>
                  <w:rFonts w:asciiTheme="majorHAnsi" w:hAnsiTheme="majorHAnsi" w:cstheme="majorHAnsi"/>
                  <w:strike/>
                  <w:szCs w:val="18"/>
                  <w:lang w:val="en-US"/>
                </w:rPr>
                <w:delText>X_QTY_PACKS_NUM</w:delText>
              </w:r>
            </w:del>
          </w:p>
        </w:tc>
        <w:tc>
          <w:tcPr>
            <w:tcW w:w="977" w:type="dxa"/>
            <w:vAlign w:val="center"/>
          </w:tcPr>
          <w:p w:rsidRPr="009463FF" w:rsidR="00CF59C4" w:rsidDel="00262379" w:rsidP="00DA7C74" w:rsidRDefault="00CF59C4" w14:paraId="6B6A1C61" w14:textId="63FE9691">
            <w:pPr>
              <w:pStyle w:val="ListParagraph"/>
              <w:ind w:left="0"/>
              <w:rPr>
                <w:del w:author="Murguia, Sahima" w:date="2022-03-15T22:37:00Z" w:id="203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0CFB25E" w14:textId="38E32FAA">
            <w:pPr>
              <w:pStyle w:val="ListParagraph"/>
              <w:ind w:left="0"/>
              <w:rPr>
                <w:del w:author="Murguia, Sahima" w:date="2022-03-15T22:37:00Z" w:id="2032"/>
                <w:rFonts w:asciiTheme="majorHAnsi" w:hAnsiTheme="majorHAnsi" w:cstheme="majorHAnsi"/>
                <w:strike/>
                <w:szCs w:val="18"/>
                <w:lang w:val="en-US"/>
              </w:rPr>
            </w:pPr>
          </w:p>
        </w:tc>
      </w:tr>
      <w:tr w:rsidRPr="009463FF" w:rsidR="00CF59C4" w:rsidDel="00262379" w:rsidTr="002001B3" w14:paraId="69AB97E0" w14:textId="447F9F95">
        <w:trPr>
          <w:trHeight w:val="43"/>
          <w:del w:author="Murguia, Sahima" w:date="2022-03-15T22:37:00Z" w:id="2033"/>
        </w:trPr>
        <w:tc>
          <w:tcPr>
            <w:tcW w:w="1028" w:type="dxa"/>
            <w:vMerge/>
            <w:vAlign w:val="center"/>
          </w:tcPr>
          <w:p w:rsidRPr="009463FF" w:rsidR="00CF59C4" w:rsidDel="00262379" w:rsidP="00DA7C74" w:rsidRDefault="00CF59C4" w14:paraId="2586B9B3" w14:textId="1A4471FC">
            <w:pPr>
              <w:pStyle w:val="ListParagraph"/>
              <w:ind w:left="0"/>
              <w:rPr>
                <w:del w:author="Murguia, Sahima" w:date="2022-03-15T22:37:00Z" w:id="2034"/>
                <w:strike/>
                <w:sz w:val="20"/>
                <w:szCs w:val="20"/>
                <w:lang w:val="en-US"/>
              </w:rPr>
            </w:pPr>
          </w:p>
        </w:tc>
        <w:tc>
          <w:tcPr>
            <w:tcW w:w="1666" w:type="dxa"/>
            <w:vMerge/>
            <w:vAlign w:val="center"/>
          </w:tcPr>
          <w:p w:rsidRPr="009463FF" w:rsidR="00CF59C4" w:rsidDel="00262379" w:rsidP="00DA7C74" w:rsidRDefault="00CF59C4" w14:paraId="3C8ED7FA" w14:textId="4ED59734">
            <w:pPr>
              <w:pStyle w:val="ListParagraph"/>
              <w:ind w:left="0"/>
              <w:rPr>
                <w:del w:author="Murguia, Sahima" w:date="2022-03-15T22:37:00Z" w:id="203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F006464" w14:textId="42D58798">
            <w:pPr>
              <w:pStyle w:val="ListParagraph"/>
              <w:ind w:left="0"/>
              <w:rPr>
                <w:del w:author="Murguia, Sahima" w:date="2022-03-15T22:37:00Z" w:id="2036"/>
                <w:rFonts w:asciiTheme="majorHAnsi" w:hAnsiTheme="majorHAnsi" w:cstheme="majorHAnsi"/>
                <w:strike/>
                <w:szCs w:val="18"/>
                <w:lang w:val="en-US"/>
                <w:rPrChange w:author="Andreyeva, Julia" w:date="2022-03-16T13:42:00Z" w:id="2037">
                  <w:rPr>
                    <w:del w:author="Murguia, Sahima" w:date="2022-03-15T22:37:00Z" w:id="2038"/>
                    <w:rFonts w:asciiTheme="majorHAnsi" w:hAnsiTheme="majorHAnsi" w:cstheme="majorHAnsi"/>
                    <w:strike/>
                    <w:szCs w:val="18"/>
                    <w:lang w:val="ru-RU"/>
                  </w:rPr>
                </w:rPrChange>
              </w:rPr>
            </w:pPr>
            <w:del w:author="Murguia, Sahima" w:date="2022-03-15T22:37:00Z" w:id="2039">
              <w:r w:rsidRPr="006A0C90" w:rsidDel="00262379">
                <w:rPr>
                  <w:rFonts w:asciiTheme="majorHAnsi" w:hAnsiTheme="majorHAnsi" w:cstheme="majorHAnsi"/>
                  <w:strike/>
                  <w:szCs w:val="18"/>
                  <w:lang w:val="en-US"/>
                  <w:rPrChange w:author="Andreyeva, Julia" w:date="2022-03-16T13:42:00Z" w:id="2040">
                    <w:rPr>
                      <w:rFonts w:asciiTheme="majorHAnsi" w:hAnsiTheme="majorHAnsi" w:cstheme="majorHAnsi"/>
                      <w:strike/>
                      <w:szCs w:val="18"/>
                      <w:lang w:val="ru-RU"/>
                    </w:rPr>
                  </w:rPrChange>
                </w:rPr>
                <w:delText>Consumer Price</w:delText>
              </w:r>
            </w:del>
          </w:p>
        </w:tc>
        <w:tc>
          <w:tcPr>
            <w:tcW w:w="2039" w:type="dxa"/>
            <w:vAlign w:val="center"/>
          </w:tcPr>
          <w:p w:rsidRPr="009463FF" w:rsidR="00CF59C4" w:rsidDel="00262379" w:rsidP="00DA7C74" w:rsidRDefault="00CF59C4" w14:paraId="5D18309C" w14:textId="195DBFEF">
            <w:pPr>
              <w:pStyle w:val="ListParagraph"/>
              <w:ind w:left="0"/>
              <w:rPr>
                <w:del w:author="Murguia, Sahima" w:date="2022-03-15T22:37:00Z" w:id="2041"/>
                <w:rFonts w:asciiTheme="majorHAnsi" w:hAnsiTheme="majorHAnsi" w:cstheme="majorHAnsi"/>
                <w:strike/>
                <w:szCs w:val="18"/>
                <w:lang w:val="en-US"/>
              </w:rPr>
            </w:pPr>
            <w:del w:author="Murguia, Sahima" w:date="2022-03-15T22:37:00Z" w:id="2042">
              <w:r w:rsidRPr="009463FF" w:rsidDel="00262379">
                <w:rPr>
                  <w:rFonts w:asciiTheme="majorHAnsi" w:hAnsiTheme="majorHAnsi" w:cstheme="majorHAnsi"/>
                  <w:strike/>
                  <w:szCs w:val="18"/>
                  <w:lang w:val="en-US"/>
                </w:rPr>
                <w:delText>ADJ_UNIT_PRI</w:delText>
              </w:r>
            </w:del>
          </w:p>
        </w:tc>
        <w:tc>
          <w:tcPr>
            <w:tcW w:w="977" w:type="dxa"/>
            <w:vAlign w:val="center"/>
          </w:tcPr>
          <w:p w:rsidRPr="009463FF" w:rsidR="00CF59C4" w:rsidDel="00262379" w:rsidP="00DA7C74" w:rsidRDefault="00CF59C4" w14:paraId="040DBA2D" w14:textId="3C98E880">
            <w:pPr>
              <w:pStyle w:val="ListParagraph"/>
              <w:ind w:left="0"/>
              <w:rPr>
                <w:del w:author="Murguia, Sahima" w:date="2022-03-15T22:37:00Z" w:id="204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1DABFA3C" w14:textId="511C4493">
            <w:pPr>
              <w:pStyle w:val="ListParagraph"/>
              <w:ind w:left="0"/>
              <w:rPr>
                <w:del w:author="Murguia, Sahima" w:date="2022-03-15T22:37:00Z" w:id="2044"/>
                <w:rFonts w:asciiTheme="majorHAnsi" w:hAnsiTheme="majorHAnsi" w:cstheme="majorHAnsi"/>
                <w:strike/>
                <w:szCs w:val="18"/>
                <w:lang w:val="en-US"/>
              </w:rPr>
            </w:pPr>
          </w:p>
        </w:tc>
      </w:tr>
      <w:tr w:rsidRPr="009463FF" w:rsidR="00CF59C4" w:rsidDel="00262379" w:rsidTr="002001B3" w14:paraId="11F952C0" w14:textId="56C1FDB6">
        <w:trPr>
          <w:trHeight w:val="43"/>
          <w:del w:author="Murguia, Sahima" w:date="2022-03-15T22:37:00Z" w:id="2045"/>
        </w:trPr>
        <w:tc>
          <w:tcPr>
            <w:tcW w:w="1028" w:type="dxa"/>
            <w:vMerge/>
            <w:vAlign w:val="center"/>
          </w:tcPr>
          <w:p w:rsidRPr="009463FF" w:rsidR="00CF59C4" w:rsidDel="00262379" w:rsidP="00DA7C74" w:rsidRDefault="00CF59C4" w14:paraId="38C6F047" w14:textId="6F19EB59">
            <w:pPr>
              <w:pStyle w:val="ListParagraph"/>
              <w:ind w:left="0"/>
              <w:rPr>
                <w:del w:author="Murguia, Sahima" w:date="2022-03-15T22:37:00Z" w:id="2046"/>
                <w:strike/>
                <w:sz w:val="20"/>
                <w:szCs w:val="20"/>
                <w:lang w:val="en-US"/>
              </w:rPr>
            </w:pPr>
          </w:p>
        </w:tc>
        <w:tc>
          <w:tcPr>
            <w:tcW w:w="1666" w:type="dxa"/>
            <w:vMerge/>
            <w:vAlign w:val="center"/>
          </w:tcPr>
          <w:p w:rsidRPr="009463FF" w:rsidR="00CF59C4" w:rsidDel="00262379" w:rsidP="00DA7C74" w:rsidRDefault="00CF59C4" w14:paraId="42FCB008" w14:textId="50669577">
            <w:pPr>
              <w:pStyle w:val="ListParagraph"/>
              <w:ind w:left="0"/>
              <w:rPr>
                <w:del w:author="Murguia, Sahima" w:date="2022-03-15T22:37:00Z" w:id="204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72F9ED62" w14:textId="0B00111C">
            <w:pPr>
              <w:pStyle w:val="ListParagraph"/>
              <w:ind w:left="0"/>
              <w:rPr>
                <w:del w:author="Murguia, Sahima" w:date="2022-03-15T22:37:00Z" w:id="2048"/>
                <w:rFonts w:asciiTheme="majorHAnsi" w:hAnsiTheme="majorHAnsi" w:cstheme="majorHAnsi"/>
                <w:strike/>
                <w:szCs w:val="18"/>
                <w:lang w:val="en-US"/>
                <w:rPrChange w:author="Andreyeva, Julia" w:date="2022-03-16T13:42:00Z" w:id="2049">
                  <w:rPr>
                    <w:del w:author="Murguia, Sahima" w:date="2022-03-15T22:37:00Z" w:id="2050"/>
                    <w:rFonts w:asciiTheme="majorHAnsi" w:hAnsiTheme="majorHAnsi" w:cstheme="majorHAnsi"/>
                    <w:strike/>
                    <w:szCs w:val="18"/>
                    <w:lang w:val="ru-RU"/>
                  </w:rPr>
                </w:rPrChange>
              </w:rPr>
            </w:pPr>
            <w:del w:author="Murguia, Sahima" w:date="2022-03-15T22:37:00Z" w:id="2051">
              <w:r w:rsidRPr="006A0C90" w:rsidDel="00262379">
                <w:rPr>
                  <w:rFonts w:asciiTheme="majorHAnsi" w:hAnsiTheme="majorHAnsi" w:cstheme="majorHAnsi"/>
                  <w:strike/>
                  <w:szCs w:val="18"/>
                  <w:lang w:val="en-US"/>
                  <w:rPrChange w:author="Andreyeva, Julia" w:date="2022-03-16T13:42:00Z" w:id="2052">
                    <w:rPr>
                      <w:rFonts w:asciiTheme="majorHAnsi" w:hAnsiTheme="majorHAnsi" w:cstheme="majorHAnsi"/>
                      <w:strike/>
                      <w:szCs w:val="18"/>
                      <w:lang w:val="ru-RU"/>
                    </w:rPr>
                  </w:rPrChange>
                </w:rPr>
                <w:delText>Retailer Price</w:delText>
              </w:r>
            </w:del>
          </w:p>
        </w:tc>
        <w:tc>
          <w:tcPr>
            <w:tcW w:w="2039" w:type="dxa"/>
            <w:vAlign w:val="center"/>
          </w:tcPr>
          <w:p w:rsidRPr="009463FF" w:rsidR="00CF59C4" w:rsidDel="00262379" w:rsidP="00DA7C74" w:rsidRDefault="00CF59C4" w14:paraId="7914B791" w14:textId="533CE0D1">
            <w:pPr>
              <w:pStyle w:val="ListParagraph"/>
              <w:ind w:left="0"/>
              <w:rPr>
                <w:del w:author="Murguia, Sahima" w:date="2022-03-15T22:37:00Z" w:id="2053"/>
                <w:rFonts w:asciiTheme="majorHAnsi" w:hAnsiTheme="majorHAnsi" w:cstheme="majorHAnsi"/>
                <w:strike/>
                <w:szCs w:val="18"/>
                <w:lang w:val="en-US"/>
              </w:rPr>
            </w:pPr>
            <w:del w:author="Murguia, Sahima" w:date="2022-03-15T22:37:00Z" w:id="2054">
              <w:r w:rsidRPr="009463FF" w:rsidDel="00262379">
                <w:rPr>
                  <w:rFonts w:asciiTheme="majorHAnsi" w:hAnsiTheme="majorHAnsi" w:cstheme="majorHAnsi"/>
                  <w:strike/>
                  <w:szCs w:val="18"/>
                  <w:lang w:val="en-US"/>
                </w:rPr>
                <w:delText>X_RETAILER_PRICE</w:delText>
              </w:r>
            </w:del>
          </w:p>
        </w:tc>
        <w:tc>
          <w:tcPr>
            <w:tcW w:w="977" w:type="dxa"/>
            <w:vAlign w:val="center"/>
          </w:tcPr>
          <w:p w:rsidRPr="009463FF" w:rsidR="00CF59C4" w:rsidDel="00262379" w:rsidP="00DA7C74" w:rsidRDefault="00CF59C4" w14:paraId="2AD33654" w14:textId="61899C3F">
            <w:pPr>
              <w:pStyle w:val="ListParagraph"/>
              <w:ind w:left="0"/>
              <w:rPr>
                <w:del w:author="Murguia, Sahima" w:date="2022-03-15T22:37:00Z" w:id="205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3D809B7" w14:textId="773C136C">
            <w:pPr>
              <w:pStyle w:val="ListParagraph"/>
              <w:ind w:left="0"/>
              <w:rPr>
                <w:del w:author="Murguia, Sahima" w:date="2022-03-15T22:37:00Z" w:id="2056"/>
                <w:rFonts w:asciiTheme="majorHAnsi" w:hAnsiTheme="majorHAnsi" w:cstheme="majorHAnsi"/>
                <w:strike/>
                <w:szCs w:val="18"/>
                <w:lang w:val="en-US"/>
              </w:rPr>
            </w:pPr>
          </w:p>
        </w:tc>
      </w:tr>
      <w:tr w:rsidRPr="009463FF" w:rsidR="00CF59C4" w:rsidDel="00262379" w:rsidTr="002001B3" w14:paraId="44F08853" w14:textId="620D1A46">
        <w:trPr>
          <w:trHeight w:val="43"/>
          <w:del w:author="Murguia, Sahima" w:date="2022-03-15T22:37:00Z" w:id="2057"/>
        </w:trPr>
        <w:tc>
          <w:tcPr>
            <w:tcW w:w="1028" w:type="dxa"/>
            <w:vMerge/>
            <w:vAlign w:val="center"/>
          </w:tcPr>
          <w:p w:rsidRPr="009463FF" w:rsidR="00CF59C4" w:rsidDel="00262379" w:rsidP="00DA7C74" w:rsidRDefault="00CF59C4" w14:paraId="45F9BB4B" w14:textId="6B2F031C">
            <w:pPr>
              <w:pStyle w:val="ListParagraph"/>
              <w:ind w:left="0"/>
              <w:rPr>
                <w:del w:author="Murguia, Sahima" w:date="2022-03-15T22:37:00Z" w:id="2058"/>
                <w:strike/>
                <w:sz w:val="20"/>
                <w:szCs w:val="20"/>
                <w:lang w:val="en-US"/>
              </w:rPr>
            </w:pPr>
          </w:p>
        </w:tc>
        <w:tc>
          <w:tcPr>
            <w:tcW w:w="1666" w:type="dxa"/>
            <w:vMerge/>
            <w:vAlign w:val="center"/>
          </w:tcPr>
          <w:p w:rsidRPr="009463FF" w:rsidR="00CF59C4" w:rsidDel="00262379" w:rsidP="00DA7C74" w:rsidRDefault="00CF59C4" w14:paraId="1892FFB8" w14:textId="05973AC4">
            <w:pPr>
              <w:pStyle w:val="ListParagraph"/>
              <w:ind w:left="0"/>
              <w:rPr>
                <w:del w:author="Murguia, Sahima" w:date="2022-03-15T22:37:00Z" w:id="205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A68F6A8" w14:textId="09C66093">
            <w:pPr>
              <w:pStyle w:val="ListParagraph"/>
              <w:ind w:left="0"/>
              <w:rPr>
                <w:del w:author="Murguia, Sahima" w:date="2022-03-15T22:37:00Z" w:id="2060"/>
                <w:rFonts w:asciiTheme="majorHAnsi" w:hAnsiTheme="majorHAnsi" w:cstheme="majorHAnsi"/>
                <w:strike/>
                <w:szCs w:val="18"/>
                <w:lang w:val="en-US"/>
                <w:rPrChange w:author="Andreyeva, Julia" w:date="2022-03-16T13:42:00Z" w:id="2061">
                  <w:rPr>
                    <w:del w:author="Murguia, Sahima" w:date="2022-03-15T22:37:00Z" w:id="2062"/>
                    <w:rFonts w:asciiTheme="majorHAnsi" w:hAnsiTheme="majorHAnsi" w:cstheme="majorHAnsi"/>
                    <w:strike/>
                    <w:szCs w:val="18"/>
                    <w:lang w:val="ru-RU"/>
                  </w:rPr>
                </w:rPrChange>
              </w:rPr>
            </w:pPr>
            <w:del w:author="Murguia, Sahima" w:date="2022-03-15T22:37:00Z" w:id="2063">
              <w:r w:rsidRPr="006A0C90" w:rsidDel="00262379">
                <w:rPr>
                  <w:rFonts w:asciiTheme="majorHAnsi" w:hAnsiTheme="majorHAnsi" w:cstheme="majorHAnsi"/>
                  <w:strike/>
                  <w:szCs w:val="18"/>
                  <w:lang w:val="en-US"/>
                  <w:rPrChange w:author="Andreyeva, Julia" w:date="2022-03-16T13:42:00Z" w:id="2064">
                    <w:rPr>
                      <w:rFonts w:asciiTheme="majorHAnsi" w:hAnsiTheme="majorHAnsi" w:cstheme="majorHAnsi"/>
                      <w:strike/>
                      <w:szCs w:val="18"/>
                      <w:lang w:val="ru-RU"/>
                    </w:rPr>
                  </w:rPrChange>
                </w:rPr>
                <w:delText>Total</w:delText>
              </w:r>
            </w:del>
          </w:p>
        </w:tc>
        <w:tc>
          <w:tcPr>
            <w:tcW w:w="2039" w:type="dxa"/>
            <w:vAlign w:val="center"/>
          </w:tcPr>
          <w:p w:rsidRPr="009463FF" w:rsidR="00CF59C4" w:rsidDel="00262379" w:rsidP="00DA7C74" w:rsidRDefault="00CF59C4" w14:paraId="07CB6972" w14:textId="5ED8C91E">
            <w:pPr>
              <w:pStyle w:val="ListParagraph"/>
              <w:ind w:left="0"/>
              <w:rPr>
                <w:del w:author="Murguia, Sahima" w:date="2022-03-15T22:37:00Z" w:id="2065"/>
                <w:rFonts w:asciiTheme="majorHAnsi" w:hAnsiTheme="majorHAnsi" w:cstheme="majorHAnsi"/>
                <w:strike/>
                <w:szCs w:val="18"/>
                <w:lang w:val="en-US"/>
              </w:rPr>
            </w:pPr>
            <w:del w:author="Murguia, Sahima" w:date="2022-03-15T22:37:00Z" w:id="2066">
              <w:r w:rsidRPr="009463FF" w:rsidDel="00262379">
                <w:rPr>
                  <w:rFonts w:asciiTheme="majorHAnsi" w:hAnsiTheme="majorHAnsi" w:cstheme="majorHAnsi"/>
                  <w:strike/>
                  <w:szCs w:val="18"/>
                  <w:lang w:val="en-US"/>
                </w:rPr>
                <w:delText>NET_PRI</w:delText>
              </w:r>
            </w:del>
          </w:p>
        </w:tc>
        <w:tc>
          <w:tcPr>
            <w:tcW w:w="977" w:type="dxa"/>
            <w:vAlign w:val="center"/>
          </w:tcPr>
          <w:p w:rsidRPr="009463FF" w:rsidR="00CF59C4" w:rsidDel="00262379" w:rsidP="00DA7C74" w:rsidRDefault="00CF59C4" w14:paraId="2198E8CC" w14:textId="3DA86C20">
            <w:pPr>
              <w:pStyle w:val="ListParagraph"/>
              <w:ind w:left="0"/>
              <w:rPr>
                <w:del w:author="Murguia, Sahima" w:date="2022-03-15T22:37:00Z" w:id="206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2279E4C" w14:textId="0148D481">
            <w:pPr>
              <w:pStyle w:val="ListParagraph"/>
              <w:ind w:left="0"/>
              <w:rPr>
                <w:del w:author="Murguia, Sahima" w:date="2022-03-15T22:37:00Z" w:id="2068"/>
                <w:rFonts w:asciiTheme="majorHAnsi" w:hAnsiTheme="majorHAnsi" w:cstheme="majorHAnsi"/>
                <w:strike/>
                <w:szCs w:val="18"/>
                <w:lang w:val="en-US"/>
              </w:rPr>
            </w:pPr>
          </w:p>
        </w:tc>
      </w:tr>
      <w:tr w:rsidRPr="009463FF" w:rsidR="00CF59C4" w:rsidDel="00262379" w:rsidTr="002001B3" w14:paraId="4E9F9C05" w14:textId="28452FBA">
        <w:trPr>
          <w:trHeight w:val="43"/>
          <w:del w:author="Murguia, Sahima" w:date="2022-03-15T22:37:00Z" w:id="2069"/>
        </w:trPr>
        <w:tc>
          <w:tcPr>
            <w:tcW w:w="1028" w:type="dxa"/>
            <w:vMerge/>
            <w:vAlign w:val="center"/>
          </w:tcPr>
          <w:p w:rsidRPr="009463FF" w:rsidR="00CF59C4" w:rsidDel="00262379" w:rsidP="00DA7C74" w:rsidRDefault="00CF59C4" w14:paraId="70305725" w14:textId="2BB5DF3A">
            <w:pPr>
              <w:pStyle w:val="ListParagraph"/>
              <w:ind w:left="0"/>
              <w:rPr>
                <w:del w:author="Murguia, Sahima" w:date="2022-03-15T22:37:00Z" w:id="2070"/>
                <w:strike/>
                <w:sz w:val="20"/>
                <w:szCs w:val="20"/>
                <w:lang w:val="en-US"/>
              </w:rPr>
            </w:pPr>
          </w:p>
        </w:tc>
        <w:tc>
          <w:tcPr>
            <w:tcW w:w="1666" w:type="dxa"/>
            <w:vMerge/>
            <w:vAlign w:val="center"/>
          </w:tcPr>
          <w:p w:rsidRPr="009463FF" w:rsidR="00CF59C4" w:rsidDel="00262379" w:rsidP="00DA7C74" w:rsidRDefault="00CF59C4" w14:paraId="098C2C58" w14:textId="7B41734E">
            <w:pPr>
              <w:pStyle w:val="ListParagraph"/>
              <w:ind w:left="0"/>
              <w:rPr>
                <w:del w:author="Murguia, Sahima" w:date="2022-03-15T22:37:00Z" w:id="207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618DCFDC" w14:textId="044426B5">
            <w:pPr>
              <w:pStyle w:val="ListParagraph"/>
              <w:ind w:left="0"/>
              <w:rPr>
                <w:del w:author="Murguia, Sahima" w:date="2022-03-15T22:37:00Z" w:id="2072"/>
                <w:rFonts w:asciiTheme="majorHAnsi" w:hAnsiTheme="majorHAnsi" w:cstheme="majorHAnsi"/>
                <w:strike/>
                <w:szCs w:val="18"/>
                <w:lang w:val="en-US"/>
                <w:rPrChange w:author="Andreyeva, Julia" w:date="2022-03-16T13:42:00Z" w:id="2073">
                  <w:rPr>
                    <w:del w:author="Murguia, Sahima" w:date="2022-03-15T22:37:00Z" w:id="2074"/>
                    <w:rFonts w:asciiTheme="majorHAnsi" w:hAnsiTheme="majorHAnsi" w:cstheme="majorHAnsi"/>
                    <w:strike/>
                    <w:szCs w:val="18"/>
                    <w:lang w:val="ru-RU"/>
                  </w:rPr>
                </w:rPrChange>
              </w:rPr>
            </w:pPr>
            <w:del w:author="Murguia, Sahima" w:date="2022-03-15T22:37:00Z" w:id="2075">
              <w:r w:rsidRPr="006A0C90" w:rsidDel="00262379">
                <w:rPr>
                  <w:rFonts w:asciiTheme="majorHAnsi" w:hAnsiTheme="majorHAnsi" w:cstheme="majorHAnsi"/>
                  <w:strike/>
                  <w:szCs w:val="18"/>
                  <w:lang w:val="en-US"/>
                  <w:rPrChange w:author="Andreyeva, Julia" w:date="2022-03-16T13:42:00Z" w:id="2076">
                    <w:rPr>
                      <w:rFonts w:asciiTheme="majorHAnsi" w:hAnsiTheme="majorHAnsi" w:cstheme="majorHAnsi"/>
                      <w:strike/>
                      <w:szCs w:val="18"/>
                      <w:lang w:val="ru-RU"/>
                    </w:rPr>
                  </w:rPrChange>
                </w:rPr>
                <w:delText>Total Retailer Price</w:delText>
              </w:r>
            </w:del>
          </w:p>
        </w:tc>
        <w:tc>
          <w:tcPr>
            <w:tcW w:w="2039" w:type="dxa"/>
            <w:vAlign w:val="center"/>
          </w:tcPr>
          <w:p w:rsidRPr="009463FF" w:rsidR="00CF59C4" w:rsidDel="00262379" w:rsidP="00DA7C74" w:rsidRDefault="00CF59C4" w14:paraId="186C04FD" w14:textId="67CDAAD1">
            <w:pPr>
              <w:pStyle w:val="ListParagraph"/>
              <w:ind w:left="0"/>
              <w:rPr>
                <w:del w:author="Murguia, Sahima" w:date="2022-03-15T22:37:00Z" w:id="2077"/>
                <w:rFonts w:asciiTheme="majorHAnsi" w:hAnsiTheme="majorHAnsi" w:cstheme="majorHAnsi"/>
                <w:strike/>
                <w:szCs w:val="18"/>
                <w:lang w:val="en-US"/>
              </w:rPr>
            </w:pPr>
            <w:del w:author="Murguia, Sahima" w:date="2022-03-15T22:37:00Z" w:id="2078">
              <w:r w:rsidRPr="009463FF" w:rsidDel="00262379">
                <w:rPr>
                  <w:rFonts w:asciiTheme="majorHAnsi" w:hAnsiTheme="majorHAnsi" w:cstheme="majorHAnsi"/>
                  <w:strike/>
                  <w:szCs w:val="18"/>
                  <w:lang w:val="en-US"/>
                </w:rPr>
                <w:delText>X_WHOLESALER_PRICE</w:delText>
              </w:r>
            </w:del>
          </w:p>
        </w:tc>
        <w:tc>
          <w:tcPr>
            <w:tcW w:w="977" w:type="dxa"/>
            <w:vAlign w:val="center"/>
          </w:tcPr>
          <w:p w:rsidRPr="009463FF" w:rsidR="00CF59C4" w:rsidDel="00262379" w:rsidP="00DA7C74" w:rsidRDefault="00CF59C4" w14:paraId="03081E21" w14:textId="581EFA20">
            <w:pPr>
              <w:pStyle w:val="ListParagraph"/>
              <w:ind w:left="0"/>
              <w:rPr>
                <w:del w:author="Murguia, Sahima" w:date="2022-03-15T22:37:00Z" w:id="207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9787EA6" w14:textId="376E9489">
            <w:pPr>
              <w:pStyle w:val="ListParagraph"/>
              <w:ind w:left="0"/>
              <w:rPr>
                <w:del w:author="Murguia, Sahima" w:date="2022-03-15T22:37:00Z" w:id="2080"/>
                <w:rFonts w:asciiTheme="majorHAnsi" w:hAnsiTheme="majorHAnsi" w:cstheme="majorHAnsi"/>
                <w:strike/>
                <w:szCs w:val="18"/>
                <w:lang w:val="en-US"/>
              </w:rPr>
            </w:pPr>
          </w:p>
        </w:tc>
      </w:tr>
      <w:tr w:rsidRPr="009463FF" w:rsidR="00CF59C4" w:rsidDel="00262379" w:rsidTr="002001B3" w14:paraId="338D8D6A" w14:textId="019C15CE">
        <w:trPr>
          <w:trHeight w:val="43"/>
          <w:del w:author="Murguia, Sahima" w:date="2022-03-15T22:37:00Z" w:id="2081"/>
        </w:trPr>
        <w:tc>
          <w:tcPr>
            <w:tcW w:w="1028" w:type="dxa"/>
            <w:vMerge/>
            <w:vAlign w:val="center"/>
          </w:tcPr>
          <w:p w:rsidRPr="009463FF" w:rsidR="00CF59C4" w:rsidDel="00262379" w:rsidP="00DA7C74" w:rsidRDefault="00CF59C4" w14:paraId="01E45E74" w14:textId="0144B1E4">
            <w:pPr>
              <w:pStyle w:val="ListParagraph"/>
              <w:ind w:left="0"/>
              <w:rPr>
                <w:del w:author="Murguia, Sahima" w:date="2022-03-15T22:37:00Z" w:id="2082"/>
                <w:strike/>
                <w:sz w:val="20"/>
                <w:szCs w:val="20"/>
                <w:lang w:val="en-US"/>
              </w:rPr>
            </w:pPr>
          </w:p>
        </w:tc>
        <w:tc>
          <w:tcPr>
            <w:tcW w:w="1666" w:type="dxa"/>
            <w:vMerge/>
            <w:vAlign w:val="center"/>
          </w:tcPr>
          <w:p w:rsidRPr="009463FF" w:rsidR="00CF59C4" w:rsidDel="00262379" w:rsidP="00DA7C74" w:rsidRDefault="00CF59C4" w14:paraId="31084BBA" w14:textId="43691799">
            <w:pPr>
              <w:pStyle w:val="ListParagraph"/>
              <w:ind w:left="0"/>
              <w:rPr>
                <w:del w:author="Murguia, Sahima" w:date="2022-03-15T22:37:00Z" w:id="208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264DF245" w14:textId="48AB6B02">
            <w:pPr>
              <w:pStyle w:val="ListParagraph"/>
              <w:ind w:left="0"/>
              <w:rPr>
                <w:del w:author="Murguia, Sahima" w:date="2022-03-15T22:37:00Z" w:id="2084"/>
                <w:rFonts w:asciiTheme="majorHAnsi" w:hAnsiTheme="majorHAnsi" w:cstheme="majorHAnsi"/>
                <w:strike/>
                <w:szCs w:val="18"/>
                <w:lang w:val="en-US"/>
                <w:rPrChange w:author="Andreyeva, Julia" w:date="2022-03-16T13:42:00Z" w:id="2085">
                  <w:rPr>
                    <w:del w:author="Murguia, Sahima" w:date="2022-03-15T22:37:00Z" w:id="2086"/>
                    <w:rFonts w:asciiTheme="majorHAnsi" w:hAnsiTheme="majorHAnsi" w:cstheme="majorHAnsi"/>
                    <w:strike/>
                    <w:szCs w:val="18"/>
                    <w:lang w:val="ru-RU"/>
                  </w:rPr>
                </w:rPrChange>
              </w:rPr>
            </w:pPr>
            <w:del w:author="Murguia, Sahima" w:date="2022-03-15T22:37:00Z" w:id="2087">
              <w:r w:rsidRPr="006A0C90" w:rsidDel="00262379">
                <w:rPr>
                  <w:rFonts w:asciiTheme="majorHAnsi" w:hAnsiTheme="majorHAnsi" w:cstheme="majorHAnsi"/>
                  <w:strike/>
                  <w:szCs w:val="18"/>
                  <w:lang w:val="en-US"/>
                  <w:rPrChange w:author="Andreyeva, Julia" w:date="2022-03-16T13:42:00Z" w:id="2088">
                    <w:rPr>
                      <w:rFonts w:asciiTheme="majorHAnsi" w:hAnsiTheme="majorHAnsi" w:cstheme="majorHAnsi"/>
                      <w:strike/>
                      <w:szCs w:val="18"/>
                      <w:lang w:val="ru-RU"/>
                    </w:rPr>
                  </w:rPrChange>
                </w:rPr>
                <w:delText>Free Goods Value</w:delText>
              </w:r>
            </w:del>
          </w:p>
        </w:tc>
        <w:tc>
          <w:tcPr>
            <w:tcW w:w="2039" w:type="dxa"/>
            <w:vAlign w:val="center"/>
          </w:tcPr>
          <w:p w:rsidRPr="009463FF" w:rsidR="00CF59C4" w:rsidDel="00262379" w:rsidP="00DA7C74" w:rsidRDefault="00CF59C4" w14:paraId="1754076D" w14:textId="561D4696">
            <w:pPr>
              <w:pStyle w:val="ListParagraph"/>
              <w:ind w:left="0"/>
              <w:rPr>
                <w:del w:author="Murguia, Sahima" w:date="2022-03-15T22:37:00Z" w:id="2089"/>
                <w:rFonts w:asciiTheme="majorHAnsi" w:hAnsiTheme="majorHAnsi" w:cstheme="majorHAnsi"/>
                <w:strike/>
                <w:szCs w:val="18"/>
                <w:lang w:val="en-US"/>
              </w:rPr>
            </w:pPr>
            <w:del w:author="Murguia, Sahima" w:date="2022-03-15T22:37:00Z" w:id="2090">
              <w:r w:rsidRPr="009463FF" w:rsidDel="00262379">
                <w:rPr>
                  <w:rFonts w:asciiTheme="majorHAnsi" w:hAnsiTheme="majorHAnsi" w:cstheme="majorHAnsi"/>
                  <w:strike/>
                  <w:szCs w:val="18"/>
                  <w:lang w:val="en-US"/>
                </w:rPr>
                <w:delText>X_FREE_GOODS_VALUE</w:delText>
              </w:r>
            </w:del>
          </w:p>
        </w:tc>
        <w:tc>
          <w:tcPr>
            <w:tcW w:w="977" w:type="dxa"/>
            <w:vAlign w:val="center"/>
          </w:tcPr>
          <w:p w:rsidRPr="009463FF" w:rsidR="00CF59C4" w:rsidDel="00262379" w:rsidP="00DA7C74" w:rsidRDefault="00CF59C4" w14:paraId="0DADA995" w14:textId="3C29C5A1">
            <w:pPr>
              <w:pStyle w:val="ListParagraph"/>
              <w:ind w:left="0"/>
              <w:rPr>
                <w:del w:author="Murguia, Sahima" w:date="2022-03-15T22:37:00Z" w:id="209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5A4F6975" w14:textId="298F82DD">
            <w:pPr>
              <w:pStyle w:val="ListParagraph"/>
              <w:ind w:left="0"/>
              <w:rPr>
                <w:del w:author="Murguia, Sahima" w:date="2022-03-15T22:37:00Z" w:id="2092"/>
                <w:rFonts w:asciiTheme="majorHAnsi" w:hAnsiTheme="majorHAnsi" w:cstheme="majorHAnsi"/>
                <w:strike/>
                <w:szCs w:val="18"/>
                <w:lang w:val="en-US"/>
              </w:rPr>
            </w:pPr>
          </w:p>
        </w:tc>
      </w:tr>
      <w:tr w:rsidRPr="009463FF" w:rsidR="00CF59C4" w:rsidDel="00262379" w:rsidTr="002001B3" w14:paraId="6C233767" w14:textId="3160BA3B">
        <w:trPr>
          <w:trHeight w:val="43"/>
          <w:del w:author="Murguia, Sahima" w:date="2022-03-15T22:37:00Z" w:id="2093"/>
        </w:trPr>
        <w:tc>
          <w:tcPr>
            <w:tcW w:w="1028" w:type="dxa"/>
            <w:vMerge/>
            <w:vAlign w:val="center"/>
          </w:tcPr>
          <w:p w:rsidRPr="009463FF" w:rsidR="00CF59C4" w:rsidDel="00262379" w:rsidP="00DA7C74" w:rsidRDefault="00CF59C4" w14:paraId="7732805F" w14:textId="5BFD382E">
            <w:pPr>
              <w:pStyle w:val="ListParagraph"/>
              <w:ind w:left="0"/>
              <w:rPr>
                <w:del w:author="Murguia, Sahima" w:date="2022-03-15T22:37:00Z" w:id="2094"/>
                <w:strike/>
                <w:sz w:val="20"/>
                <w:szCs w:val="20"/>
                <w:lang w:val="en-US"/>
              </w:rPr>
            </w:pPr>
          </w:p>
        </w:tc>
        <w:tc>
          <w:tcPr>
            <w:tcW w:w="1666" w:type="dxa"/>
            <w:vMerge/>
            <w:vAlign w:val="center"/>
          </w:tcPr>
          <w:p w:rsidRPr="009463FF" w:rsidR="00CF59C4" w:rsidDel="00262379" w:rsidP="00DA7C74" w:rsidRDefault="00CF59C4" w14:paraId="6773B837" w14:textId="1C612D55">
            <w:pPr>
              <w:pStyle w:val="ListParagraph"/>
              <w:ind w:left="0"/>
              <w:rPr>
                <w:del w:author="Murguia, Sahima" w:date="2022-03-15T22:37:00Z" w:id="209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D6F11FC" w14:textId="553DE58E">
            <w:pPr>
              <w:pStyle w:val="ListParagraph"/>
              <w:ind w:left="0"/>
              <w:rPr>
                <w:del w:author="Murguia, Sahima" w:date="2022-03-15T22:37:00Z" w:id="2096"/>
                <w:rFonts w:asciiTheme="majorHAnsi" w:hAnsiTheme="majorHAnsi" w:cstheme="majorHAnsi"/>
                <w:strike/>
                <w:szCs w:val="18"/>
                <w:lang w:val="en-US"/>
                <w:rPrChange w:author="Andreyeva, Julia" w:date="2022-03-16T13:42:00Z" w:id="2097">
                  <w:rPr>
                    <w:del w:author="Murguia, Sahima" w:date="2022-03-15T22:37:00Z" w:id="2098"/>
                    <w:rFonts w:asciiTheme="majorHAnsi" w:hAnsiTheme="majorHAnsi" w:cstheme="majorHAnsi"/>
                    <w:strike/>
                    <w:szCs w:val="18"/>
                    <w:lang w:val="ru-RU"/>
                  </w:rPr>
                </w:rPrChange>
              </w:rPr>
            </w:pPr>
            <w:del w:author="Murguia, Sahima" w:date="2022-03-15T22:37:00Z" w:id="2099">
              <w:r w:rsidRPr="006A0C90" w:rsidDel="00262379">
                <w:rPr>
                  <w:rFonts w:asciiTheme="majorHAnsi" w:hAnsiTheme="majorHAnsi" w:cstheme="majorHAnsi"/>
                  <w:strike/>
                  <w:szCs w:val="18"/>
                  <w:highlight w:val="cyan"/>
                  <w:lang w:val="en-US"/>
                  <w:rPrChange w:author="Andreyeva, Julia" w:date="2022-03-16T13:42:00Z" w:id="2100">
                    <w:rPr>
                      <w:rFonts w:asciiTheme="majorHAnsi" w:hAnsiTheme="majorHAnsi" w:cstheme="majorHAnsi"/>
                      <w:strike/>
                      <w:szCs w:val="18"/>
                      <w:highlight w:val="cyan"/>
                      <w:lang w:val="ru-RU"/>
                    </w:rPr>
                  </w:rPrChange>
                </w:rPr>
                <w:delText>Total Free Goods Value</w:delText>
              </w:r>
            </w:del>
          </w:p>
        </w:tc>
        <w:tc>
          <w:tcPr>
            <w:tcW w:w="2039" w:type="dxa"/>
            <w:vAlign w:val="center"/>
          </w:tcPr>
          <w:p w:rsidRPr="009463FF" w:rsidR="00CF59C4" w:rsidDel="00262379" w:rsidP="00DA7C74" w:rsidRDefault="00CF59C4" w14:paraId="0911E1FE" w14:textId="429C5B44">
            <w:pPr>
              <w:pStyle w:val="ListParagraph"/>
              <w:ind w:left="0"/>
              <w:rPr>
                <w:del w:author="Murguia, Sahima" w:date="2022-03-15T22:37:00Z" w:id="2101"/>
                <w:rFonts w:asciiTheme="majorHAnsi" w:hAnsiTheme="majorHAnsi" w:cstheme="majorHAnsi"/>
                <w:strike/>
                <w:szCs w:val="18"/>
                <w:lang w:val="en-US"/>
              </w:rPr>
            </w:pPr>
          </w:p>
        </w:tc>
        <w:tc>
          <w:tcPr>
            <w:tcW w:w="977" w:type="dxa"/>
            <w:vAlign w:val="center"/>
          </w:tcPr>
          <w:p w:rsidRPr="009463FF" w:rsidR="00CF59C4" w:rsidDel="00262379" w:rsidP="00DA7C74" w:rsidRDefault="00CF59C4" w14:paraId="0E1780E7" w14:textId="03662203">
            <w:pPr>
              <w:pStyle w:val="ListParagraph"/>
              <w:ind w:left="0"/>
              <w:rPr>
                <w:del w:author="Murguia, Sahima" w:date="2022-03-15T22:37:00Z" w:id="2102"/>
                <w:rFonts w:asciiTheme="majorHAnsi" w:hAnsiTheme="majorHAnsi" w:cstheme="majorHAnsi"/>
                <w:strike/>
                <w:szCs w:val="18"/>
                <w:lang w:val="en-US"/>
              </w:rPr>
            </w:pPr>
          </w:p>
        </w:tc>
        <w:tc>
          <w:tcPr>
            <w:tcW w:w="3158" w:type="dxa"/>
            <w:vAlign w:val="center"/>
          </w:tcPr>
          <w:p w:rsidRPr="009463FF" w:rsidR="00CF59C4" w:rsidDel="00262379" w:rsidP="00DA7C74" w:rsidRDefault="00CF59C4" w14:paraId="36B8D72A" w14:textId="54A3F7A8">
            <w:pPr>
              <w:pStyle w:val="ListParagraph"/>
              <w:ind w:left="0"/>
              <w:rPr>
                <w:del w:author="Murguia, Sahima" w:date="2022-03-15T22:37:00Z" w:id="2103"/>
                <w:rFonts w:asciiTheme="majorHAnsi" w:hAnsiTheme="majorHAnsi" w:cstheme="majorHAnsi"/>
                <w:strike/>
                <w:szCs w:val="18"/>
                <w:lang w:val="en-US"/>
              </w:rPr>
            </w:pPr>
            <w:del w:author="Murguia, Sahima" w:date="2022-03-15T22:37:00Z" w:id="2104">
              <w:r w:rsidRPr="009463FF" w:rsidDel="00262379">
                <w:rPr>
                  <w:rFonts w:asciiTheme="majorHAnsi" w:hAnsiTheme="majorHAnsi" w:cstheme="majorHAnsi"/>
                  <w:strike/>
                  <w:szCs w:val="18"/>
                  <w:lang w:val="en-US"/>
                </w:rPr>
                <w:delText>formula</w:delText>
              </w:r>
            </w:del>
          </w:p>
        </w:tc>
      </w:tr>
      <w:tr w:rsidRPr="009463FF" w:rsidR="00CF59C4" w:rsidDel="00262379" w:rsidTr="002001B3" w14:paraId="51066866" w14:textId="1C674742">
        <w:trPr>
          <w:trHeight w:val="43"/>
          <w:del w:author="Murguia, Sahima" w:date="2022-03-15T22:37:00Z" w:id="2105"/>
        </w:trPr>
        <w:tc>
          <w:tcPr>
            <w:tcW w:w="1028" w:type="dxa"/>
            <w:vMerge/>
            <w:vAlign w:val="center"/>
          </w:tcPr>
          <w:p w:rsidRPr="009463FF" w:rsidR="00CF59C4" w:rsidDel="00262379" w:rsidP="00DA7C74" w:rsidRDefault="00CF59C4" w14:paraId="6F72A118" w14:textId="66D53542">
            <w:pPr>
              <w:pStyle w:val="ListParagraph"/>
              <w:ind w:left="0"/>
              <w:rPr>
                <w:del w:author="Murguia, Sahima" w:date="2022-03-15T22:37:00Z" w:id="2106"/>
                <w:strike/>
                <w:sz w:val="20"/>
                <w:szCs w:val="20"/>
                <w:lang w:val="en-US"/>
              </w:rPr>
            </w:pPr>
          </w:p>
        </w:tc>
        <w:tc>
          <w:tcPr>
            <w:tcW w:w="1666" w:type="dxa"/>
            <w:vMerge/>
            <w:vAlign w:val="center"/>
          </w:tcPr>
          <w:p w:rsidRPr="009463FF" w:rsidR="00CF59C4" w:rsidDel="00262379" w:rsidP="00DA7C74" w:rsidRDefault="00CF59C4" w14:paraId="1B9B05AA" w14:textId="1C691E4A">
            <w:pPr>
              <w:pStyle w:val="ListParagraph"/>
              <w:ind w:left="0"/>
              <w:rPr>
                <w:del w:author="Murguia, Sahima" w:date="2022-03-15T22:37:00Z" w:id="210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25350C9F" w14:textId="46D9A60D">
            <w:pPr>
              <w:pStyle w:val="ListParagraph"/>
              <w:ind w:left="0"/>
              <w:rPr>
                <w:del w:author="Murguia, Sahima" w:date="2022-03-15T22:37:00Z" w:id="2108"/>
                <w:rFonts w:asciiTheme="majorHAnsi" w:hAnsiTheme="majorHAnsi" w:cstheme="majorHAnsi"/>
                <w:strike/>
                <w:szCs w:val="18"/>
                <w:highlight w:val="cyan"/>
                <w:lang w:val="en-US"/>
                <w:rPrChange w:author="Andreyeva, Julia" w:date="2022-03-16T13:42:00Z" w:id="2109">
                  <w:rPr>
                    <w:del w:author="Murguia, Sahima" w:date="2022-03-15T22:37:00Z" w:id="2110"/>
                    <w:rFonts w:asciiTheme="majorHAnsi" w:hAnsiTheme="majorHAnsi" w:cstheme="majorHAnsi"/>
                    <w:strike/>
                    <w:szCs w:val="18"/>
                    <w:highlight w:val="cyan"/>
                    <w:lang w:val="ru-RU"/>
                  </w:rPr>
                </w:rPrChange>
              </w:rPr>
            </w:pPr>
            <w:del w:author="Murguia, Sahima" w:date="2022-03-15T22:37:00Z" w:id="2111">
              <w:r w:rsidRPr="006A0C90" w:rsidDel="00262379">
                <w:rPr>
                  <w:rFonts w:asciiTheme="majorHAnsi" w:hAnsiTheme="majorHAnsi" w:cstheme="majorHAnsi"/>
                  <w:strike/>
                  <w:szCs w:val="18"/>
                  <w:lang w:val="en-US"/>
                  <w:rPrChange w:author="Andreyeva, Julia" w:date="2022-03-16T13:42:00Z" w:id="2112">
                    <w:rPr>
                      <w:rFonts w:asciiTheme="majorHAnsi" w:hAnsiTheme="majorHAnsi" w:cstheme="majorHAnsi"/>
                      <w:strike/>
                      <w:szCs w:val="18"/>
                      <w:lang w:val="ru-RU"/>
                    </w:rPr>
                  </w:rPrChange>
                </w:rPr>
                <w:delText>Template Product Sequence #</w:delText>
              </w:r>
            </w:del>
          </w:p>
        </w:tc>
        <w:tc>
          <w:tcPr>
            <w:tcW w:w="2039" w:type="dxa"/>
            <w:vAlign w:val="center"/>
          </w:tcPr>
          <w:p w:rsidRPr="009463FF" w:rsidR="00CF59C4" w:rsidDel="00262379" w:rsidP="00DA7C74" w:rsidRDefault="00CF59C4" w14:paraId="7F31FCA2" w14:textId="4B13C54E">
            <w:pPr>
              <w:pStyle w:val="ListParagraph"/>
              <w:ind w:left="0"/>
              <w:rPr>
                <w:del w:author="Murguia, Sahima" w:date="2022-03-15T22:37:00Z" w:id="2113"/>
                <w:rFonts w:asciiTheme="majorHAnsi" w:hAnsiTheme="majorHAnsi" w:cstheme="majorHAnsi"/>
                <w:strike/>
                <w:szCs w:val="18"/>
                <w:lang w:val="en-US"/>
              </w:rPr>
            </w:pPr>
            <w:del w:author="Murguia, Sahima" w:date="2022-03-15T22:37:00Z" w:id="2114">
              <w:r w:rsidRPr="009463FF" w:rsidDel="00262379">
                <w:rPr>
                  <w:rFonts w:asciiTheme="majorHAnsi" w:hAnsiTheme="majorHAnsi" w:cstheme="majorHAnsi"/>
                  <w:strike/>
                  <w:szCs w:val="18"/>
                  <w:lang w:val="en-US"/>
                </w:rPr>
                <w:delText>X_TMPL_SEQ_NUM</w:delText>
              </w:r>
            </w:del>
          </w:p>
        </w:tc>
        <w:tc>
          <w:tcPr>
            <w:tcW w:w="977" w:type="dxa"/>
            <w:vAlign w:val="center"/>
          </w:tcPr>
          <w:p w:rsidRPr="009463FF" w:rsidR="00CF59C4" w:rsidDel="00262379" w:rsidP="00DA7C74" w:rsidRDefault="00CF59C4" w14:paraId="3BB5E0FE" w14:textId="50851D33">
            <w:pPr>
              <w:pStyle w:val="ListParagraph"/>
              <w:ind w:left="0"/>
              <w:rPr>
                <w:del w:author="Murguia, Sahima" w:date="2022-03-15T22:37:00Z" w:id="211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B8539C7" w14:textId="1DBDFB88">
            <w:pPr>
              <w:pStyle w:val="ListParagraph"/>
              <w:ind w:left="0"/>
              <w:rPr>
                <w:del w:author="Murguia, Sahima" w:date="2022-03-15T22:37:00Z" w:id="2116"/>
                <w:rFonts w:asciiTheme="majorHAnsi" w:hAnsiTheme="majorHAnsi" w:cstheme="majorHAnsi"/>
                <w:strike/>
                <w:szCs w:val="18"/>
                <w:lang w:val="en-US"/>
              </w:rPr>
            </w:pPr>
          </w:p>
        </w:tc>
      </w:tr>
      <w:tr w:rsidRPr="009463FF" w:rsidR="00CF59C4" w:rsidDel="00262379" w:rsidTr="002001B3" w14:paraId="042E44AB" w14:textId="50B19B6C">
        <w:trPr>
          <w:trHeight w:val="43"/>
          <w:del w:author="Murguia, Sahima" w:date="2022-03-15T22:37:00Z" w:id="2117"/>
        </w:trPr>
        <w:tc>
          <w:tcPr>
            <w:tcW w:w="1028" w:type="dxa"/>
            <w:vMerge/>
            <w:vAlign w:val="center"/>
          </w:tcPr>
          <w:p w:rsidRPr="009463FF" w:rsidR="00CF59C4" w:rsidDel="00262379" w:rsidP="00DA7C74" w:rsidRDefault="00CF59C4" w14:paraId="492E3989" w14:textId="412560F4">
            <w:pPr>
              <w:pStyle w:val="ListParagraph"/>
              <w:ind w:left="0"/>
              <w:rPr>
                <w:del w:author="Murguia, Sahima" w:date="2022-03-15T22:37:00Z" w:id="2118"/>
                <w:strike/>
                <w:sz w:val="20"/>
                <w:szCs w:val="20"/>
                <w:lang w:val="en-US"/>
              </w:rPr>
            </w:pPr>
          </w:p>
        </w:tc>
        <w:tc>
          <w:tcPr>
            <w:tcW w:w="1666" w:type="dxa"/>
            <w:vMerge/>
            <w:vAlign w:val="center"/>
          </w:tcPr>
          <w:p w:rsidRPr="009463FF" w:rsidR="00CF59C4" w:rsidDel="00262379" w:rsidP="00DA7C74" w:rsidRDefault="00CF59C4" w14:paraId="0D621B2F" w14:textId="52055066">
            <w:pPr>
              <w:pStyle w:val="ListParagraph"/>
              <w:ind w:left="0"/>
              <w:rPr>
                <w:del w:author="Murguia, Sahima" w:date="2022-03-15T22:37:00Z" w:id="211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7B98875" w14:textId="247883D0">
            <w:pPr>
              <w:pStyle w:val="ListParagraph"/>
              <w:ind w:left="0"/>
              <w:rPr>
                <w:del w:author="Murguia, Sahima" w:date="2022-03-15T22:37:00Z" w:id="2120"/>
                <w:rFonts w:asciiTheme="majorHAnsi" w:hAnsiTheme="majorHAnsi" w:cstheme="majorHAnsi"/>
                <w:strike/>
                <w:szCs w:val="18"/>
                <w:lang w:val="en-US"/>
                <w:rPrChange w:author="Andreyeva, Julia" w:date="2022-03-16T13:42:00Z" w:id="2121">
                  <w:rPr>
                    <w:del w:author="Murguia, Sahima" w:date="2022-03-15T22:37:00Z" w:id="2122"/>
                    <w:rFonts w:asciiTheme="majorHAnsi" w:hAnsiTheme="majorHAnsi" w:cstheme="majorHAnsi"/>
                    <w:strike/>
                    <w:szCs w:val="18"/>
                    <w:lang w:val="ru-RU"/>
                  </w:rPr>
                </w:rPrChange>
              </w:rPr>
            </w:pPr>
            <w:del w:author="Murguia, Sahima" w:date="2022-03-15T22:37:00Z" w:id="2123">
              <w:r w:rsidRPr="006A0C90" w:rsidDel="00262379">
                <w:rPr>
                  <w:rFonts w:asciiTheme="majorHAnsi" w:hAnsiTheme="majorHAnsi" w:cstheme="majorHAnsi"/>
                  <w:strike/>
                  <w:szCs w:val="18"/>
                  <w:lang w:val="en-US"/>
                  <w:rPrChange w:author="Andreyeva, Julia" w:date="2022-03-16T13:42:00Z" w:id="2124">
                    <w:rPr>
                      <w:rFonts w:asciiTheme="majorHAnsi" w:hAnsiTheme="majorHAnsi" w:cstheme="majorHAnsi"/>
                      <w:strike/>
                      <w:szCs w:val="18"/>
                      <w:lang w:val="ru-RU"/>
                    </w:rPr>
                  </w:rPrChange>
                </w:rPr>
                <w:delText>VAT Tax</w:delText>
              </w:r>
            </w:del>
          </w:p>
        </w:tc>
        <w:tc>
          <w:tcPr>
            <w:tcW w:w="2039" w:type="dxa"/>
            <w:vAlign w:val="center"/>
          </w:tcPr>
          <w:p w:rsidRPr="009463FF" w:rsidR="00CF59C4" w:rsidDel="00262379" w:rsidP="00DA7C74" w:rsidRDefault="00CF59C4" w14:paraId="73B4B4B0" w14:textId="58201044">
            <w:pPr>
              <w:pStyle w:val="ListParagraph"/>
              <w:ind w:left="0"/>
              <w:rPr>
                <w:del w:author="Murguia, Sahima" w:date="2022-03-15T22:37:00Z" w:id="2125"/>
                <w:rFonts w:asciiTheme="majorHAnsi" w:hAnsiTheme="majorHAnsi" w:cstheme="majorHAnsi"/>
                <w:strike/>
                <w:szCs w:val="18"/>
                <w:lang w:val="en-US"/>
              </w:rPr>
            </w:pPr>
            <w:del w:author="Murguia, Sahima" w:date="2022-03-15T22:37:00Z" w:id="2126">
              <w:r w:rsidRPr="009463FF" w:rsidDel="00262379">
                <w:rPr>
                  <w:rFonts w:asciiTheme="majorHAnsi" w:hAnsiTheme="majorHAnsi" w:cstheme="majorHAnsi"/>
                  <w:strike/>
                  <w:szCs w:val="18"/>
                  <w:lang w:val="en-US"/>
                </w:rPr>
                <w:delText>X_VAT_TAX</w:delText>
              </w:r>
            </w:del>
          </w:p>
        </w:tc>
        <w:tc>
          <w:tcPr>
            <w:tcW w:w="977" w:type="dxa"/>
            <w:vAlign w:val="center"/>
          </w:tcPr>
          <w:p w:rsidRPr="009463FF" w:rsidR="00CF59C4" w:rsidDel="00262379" w:rsidP="00DA7C74" w:rsidRDefault="00CF59C4" w14:paraId="7684A903" w14:textId="611CE27C">
            <w:pPr>
              <w:pStyle w:val="ListParagraph"/>
              <w:ind w:left="0"/>
              <w:rPr>
                <w:del w:author="Murguia, Sahima" w:date="2022-03-15T22:37:00Z" w:id="212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5A54D9A4" w14:textId="2C298A76">
            <w:pPr>
              <w:pStyle w:val="ListParagraph"/>
              <w:ind w:left="0"/>
              <w:rPr>
                <w:del w:author="Murguia, Sahima" w:date="2022-03-15T22:37:00Z" w:id="2128"/>
                <w:rFonts w:asciiTheme="majorHAnsi" w:hAnsiTheme="majorHAnsi" w:cstheme="majorHAnsi"/>
                <w:strike/>
                <w:szCs w:val="18"/>
                <w:lang w:val="en-US"/>
              </w:rPr>
            </w:pPr>
          </w:p>
        </w:tc>
      </w:tr>
      <w:tr w:rsidRPr="009463FF" w:rsidR="00CF59C4" w:rsidDel="00262379" w:rsidTr="002001B3" w14:paraId="5CB1EEDE" w14:textId="299A3613">
        <w:trPr>
          <w:trHeight w:val="43"/>
          <w:del w:author="Murguia, Sahima" w:date="2022-03-15T22:37:00Z" w:id="2129"/>
        </w:trPr>
        <w:tc>
          <w:tcPr>
            <w:tcW w:w="1028" w:type="dxa"/>
            <w:vMerge/>
            <w:vAlign w:val="center"/>
          </w:tcPr>
          <w:p w:rsidRPr="009463FF" w:rsidR="00CF59C4" w:rsidDel="00262379" w:rsidP="00DA7C74" w:rsidRDefault="00CF59C4" w14:paraId="310E57A6" w14:textId="48A44DCF">
            <w:pPr>
              <w:pStyle w:val="ListParagraph"/>
              <w:ind w:left="0"/>
              <w:rPr>
                <w:del w:author="Murguia, Sahima" w:date="2022-03-15T22:37:00Z" w:id="2130"/>
                <w:strike/>
                <w:sz w:val="20"/>
                <w:szCs w:val="20"/>
                <w:lang w:val="en-US"/>
              </w:rPr>
            </w:pPr>
          </w:p>
        </w:tc>
        <w:tc>
          <w:tcPr>
            <w:tcW w:w="1666" w:type="dxa"/>
            <w:vMerge/>
            <w:vAlign w:val="center"/>
          </w:tcPr>
          <w:p w:rsidRPr="009463FF" w:rsidR="00CF59C4" w:rsidDel="00262379" w:rsidP="00DA7C74" w:rsidRDefault="00CF59C4" w14:paraId="0E454B1B" w14:textId="6249D44A">
            <w:pPr>
              <w:pStyle w:val="ListParagraph"/>
              <w:ind w:left="0"/>
              <w:rPr>
                <w:del w:author="Murguia, Sahima" w:date="2022-03-15T22:37:00Z" w:id="213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135F0F72" w14:textId="5E03E031">
            <w:pPr>
              <w:pStyle w:val="ListParagraph"/>
              <w:ind w:left="0"/>
              <w:rPr>
                <w:del w:author="Murguia, Sahima" w:date="2022-03-15T22:37:00Z" w:id="2132"/>
                <w:rFonts w:asciiTheme="majorHAnsi" w:hAnsiTheme="majorHAnsi" w:cstheme="majorHAnsi"/>
                <w:strike/>
                <w:szCs w:val="18"/>
                <w:lang w:val="en-US"/>
                <w:rPrChange w:author="Andreyeva, Julia" w:date="2022-03-16T13:42:00Z" w:id="2133">
                  <w:rPr>
                    <w:del w:author="Murguia, Sahima" w:date="2022-03-15T22:37:00Z" w:id="2134"/>
                    <w:rFonts w:asciiTheme="majorHAnsi" w:hAnsiTheme="majorHAnsi" w:cstheme="majorHAnsi"/>
                    <w:strike/>
                    <w:szCs w:val="18"/>
                    <w:lang w:val="ru-RU"/>
                  </w:rPr>
                </w:rPrChange>
              </w:rPr>
            </w:pPr>
            <w:del w:author="Murguia, Sahima" w:date="2022-03-15T22:37:00Z" w:id="2135">
              <w:r w:rsidRPr="006A0C90" w:rsidDel="00262379">
                <w:rPr>
                  <w:rFonts w:asciiTheme="majorHAnsi" w:hAnsiTheme="majorHAnsi" w:cstheme="majorHAnsi"/>
                  <w:strike/>
                  <w:szCs w:val="18"/>
                  <w:highlight w:val="cyan"/>
                  <w:lang w:val="en-US"/>
                  <w:rPrChange w:author="Andreyeva, Julia" w:date="2022-03-16T13:42:00Z" w:id="2136">
                    <w:rPr>
                      <w:rFonts w:asciiTheme="majorHAnsi" w:hAnsiTheme="majorHAnsi" w:cstheme="majorHAnsi"/>
                      <w:strike/>
                      <w:szCs w:val="18"/>
                      <w:highlight w:val="cyan"/>
                      <w:lang w:val="ru-RU"/>
                    </w:rPr>
                  </w:rPrChange>
                </w:rPr>
                <w:delText>VAT Total</w:delText>
              </w:r>
            </w:del>
          </w:p>
        </w:tc>
        <w:tc>
          <w:tcPr>
            <w:tcW w:w="2039" w:type="dxa"/>
            <w:vAlign w:val="center"/>
          </w:tcPr>
          <w:p w:rsidRPr="009463FF" w:rsidR="00CF59C4" w:rsidDel="00262379" w:rsidP="00DA7C74" w:rsidRDefault="00CF59C4" w14:paraId="40E04A93" w14:textId="55BC99A8">
            <w:pPr>
              <w:pStyle w:val="ListParagraph"/>
              <w:ind w:left="0"/>
              <w:rPr>
                <w:del w:author="Murguia, Sahima" w:date="2022-03-15T22:37:00Z" w:id="2137"/>
                <w:rFonts w:asciiTheme="majorHAnsi" w:hAnsiTheme="majorHAnsi" w:cstheme="majorHAnsi"/>
                <w:strike/>
                <w:szCs w:val="18"/>
                <w:lang w:val="en-US"/>
              </w:rPr>
            </w:pPr>
          </w:p>
        </w:tc>
        <w:tc>
          <w:tcPr>
            <w:tcW w:w="977" w:type="dxa"/>
            <w:vAlign w:val="center"/>
          </w:tcPr>
          <w:p w:rsidRPr="009463FF" w:rsidR="00CF59C4" w:rsidDel="00262379" w:rsidP="00DA7C74" w:rsidRDefault="00CF59C4" w14:paraId="7799D226" w14:textId="3F5FA46A">
            <w:pPr>
              <w:pStyle w:val="ListParagraph"/>
              <w:ind w:left="0"/>
              <w:rPr>
                <w:del w:author="Murguia, Sahima" w:date="2022-03-15T22:37:00Z" w:id="2138"/>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31FF975" w14:textId="6FB5B97F">
            <w:pPr>
              <w:pStyle w:val="ListParagraph"/>
              <w:ind w:left="0"/>
              <w:rPr>
                <w:del w:author="Murguia, Sahima" w:date="2022-03-15T22:37:00Z" w:id="2139"/>
                <w:rFonts w:asciiTheme="majorHAnsi" w:hAnsiTheme="majorHAnsi" w:cstheme="majorHAnsi"/>
                <w:strike/>
                <w:szCs w:val="18"/>
                <w:lang w:val="en-US"/>
              </w:rPr>
            </w:pPr>
            <w:del w:author="Murguia, Sahima" w:date="2022-03-15T22:37:00Z" w:id="2140">
              <w:r w:rsidRPr="009463FF" w:rsidDel="00262379">
                <w:rPr>
                  <w:rFonts w:asciiTheme="majorHAnsi" w:hAnsiTheme="majorHAnsi" w:cstheme="majorHAnsi"/>
                  <w:strike/>
                  <w:szCs w:val="18"/>
                  <w:lang w:val="en-US"/>
                </w:rPr>
                <w:delText>formula</w:delText>
              </w:r>
            </w:del>
          </w:p>
        </w:tc>
      </w:tr>
      <w:tr w:rsidRPr="009463FF" w:rsidR="00CF59C4" w:rsidDel="00262379" w:rsidTr="002001B3" w14:paraId="2506A73A" w14:textId="304841A3">
        <w:trPr>
          <w:trHeight w:val="43"/>
          <w:del w:author="Murguia, Sahima" w:date="2022-03-15T22:37:00Z" w:id="2141"/>
        </w:trPr>
        <w:tc>
          <w:tcPr>
            <w:tcW w:w="1028" w:type="dxa"/>
            <w:vMerge/>
            <w:vAlign w:val="center"/>
          </w:tcPr>
          <w:p w:rsidRPr="009463FF" w:rsidR="00CF59C4" w:rsidDel="00262379" w:rsidP="00DA7C74" w:rsidRDefault="00CF59C4" w14:paraId="15BC07F2" w14:textId="1C1930F9">
            <w:pPr>
              <w:pStyle w:val="ListParagraph"/>
              <w:ind w:left="0"/>
              <w:rPr>
                <w:del w:author="Murguia, Sahima" w:date="2022-03-15T22:37:00Z" w:id="2142"/>
                <w:strike/>
                <w:sz w:val="20"/>
                <w:szCs w:val="20"/>
                <w:lang w:val="en-US"/>
              </w:rPr>
            </w:pPr>
          </w:p>
        </w:tc>
        <w:tc>
          <w:tcPr>
            <w:tcW w:w="1666" w:type="dxa"/>
            <w:vMerge/>
            <w:vAlign w:val="center"/>
          </w:tcPr>
          <w:p w:rsidRPr="009463FF" w:rsidR="00CF59C4" w:rsidDel="00262379" w:rsidP="00DA7C74" w:rsidRDefault="00CF59C4" w14:paraId="69897E91" w14:textId="0D789188">
            <w:pPr>
              <w:pStyle w:val="ListParagraph"/>
              <w:ind w:left="0"/>
              <w:rPr>
                <w:del w:author="Murguia, Sahima" w:date="2022-03-15T22:37:00Z" w:id="214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AC96E98" w14:textId="27F56957">
            <w:pPr>
              <w:pStyle w:val="ListParagraph"/>
              <w:ind w:left="0"/>
              <w:rPr>
                <w:del w:author="Murguia, Sahima" w:date="2022-03-15T22:37:00Z" w:id="2144"/>
                <w:rFonts w:asciiTheme="majorHAnsi" w:hAnsiTheme="majorHAnsi" w:cstheme="majorHAnsi"/>
                <w:strike/>
                <w:szCs w:val="18"/>
                <w:lang w:val="en-US"/>
                <w:rPrChange w:author="Andreyeva, Julia" w:date="2022-03-16T13:42:00Z" w:id="2145">
                  <w:rPr>
                    <w:del w:author="Murguia, Sahima" w:date="2022-03-15T22:37:00Z" w:id="2146"/>
                    <w:rFonts w:asciiTheme="majorHAnsi" w:hAnsiTheme="majorHAnsi" w:cstheme="majorHAnsi"/>
                    <w:strike/>
                    <w:szCs w:val="18"/>
                    <w:lang w:val="ru-RU"/>
                  </w:rPr>
                </w:rPrChange>
              </w:rPr>
            </w:pPr>
            <w:del w:author="Murguia, Sahima" w:date="2022-03-15T22:37:00Z" w:id="2147">
              <w:r w:rsidRPr="006A0C90" w:rsidDel="00262379">
                <w:rPr>
                  <w:rFonts w:asciiTheme="majorHAnsi" w:hAnsiTheme="majorHAnsi" w:cstheme="majorHAnsi"/>
                  <w:strike/>
                  <w:szCs w:val="18"/>
                  <w:lang w:val="en-US"/>
                  <w:rPrChange w:author="Andreyeva, Julia" w:date="2022-03-16T13:42:00Z" w:id="2148">
                    <w:rPr>
                      <w:rFonts w:asciiTheme="majorHAnsi" w:hAnsiTheme="majorHAnsi" w:cstheme="majorHAnsi"/>
                      <w:strike/>
                      <w:szCs w:val="18"/>
                      <w:lang w:val="ru-RU"/>
                    </w:rPr>
                  </w:rPrChange>
                </w:rPr>
                <w:delText>Status</w:delText>
              </w:r>
            </w:del>
          </w:p>
        </w:tc>
        <w:tc>
          <w:tcPr>
            <w:tcW w:w="2039" w:type="dxa"/>
            <w:vAlign w:val="center"/>
          </w:tcPr>
          <w:p w:rsidRPr="009463FF" w:rsidR="00CF59C4" w:rsidDel="00262379" w:rsidP="00DA7C74" w:rsidRDefault="00CF59C4" w14:paraId="7CA4A8F6" w14:textId="2DDC6C93">
            <w:pPr>
              <w:pStyle w:val="ListParagraph"/>
              <w:ind w:left="0"/>
              <w:rPr>
                <w:del w:author="Murguia, Sahima" w:date="2022-03-15T22:37:00Z" w:id="2149"/>
                <w:rFonts w:asciiTheme="majorHAnsi" w:hAnsiTheme="majorHAnsi" w:cstheme="majorHAnsi"/>
                <w:strike/>
                <w:szCs w:val="18"/>
                <w:lang w:val="en-US"/>
              </w:rPr>
            </w:pPr>
            <w:del w:author="Murguia, Sahima" w:date="2022-03-15T22:37:00Z" w:id="2150">
              <w:r w:rsidRPr="009463FF" w:rsidDel="00262379">
                <w:rPr>
                  <w:rFonts w:asciiTheme="majorHAnsi" w:hAnsiTheme="majorHAnsi" w:cstheme="majorHAnsi"/>
                  <w:strike/>
                  <w:szCs w:val="18"/>
                  <w:lang w:val="en-US"/>
                </w:rPr>
                <w:delText>STATUS_CD</w:delText>
              </w:r>
            </w:del>
          </w:p>
        </w:tc>
        <w:tc>
          <w:tcPr>
            <w:tcW w:w="977" w:type="dxa"/>
            <w:vAlign w:val="center"/>
          </w:tcPr>
          <w:p w:rsidRPr="009463FF" w:rsidR="00CF59C4" w:rsidDel="00262379" w:rsidP="00DA7C74" w:rsidRDefault="00CF59C4" w14:paraId="53F2ED36" w14:textId="7C3E094F">
            <w:pPr>
              <w:pStyle w:val="ListParagraph"/>
              <w:ind w:left="0"/>
              <w:rPr>
                <w:del w:author="Murguia, Sahima" w:date="2022-03-15T22:37:00Z" w:id="215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29831699" w14:textId="72F80798">
            <w:pPr>
              <w:pStyle w:val="ListParagraph"/>
              <w:ind w:left="0"/>
              <w:rPr>
                <w:del w:author="Murguia, Sahima" w:date="2022-03-15T22:37:00Z" w:id="2152"/>
                <w:rFonts w:asciiTheme="majorHAnsi" w:hAnsiTheme="majorHAnsi" w:cstheme="majorHAnsi"/>
                <w:strike/>
                <w:szCs w:val="18"/>
                <w:lang w:val="en-US"/>
              </w:rPr>
            </w:pPr>
          </w:p>
        </w:tc>
      </w:tr>
      <w:tr w:rsidRPr="009463FF" w:rsidR="00CF59C4" w:rsidDel="00262379" w:rsidTr="002001B3" w14:paraId="546872AC" w14:textId="5558FEFE">
        <w:trPr>
          <w:trHeight w:val="43"/>
          <w:del w:author="Murguia, Sahima" w:date="2022-03-15T22:37:00Z" w:id="2153"/>
        </w:trPr>
        <w:tc>
          <w:tcPr>
            <w:tcW w:w="1028" w:type="dxa"/>
            <w:vMerge/>
            <w:vAlign w:val="center"/>
          </w:tcPr>
          <w:p w:rsidRPr="009463FF" w:rsidR="00CF59C4" w:rsidDel="00262379" w:rsidP="00DA7C74" w:rsidRDefault="00CF59C4" w14:paraId="554724F1" w14:textId="5F0AE7F3">
            <w:pPr>
              <w:pStyle w:val="ListParagraph"/>
              <w:ind w:left="0"/>
              <w:rPr>
                <w:del w:author="Murguia, Sahima" w:date="2022-03-15T22:37:00Z" w:id="2154"/>
                <w:strike/>
                <w:sz w:val="20"/>
                <w:szCs w:val="20"/>
                <w:lang w:val="en-US"/>
              </w:rPr>
            </w:pPr>
          </w:p>
        </w:tc>
        <w:tc>
          <w:tcPr>
            <w:tcW w:w="1666" w:type="dxa"/>
            <w:vMerge/>
            <w:vAlign w:val="center"/>
          </w:tcPr>
          <w:p w:rsidRPr="009463FF" w:rsidR="00CF59C4" w:rsidDel="00262379" w:rsidP="00DA7C74" w:rsidRDefault="00CF59C4" w14:paraId="25611D00" w14:textId="40713808">
            <w:pPr>
              <w:pStyle w:val="ListParagraph"/>
              <w:ind w:left="0"/>
              <w:rPr>
                <w:del w:author="Murguia, Sahima" w:date="2022-03-15T22:37:00Z" w:id="215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19A24E9C" w14:textId="7E98EA6A">
            <w:pPr>
              <w:pStyle w:val="ListParagraph"/>
              <w:ind w:left="0"/>
              <w:rPr>
                <w:del w:author="Murguia, Sahima" w:date="2022-03-15T22:37:00Z" w:id="2156"/>
                <w:rFonts w:asciiTheme="majorHAnsi" w:hAnsiTheme="majorHAnsi" w:cstheme="majorHAnsi"/>
                <w:strike/>
                <w:szCs w:val="18"/>
                <w:lang w:val="en-US"/>
                <w:rPrChange w:author="Andreyeva, Julia" w:date="2022-03-16T13:42:00Z" w:id="2157">
                  <w:rPr>
                    <w:del w:author="Murguia, Sahima" w:date="2022-03-15T22:37:00Z" w:id="2158"/>
                    <w:rFonts w:asciiTheme="majorHAnsi" w:hAnsiTheme="majorHAnsi" w:cstheme="majorHAnsi"/>
                    <w:strike/>
                    <w:szCs w:val="18"/>
                    <w:lang w:val="ru-RU"/>
                  </w:rPr>
                </w:rPrChange>
              </w:rPr>
            </w:pPr>
            <w:del w:author="Murguia, Sahima" w:date="2022-03-15T22:37:00Z" w:id="2159">
              <w:r w:rsidRPr="006A0C90" w:rsidDel="00262379">
                <w:rPr>
                  <w:rFonts w:asciiTheme="majorHAnsi" w:hAnsiTheme="majorHAnsi" w:cstheme="majorHAnsi"/>
                  <w:strike/>
                  <w:szCs w:val="18"/>
                  <w:lang w:val="en-US"/>
                  <w:rPrChange w:author="Andreyeva, Julia" w:date="2022-03-16T13:42:00Z" w:id="2160">
                    <w:rPr>
                      <w:rFonts w:asciiTheme="majorHAnsi" w:hAnsiTheme="majorHAnsi" w:cstheme="majorHAnsi"/>
                      <w:strike/>
                      <w:szCs w:val="18"/>
                      <w:lang w:val="ru-RU"/>
                    </w:rPr>
                  </w:rPrChange>
                </w:rPr>
                <w:delText>Importance</w:delText>
              </w:r>
            </w:del>
          </w:p>
        </w:tc>
        <w:tc>
          <w:tcPr>
            <w:tcW w:w="2039" w:type="dxa"/>
            <w:vAlign w:val="center"/>
          </w:tcPr>
          <w:p w:rsidRPr="009463FF" w:rsidR="00CF59C4" w:rsidDel="00262379" w:rsidP="00DA7C74" w:rsidRDefault="00CF59C4" w14:paraId="02AE86B3" w14:textId="1E34F52E">
            <w:pPr>
              <w:pStyle w:val="ListParagraph"/>
              <w:ind w:left="0"/>
              <w:rPr>
                <w:del w:author="Murguia, Sahima" w:date="2022-03-15T22:37:00Z" w:id="2161"/>
                <w:rFonts w:asciiTheme="majorHAnsi" w:hAnsiTheme="majorHAnsi" w:cstheme="majorHAnsi"/>
                <w:strike/>
                <w:szCs w:val="18"/>
                <w:lang w:val="en-US"/>
              </w:rPr>
            </w:pPr>
            <w:del w:author="Murguia, Sahima" w:date="2022-03-15T22:37:00Z" w:id="2162">
              <w:r w:rsidRPr="009463FF" w:rsidDel="00262379">
                <w:rPr>
                  <w:rFonts w:asciiTheme="majorHAnsi" w:hAnsiTheme="majorHAnsi" w:cstheme="majorHAnsi"/>
                  <w:strike/>
                  <w:szCs w:val="18"/>
                  <w:lang w:val="en-US"/>
                </w:rPr>
                <w:delText>X_IMPORTANCE_CD</w:delText>
              </w:r>
            </w:del>
          </w:p>
        </w:tc>
        <w:tc>
          <w:tcPr>
            <w:tcW w:w="977" w:type="dxa"/>
            <w:vAlign w:val="center"/>
          </w:tcPr>
          <w:p w:rsidRPr="009463FF" w:rsidR="00CF59C4" w:rsidDel="00262379" w:rsidP="00DA7C74" w:rsidRDefault="00CF59C4" w14:paraId="7C723433" w14:textId="70AE9583">
            <w:pPr>
              <w:pStyle w:val="ListParagraph"/>
              <w:ind w:left="0"/>
              <w:rPr>
                <w:del w:author="Murguia, Sahima" w:date="2022-03-15T22:37:00Z" w:id="216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4498B0E" w14:textId="74AABE72">
            <w:pPr>
              <w:pStyle w:val="ListParagraph"/>
              <w:ind w:left="0"/>
              <w:rPr>
                <w:del w:author="Murguia, Sahima" w:date="2022-03-15T22:37:00Z" w:id="2164"/>
                <w:rFonts w:asciiTheme="majorHAnsi" w:hAnsiTheme="majorHAnsi" w:cstheme="majorHAnsi"/>
                <w:strike/>
                <w:szCs w:val="18"/>
                <w:lang w:val="en-US"/>
              </w:rPr>
            </w:pPr>
          </w:p>
        </w:tc>
      </w:tr>
      <w:tr w:rsidRPr="009463FF" w:rsidR="00CF59C4" w:rsidDel="00262379" w:rsidTr="002001B3" w14:paraId="50932537" w14:textId="6DB2692A">
        <w:trPr>
          <w:trHeight w:val="43"/>
          <w:del w:author="Murguia, Sahima" w:date="2022-03-15T22:37:00Z" w:id="2165"/>
        </w:trPr>
        <w:tc>
          <w:tcPr>
            <w:tcW w:w="1028" w:type="dxa"/>
            <w:vMerge/>
            <w:vAlign w:val="center"/>
          </w:tcPr>
          <w:p w:rsidRPr="009463FF" w:rsidR="00CF59C4" w:rsidDel="00262379" w:rsidP="00DA7C74" w:rsidRDefault="00CF59C4" w14:paraId="398F5614" w14:textId="523B3F8C">
            <w:pPr>
              <w:pStyle w:val="ListParagraph"/>
              <w:ind w:left="0"/>
              <w:rPr>
                <w:del w:author="Murguia, Sahima" w:date="2022-03-15T22:37:00Z" w:id="2166"/>
                <w:strike/>
                <w:sz w:val="20"/>
                <w:szCs w:val="20"/>
                <w:lang w:val="en-US"/>
              </w:rPr>
            </w:pPr>
          </w:p>
        </w:tc>
        <w:tc>
          <w:tcPr>
            <w:tcW w:w="1666" w:type="dxa"/>
            <w:vMerge/>
            <w:vAlign w:val="center"/>
          </w:tcPr>
          <w:p w:rsidRPr="009463FF" w:rsidR="00CF59C4" w:rsidDel="00262379" w:rsidP="00DA7C74" w:rsidRDefault="00CF59C4" w14:paraId="4AE601AD" w14:textId="4601BF91">
            <w:pPr>
              <w:pStyle w:val="ListParagraph"/>
              <w:ind w:left="0"/>
              <w:rPr>
                <w:del w:author="Murguia, Sahima" w:date="2022-03-15T22:37:00Z" w:id="216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74DB28EE" w14:textId="5A3B5DEF">
            <w:pPr>
              <w:pStyle w:val="ListParagraph"/>
              <w:ind w:left="0"/>
              <w:rPr>
                <w:del w:author="Murguia, Sahima" w:date="2022-03-15T22:37:00Z" w:id="2168"/>
                <w:rFonts w:asciiTheme="majorHAnsi" w:hAnsiTheme="majorHAnsi" w:cstheme="majorHAnsi"/>
                <w:strike/>
                <w:szCs w:val="18"/>
                <w:lang w:val="en-US"/>
                <w:rPrChange w:author="Andreyeva, Julia" w:date="2022-03-16T13:42:00Z" w:id="2169">
                  <w:rPr>
                    <w:del w:author="Murguia, Sahima" w:date="2022-03-15T22:37:00Z" w:id="2170"/>
                    <w:rFonts w:asciiTheme="majorHAnsi" w:hAnsiTheme="majorHAnsi" w:cstheme="majorHAnsi"/>
                    <w:strike/>
                    <w:szCs w:val="18"/>
                    <w:lang w:val="ru-RU"/>
                  </w:rPr>
                </w:rPrChange>
              </w:rPr>
            </w:pPr>
            <w:del w:author="Murguia, Sahima" w:date="2022-03-15T22:37:00Z" w:id="2171">
              <w:r w:rsidRPr="006A0C90" w:rsidDel="00262379">
                <w:rPr>
                  <w:rFonts w:asciiTheme="majorHAnsi" w:hAnsiTheme="majorHAnsi" w:cstheme="majorHAnsi"/>
                  <w:strike/>
                  <w:szCs w:val="18"/>
                  <w:lang w:val="en-US"/>
                  <w:rPrChange w:author="Andreyeva, Julia" w:date="2022-03-16T13:42:00Z" w:id="2172">
                    <w:rPr>
                      <w:rFonts w:asciiTheme="majorHAnsi" w:hAnsiTheme="majorHAnsi" w:cstheme="majorHAnsi"/>
                      <w:strike/>
                      <w:szCs w:val="18"/>
                      <w:lang w:val="ru-RU"/>
                    </w:rPr>
                  </w:rPrChange>
                </w:rPr>
                <w:delText>Note</w:delText>
              </w:r>
            </w:del>
          </w:p>
        </w:tc>
        <w:tc>
          <w:tcPr>
            <w:tcW w:w="2039" w:type="dxa"/>
            <w:vAlign w:val="center"/>
          </w:tcPr>
          <w:p w:rsidRPr="009463FF" w:rsidR="00CF59C4" w:rsidDel="00262379" w:rsidP="00DA7C74" w:rsidRDefault="00CF59C4" w14:paraId="16BE1F8F" w14:textId="487CA294">
            <w:pPr>
              <w:pStyle w:val="ListParagraph"/>
              <w:ind w:left="0"/>
              <w:rPr>
                <w:del w:author="Murguia, Sahima" w:date="2022-03-15T22:37:00Z" w:id="2173"/>
                <w:rFonts w:asciiTheme="majorHAnsi" w:hAnsiTheme="majorHAnsi" w:cstheme="majorHAnsi"/>
                <w:strike/>
                <w:szCs w:val="18"/>
                <w:lang w:val="en-US"/>
              </w:rPr>
            </w:pPr>
            <w:del w:author="Murguia, Sahima" w:date="2022-03-15T22:37:00Z" w:id="2174">
              <w:r w:rsidRPr="009463FF" w:rsidDel="00262379">
                <w:rPr>
                  <w:rFonts w:asciiTheme="majorHAnsi" w:hAnsiTheme="majorHAnsi" w:cstheme="majorHAnsi"/>
                  <w:strike/>
                  <w:szCs w:val="18"/>
                  <w:lang w:val="en-US"/>
                </w:rPr>
                <w:delText>X_NOTE_DESC</w:delText>
              </w:r>
            </w:del>
          </w:p>
        </w:tc>
        <w:tc>
          <w:tcPr>
            <w:tcW w:w="977" w:type="dxa"/>
            <w:vAlign w:val="center"/>
          </w:tcPr>
          <w:p w:rsidRPr="009463FF" w:rsidR="00CF59C4" w:rsidDel="00262379" w:rsidP="00DA7C74" w:rsidRDefault="00CF59C4" w14:paraId="16CD7669" w14:textId="7075EAE5">
            <w:pPr>
              <w:pStyle w:val="ListParagraph"/>
              <w:ind w:left="0"/>
              <w:rPr>
                <w:del w:author="Murguia, Sahima" w:date="2022-03-15T22:37:00Z" w:id="217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3445C3B" w14:textId="76C138F1">
            <w:pPr>
              <w:pStyle w:val="ListParagraph"/>
              <w:ind w:left="0"/>
              <w:rPr>
                <w:del w:author="Murguia, Sahima" w:date="2022-03-15T22:37:00Z" w:id="2176"/>
                <w:rFonts w:asciiTheme="majorHAnsi" w:hAnsiTheme="majorHAnsi" w:cstheme="majorHAnsi"/>
                <w:strike/>
                <w:szCs w:val="18"/>
                <w:lang w:val="en-US"/>
              </w:rPr>
            </w:pPr>
          </w:p>
        </w:tc>
      </w:tr>
      <w:tr w:rsidRPr="009463FF" w:rsidR="00CF59C4" w:rsidDel="00262379" w:rsidTr="002001B3" w14:paraId="1D2BE17D" w14:textId="6E2AD084">
        <w:trPr>
          <w:trHeight w:val="43"/>
          <w:del w:author="Murguia, Sahima" w:date="2022-03-15T22:37:00Z" w:id="2177"/>
        </w:trPr>
        <w:tc>
          <w:tcPr>
            <w:tcW w:w="1028" w:type="dxa"/>
            <w:vMerge/>
            <w:vAlign w:val="center"/>
          </w:tcPr>
          <w:p w:rsidRPr="009463FF" w:rsidR="00CF59C4" w:rsidDel="00262379" w:rsidP="00DA7C74" w:rsidRDefault="00CF59C4" w14:paraId="31E2E8C2" w14:textId="70795496">
            <w:pPr>
              <w:pStyle w:val="ListParagraph"/>
              <w:ind w:left="0"/>
              <w:rPr>
                <w:del w:author="Murguia, Sahima" w:date="2022-03-15T22:37:00Z" w:id="2178"/>
                <w:strike/>
                <w:sz w:val="20"/>
                <w:szCs w:val="20"/>
                <w:lang w:val="en-US"/>
              </w:rPr>
            </w:pPr>
          </w:p>
        </w:tc>
        <w:tc>
          <w:tcPr>
            <w:tcW w:w="1666" w:type="dxa"/>
            <w:vMerge/>
            <w:vAlign w:val="center"/>
          </w:tcPr>
          <w:p w:rsidRPr="009463FF" w:rsidR="00CF59C4" w:rsidDel="00262379" w:rsidP="00DA7C74" w:rsidRDefault="00CF59C4" w14:paraId="69082B06" w14:textId="79AEE0B8">
            <w:pPr>
              <w:pStyle w:val="ListParagraph"/>
              <w:ind w:left="0"/>
              <w:rPr>
                <w:del w:author="Murguia, Sahima" w:date="2022-03-15T22:37:00Z" w:id="217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79676921" w14:textId="79553DBA">
            <w:pPr>
              <w:pStyle w:val="ListParagraph"/>
              <w:ind w:left="0"/>
              <w:rPr>
                <w:del w:author="Murguia, Sahima" w:date="2022-03-15T22:37:00Z" w:id="2180"/>
                <w:rFonts w:asciiTheme="majorHAnsi" w:hAnsiTheme="majorHAnsi" w:cstheme="majorHAnsi"/>
                <w:strike/>
                <w:szCs w:val="18"/>
                <w:lang w:val="en-US"/>
                <w:rPrChange w:author="Andreyeva, Julia" w:date="2022-03-16T13:42:00Z" w:id="2181">
                  <w:rPr>
                    <w:del w:author="Murguia, Sahima" w:date="2022-03-15T22:37:00Z" w:id="2182"/>
                    <w:rFonts w:asciiTheme="majorHAnsi" w:hAnsiTheme="majorHAnsi" w:cstheme="majorHAnsi"/>
                    <w:strike/>
                    <w:szCs w:val="18"/>
                    <w:lang w:val="ru-RU"/>
                  </w:rPr>
                </w:rPrChange>
              </w:rPr>
            </w:pPr>
            <w:del w:author="Murguia, Sahima" w:date="2022-03-15T22:37:00Z" w:id="2183">
              <w:r w:rsidRPr="006A0C90" w:rsidDel="00262379">
                <w:rPr>
                  <w:rFonts w:asciiTheme="majorHAnsi" w:hAnsiTheme="majorHAnsi" w:cstheme="majorHAnsi"/>
                  <w:strike/>
                  <w:szCs w:val="18"/>
                  <w:highlight w:val="cyan"/>
                  <w:lang w:val="en-US"/>
                  <w:rPrChange w:author="Andreyeva, Julia" w:date="2022-03-16T13:42:00Z" w:id="2184">
                    <w:rPr>
                      <w:rFonts w:asciiTheme="majorHAnsi" w:hAnsiTheme="majorHAnsi" w:cstheme="majorHAnsi"/>
                      <w:strike/>
                      <w:szCs w:val="18"/>
                      <w:highlight w:val="cyan"/>
                      <w:lang w:val="ru-RU"/>
                    </w:rPr>
                  </w:rPrChange>
                </w:rPr>
                <w:delText>Total Order Value</w:delText>
              </w:r>
            </w:del>
          </w:p>
        </w:tc>
        <w:tc>
          <w:tcPr>
            <w:tcW w:w="2039" w:type="dxa"/>
            <w:vAlign w:val="center"/>
          </w:tcPr>
          <w:p w:rsidRPr="009463FF" w:rsidR="00CF59C4" w:rsidDel="00262379" w:rsidP="00DA7C74" w:rsidRDefault="00CF59C4" w14:paraId="0F392308" w14:textId="562E1283">
            <w:pPr>
              <w:pStyle w:val="ListParagraph"/>
              <w:ind w:left="0"/>
              <w:rPr>
                <w:del w:author="Murguia, Sahima" w:date="2022-03-15T22:37:00Z" w:id="2185"/>
                <w:rFonts w:asciiTheme="majorHAnsi" w:hAnsiTheme="majorHAnsi" w:cstheme="majorHAnsi"/>
                <w:strike/>
                <w:szCs w:val="18"/>
                <w:lang w:val="en-US"/>
              </w:rPr>
            </w:pPr>
          </w:p>
        </w:tc>
        <w:tc>
          <w:tcPr>
            <w:tcW w:w="977" w:type="dxa"/>
            <w:vAlign w:val="center"/>
          </w:tcPr>
          <w:p w:rsidRPr="009463FF" w:rsidR="00CF59C4" w:rsidDel="00262379" w:rsidP="00DA7C74" w:rsidRDefault="00CF59C4" w14:paraId="1E01B01E" w14:textId="408914DD">
            <w:pPr>
              <w:pStyle w:val="ListParagraph"/>
              <w:ind w:left="0"/>
              <w:rPr>
                <w:del w:author="Murguia, Sahima" w:date="2022-03-15T22:37:00Z" w:id="2186"/>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1CE29F1" w14:textId="1A273BB8">
            <w:pPr>
              <w:pStyle w:val="ListParagraph"/>
              <w:ind w:left="0"/>
              <w:rPr>
                <w:del w:author="Murguia, Sahima" w:date="2022-03-15T22:37:00Z" w:id="2187"/>
                <w:rFonts w:asciiTheme="majorHAnsi" w:hAnsiTheme="majorHAnsi" w:cstheme="majorHAnsi"/>
                <w:strike/>
                <w:szCs w:val="18"/>
                <w:lang w:val="en-US"/>
              </w:rPr>
            </w:pPr>
            <w:del w:author="Murguia, Sahima" w:date="2022-03-15T22:37:00Z" w:id="2188">
              <w:r w:rsidRPr="009463FF" w:rsidDel="00262379">
                <w:rPr>
                  <w:rFonts w:asciiTheme="majorHAnsi" w:hAnsiTheme="majorHAnsi" w:cstheme="majorHAnsi"/>
                  <w:strike/>
                  <w:szCs w:val="18"/>
                  <w:lang w:val="en-US"/>
                </w:rPr>
                <w:delText>formula</w:delText>
              </w:r>
            </w:del>
          </w:p>
        </w:tc>
      </w:tr>
      <w:tr w:rsidRPr="009463FF" w:rsidR="00CF59C4" w:rsidDel="00262379" w:rsidTr="002001B3" w14:paraId="33CBB64B" w14:textId="7D76EB5D">
        <w:trPr>
          <w:trHeight w:val="43"/>
          <w:del w:author="Murguia, Sahima" w:date="2022-03-15T22:37:00Z" w:id="2189"/>
        </w:trPr>
        <w:tc>
          <w:tcPr>
            <w:tcW w:w="1028" w:type="dxa"/>
            <w:vMerge/>
            <w:vAlign w:val="center"/>
          </w:tcPr>
          <w:p w:rsidRPr="009463FF" w:rsidR="00CF59C4" w:rsidDel="00262379" w:rsidP="00DA7C74" w:rsidRDefault="00CF59C4" w14:paraId="67D2173D" w14:textId="7B8E4D83">
            <w:pPr>
              <w:pStyle w:val="ListParagraph"/>
              <w:ind w:left="0"/>
              <w:rPr>
                <w:del w:author="Murguia, Sahima" w:date="2022-03-15T22:37:00Z" w:id="2190"/>
                <w:strike/>
                <w:sz w:val="20"/>
                <w:szCs w:val="20"/>
                <w:lang w:val="en-US"/>
              </w:rPr>
            </w:pPr>
          </w:p>
        </w:tc>
        <w:tc>
          <w:tcPr>
            <w:tcW w:w="1666" w:type="dxa"/>
            <w:vMerge/>
            <w:vAlign w:val="center"/>
          </w:tcPr>
          <w:p w:rsidRPr="009463FF" w:rsidR="00CF59C4" w:rsidDel="00262379" w:rsidP="00DA7C74" w:rsidRDefault="00CF59C4" w14:paraId="01D2757A" w14:textId="1D409AA5">
            <w:pPr>
              <w:pStyle w:val="ListParagraph"/>
              <w:ind w:left="0"/>
              <w:rPr>
                <w:del w:author="Murguia, Sahima" w:date="2022-03-15T22:37:00Z" w:id="219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1F17588" w14:textId="17C1015A">
            <w:pPr>
              <w:pStyle w:val="ListParagraph"/>
              <w:ind w:left="0"/>
              <w:rPr>
                <w:del w:author="Murguia, Sahima" w:date="2022-03-15T22:37:00Z" w:id="2192"/>
                <w:rFonts w:asciiTheme="majorHAnsi" w:hAnsiTheme="majorHAnsi" w:cstheme="majorHAnsi"/>
                <w:strike/>
                <w:szCs w:val="18"/>
                <w:highlight w:val="cyan"/>
                <w:lang w:val="en-US"/>
                <w:rPrChange w:author="Andreyeva, Julia" w:date="2022-03-16T13:42:00Z" w:id="2193">
                  <w:rPr>
                    <w:del w:author="Murguia, Sahima" w:date="2022-03-15T22:37:00Z" w:id="2194"/>
                    <w:rFonts w:asciiTheme="majorHAnsi" w:hAnsiTheme="majorHAnsi" w:cstheme="majorHAnsi"/>
                    <w:strike/>
                    <w:szCs w:val="18"/>
                    <w:highlight w:val="cyan"/>
                    <w:lang w:val="ru-RU"/>
                  </w:rPr>
                </w:rPrChange>
              </w:rPr>
            </w:pPr>
            <w:del w:author="Murguia, Sahima" w:date="2022-03-15T22:37:00Z" w:id="2195">
              <w:r w:rsidRPr="006A0C90" w:rsidDel="00262379">
                <w:rPr>
                  <w:rFonts w:asciiTheme="majorHAnsi" w:hAnsiTheme="majorHAnsi" w:cstheme="majorHAnsi"/>
                  <w:strike/>
                  <w:szCs w:val="18"/>
                  <w:lang w:val="en-US"/>
                  <w:rPrChange w:author="Andreyeva, Julia" w:date="2022-03-16T13:42:00Z" w:id="2196">
                    <w:rPr>
                      <w:rFonts w:asciiTheme="majorHAnsi" w:hAnsiTheme="majorHAnsi" w:cstheme="majorHAnsi"/>
                      <w:strike/>
                      <w:szCs w:val="18"/>
                      <w:lang w:val="ru-RU"/>
                    </w:rPr>
                  </w:rPrChange>
                </w:rPr>
                <w:delText>Manual Discount %</w:delText>
              </w:r>
            </w:del>
          </w:p>
        </w:tc>
        <w:tc>
          <w:tcPr>
            <w:tcW w:w="2039" w:type="dxa"/>
            <w:vAlign w:val="center"/>
          </w:tcPr>
          <w:p w:rsidRPr="009463FF" w:rsidR="00CF59C4" w:rsidDel="00262379" w:rsidP="00DA7C74" w:rsidRDefault="00CF59C4" w14:paraId="27369C54" w14:textId="3D44FCE5">
            <w:pPr>
              <w:pStyle w:val="ListParagraph"/>
              <w:ind w:left="0"/>
              <w:rPr>
                <w:del w:author="Murguia, Sahima" w:date="2022-03-15T22:37:00Z" w:id="2197"/>
                <w:rFonts w:asciiTheme="majorHAnsi" w:hAnsiTheme="majorHAnsi" w:cstheme="majorHAnsi"/>
                <w:strike/>
                <w:szCs w:val="18"/>
                <w:lang w:val="en-US"/>
              </w:rPr>
            </w:pPr>
            <w:del w:author="Murguia, Sahima" w:date="2022-03-15T22:37:00Z" w:id="2198">
              <w:r w:rsidRPr="009463FF" w:rsidDel="00262379">
                <w:rPr>
                  <w:rFonts w:asciiTheme="majorHAnsi" w:hAnsiTheme="majorHAnsi" w:cstheme="majorHAnsi"/>
                  <w:strike/>
                  <w:szCs w:val="18"/>
                  <w:lang w:val="en-US"/>
                </w:rPr>
                <w:delText>DISCNT_PERCENT</w:delText>
              </w:r>
            </w:del>
          </w:p>
        </w:tc>
        <w:tc>
          <w:tcPr>
            <w:tcW w:w="977" w:type="dxa"/>
            <w:vAlign w:val="center"/>
          </w:tcPr>
          <w:p w:rsidRPr="009463FF" w:rsidR="00CF59C4" w:rsidDel="00262379" w:rsidP="00DA7C74" w:rsidRDefault="00CF59C4" w14:paraId="75181CA6" w14:textId="1AA6A87F">
            <w:pPr>
              <w:pStyle w:val="ListParagraph"/>
              <w:ind w:left="0"/>
              <w:rPr>
                <w:del w:author="Murguia, Sahima" w:date="2022-03-15T22:37:00Z" w:id="219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390FF235" w14:textId="069AD8AC">
            <w:pPr>
              <w:pStyle w:val="ListParagraph"/>
              <w:ind w:left="0"/>
              <w:rPr>
                <w:del w:author="Murguia, Sahima" w:date="2022-03-15T22:37:00Z" w:id="2200"/>
                <w:rFonts w:asciiTheme="majorHAnsi" w:hAnsiTheme="majorHAnsi" w:cstheme="majorHAnsi"/>
                <w:strike/>
                <w:szCs w:val="18"/>
                <w:lang w:val="en-US"/>
              </w:rPr>
            </w:pPr>
          </w:p>
        </w:tc>
      </w:tr>
      <w:tr w:rsidRPr="009463FF" w:rsidR="00CF59C4" w:rsidDel="00262379" w:rsidTr="002001B3" w14:paraId="68396D01" w14:textId="65C603D7">
        <w:trPr>
          <w:trHeight w:val="43"/>
          <w:del w:author="Murguia, Sahima" w:date="2022-03-15T22:37:00Z" w:id="2201"/>
        </w:trPr>
        <w:tc>
          <w:tcPr>
            <w:tcW w:w="1028" w:type="dxa"/>
            <w:vMerge/>
            <w:vAlign w:val="center"/>
          </w:tcPr>
          <w:p w:rsidRPr="009463FF" w:rsidR="00CF59C4" w:rsidDel="00262379" w:rsidP="00DA7C74" w:rsidRDefault="00CF59C4" w14:paraId="21AEE4AB" w14:textId="5630476B">
            <w:pPr>
              <w:pStyle w:val="ListParagraph"/>
              <w:ind w:left="0"/>
              <w:rPr>
                <w:del w:author="Murguia, Sahima" w:date="2022-03-15T22:37:00Z" w:id="2202"/>
                <w:strike/>
                <w:sz w:val="20"/>
                <w:szCs w:val="20"/>
                <w:lang w:val="en-US"/>
              </w:rPr>
            </w:pPr>
          </w:p>
        </w:tc>
        <w:tc>
          <w:tcPr>
            <w:tcW w:w="1666" w:type="dxa"/>
            <w:vMerge/>
            <w:vAlign w:val="center"/>
          </w:tcPr>
          <w:p w:rsidRPr="009463FF" w:rsidR="00CF59C4" w:rsidDel="00262379" w:rsidP="00DA7C74" w:rsidRDefault="00CF59C4" w14:paraId="4D873CBA" w14:textId="1530BECC">
            <w:pPr>
              <w:pStyle w:val="ListParagraph"/>
              <w:ind w:left="0"/>
              <w:rPr>
                <w:del w:author="Murguia, Sahima" w:date="2022-03-15T22:37:00Z" w:id="220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83185C8" w14:textId="48CC9DD8">
            <w:pPr>
              <w:pStyle w:val="ListParagraph"/>
              <w:ind w:left="0"/>
              <w:rPr>
                <w:del w:author="Murguia, Sahima" w:date="2022-03-15T22:37:00Z" w:id="2204"/>
                <w:rFonts w:asciiTheme="majorHAnsi" w:hAnsiTheme="majorHAnsi" w:cstheme="majorHAnsi"/>
                <w:strike/>
                <w:szCs w:val="18"/>
                <w:lang w:val="en-US"/>
                <w:rPrChange w:author="Andreyeva, Julia" w:date="2022-03-16T13:42:00Z" w:id="2205">
                  <w:rPr>
                    <w:del w:author="Murguia, Sahima" w:date="2022-03-15T22:37:00Z" w:id="2206"/>
                    <w:rFonts w:asciiTheme="majorHAnsi" w:hAnsiTheme="majorHAnsi" w:cstheme="majorHAnsi"/>
                    <w:strike/>
                    <w:szCs w:val="18"/>
                    <w:lang w:val="ru-RU"/>
                  </w:rPr>
                </w:rPrChange>
              </w:rPr>
            </w:pPr>
            <w:del w:author="Murguia, Sahima" w:date="2022-03-15T22:37:00Z" w:id="2207">
              <w:r w:rsidRPr="006A0C90" w:rsidDel="00262379">
                <w:rPr>
                  <w:rFonts w:asciiTheme="majorHAnsi" w:hAnsiTheme="majorHAnsi" w:cstheme="majorHAnsi"/>
                  <w:strike/>
                  <w:szCs w:val="18"/>
                  <w:lang w:val="en-US"/>
                  <w:rPrChange w:author="Andreyeva, Julia" w:date="2022-03-16T13:42:00Z" w:id="2208">
                    <w:rPr>
                      <w:rFonts w:asciiTheme="majorHAnsi" w:hAnsiTheme="majorHAnsi" w:cstheme="majorHAnsi"/>
                      <w:strike/>
                      <w:szCs w:val="18"/>
                      <w:lang w:val="ru-RU"/>
                    </w:rPr>
                  </w:rPrChange>
                </w:rPr>
                <w:delText>Returned Date</w:delText>
              </w:r>
            </w:del>
          </w:p>
        </w:tc>
        <w:tc>
          <w:tcPr>
            <w:tcW w:w="2039" w:type="dxa"/>
            <w:vAlign w:val="center"/>
          </w:tcPr>
          <w:p w:rsidRPr="009463FF" w:rsidR="00CF59C4" w:rsidDel="00262379" w:rsidP="00DA7C74" w:rsidRDefault="00CF59C4" w14:paraId="7EE63E2B" w14:textId="0BF62A6B">
            <w:pPr>
              <w:pStyle w:val="ListParagraph"/>
              <w:ind w:left="0"/>
              <w:rPr>
                <w:del w:author="Murguia, Sahima" w:date="2022-03-15T22:37:00Z" w:id="2209"/>
                <w:rFonts w:asciiTheme="majorHAnsi" w:hAnsiTheme="majorHAnsi" w:cstheme="majorHAnsi"/>
                <w:strike/>
                <w:szCs w:val="18"/>
                <w:lang w:val="en-US"/>
              </w:rPr>
            </w:pPr>
            <w:del w:author="Murguia, Sahima" w:date="2022-03-15T22:37:00Z" w:id="2210">
              <w:r w:rsidRPr="009463FF" w:rsidDel="00262379">
                <w:rPr>
                  <w:rFonts w:asciiTheme="majorHAnsi" w:hAnsiTheme="majorHAnsi" w:cstheme="majorHAnsi"/>
                  <w:strike/>
                  <w:szCs w:val="18"/>
                  <w:lang w:val="en-US"/>
                </w:rPr>
                <w:delText>X_RETURNED_DT</w:delText>
              </w:r>
            </w:del>
          </w:p>
        </w:tc>
        <w:tc>
          <w:tcPr>
            <w:tcW w:w="977" w:type="dxa"/>
            <w:vAlign w:val="center"/>
          </w:tcPr>
          <w:p w:rsidRPr="009463FF" w:rsidR="00CF59C4" w:rsidDel="00262379" w:rsidP="00DA7C74" w:rsidRDefault="00CF59C4" w14:paraId="61EBE2C4" w14:textId="7DC6053D">
            <w:pPr>
              <w:pStyle w:val="ListParagraph"/>
              <w:ind w:left="0"/>
              <w:rPr>
                <w:del w:author="Murguia, Sahima" w:date="2022-03-15T22:37:00Z" w:id="221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31676FD1" w14:textId="30C3E21B">
            <w:pPr>
              <w:pStyle w:val="ListParagraph"/>
              <w:ind w:left="0"/>
              <w:rPr>
                <w:del w:author="Murguia, Sahima" w:date="2022-03-15T22:37:00Z" w:id="2212"/>
                <w:rFonts w:asciiTheme="majorHAnsi" w:hAnsiTheme="majorHAnsi" w:cstheme="majorHAnsi"/>
                <w:strike/>
                <w:szCs w:val="18"/>
                <w:lang w:val="en-US"/>
              </w:rPr>
            </w:pPr>
          </w:p>
        </w:tc>
      </w:tr>
      <w:tr w:rsidRPr="009463FF" w:rsidR="00CF59C4" w:rsidDel="00262379" w:rsidTr="002001B3" w14:paraId="49808C9C" w14:textId="71623381">
        <w:trPr>
          <w:trHeight w:val="43"/>
          <w:del w:author="Murguia, Sahima" w:date="2022-03-15T22:37:00Z" w:id="2213"/>
        </w:trPr>
        <w:tc>
          <w:tcPr>
            <w:tcW w:w="1028" w:type="dxa"/>
            <w:vMerge/>
            <w:vAlign w:val="center"/>
          </w:tcPr>
          <w:p w:rsidRPr="009463FF" w:rsidR="00CF59C4" w:rsidDel="00262379" w:rsidP="00DA7C74" w:rsidRDefault="00CF59C4" w14:paraId="4C1E6B4F" w14:textId="788E4DBB">
            <w:pPr>
              <w:pStyle w:val="ListParagraph"/>
              <w:ind w:left="0"/>
              <w:rPr>
                <w:del w:author="Murguia, Sahima" w:date="2022-03-15T22:37:00Z" w:id="2214"/>
                <w:strike/>
                <w:sz w:val="20"/>
                <w:szCs w:val="20"/>
                <w:lang w:val="en-US"/>
              </w:rPr>
            </w:pPr>
          </w:p>
        </w:tc>
        <w:tc>
          <w:tcPr>
            <w:tcW w:w="1666" w:type="dxa"/>
            <w:vMerge/>
            <w:vAlign w:val="center"/>
          </w:tcPr>
          <w:p w:rsidRPr="009463FF" w:rsidR="00CF59C4" w:rsidDel="00262379" w:rsidP="00DA7C74" w:rsidRDefault="00CF59C4" w14:paraId="46079888" w14:textId="0648FE17">
            <w:pPr>
              <w:pStyle w:val="ListParagraph"/>
              <w:ind w:left="0"/>
              <w:rPr>
                <w:del w:author="Murguia, Sahima" w:date="2022-03-15T22:37:00Z" w:id="221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2C736349" w14:textId="2BC7CBC2">
            <w:pPr>
              <w:pStyle w:val="ListParagraph"/>
              <w:ind w:left="0"/>
              <w:rPr>
                <w:del w:author="Murguia, Sahima" w:date="2022-03-15T22:37:00Z" w:id="2216"/>
                <w:rFonts w:asciiTheme="majorHAnsi" w:hAnsiTheme="majorHAnsi" w:cstheme="majorHAnsi"/>
                <w:strike/>
                <w:szCs w:val="18"/>
                <w:lang w:val="en-US"/>
                <w:rPrChange w:author="Andreyeva, Julia" w:date="2022-03-16T13:42:00Z" w:id="2217">
                  <w:rPr>
                    <w:del w:author="Murguia, Sahima" w:date="2022-03-15T22:37:00Z" w:id="2218"/>
                    <w:rFonts w:asciiTheme="majorHAnsi" w:hAnsiTheme="majorHAnsi" w:cstheme="majorHAnsi"/>
                    <w:strike/>
                    <w:szCs w:val="18"/>
                    <w:lang w:val="ru-RU"/>
                  </w:rPr>
                </w:rPrChange>
              </w:rPr>
            </w:pPr>
            <w:del w:author="Murguia, Sahima" w:date="2022-03-15T22:37:00Z" w:id="2219">
              <w:r w:rsidRPr="006A0C90" w:rsidDel="00262379">
                <w:rPr>
                  <w:rFonts w:asciiTheme="majorHAnsi" w:hAnsiTheme="majorHAnsi" w:cstheme="majorHAnsi"/>
                  <w:strike/>
                  <w:szCs w:val="18"/>
                  <w:lang w:val="en-US"/>
                  <w:rPrChange w:author="Andreyeva, Julia" w:date="2022-03-16T13:42:00Z" w:id="2220">
                    <w:rPr>
                      <w:rFonts w:asciiTheme="majorHAnsi" w:hAnsiTheme="majorHAnsi" w:cstheme="majorHAnsi"/>
                      <w:strike/>
                      <w:szCs w:val="18"/>
                      <w:lang w:val="ru-RU"/>
                    </w:rPr>
                  </w:rPrChange>
                </w:rPr>
                <w:delText>Received Delta Qty</w:delText>
              </w:r>
            </w:del>
          </w:p>
        </w:tc>
        <w:tc>
          <w:tcPr>
            <w:tcW w:w="2039" w:type="dxa"/>
            <w:vAlign w:val="center"/>
          </w:tcPr>
          <w:p w:rsidRPr="009463FF" w:rsidR="00CF59C4" w:rsidDel="00262379" w:rsidP="00DA7C74" w:rsidRDefault="00CF59C4" w14:paraId="61B4C51A" w14:textId="04F43850">
            <w:pPr>
              <w:pStyle w:val="ListParagraph"/>
              <w:ind w:left="0"/>
              <w:rPr>
                <w:del w:author="Murguia, Sahima" w:date="2022-03-15T22:37:00Z" w:id="2221"/>
                <w:rFonts w:asciiTheme="majorHAnsi" w:hAnsiTheme="majorHAnsi" w:cstheme="majorHAnsi"/>
                <w:strike/>
                <w:szCs w:val="18"/>
                <w:lang w:val="en-US"/>
              </w:rPr>
            </w:pPr>
            <w:del w:author="Murguia, Sahima" w:date="2022-03-15T22:37:00Z" w:id="2222">
              <w:r w:rsidRPr="009463FF" w:rsidDel="00262379">
                <w:rPr>
                  <w:rFonts w:asciiTheme="majorHAnsi" w:hAnsiTheme="majorHAnsi" w:cstheme="majorHAnsi"/>
                  <w:strike/>
                  <w:szCs w:val="18"/>
                  <w:lang w:val="en-US"/>
                </w:rPr>
                <w:delText>X_DELTA_QTY</w:delText>
              </w:r>
            </w:del>
          </w:p>
        </w:tc>
        <w:tc>
          <w:tcPr>
            <w:tcW w:w="977" w:type="dxa"/>
            <w:vAlign w:val="center"/>
          </w:tcPr>
          <w:p w:rsidRPr="009463FF" w:rsidR="00CF59C4" w:rsidDel="00262379" w:rsidP="00DA7C74" w:rsidRDefault="00CF59C4" w14:paraId="6EFA71A0" w14:textId="28210B16">
            <w:pPr>
              <w:pStyle w:val="ListParagraph"/>
              <w:ind w:left="0"/>
              <w:rPr>
                <w:del w:author="Murguia, Sahima" w:date="2022-03-15T22:37:00Z" w:id="222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18E5F8A5" w14:textId="16B32369">
            <w:pPr>
              <w:pStyle w:val="ListParagraph"/>
              <w:ind w:left="0"/>
              <w:rPr>
                <w:del w:author="Murguia, Sahima" w:date="2022-03-15T22:37:00Z" w:id="2224"/>
                <w:rFonts w:asciiTheme="majorHAnsi" w:hAnsiTheme="majorHAnsi" w:cstheme="majorHAnsi"/>
                <w:strike/>
                <w:szCs w:val="18"/>
                <w:lang w:val="en-US"/>
              </w:rPr>
            </w:pPr>
          </w:p>
        </w:tc>
      </w:tr>
      <w:tr w:rsidRPr="009463FF" w:rsidR="00CF59C4" w:rsidDel="00262379" w:rsidTr="002001B3" w14:paraId="007F1321" w14:textId="06DB5F66">
        <w:trPr>
          <w:trHeight w:val="43"/>
          <w:del w:author="Murguia, Sahima" w:date="2022-03-15T22:37:00Z" w:id="2225"/>
        </w:trPr>
        <w:tc>
          <w:tcPr>
            <w:tcW w:w="1028" w:type="dxa"/>
            <w:vMerge/>
            <w:vAlign w:val="center"/>
          </w:tcPr>
          <w:p w:rsidRPr="009463FF" w:rsidR="00CF59C4" w:rsidDel="00262379" w:rsidP="00DA7C74" w:rsidRDefault="00CF59C4" w14:paraId="7CB27936" w14:textId="5F5EDD30">
            <w:pPr>
              <w:pStyle w:val="ListParagraph"/>
              <w:ind w:left="0"/>
              <w:rPr>
                <w:del w:author="Murguia, Sahima" w:date="2022-03-15T22:37:00Z" w:id="2226"/>
                <w:strike/>
                <w:sz w:val="20"/>
                <w:szCs w:val="20"/>
                <w:lang w:val="en-US"/>
              </w:rPr>
            </w:pPr>
          </w:p>
        </w:tc>
        <w:tc>
          <w:tcPr>
            <w:tcW w:w="1666" w:type="dxa"/>
            <w:vMerge/>
            <w:vAlign w:val="center"/>
          </w:tcPr>
          <w:p w:rsidRPr="009463FF" w:rsidR="00CF59C4" w:rsidDel="00262379" w:rsidP="00DA7C74" w:rsidRDefault="00CF59C4" w14:paraId="65E0F9DC" w14:textId="5558680E">
            <w:pPr>
              <w:pStyle w:val="ListParagraph"/>
              <w:ind w:left="0"/>
              <w:rPr>
                <w:del w:author="Murguia, Sahima" w:date="2022-03-15T22:37:00Z" w:id="222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2DE66D6" w14:textId="0AFD56C2">
            <w:pPr>
              <w:pStyle w:val="ListParagraph"/>
              <w:ind w:left="0"/>
              <w:rPr>
                <w:del w:author="Murguia, Sahima" w:date="2022-03-15T22:37:00Z" w:id="2228"/>
                <w:rFonts w:asciiTheme="majorHAnsi" w:hAnsiTheme="majorHAnsi" w:cstheme="majorHAnsi"/>
                <w:strike/>
                <w:szCs w:val="18"/>
                <w:lang w:val="en-US"/>
                <w:rPrChange w:author="Andreyeva, Julia" w:date="2022-03-16T13:42:00Z" w:id="2229">
                  <w:rPr>
                    <w:del w:author="Murguia, Sahima" w:date="2022-03-15T22:37:00Z" w:id="2230"/>
                    <w:rFonts w:asciiTheme="majorHAnsi" w:hAnsiTheme="majorHAnsi" w:cstheme="majorHAnsi"/>
                    <w:strike/>
                    <w:szCs w:val="18"/>
                    <w:lang w:val="ru-RU"/>
                  </w:rPr>
                </w:rPrChange>
              </w:rPr>
            </w:pPr>
            <w:del w:author="Murguia, Sahima" w:date="2022-03-15T22:37:00Z" w:id="2231">
              <w:r w:rsidRPr="006A0C90" w:rsidDel="00262379">
                <w:rPr>
                  <w:rFonts w:asciiTheme="majorHAnsi" w:hAnsiTheme="majorHAnsi" w:cstheme="majorHAnsi"/>
                  <w:strike/>
                  <w:szCs w:val="18"/>
                  <w:lang w:val="en-US"/>
                  <w:rPrChange w:author="Andreyeva, Julia" w:date="2022-03-16T13:42:00Z" w:id="2232">
                    <w:rPr>
                      <w:rFonts w:asciiTheme="majorHAnsi" w:hAnsiTheme="majorHAnsi" w:cstheme="majorHAnsi"/>
                      <w:strike/>
                      <w:szCs w:val="18"/>
                      <w:lang w:val="ru-RU"/>
                    </w:rPr>
                  </w:rPrChange>
                </w:rPr>
                <w:delText>Received Date</w:delText>
              </w:r>
            </w:del>
          </w:p>
        </w:tc>
        <w:tc>
          <w:tcPr>
            <w:tcW w:w="2039" w:type="dxa"/>
            <w:vAlign w:val="center"/>
          </w:tcPr>
          <w:p w:rsidRPr="009463FF" w:rsidR="00CF59C4" w:rsidDel="00262379" w:rsidP="00DA7C74" w:rsidRDefault="00CF59C4" w14:paraId="291BC129" w14:textId="0197C715">
            <w:pPr>
              <w:pStyle w:val="ListParagraph"/>
              <w:ind w:left="0"/>
              <w:rPr>
                <w:del w:author="Murguia, Sahima" w:date="2022-03-15T22:37:00Z" w:id="2233"/>
                <w:rFonts w:asciiTheme="majorHAnsi" w:hAnsiTheme="majorHAnsi" w:cstheme="majorHAnsi"/>
                <w:strike/>
                <w:szCs w:val="18"/>
                <w:lang w:val="en-US"/>
              </w:rPr>
            </w:pPr>
            <w:del w:author="Murguia, Sahima" w:date="2022-03-15T22:37:00Z" w:id="2234">
              <w:r w:rsidRPr="009463FF" w:rsidDel="00262379">
                <w:rPr>
                  <w:rFonts w:asciiTheme="majorHAnsi" w:hAnsiTheme="majorHAnsi" w:cstheme="majorHAnsi"/>
                  <w:strike/>
                  <w:szCs w:val="18"/>
                  <w:lang w:val="en-US"/>
                </w:rPr>
                <w:delText>X_RECEIVED_DT</w:delText>
              </w:r>
            </w:del>
          </w:p>
        </w:tc>
        <w:tc>
          <w:tcPr>
            <w:tcW w:w="977" w:type="dxa"/>
            <w:vAlign w:val="center"/>
          </w:tcPr>
          <w:p w:rsidRPr="009463FF" w:rsidR="00CF59C4" w:rsidDel="00262379" w:rsidP="00DA7C74" w:rsidRDefault="00CF59C4" w14:paraId="28CE1C30" w14:textId="36BD1E09">
            <w:pPr>
              <w:pStyle w:val="ListParagraph"/>
              <w:ind w:left="0"/>
              <w:rPr>
                <w:del w:author="Murguia, Sahima" w:date="2022-03-15T22:37:00Z" w:id="223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61C2333" w14:textId="10361BF6">
            <w:pPr>
              <w:pStyle w:val="ListParagraph"/>
              <w:ind w:left="0"/>
              <w:rPr>
                <w:del w:author="Murguia, Sahima" w:date="2022-03-15T22:37:00Z" w:id="2236"/>
                <w:rFonts w:asciiTheme="majorHAnsi" w:hAnsiTheme="majorHAnsi" w:cstheme="majorHAnsi"/>
                <w:strike/>
                <w:szCs w:val="18"/>
                <w:lang w:val="en-US"/>
              </w:rPr>
            </w:pPr>
          </w:p>
        </w:tc>
      </w:tr>
      <w:tr w:rsidRPr="009463FF" w:rsidR="00CF59C4" w:rsidDel="00262379" w:rsidTr="002001B3" w14:paraId="7AD61B81" w14:textId="0945964C">
        <w:trPr>
          <w:trHeight w:val="43"/>
          <w:del w:author="Murguia, Sahima" w:date="2022-03-15T22:37:00Z" w:id="2237"/>
        </w:trPr>
        <w:tc>
          <w:tcPr>
            <w:tcW w:w="1028" w:type="dxa"/>
            <w:vMerge/>
            <w:vAlign w:val="center"/>
          </w:tcPr>
          <w:p w:rsidRPr="009463FF" w:rsidR="00CF59C4" w:rsidDel="00262379" w:rsidP="00DA7C74" w:rsidRDefault="00CF59C4" w14:paraId="30E430A7" w14:textId="28E773EB">
            <w:pPr>
              <w:pStyle w:val="ListParagraph"/>
              <w:ind w:left="0"/>
              <w:rPr>
                <w:del w:author="Murguia, Sahima" w:date="2022-03-15T22:37:00Z" w:id="2238"/>
                <w:strike/>
                <w:sz w:val="20"/>
                <w:szCs w:val="20"/>
                <w:lang w:val="en-US"/>
              </w:rPr>
            </w:pPr>
          </w:p>
        </w:tc>
        <w:tc>
          <w:tcPr>
            <w:tcW w:w="1666" w:type="dxa"/>
            <w:vMerge/>
            <w:vAlign w:val="center"/>
          </w:tcPr>
          <w:p w:rsidRPr="009463FF" w:rsidR="00CF59C4" w:rsidDel="00262379" w:rsidP="00DA7C74" w:rsidRDefault="00CF59C4" w14:paraId="3D2B5083" w14:textId="5256CA1F">
            <w:pPr>
              <w:pStyle w:val="ListParagraph"/>
              <w:ind w:left="0"/>
              <w:rPr>
                <w:del w:author="Murguia, Sahima" w:date="2022-03-15T22:37:00Z" w:id="223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1BC73E7" w14:textId="7C3869D3">
            <w:pPr>
              <w:pStyle w:val="ListParagraph"/>
              <w:ind w:left="0"/>
              <w:rPr>
                <w:del w:author="Murguia, Sahima" w:date="2022-03-15T22:37:00Z" w:id="2240"/>
                <w:rFonts w:asciiTheme="majorHAnsi" w:hAnsiTheme="majorHAnsi" w:cstheme="majorHAnsi"/>
                <w:strike/>
                <w:szCs w:val="18"/>
                <w:lang w:val="en-US"/>
                <w:rPrChange w:author="Andreyeva, Julia" w:date="2022-03-16T13:42:00Z" w:id="2241">
                  <w:rPr>
                    <w:del w:author="Murguia, Sahima" w:date="2022-03-15T22:37:00Z" w:id="2242"/>
                    <w:rFonts w:asciiTheme="majorHAnsi" w:hAnsiTheme="majorHAnsi" w:cstheme="majorHAnsi"/>
                    <w:strike/>
                    <w:szCs w:val="18"/>
                    <w:lang w:val="ru-RU"/>
                  </w:rPr>
                </w:rPrChange>
              </w:rPr>
            </w:pPr>
            <w:del w:author="Murguia, Sahima" w:date="2022-03-15T22:37:00Z" w:id="2243">
              <w:r w:rsidRPr="006A0C90" w:rsidDel="00262379">
                <w:rPr>
                  <w:rFonts w:asciiTheme="majorHAnsi" w:hAnsiTheme="majorHAnsi" w:cstheme="majorHAnsi"/>
                  <w:strike/>
                  <w:szCs w:val="18"/>
                  <w:lang w:val="en-US"/>
                  <w:rPrChange w:author="Andreyeva, Julia" w:date="2022-03-16T13:42:00Z" w:id="2244">
                    <w:rPr>
                      <w:rFonts w:asciiTheme="majorHAnsi" w:hAnsiTheme="majorHAnsi" w:cstheme="majorHAnsi"/>
                      <w:strike/>
                      <w:szCs w:val="18"/>
                      <w:lang w:val="ru-RU"/>
                    </w:rPr>
                  </w:rPrChange>
                </w:rPr>
                <w:delText>Cancelled</w:delText>
              </w:r>
            </w:del>
          </w:p>
        </w:tc>
        <w:tc>
          <w:tcPr>
            <w:tcW w:w="2039" w:type="dxa"/>
            <w:vAlign w:val="center"/>
          </w:tcPr>
          <w:p w:rsidRPr="009463FF" w:rsidR="00CF59C4" w:rsidDel="00262379" w:rsidP="00DA7C74" w:rsidRDefault="00CF59C4" w14:paraId="75B7353D" w14:textId="1DDA636A">
            <w:pPr>
              <w:pStyle w:val="ListParagraph"/>
              <w:ind w:left="0"/>
              <w:rPr>
                <w:del w:author="Murguia, Sahima" w:date="2022-03-15T22:37:00Z" w:id="2245"/>
                <w:rFonts w:asciiTheme="majorHAnsi" w:hAnsiTheme="majorHAnsi" w:cstheme="majorHAnsi"/>
                <w:strike/>
                <w:szCs w:val="18"/>
                <w:lang w:val="en-US"/>
              </w:rPr>
            </w:pPr>
            <w:del w:author="Murguia, Sahima" w:date="2022-03-15T22:37:00Z" w:id="2246">
              <w:r w:rsidRPr="009463FF" w:rsidDel="00262379">
                <w:rPr>
                  <w:rFonts w:asciiTheme="majorHAnsi" w:hAnsiTheme="majorHAnsi" w:cstheme="majorHAnsi"/>
                  <w:strike/>
                  <w:szCs w:val="18"/>
                  <w:lang w:val="en-US"/>
                </w:rPr>
                <w:delText>X_CANCELLED_DT</w:delText>
              </w:r>
            </w:del>
          </w:p>
        </w:tc>
        <w:tc>
          <w:tcPr>
            <w:tcW w:w="977" w:type="dxa"/>
            <w:vAlign w:val="center"/>
          </w:tcPr>
          <w:p w:rsidRPr="009463FF" w:rsidR="00CF59C4" w:rsidDel="00262379" w:rsidP="00DA7C74" w:rsidRDefault="00CF59C4" w14:paraId="10825A93" w14:textId="5E24A496">
            <w:pPr>
              <w:pStyle w:val="ListParagraph"/>
              <w:ind w:left="0"/>
              <w:rPr>
                <w:del w:author="Murguia, Sahima" w:date="2022-03-15T22:37:00Z" w:id="224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3D98527" w14:textId="3ECAE87B">
            <w:pPr>
              <w:pStyle w:val="ListParagraph"/>
              <w:ind w:left="0"/>
              <w:rPr>
                <w:del w:author="Murguia, Sahima" w:date="2022-03-15T22:37:00Z" w:id="2248"/>
                <w:rFonts w:asciiTheme="majorHAnsi" w:hAnsiTheme="majorHAnsi" w:cstheme="majorHAnsi"/>
                <w:strike/>
                <w:szCs w:val="18"/>
                <w:lang w:val="en-US"/>
              </w:rPr>
            </w:pPr>
          </w:p>
        </w:tc>
      </w:tr>
      <w:tr w:rsidRPr="009463FF" w:rsidR="00CF59C4" w:rsidDel="00262379" w:rsidTr="002001B3" w14:paraId="45BA6014" w14:textId="3C46D695">
        <w:trPr>
          <w:trHeight w:val="43"/>
          <w:del w:author="Murguia, Sahima" w:date="2022-03-15T22:37:00Z" w:id="2249"/>
        </w:trPr>
        <w:tc>
          <w:tcPr>
            <w:tcW w:w="1028" w:type="dxa"/>
            <w:vMerge/>
            <w:vAlign w:val="center"/>
          </w:tcPr>
          <w:p w:rsidRPr="009463FF" w:rsidR="00CF59C4" w:rsidDel="00262379" w:rsidP="00DA7C74" w:rsidRDefault="00CF59C4" w14:paraId="5E51BBC9" w14:textId="4DA38C65">
            <w:pPr>
              <w:pStyle w:val="ListParagraph"/>
              <w:ind w:left="0"/>
              <w:rPr>
                <w:del w:author="Murguia, Sahima" w:date="2022-03-15T22:37:00Z" w:id="2250"/>
                <w:strike/>
                <w:sz w:val="20"/>
                <w:szCs w:val="20"/>
                <w:lang w:val="en-US"/>
              </w:rPr>
            </w:pPr>
          </w:p>
        </w:tc>
        <w:tc>
          <w:tcPr>
            <w:tcW w:w="1666" w:type="dxa"/>
            <w:vMerge/>
            <w:vAlign w:val="center"/>
          </w:tcPr>
          <w:p w:rsidRPr="009463FF" w:rsidR="00CF59C4" w:rsidDel="00262379" w:rsidP="00DA7C74" w:rsidRDefault="00CF59C4" w14:paraId="009DF62D" w14:textId="164DCDAB">
            <w:pPr>
              <w:pStyle w:val="ListParagraph"/>
              <w:ind w:left="0"/>
              <w:rPr>
                <w:del w:author="Murguia, Sahima" w:date="2022-03-15T22:37:00Z" w:id="225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6F9BBE4" w14:textId="1165FD83">
            <w:pPr>
              <w:pStyle w:val="ListParagraph"/>
              <w:ind w:left="0"/>
              <w:rPr>
                <w:del w:author="Murguia, Sahima" w:date="2022-03-15T22:37:00Z" w:id="2252"/>
                <w:rFonts w:asciiTheme="majorHAnsi" w:hAnsiTheme="majorHAnsi" w:cstheme="majorHAnsi"/>
                <w:strike/>
                <w:szCs w:val="18"/>
                <w:lang w:val="en-US"/>
                <w:rPrChange w:author="Andreyeva, Julia" w:date="2022-03-16T13:42:00Z" w:id="2253">
                  <w:rPr>
                    <w:del w:author="Murguia, Sahima" w:date="2022-03-15T22:37:00Z" w:id="2254"/>
                    <w:rFonts w:asciiTheme="majorHAnsi" w:hAnsiTheme="majorHAnsi" w:cstheme="majorHAnsi"/>
                    <w:strike/>
                    <w:szCs w:val="18"/>
                    <w:lang w:val="ru-RU"/>
                  </w:rPr>
                </w:rPrChange>
              </w:rPr>
            </w:pPr>
            <w:del w:author="Murguia, Sahima" w:date="2022-03-15T22:37:00Z" w:id="2255">
              <w:r w:rsidRPr="006A0C90" w:rsidDel="00262379">
                <w:rPr>
                  <w:rFonts w:asciiTheme="majorHAnsi" w:hAnsiTheme="majorHAnsi" w:cstheme="majorHAnsi"/>
                  <w:strike/>
                  <w:szCs w:val="18"/>
                  <w:lang w:val="en-US"/>
                  <w:rPrChange w:author="Andreyeva, Julia" w:date="2022-03-16T13:42:00Z" w:id="2256">
                    <w:rPr>
                      <w:rFonts w:asciiTheme="majorHAnsi" w:hAnsiTheme="majorHAnsi" w:cstheme="majorHAnsi"/>
                      <w:strike/>
                      <w:szCs w:val="18"/>
                      <w:lang w:val="ru-RU"/>
                    </w:rPr>
                  </w:rPrChange>
                </w:rPr>
                <w:delText>Submitted</w:delText>
              </w:r>
            </w:del>
          </w:p>
        </w:tc>
        <w:tc>
          <w:tcPr>
            <w:tcW w:w="2039" w:type="dxa"/>
            <w:vAlign w:val="center"/>
          </w:tcPr>
          <w:p w:rsidRPr="009463FF" w:rsidR="00CF59C4" w:rsidDel="00262379" w:rsidP="00DA7C74" w:rsidRDefault="00CF59C4" w14:paraId="75AA05B9" w14:textId="7BE6D139">
            <w:pPr>
              <w:pStyle w:val="ListParagraph"/>
              <w:ind w:left="0"/>
              <w:rPr>
                <w:del w:author="Murguia, Sahima" w:date="2022-03-15T22:37:00Z" w:id="2257"/>
                <w:rFonts w:asciiTheme="majorHAnsi" w:hAnsiTheme="majorHAnsi" w:cstheme="majorHAnsi"/>
                <w:strike/>
                <w:szCs w:val="18"/>
                <w:lang w:val="en-US"/>
              </w:rPr>
            </w:pPr>
            <w:del w:author="Murguia, Sahima" w:date="2022-03-15T22:37:00Z" w:id="2258">
              <w:r w:rsidRPr="009463FF" w:rsidDel="00262379">
                <w:rPr>
                  <w:rFonts w:asciiTheme="majorHAnsi" w:hAnsiTheme="majorHAnsi" w:cstheme="majorHAnsi"/>
                  <w:strike/>
                  <w:szCs w:val="18"/>
                  <w:lang w:val="en-US"/>
                </w:rPr>
                <w:delText>X_SUBMITTED_DT</w:delText>
              </w:r>
            </w:del>
          </w:p>
        </w:tc>
        <w:tc>
          <w:tcPr>
            <w:tcW w:w="977" w:type="dxa"/>
            <w:vAlign w:val="center"/>
          </w:tcPr>
          <w:p w:rsidRPr="009463FF" w:rsidR="00CF59C4" w:rsidDel="00262379" w:rsidP="00DA7C74" w:rsidRDefault="00CF59C4" w14:paraId="16AA8518" w14:textId="60F5657A">
            <w:pPr>
              <w:pStyle w:val="ListParagraph"/>
              <w:ind w:left="0"/>
              <w:rPr>
                <w:del w:author="Murguia, Sahima" w:date="2022-03-15T22:37:00Z" w:id="225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26C09900" w14:textId="4142D735">
            <w:pPr>
              <w:pStyle w:val="ListParagraph"/>
              <w:ind w:left="0"/>
              <w:rPr>
                <w:del w:author="Murguia, Sahima" w:date="2022-03-15T22:37:00Z" w:id="2260"/>
                <w:rFonts w:asciiTheme="majorHAnsi" w:hAnsiTheme="majorHAnsi" w:cstheme="majorHAnsi"/>
                <w:strike/>
                <w:szCs w:val="18"/>
                <w:lang w:val="en-US"/>
              </w:rPr>
            </w:pPr>
          </w:p>
        </w:tc>
      </w:tr>
      <w:tr w:rsidRPr="009463FF" w:rsidR="00CF59C4" w:rsidDel="00262379" w:rsidTr="002001B3" w14:paraId="2EC9CAC0" w14:textId="40930924">
        <w:trPr>
          <w:trHeight w:val="43"/>
          <w:del w:author="Murguia, Sahima" w:date="2022-03-15T22:37:00Z" w:id="2261"/>
        </w:trPr>
        <w:tc>
          <w:tcPr>
            <w:tcW w:w="1028" w:type="dxa"/>
            <w:vMerge/>
            <w:vAlign w:val="center"/>
          </w:tcPr>
          <w:p w:rsidRPr="009463FF" w:rsidR="00CF59C4" w:rsidDel="00262379" w:rsidP="00DA7C74" w:rsidRDefault="00CF59C4" w14:paraId="0C35001D" w14:textId="04A2F32A">
            <w:pPr>
              <w:pStyle w:val="ListParagraph"/>
              <w:ind w:left="0"/>
              <w:rPr>
                <w:del w:author="Murguia, Sahima" w:date="2022-03-15T22:37:00Z" w:id="2262"/>
                <w:strike/>
                <w:sz w:val="20"/>
                <w:szCs w:val="20"/>
                <w:lang w:val="en-US"/>
              </w:rPr>
            </w:pPr>
          </w:p>
        </w:tc>
        <w:tc>
          <w:tcPr>
            <w:tcW w:w="1666" w:type="dxa"/>
            <w:vMerge/>
            <w:vAlign w:val="center"/>
          </w:tcPr>
          <w:p w:rsidRPr="009463FF" w:rsidR="00CF59C4" w:rsidDel="00262379" w:rsidP="00DA7C74" w:rsidRDefault="00CF59C4" w14:paraId="68520A6F" w14:textId="7A574E59">
            <w:pPr>
              <w:pStyle w:val="ListParagraph"/>
              <w:ind w:left="0"/>
              <w:rPr>
                <w:del w:author="Murguia, Sahima" w:date="2022-03-15T22:37:00Z" w:id="226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2E67437B" w14:textId="0FBBAAFD">
            <w:pPr>
              <w:pStyle w:val="ListParagraph"/>
              <w:ind w:left="0"/>
              <w:rPr>
                <w:del w:author="Murguia, Sahima" w:date="2022-03-15T22:37:00Z" w:id="2264"/>
                <w:rFonts w:asciiTheme="majorHAnsi" w:hAnsiTheme="majorHAnsi" w:cstheme="majorHAnsi"/>
                <w:strike/>
                <w:szCs w:val="18"/>
                <w:lang w:val="en-US"/>
                <w:rPrChange w:author="Andreyeva, Julia" w:date="2022-03-16T13:42:00Z" w:id="2265">
                  <w:rPr>
                    <w:del w:author="Murguia, Sahima" w:date="2022-03-15T22:37:00Z" w:id="2266"/>
                    <w:rFonts w:asciiTheme="majorHAnsi" w:hAnsiTheme="majorHAnsi" w:cstheme="majorHAnsi"/>
                    <w:strike/>
                    <w:szCs w:val="18"/>
                    <w:lang w:val="ru-RU"/>
                  </w:rPr>
                </w:rPrChange>
              </w:rPr>
            </w:pPr>
            <w:del w:author="Murguia, Sahima" w:date="2022-03-15T22:37:00Z" w:id="2267">
              <w:r w:rsidRPr="006A0C90" w:rsidDel="00262379">
                <w:rPr>
                  <w:rFonts w:asciiTheme="majorHAnsi" w:hAnsiTheme="majorHAnsi" w:cstheme="majorHAnsi"/>
                  <w:strike/>
                  <w:szCs w:val="18"/>
                  <w:lang w:val="en-US"/>
                  <w:rPrChange w:author="Andreyeva, Julia" w:date="2022-03-16T13:42:00Z" w:id="2268">
                    <w:rPr>
                      <w:rFonts w:asciiTheme="majorHAnsi" w:hAnsiTheme="majorHAnsi" w:cstheme="majorHAnsi"/>
                      <w:strike/>
                      <w:szCs w:val="18"/>
                      <w:lang w:val="ru-RU"/>
                    </w:rPr>
                  </w:rPrChange>
                </w:rPr>
                <w:delText>Free Goods</w:delText>
              </w:r>
            </w:del>
          </w:p>
        </w:tc>
        <w:tc>
          <w:tcPr>
            <w:tcW w:w="2039" w:type="dxa"/>
            <w:vAlign w:val="center"/>
          </w:tcPr>
          <w:p w:rsidRPr="009463FF" w:rsidR="00CF59C4" w:rsidDel="00262379" w:rsidP="00DA7C74" w:rsidRDefault="00CF59C4" w14:paraId="4A948286" w14:textId="3CAA2183">
            <w:pPr>
              <w:pStyle w:val="ListParagraph"/>
              <w:ind w:left="0"/>
              <w:rPr>
                <w:del w:author="Murguia, Sahima" w:date="2022-03-15T22:37:00Z" w:id="2269"/>
                <w:rFonts w:asciiTheme="majorHAnsi" w:hAnsiTheme="majorHAnsi" w:cstheme="majorHAnsi"/>
                <w:strike/>
                <w:szCs w:val="18"/>
                <w:lang w:val="en-US"/>
              </w:rPr>
            </w:pPr>
            <w:del w:author="Murguia, Sahima" w:date="2022-03-15T22:37:00Z" w:id="2270">
              <w:r w:rsidRPr="009463FF" w:rsidDel="00262379">
                <w:rPr>
                  <w:rFonts w:asciiTheme="majorHAnsi" w:hAnsiTheme="majorHAnsi" w:cstheme="majorHAnsi"/>
                  <w:strike/>
                  <w:szCs w:val="18"/>
                  <w:lang w:val="en-US"/>
                </w:rPr>
                <w:delText>X_FG_TXN_REASON_CD</w:delText>
              </w:r>
            </w:del>
          </w:p>
        </w:tc>
        <w:tc>
          <w:tcPr>
            <w:tcW w:w="977" w:type="dxa"/>
            <w:vAlign w:val="center"/>
          </w:tcPr>
          <w:p w:rsidRPr="009463FF" w:rsidR="00CF59C4" w:rsidDel="00262379" w:rsidP="00DA7C74" w:rsidRDefault="00CF59C4" w14:paraId="3E603B67" w14:textId="65D46ACA">
            <w:pPr>
              <w:pStyle w:val="ListParagraph"/>
              <w:ind w:left="0"/>
              <w:rPr>
                <w:del w:author="Murguia, Sahima" w:date="2022-03-15T22:37:00Z" w:id="227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CD3A767" w14:textId="2111BD2C">
            <w:pPr>
              <w:pStyle w:val="ListParagraph"/>
              <w:ind w:left="0"/>
              <w:rPr>
                <w:del w:author="Murguia, Sahima" w:date="2022-03-15T22:37:00Z" w:id="2272"/>
                <w:rFonts w:asciiTheme="majorHAnsi" w:hAnsiTheme="majorHAnsi" w:cstheme="majorHAnsi"/>
                <w:strike/>
                <w:szCs w:val="18"/>
                <w:lang w:val="en-US"/>
              </w:rPr>
            </w:pPr>
          </w:p>
        </w:tc>
      </w:tr>
      <w:tr w:rsidRPr="009463FF" w:rsidR="00CF59C4" w:rsidDel="00262379" w:rsidTr="002001B3" w14:paraId="5FC36F24" w14:textId="497D5D27">
        <w:trPr>
          <w:trHeight w:val="43"/>
          <w:del w:author="Murguia, Sahima" w:date="2022-03-15T22:37:00Z" w:id="2273"/>
        </w:trPr>
        <w:tc>
          <w:tcPr>
            <w:tcW w:w="1028" w:type="dxa"/>
            <w:vMerge/>
            <w:vAlign w:val="center"/>
          </w:tcPr>
          <w:p w:rsidRPr="009463FF" w:rsidR="00CF59C4" w:rsidDel="00262379" w:rsidP="00DA7C74" w:rsidRDefault="00CF59C4" w14:paraId="786B0BA0" w14:textId="63D280D8">
            <w:pPr>
              <w:pStyle w:val="ListParagraph"/>
              <w:ind w:left="0"/>
              <w:rPr>
                <w:del w:author="Murguia, Sahima" w:date="2022-03-15T22:37:00Z" w:id="2274"/>
                <w:strike/>
                <w:sz w:val="20"/>
                <w:szCs w:val="20"/>
                <w:lang w:val="en-US"/>
              </w:rPr>
            </w:pPr>
          </w:p>
        </w:tc>
        <w:tc>
          <w:tcPr>
            <w:tcW w:w="1666" w:type="dxa"/>
            <w:vMerge/>
            <w:vAlign w:val="center"/>
          </w:tcPr>
          <w:p w:rsidRPr="009463FF" w:rsidR="00CF59C4" w:rsidDel="00262379" w:rsidP="00DA7C74" w:rsidRDefault="00CF59C4" w14:paraId="3DA9F7AE" w14:textId="1DA5C559">
            <w:pPr>
              <w:pStyle w:val="ListParagraph"/>
              <w:ind w:left="0"/>
              <w:rPr>
                <w:del w:author="Murguia, Sahima" w:date="2022-03-15T22:37:00Z" w:id="227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3C8FA01C" w14:textId="77D18EE0">
            <w:pPr>
              <w:pStyle w:val="ListParagraph"/>
              <w:ind w:left="0"/>
              <w:rPr>
                <w:del w:author="Murguia, Sahima" w:date="2022-03-15T22:37:00Z" w:id="2276"/>
                <w:rFonts w:asciiTheme="majorHAnsi" w:hAnsiTheme="majorHAnsi" w:cstheme="majorHAnsi"/>
                <w:strike/>
                <w:szCs w:val="18"/>
                <w:lang w:val="en-US"/>
                <w:rPrChange w:author="Andreyeva, Julia" w:date="2022-03-16T13:42:00Z" w:id="2277">
                  <w:rPr>
                    <w:del w:author="Murguia, Sahima" w:date="2022-03-15T22:37:00Z" w:id="2278"/>
                    <w:rFonts w:asciiTheme="majorHAnsi" w:hAnsiTheme="majorHAnsi" w:cstheme="majorHAnsi"/>
                    <w:strike/>
                    <w:szCs w:val="18"/>
                    <w:lang w:val="ru-RU"/>
                  </w:rPr>
                </w:rPrChange>
              </w:rPr>
            </w:pPr>
            <w:del w:author="Murguia, Sahima" w:date="2022-03-15T22:37:00Z" w:id="2279">
              <w:r w:rsidRPr="006A0C90" w:rsidDel="00262379">
                <w:rPr>
                  <w:rFonts w:asciiTheme="majorHAnsi" w:hAnsiTheme="majorHAnsi" w:cstheme="majorHAnsi"/>
                  <w:strike/>
                  <w:szCs w:val="18"/>
                  <w:lang w:val="en-US"/>
                  <w:rPrChange w:author="Andreyeva, Julia" w:date="2022-03-16T13:42:00Z" w:id="2280">
                    <w:rPr>
                      <w:rFonts w:asciiTheme="majorHAnsi" w:hAnsiTheme="majorHAnsi" w:cstheme="majorHAnsi"/>
                      <w:strike/>
                      <w:szCs w:val="18"/>
                      <w:lang w:val="ru-RU"/>
                    </w:rPr>
                  </w:rPrChange>
                </w:rPr>
                <w:delText>Template Header</w:delText>
              </w:r>
            </w:del>
          </w:p>
        </w:tc>
        <w:tc>
          <w:tcPr>
            <w:tcW w:w="2039" w:type="dxa"/>
            <w:vAlign w:val="center"/>
          </w:tcPr>
          <w:p w:rsidRPr="009463FF" w:rsidR="00CF59C4" w:rsidDel="00262379" w:rsidP="00DA7C74" w:rsidRDefault="00CF59C4" w14:paraId="6CFE1A1A" w14:textId="1C7CD259">
            <w:pPr>
              <w:pStyle w:val="ListParagraph"/>
              <w:ind w:left="0"/>
              <w:rPr>
                <w:del w:author="Murguia, Sahima" w:date="2022-03-15T22:37:00Z" w:id="2281"/>
                <w:rFonts w:asciiTheme="majorHAnsi" w:hAnsiTheme="majorHAnsi" w:cstheme="majorHAnsi"/>
                <w:strike/>
                <w:szCs w:val="18"/>
                <w:lang w:val="en-US"/>
              </w:rPr>
            </w:pPr>
            <w:del w:author="Murguia, Sahima" w:date="2022-03-15T22:37:00Z" w:id="2282">
              <w:r w:rsidRPr="009463FF" w:rsidDel="00262379">
                <w:rPr>
                  <w:rFonts w:asciiTheme="majorHAnsi" w:hAnsiTheme="majorHAnsi" w:cstheme="majorHAnsi"/>
                  <w:strike/>
                  <w:szCs w:val="18"/>
                  <w:lang w:val="en-US"/>
                </w:rPr>
                <w:delText>X_ORD_TO_CODE</w:delText>
              </w:r>
            </w:del>
          </w:p>
        </w:tc>
        <w:tc>
          <w:tcPr>
            <w:tcW w:w="977" w:type="dxa"/>
            <w:vAlign w:val="center"/>
          </w:tcPr>
          <w:p w:rsidRPr="009463FF" w:rsidR="00CF59C4" w:rsidDel="00262379" w:rsidP="00DA7C74" w:rsidRDefault="00CF59C4" w14:paraId="6B3C3FAB" w14:textId="7B9E5D9F">
            <w:pPr>
              <w:pStyle w:val="ListParagraph"/>
              <w:ind w:left="0"/>
              <w:rPr>
                <w:del w:author="Murguia, Sahima" w:date="2022-03-15T22:37:00Z" w:id="228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1637671" w14:textId="057A8CEF">
            <w:pPr>
              <w:pStyle w:val="ListParagraph"/>
              <w:ind w:left="0"/>
              <w:rPr>
                <w:del w:author="Murguia, Sahima" w:date="2022-03-15T22:37:00Z" w:id="2284"/>
                <w:rFonts w:asciiTheme="majorHAnsi" w:hAnsiTheme="majorHAnsi" w:cstheme="majorHAnsi"/>
                <w:strike/>
                <w:szCs w:val="18"/>
                <w:lang w:val="en-US"/>
              </w:rPr>
            </w:pPr>
          </w:p>
        </w:tc>
      </w:tr>
      <w:tr w:rsidRPr="009463FF" w:rsidR="00CF59C4" w:rsidDel="00262379" w:rsidTr="002001B3" w14:paraId="01AF3821" w14:textId="2183864F">
        <w:trPr>
          <w:trHeight w:val="43"/>
          <w:del w:author="Murguia, Sahima" w:date="2022-03-15T22:37:00Z" w:id="2285"/>
        </w:trPr>
        <w:tc>
          <w:tcPr>
            <w:tcW w:w="1028" w:type="dxa"/>
            <w:vMerge/>
            <w:vAlign w:val="center"/>
          </w:tcPr>
          <w:p w:rsidRPr="009463FF" w:rsidR="00CF59C4" w:rsidDel="00262379" w:rsidP="00DA7C74" w:rsidRDefault="00CF59C4" w14:paraId="7666B75E" w14:textId="696B8113">
            <w:pPr>
              <w:pStyle w:val="ListParagraph"/>
              <w:ind w:left="0"/>
              <w:rPr>
                <w:del w:author="Murguia, Sahima" w:date="2022-03-15T22:37:00Z" w:id="2286"/>
                <w:strike/>
                <w:sz w:val="20"/>
                <w:szCs w:val="20"/>
                <w:lang w:val="en-US"/>
              </w:rPr>
            </w:pPr>
          </w:p>
        </w:tc>
        <w:tc>
          <w:tcPr>
            <w:tcW w:w="1666" w:type="dxa"/>
            <w:vMerge/>
            <w:vAlign w:val="center"/>
          </w:tcPr>
          <w:p w:rsidRPr="009463FF" w:rsidR="00CF59C4" w:rsidDel="00262379" w:rsidP="00DA7C74" w:rsidRDefault="00CF59C4" w14:paraId="5D958549" w14:textId="5C43A2EC">
            <w:pPr>
              <w:pStyle w:val="ListParagraph"/>
              <w:ind w:left="0"/>
              <w:rPr>
                <w:del w:author="Murguia, Sahima" w:date="2022-03-15T22:37:00Z" w:id="228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C273057" w14:textId="632B9310">
            <w:pPr>
              <w:pStyle w:val="ListParagraph"/>
              <w:ind w:left="0"/>
              <w:rPr>
                <w:del w:author="Murguia, Sahima" w:date="2022-03-15T22:37:00Z" w:id="2288"/>
                <w:rFonts w:asciiTheme="majorHAnsi" w:hAnsiTheme="majorHAnsi" w:cstheme="majorHAnsi"/>
                <w:strike/>
                <w:szCs w:val="18"/>
                <w:lang w:val="en-US"/>
                <w:rPrChange w:author="Andreyeva, Julia" w:date="2022-03-16T13:42:00Z" w:id="2289">
                  <w:rPr>
                    <w:del w:author="Murguia, Sahima" w:date="2022-03-15T22:37:00Z" w:id="2290"/>
                    <w:rFonts w:asciiTheme="majorHAnsi" w:hAnsiTheme="majorHAnsi" w:cstheme="majorHAnsi"/>
                    <w:strike/>
                    <w:szCs w:val="18"/>
                    <w:lang w:val="ru-RU"/>
                  </w:rPr>
                </w:rPrChange>
              </w:rPr>
            </w:pPr>
            <w:del w:author="Murguia, Sahima" w:date="2022-03-15T22:37:00Z" w:id="2291">
              <w:r w:rsidRPr="006A0C90" w:rsidDel="00262379">
                <w:rPr>
                  <w:rFonts w:asciiTheme="majorHAnsi" w:hAnsiTheme="majorHAnsi" w:cstheme="majorHAnsi"/>
                  <w:strike/>
                  <w:szCs w:val="18"/>
                  <w:lang w:val="en-US"/>
                  <w:rPrChange w:author="Andreyeva, Julia" w:date="2022-03-16T13:42:00Z" w:id="2292">
                    <w:rPr>
                      <w:rFonts w:asciiTheme="majorHAnsi" w:hAnsiTheme="majorHAnsi" w:cstheme="majorHAnsi"/>
                      <w:strike/>
                      <w:szCs w:val="18"/>
                      <w:lang w:val="ru-RU"/>
                    </w:rPr>
                  </w:rPrChange>
                </w:rPr>
                <w:delText>Template Product Sequence #</w:delText>
              </w:r>
            </w:del>
          </w:p>
        </w:tc>
        <w:tc>
          <w:tcPr>
            <w:tcW w:w="2039" w:type="dxa"/>
            <w:vAlign w:val="center"/>
          </w:tcPr>
          <w:p w:rsidRPr="009463FF" w:rsidR="00CF59C4" w:rsidDel="00262379" w:rsidP="00DA7C74" w:rsidRDefault="00CF59C4" w14:paraId="167645E3" w14:textId="69E97947">
            <w:pPr>
              <w:pStyle w:val="ListParagraph"/>
              <w:ind w:left="0"/>
              <w:rPr>
                <w:del w:author="Murguia, Sahima" w:date="2022-03-15T22:37:00Z" w:id="2293"/>
                <w:rFonts w:asciiTheme="majorHAnsi" w:hAnsiTheme="majorHAnsi" w:cstheme="majorHAnsi"/>
                <w:strike/>
                <w:szCs w:val="18"/>
                <w:lang w:val="en-US"/>
              </w:rPr>
            </w:pPr>
            <w:del w:author="Murguia, Sahima" w:date="2022-03-15T22:37:00Z" w:id="2294">
              <w:r w:rsidRPr="009463FF" w:rsidDel="00262379">
                <w:rPr>
                  <w:rFonts w:asciiTheme="majorHAnsi" w:hAnsiTheme="majorHAnsi" w:cstheme="majorHAnsi"/>
                  <w:strike/>
                  <w:szCs w:val="18"/>
                  <w:lang w:val="en-US"/>
                </w:rPr>
                <w:delText>X_TMPL_SEQ_NUM</w:delText>
              </w:r>
            </w:del>
          </w:p>
        </w:tc>
        <w:tc>
          <w:tcPr>
            <w:tcW w:w="977" w:type="dxa"/>
            <w:vAlign w:val="center"/>
          </w:tcPr>
          <w:p w:rsidRPr="009463FF" w:rsidR="00CF59C4" w:rsidDel="00262379" w:rsidP="00DA7C74" w:rsidRDefault="00CF59C4" w14:paraId="5263C57E" w14:textId="3CDE77F4">
            <w:pPr>
              <w:pStyle w:val="ListParagraph"/>
              <w:ind w:left="0"/>
              <w:rPr>
                <w:del w:author="Murguia, Sahima" w:date="2022-03-15T22:37:00Z" w:id="229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589C5D2C" w14:textId="3DAC9957">
            <w:pPr>
              <w:pStyle w:val="ListParagraph"/>
              <w:ind w:left="0"/>
              <w:rPr>
                <w:del w:author="Murguia, Sahima" w:date="2022-03-15T22:37:00Z" w:id="2296"/>
                <w:rFonts w:asciiTheme="majorHAnsi" w:hAnsiTheme="majorHAnsi" w:cstheme="majorHAnsi"/>
                <w:strike/>
                <w:szCs w:val="18"/>
                <w:lang w:val="en-US"/>
              </w:rPr>
            </w:pPr>
          </w:p>
        </w:tc>
      </w:tr>
      <w:tr w:rsidRPr="009463FF" w:rsidR="00CF59C4" w:rsidDel="00262379" w:rsidTr="002001B3" w14:paraId="447DFEC4" w14:textId="3176DB33">
        <w:trPr>
          <w:trHeight w:val="43"/>
          <w:del w:author="Murguia, Sahima" w:date="2022-03-15T22:37:00Z" w:id="2297"/>
        </w:trPr>
        <w:tc>
          <w:tcPr>
            <w:tcW w:w="1028" w:type="dxa"/>
            <w:vMerge/>
            <w:vAlign w:val="center"/>
          </w:tcPr>
          <w:p w:rsidRPr="009463FF" w:rsidR="00CF59C4" w:rsidDel="00262379" w:rsidP="00DA7C74" w:rsidRDefault="00CF59C4" w14:paraId="5ABE2B3E" w14:textId="4DC44729">
            <w:pPr>
              <w:pStyle w:val="ListParagraph"/>
              <w:ind w:left="0"/>
              <w:rPr>
                <w:del w:author="Murguia, Sahima" w:date="2022-03-15T22:37:00Z" w:id="2298"/>
                <w:strike/>
                <w:sz w:val="20"/>
                <w:szCs w:val="20"/>
                <w:lang w:val="en-US"/>
              </w:rPr>
            </w:pPr>
          </w:p>
        </w:tc>
        <w:tc>
          <w:tcPr>
            <w:tcW w:w="1666" w:type="dxa"/>
            <w:vMerge/>
            <w:vAlign w:val="center"/>
          </w:tcPr>
          <w:p w:rsidRPr="009463FF" w:rsidR="00CF59C4" w:rsidDel="00262379" w:rsidP="00DA7C74" w:rsidRDefault="00CF59C4" w14:paraId="4C8DCDDA" w14:textId="7DEACE27">
            <w:pPr>
              <w:pStyle w:val="ListParagraph"/>
              <w:ind w:left="0"/>
              <w:rPr>
                <w:del w:author="Murguia, Sahima" w:date="2022-03-15T22:37:00Z" w:id="229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771F0659" w14:textId="239B251C">
            <w:pPr>
              <w:pStyle w:val="ListParagraph"/>
              <w:ind w:left="0"/>
              <w:rPr>
                <w:del w:author="Murguia, Sahima" w:date="2022-03-15T22:37:00Z" w:id="2300"/>
                <w:rFonts w:asciiTheme="majorHAnsi" w:hAnsiTheme="majorHAnsi" w:cstheme="majorHAnsi"/>
                <w:strike/>
                <w:szCs w:val="18"/>
                <w:lang w:val="en-US"/>
                <w:rPrChange w:author="Andreyeva, Julia" w:date="2022-03-16T13:42:00Z" w:id="2301">
                  <w:rPr>
                    <w:del w:author="Murguia, Sahima" w:date="2022-03-15T22:37:00Z" w:id="2302"/>
                    <w:rFonts w:asciiTheme="majorHAnsi" w:hAnsiTheme="majorHAnsi" w:cstheme="majorHAnsi"/>
                    <w:strike/>
                    <w:szCs w:val="18"/>
                    <w:lang w:val="ru-RU"/>
                  </w:rPr>
                </w:rPrChange>
              </w:rPr>
            </w:pPr>
            <w:del w:author="Murguia, Sahima" w:date="2022-03-15T22:37:00Z" w:id="2303">
              <w:r w:rsidRPr="006A0C90" w:rsidDel="00262379">
                <w:rPr>
                  <w:rFonts w:asciiTheme="majorHAnsi" w:hAnsiTheme="majorHAnsi" w:cstheme="majorHAnsi"/>
                  <w:strike/>
                  <w:szCs w:val="18"/>
                  <w:lang w:val="en-US"/>
                  <w:rPrChange w:author="Andreyeva, Julia" w:date="2022-03-16T13:42:00Z" w:id="2304">
                    <w:rPr>
                      <w:rFonts w:asciiTheme="majorHAnsi" w:hAnsiTheme="majorHAnsi" w:cstheme="majorHAnsi"/>
                      <w:strike/>
                      <w:szCs w:val="18"/>
                      <w:lang w:val="ru-RU"/>
                    </w:rPr>
                  </w:rPrChange>
                </w:rPr>
                <w:delText>Created On</w:delText>
              </w:r>
            </w:del>
          </w:p>
        </w:tc>
        <w:tc>
          <w:tcPr>
            <w:tcW w:w="2039" w:type="dxa"/>
            <w:vAlign w:val="center"/>
          </w:tcPr>
          <w:p w:rsidRPr="009463FF" w:rsidR="00CF59C4" w:rsidDel="00262379" w:rsidP="00DA7C74" w:rsidRDefault="00CF59C4" w14:paraId="7C438295" w14:textId="0F05B1D9">
            <w:pPr>
              <w:pStyle w:val="ListParagraph"/>
              <w:ind w:left="0"/>
              <w:rPr>
                <w:del w:author="Murguia, Sahima" w:date="2022-03-15T22:37:00Z" w:id="2305"/>
                <w:rFonts w:asciiTheme="majorHAnsi" w:hAnsiTheme="majorHAnsi" w:cstheme="majorHAnsi"/>
                <w:strike/>
                <w:szCs w:val="18"/>
                <w:lang w:val="en-US"/>
              </w:rPr>
            </w:pPr>
            <w:del w:author="Murguia, Sahima" w:date="2022-03-15T22:37:00Z" w:id="2306">
              <w:r w:rsidRPr="009463FF" w:rsidDel="00262379">
                <w:rPr>
                  <w:rFonts w:asciiTheme="majorHAnsi" w:hAnsiTheme="majorHAnsi" w:cstheme="majorHAnsi"/>
                  <w:strike/>
                  <w:szCs w:val="18"/>
                  <w:lang w:val="en-US"/>
                </w:rPr>
                <w:delText>Created</w:delText>
              </w:r>
            </w:del>
          </w:p>
        </w:tc>
        <w:tc>
          <w:tcPr>
            <w:tcW w:w="977" w:type="dxa"/>
            <w:vAlign w:val="center"/>
          </w:tcPr>
          <w:p w:rsidRPr="009463FF" w:rsidR="00CF59C4" w:rsidDel="00262379" w:rsidP="00DA7C74" w:rsidRDefault="00CF59C4" w14:paraId="44F590E1" w14:textId="688483BB">
            <w:pPr>
              <w:pStyle w:val="ListParagraph"/>
              <w:ind w:left="0"/>
              <w:rPr>
                <w:del w:author="Murguia, Sahima" w:date="2022-03-15T22:37:00Z" w:id="230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1BC3E03B" w14:textId="3EBE9C16">
            <w:pPr>
              <w:pStyle w:val="ListParagraph"/>
              <w:ind w:left="0"/>
              <w:rPr>
                <w:del w:author="Murguia, Sahima" w:date="2022-03-15T22:37:00Z" w:id="2308"/>
                <w:rFonts w:asciiTheme="majorHAnsi" w:hAnsiTheme="majorHAnsi" w:cstheme="majorHAnsi"/>
                <w:strike/>
                <w:szCs w:val="18"/>
                <w:lang w:val="en-US"/>
              </w:rPr>
            </w:pPr>
          </w:p>
        </w:tc>
      </w:tr>
      <w:tr w:rsidRPr="009463FF" w:rsidR="00CF59C4" w:rsidDel="00262379" w:rsidTr="002001B3" w14:paraId="64E91F9C" w14:textId="6B9FC5E7">
        <w:trPr>
          <w:trHeight w:val="43"/>
          <w:del w:author="Murguia, Sahima" w:date="2022-03-15T22:37:00Z" w:id="2309"/>
        </w:trPr>
        <w:tc>
          <w:tcPr>
            <w:tcW w:w="1028" w:type="dxa"/>
            <w:vMerge/>
            <w:vAlign w:val="center"/>
          </w:tcPr>
          <w:p w:rsidRPr="009463FF" w:rsidR="00CF59C4" w:rsidDel="00262379" w:rsidP="00DA7C74" w:rsidRDefault="00CF59C4" w14:paraId="6E4CB7A6" w14:textId="37C3F9E3">
            <w:pPr>
              <w:pStyle w:val="ListParagraph"/>
              <w:ind w:left="0"/>
              <w:rPr>
                <w:del w:author="Murguia, Sahima" w:date="2022-03-15T22:37:00Z" w:id="2310"/>
                <w:strike/>
                <w:sz w:val="20"/>
                <w:szCs w:val="20"/>
                <w:lang w:val="en-US"/>
              </w:rPr>
            </w:pPr>
          </w:p>
        </w:tc>
        <w:tc>
          <w:tcPr>
            <w:tcW w:w="1666" w:type="dxa"/>
            <w:vMerge/>
            <w:vAlign w:val="center"/>
          </w:tcPr>
          <w:p w:rsidRPr="009463FF" w:rsidR="00CF59C4" w:rsidDel="00262379" w:rsidP="00DA7C74" w:rsidRDefault="00CF59C4" w14:paraId="102E3EF6" w14:textId="74564271">
            <w:pPr>
              <w:pStyle w:val="ListParagraph"/>
              <w:ind w:left="0"/>
              <w:rPr>
                <w:del w:author="Murguia, Sahima" w:date="2022-03-15T22:37:00Z" w:id="231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9322D52" w14:textId="2A6B79CB">
            <w:pPr>
              <w:pStyle w:val="ListParagraph"/>
              <w:ind w:left="0"/>
              <w:rPr>
                <w:del w:author="Murguia, Sahima" w:date="2022-03-15T22:37:00Z" w:id="2312"/>
                <w:rFonts w:asciiTheme="majorHAnsi" w:hAnsiTheme="majorHAnsi" w:cstheme="majorHAnsi"/>
                <w:strike/>
                <w:szCs w:val="18"/>
                <w:lang w:val="en-US"/>
                <w:rPrChange w:author="Andreyeva, Julia" w:date="2022-03-16T13:42:00Z" w:id="2313">
                  <w:rPr>
                    <w:del w:author="Murguia, Sahima" w:date="2022-03-15T22:37:00Z" w:id="2314"/>
                    <w:rFonts w:asciiTheme="majorHAnsi" w:hAnsiTheme="majorHAnsi" w:cstheme="majorHAnsi"/>
                    <w:strike/>
                    <w:szCs w:val="18"/>
                    <w:lang w:val="ru-RU"/>
                  </w:rPr>
                </w:rPrChange>
              </w:rPr>
            </w:pPr>
            <w:del w:author="Murguia, Sahima" w:date="2022-03-15T22:37:00Z" w:id="2315">
              <w:r w:rsidRPr="006A0C90" w:rsidDel="00262379">
                <w:rPr>
                  <w:rFonts w:asciiTheme="majorHAnsi" w:hAnsiTheme="majorHAnsi" w:cstheme="majorHAnsi"/>
                  <w:strike/>
                  <w:szCs w:val="18"/>
                  <w:lang w:val="en-US"/>
                  <w:rPrChange w:author="Andreyeva, Julia" w:date="2022-03-16T13:42:00Z" w:id="2316">
                    <w:rPr>
                      <w:rFonts w:asciiTheme="majorHAnsi" w:hAnsiTheme="majorHAnsi" w:cstheme="majorHAnsi"/>
                      <w:strike/>
                      <w:szCs w:val="18"/>
                      <w:lang w:val="ru-RU"/>
                    </w:rPr>
                  </w:rPrChange>
                </w:rPr>
                <w:delText>Updated on</w:delText>
              </w:r>
            </w:del>
          </w:p>
        </w:tc>
        <w:tc>
          <w:tcPr>
            <w:tcW w:w="2039" w:type="dxa"/>
            <w:vAlign w:val="center"/>
          </w:tcPr>
          <w:p w:rsidRPr="009463FF" w:rsidR="00CF59C4" w:rsidDel="00262379" w:rsidP="00DA7C74" w:rsidRDefault="00CF59C4" w14:paraId="75018757" w14:textId="51FBD33E">
            <w:pPr>
              <w:pStyle w:val="ListParagraph"/>
              <w:ind w:left="0"/>
              <w:rPr>
                <w:del w:author="Murguia, Sahima" w:date="2022-03-15T22:37:00Z" w:id="2317"/>
                <w:rFonts w:asciiTheme="majorHAnsi" w:hAnsiTheme="majorHAnsi" w:cstheme="majorHAnsi"/>
                <w:strike/>
                <w:szCs w:val="18"/>
                <w:lang w:val="en-US"/>
              </w:rPr>
            </w:pPr>
            <w:del w:author="Murguia, Sahima" w:date="2022-03-15T22:37:00Z" w:id="2318">
              <w:r w:rsidRPr="009463FF" w:rsidDel="00262379">
                <w:rPr>
                  <w:rFonts w:asciiTheme="majorHAnsi" w:hAnsiTheme="majorHAnsi" w:cstheme="majorHAnsi"/>
                  <w:strike/>
                  <w:szCs w:val="18"/>
                  <w:lang w:val="en-US"/>
                </w:rPr>
                <w:delText>LAST_UPD</w:delText>
              </w:r>
            </w:del>
          </w:p>
        </w:tc>
        <w:tc>
          <w:tcPr>
            <w:tcW w:w="977" w:type="dxa"/>
            <w:vAlign w:val="center"/>
          </w:tcPr>
          <w:p w:rsidRPr="009463FF" w:rsidR="00CF59C4" w:rsidDel="00262379" w:rsidP="00DA7C74" w:rsidRDefault="00CF59C4" w14:paraId="56B20BAA" w14:textId="44E3DE8B">
            <w:pPr>
              <w:pStyle w:val="ListParagraph"/>
              <w:ind w:left="0"/>
              <w:rPr>
                <w:del w:author="Murguia, Sahima" w:date="2022-03-15T22:37:00Z" w:id="231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7766ABA" w14:textId="74DD5F59">
            <w:pPr>
              <w:pStyle w:val="ListParagraph"/>
              <w:ind w:left="0"/>
              <w:rPr>
                <w:del w:author="Murguia, Sahima" w:date="2022-03-15T22:37:00Z" w:id="2320"/>
                <w:rFonts w:asciiTheme="majorHAnsi" w:hAnsiTheme="majorHAnsi" w:cstheme="majorHAnsi"/>
                <w:strike/>
                <w:szCs w:val="18"/>
                <w:lang w:val="en-US"/>
              </w:rPr>
            </w:pPr>
          </w:p>
        </w:tc>
      </w:tr>
      <w:tr w:rsidRPr="009463FF" w:rsidR="00CF59C4" w:rsidDel="00262379" w:rsidTr="002001B3" w14:paraId="07146353" w14:textId="18EC35CC">
        <w:trPr>
          <w:trHeight w:val="43"/>
          <w:del w:author="Murguia, Sahima" w:date="2022-03-15T22:37:00Z" w:id="2321"/>
        </w:trPr>
        <w:tc>
          <w:tcPr>
            <w:tcW w:w="1028" w:type="dxa"/>
            <w:vMerge/>
            <w:vAlign w:val="center"/>
          </w:tcPr>
          <w:p w:rsidRPr="009463FF" w:rsidR="00CF59C4" w:rsidDel="00262379" w:rsidP="00DA7C74" w:rsidRDefault="00CF59C4" w14:paraId="56F09675" w14:textId="6B781066">
            <w:pPr>
              <w:pStyle w:val="ListParagraph"/>
              <w:ind w:left="0"/>
              <w:rPr>
                <w:del w:author="Murguia, Sahima" w:date="2022-03-15T22:37:00Z" w:id="2322"/>
                <w:strike/>
                <w:sz w:val="20"/>
                <w:szCs w:val="20"/>
                <w:lang w:val="en-US"/>
              </w:rPr>
            </w:pPr>
          </w:p>
        </w:tc>
        <w:tc>
          <w:tcPr>
            <w:tcW w:w="1666" w:type="dxa"/>
            <w:vMerge/>
            <w:vAlign w:val="center"/>
          </w:tcPr>
          <w:p w:rsidRPr="009463FF" w:rsidR="00CF59C4" w:rsidDel="00262379" w:rsidP="00DA7C74" w:rsidRDefault="00CF59C4" w14:paraId="66C8E390" w14:textId="7819FF07">
            <w:pPr>
              <w:pStyle w:val="ListParagraph"/>
              <w:ind w:left="0"/>
              <w:rPr>
                <w:del w:author="Murguia, Sahima" w:date="2022-03-15T22:37:00Z" w:id="232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3CEFC14" w14:textId="44F435E8">
            <w:pPr>
              <w:pStyle w:val="ListParagraph"/>
              <w:ind w:left="0"/>
              <w:rPr>
                <w:del w:author="Murguia, Sahima" w:date="2022-03-15T22:37:00Z" w:id="2324"/>
                <w:rFonts w:asciiTheme="majorHAnsi" w:hAnsiTheme="majorHAnsi" w:cstheme="majorHAnsi"/>
                <w:strike/>
                <w:szCs w:val="18"/>
                <w:lang w:val="en-US"/>
                <w:rPrChange w:author="Andreyeva, Julia" w:date="2022-03-16T13:42:00Z" w:id="2325">
                  <w:rPr>
                    <w:del w:author="Murguia, Sahima" w:date="2022-03-15T22:37:00Z" w:id="2326"/>
                    <w:rFonts w:asciiTheme="majorHAnsi" w:hAnsiTheme="majorHAnsi" w:cstheme="majorHAnsi"/>
                    <w:strike/>
                    <w:szCs w:val="18"/>
                    <w:lang w:val="ru-RU"/>
                  </w:rPr>
                </w:rPrChange>
              </w:rPr>
            </w:pPr>
            <w:del w:author="Murguia, Sahima" w:date="2022-03-15T22:37:00Z" w:id="2327">
              <w:r w:rsidRPr="006A0C90" w:rsidDel="00262379">
                <w:rPr>
                  <w:rFonts w:asciiTheme="majorHAnsi" w:hAnsiTheme="majorHAnsi" w:cstheme="majorHAnsi"/>
                  <w:strike/>
                  <w:szCs w:val="18"/>
                  <w:lang w:val="en-US"/>
                  <w:rPrChange w:author="Andreyeva, Julia" w:date="2022-03-16T13:42:00Z" w:id="2328">
                    <w:rPr>
                      <w:rFonts w:asciiTheme="majorHAnsi" w:hAnsiTheme="majorHAnsi" w:cstheme="majorHAnsi"/>
                      <w:strike/>
                      <w:szCs w:val="18"/>
                      <w:lang w:val="ru-RU"/>
                    </w:rPr>
                  </w:rPrChange>
                </w:rPr>
                <w:delText>Last UpdatedSource</w:delText>
              </w:r>
            </w:del>
          </w:p>
        </w:tc>
        <w:tc>
          <w:tcPr>
            <w:tcW w:w="2039" w:type="dxa"/>
            <w:vAlign w:val="center"/>
          </w:tcPr>
          <w:p w:rsidRPr="009463FF" w:rsidR="00CF59C4" w:rsidDel="00262379" w:rsidP="00DA7C74" w:rsidRDefault="00CF59C4" w14:paraId="76A97343" w14:textId="08B8C287">
            <w:pPr>
              <w:pStyle w:val="ListParagraph"/>
              <w:ind w:left="0"/>
              <w:rPr>
                <w:del w:author="Murguia, Sahima" w:date="2022-03-15T22:37:00Z" w:id="2329"/>
                <w:rFonts w:asciiTheme="majorHAnsi" w:hAnsiTheme="majorHAnsi" w:cstheme="majorHAnsi"/>
                <w:strike/>
                <w:szCs w:val="18"/>
                <w:lang w:val="en-US"/>
              </w:rPr>
            </w:pPr>
            <w:del w:author="Murguia, Sahima" w:date="2022-03-15T22:37:00Z" w:id="2330">
              <w:r w:rsidRPr="009463FF" w:rsidDel="00262379">
                <w:rPr>
                  <w:rFonts w:asciiTheme="majorHAnsi" w:hAnsiTheme="majorHAnsi" w:cstheme="majorHAnsi"/>
                  <w:strike/>
                  <w:szCs w:val="18"/>
                  <w:lang w:val="en-US"/>
                </w:rPr>
                <w:delText>DB_LAST_UPD_SRC</w:delText>
              </w:r>
            </w:del>
          </w:p>
        </w:tc>
        <w:tc>
          <w:tcPr>
            <w:tcW w:w="977" w:type="dxa"/>
            <w:vAlign w:val="center"/>
          </w:tcPr>
          <w:p w:rsidRPr="009463FF" w:rsidR="00CF59C4" w:rsidDel="00262379" w:rsidP="00DA7C74" w:rsidRDefault="00CF59C4" w14:paraId="5DB7D609" w14:textId="330B7D6D">
            <w:pPr>
              <w:pStyle w:val="ListParagraph"/>
              <w:ind w:left="0"/>
              <w:rPr>
                <w:del w:author="Murguia, Sahima" w:date="2022-03-15T22:37:00Z" w:id="233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09B0B7B" w14:textId="5AD783E8">
            <w:pPr>
              <w:pStyle w:val="ListParagraph"/>
              <w:ind w:left="0"/>
              <w:rPr>
                <w:del w:author="Murguia, Sahima" w:date="2022-03-15T22:37:00Z" w:id="2332"/>
                <w:rFonts w:asciiTheme="majorHAnsi" w:hAnsiTheme="majorHAnsi" w:cstheme="majorHAnsi"/>
                <w:strike/>
                <w:szCs w:val="18"/>
                <w:lang w:val="en-US"/>
              </w:rPr>
            </w:pPr>
          </w:p>
        </w:tc>
      </w:tr>
      <w:tr w:rsidRPr="009463FF" w:rsidR="00CF59C4" w:rsidDel="00262379" w:rsidTr="002001B3" w14:paraId="60041A1C" w14:textId="3EDAB106">
        <w:trPr>
          <w:trHeight w:val="43"/>
          <w:del w:author="Murguia, Sahima" w:date="2022-03-15T22:37:00Z" w:id="2333"/>
        </w:trPr>
        <w:tc>
          <w:tcPr>
            <w:tcW w:w="1028" w:type="dxa"/>
            <w:vMerge/>
            <w:vAlign w:val="center"/>
          </w:tcPr>
          <w:p w:rsidRPr="009463FF" w:rsidR="00CF59C4" w:rsidDel="00262379" w:rsidP="00DA7C74" w:rsidRDefault="00CF59C4" w14:paraId="4A99625E" w14:textId="38D896C5">
            <w:pPr>
              <w:pStyle w:val="ListParagraph"/>
              <w:ind w:left="0"/>
              <w:rPr>
                <w:del w:author="Murguia, Sahima" w:date="2022-03-15T22:37:00Z" w:id="2334"/>
                <w:strike/>
                <w:sz w:val="20"/>
                <w:szCs w:val="20"/>
                <w:lang w:val="en-US"/>
              </w:rPr>
            </w:pPr>
          </w:p>
        </w:tc>
        <w:tc>
          <w:tcPr>
            <w:tcW w:w="1666" w:type="dxa"/>
            <w:vMerge/>
            <w:vAlign w:val="center"/>
          </w:tcPr>
          <w:p w:rsidRPr="009463FF" w:rsidR="00CF59C4" w:rsidDel="00262379" w:rsidP="00DA7C74" w:rsidRDefault="00CF59C4" w14:paraId="795F98AC" w14:textId="681CDE3A">
            <w:pPr>
              <w:pStyle w:val="ListParagraph"/>
              <w:ind w:left="0"/>
              <w:rPr>
                <w:del w:author="Murguia, Sahima" w:date="2022-03-15T22:37:00Z" w:id="233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6370E73B" w14:textId="5992B853">
            <w:pPr>
              <w:pStyle w:val="ListParagraph"/>
              <w:ind w:left="0"/>
              <w:rPr>
                <w:del w:author="Murguia, Sahima" w:date="2022-03-15T22:37:00Z" w:id="2336"/>
                <w:rFonts w:asciiTheme="majorHAnsi" w:hAnsiTheme="majorHAnsi" w:cstheme="majorHAnsi"/>
                <w:strike/>
                <w:szCs w:val="18"/>
                <w:lang w:val="en-US"/>
                <w:rPrChange w:author="Andreyeva, Julia" w:date="2022-03-16T13:42:00Z" w:id="2337">
                  <w:rPr>
                    <w:del w:author="Murguia, Sahima" w:date="2022-03-15T22:37:00Z" w:id="2338"/>
                    <w:rFonts w:asciiTheme="majorHAnsi" w:hAnsiTheme="majorHAnsi" w:cstheme="majorHAnsi"/>
                    <w:strike/>
                    <w:szCs w:val="18"/>
                    <w:lang w:val="ru-RU"/>
                  </w:rPr>
                </w:rPrChange>
              </w:rPr>
            </w:pPr>
            <w:del w:author="Murguia, Sahima" w:date="2022-03-15T22:37:00Z" w:id="2339">
              <w:r w:rsidRPr="006A0C90" w:rsidDel="00262379">
                <w:rPr>
                  <w:rFonts w:asciiTheme="majorHAnsi" w:hAnsiTheme="majorHAnsi" w:cstheme="majorHAnsi"/>
                  <w:strike/>
                  <w:szCs w:val="18"/>
                  <w:lang w:val="en-US"/>
                  <w:rPrChange w:author="Andreyeva, Julia" w:date="2022-03-16T13:42:00Z" w:id="2340">
                    <w:rPr>
                      <w:rFonts w:asciiTheme="majorHAnsi" w:hAnsiTheme="majorHAnsi" w:cstheme="majorHAnsi"/>
                      <w:strike/>
                      <w:szCs w:val="18"/>
                      <w:lang w:val="ru-RU"/>
                    </w:rPr>
                  </w:rPrChange>
                </w:rPr>
                <w:delText>Last Updated On</w:delText>
              </w:r>
            </w:del>
          </w:p>
        </w:tc>
        <w:tc>
          <w:tcPr>
            <w:tcW w:w="2039" w:type="dxa"/>
            <w:vAlign w:val="center"/>
          </w:tcPr>
          <w:p w:rsidRPr="009463FF" w:rsidR="00CF59C4" w:rsidDel="00262379" w:rsidP="00DA7C74" w:rsidRDefault="00CF59C4" w14:paraId="7D63C03C" w14:textId="26E329AA">
            <w:pPr>
              <w:pStyle w:val="ListParagraph"/>
              <w:ind w:left="0"/>
              <w:rPr>
                <w:del w:author="Murguia, Sahima" w:date="2022-03-15T22:37:00Z" w:id="2341"/>
                <w:rFonts w:asciiTheme="majorHAnsi" w:hAnsiTheme="majorHAnsi" w:cstheme="majorHAnsi"/>
                <w:strike/>
                <w:szCs w:val="18"/>
                <w:lang w:val="en-US"/>
              </w:rPr>
            </w:pPr>
            <w:del w:author="Murguia, Sahima" w:date="2022-03-15T22:37:00Z" w:id="2342">
              <w:r w:rsidRPr="009463FF" w:rsidDel="00262379">
                <w:rPr>
                  <w:rFonts w:asciiTheme="majorHAnsi" w:hAnsiTheme="majorHAnsi" w:cstheme="majorHAnsi"/>
                  <w:strike/>
                  <w:szCs w:val="18"/>
                  <w:lang w:val="en-US"/>
                </w:rPr>
                <w:delText>DB_LAST_UPD</w:delText>
              </w:r>
            </w:del>
          </w:p>
        </w:tc>
        <w:tc>
          <w:tcPr>
            <w:tcW w:w="977" w:type="dxa"/>
            <w:vAlign w:val="center"/>
          </w:tcPr>
          <w:p w:rsidRPr="009463FF" w:rsidR="00CF59C4" w:rsidDel="00262379" w:rsidP="00DA7C74" w:rsidRDefault="00CF59C4" w14:paraId="76D2BD06" w14:textId="73C22E67">
            <w:pPr>
              <w:pStyle w:val="ListParagraph"/>
              <w:ind w:left="0"/>
              <w:rPr>
                <w:del w:author="Murguia, Sahima" w:date="2022-03-15T22:37:00Z" w:id="234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DAA7982" w14:textId="7B7B28D7">
            <w:pPr>
              <w:pStyle w:val="ListParagraph"/>
              <w:ind w:left="0"/>
              <w:rPr>
                <w:del w:author="Murguia, Sahima" w:date="2022-03-15T22:37:00Z" w:id="2344"/>
                <w:rFonts w:asciiTheme="majorHAnsi" w:hAnsiTheme="majorHAnsi" w:cstheme="majorHAnsi"/>
                <w:strike/>
                <w:szCs w:val="18"/>
                <w:lang w:val="en-US"/>
              </w:rPr>
            </w:pPr>
          </w:p>
        </w:tc>
      </w:tr>
      <w:tr w:rsidRPr="009463FF" w:rsidR="00CF59C4" w:rsidDel="00262379" w:rsidTr="002001B3" w14:paraId="778E13E0" w14:textId="5BF81810">
        <w:trPr>
          <w:trHeight w:val="43"/>
          <w:del w:author="Murguia, Sahima" w:date="2022-03-15T22:37:00Z" w:id="2345"/>
        </w:trPr>
        <w:tc>
          <w:tcPr>
            <w:tcW w:w="1028" w:type="dxa"/>
            <w:vMerge/>
            <w:vAlign w:val="center"/>
          </w:tcPr>
          <w:p w:rsidRPr="009463FF" w:rsidR="00CF59C4" w:rsidDel="00262379" w:rsidP="00DA7C74" w:rsidRDefault="00CF59C4" w14:paraId="7555EE27" w14:textId="66C602D4">
            <w:pPr>
              <w:pStyle w:val="ListParagraph"/>
              <w:ind w:left="0"/>
              <w:rPr>
                <w:del w:author="Murguia, Sahima" w:date="2022-03-15T22:37:00Z" w:id="2346"/>
                <w:strike/>
                <w:sz w:val="20"/>
                <w:szCs w:val="20"/>
                <w:lang w:val="en-US"/>
              </w:rPr>
            </w:pPr>
          </w:p>
        </w:tc>
        <w:tc>
          <w:tcPr>
            <w:tcW w:w="1666" w:type="dxa"/>
            <w:vMerge/>
            <w:vAlign w:val="center"/>
          </w:tcPr>
          <w:p w:rsidRPr="009463FF" w:rsidR="00CF59C4" w:rsidDel="00262379" w:rsidP="00DA7C74" w:rsidRDefault="00CF59C4" w14:paraId="7C9E56FC" w14:textId="55675C13">
            <w:pPr>
              <w:pStyle w:val="ListParagraph"/>
              <w:ind w:left="0"/>
              <w:rPr>
                <w:del w:author="Murguia, Sahima" w:date="2022-03-15T22:37:00Z" w:id="234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617BF576" w14:textId="48CBC91F">
            <w:pPr>
              <w:pStyle w:val="ListParagraph"/>
              <w:ind w:left="0"/>
              <w:rPr>
                <w:del w:author="Murguia, Sahima" w:date="2022-03-15T22:37:00Z" w:id="2348"/>
                <w:rFonts w:asciiTheme="majorHAnsi" w:hAnsiTheme="majorHAnsi" w:cstheme="majorHAnsi"/>
                <w:strike/>
                <w:szCs w:val="18"/>
                <w:lang w:val="en-US"/>
                <w:rPrChange w:author="Andreyeva, Julia" w:date="2022-03-16T13:42:00Z" w:id="2349">
                  <w:rPr>
                    <w:del w:author="Murguia, Sahima" w:date="2022-03-15T22:37:00Z" w:id="2350"/>
                    <w:rFonts w:asciiTheme="majorHAnsi" w:hAnsiTheme="majorHAnsi" w:cstheme="majorHAnsi"/>
                    <w:strike/>
                    <w:szCs w:val="18"/>
                    <w:lang w:val="ru-RU"/>
                  </w:rPr>
                </w:rPrChange>
              </w:rPr>
            </w:pPr>
            <w:del w:author="Murguia, Sahima" w:date="2022-03-15T22:37:00Z" w:id="2351">
              <w:r w:rsidRPr="006A0C90" w:rsidDel="00262379">
                <w:rPr>
                  <w:rFonts w:asciiTheme="majorHAnsi" w:hAnsiTheme="majorHAnsi" w:cstheme="majorHAnsi"/>
                  <w:strike/>
                  <w:szCs w:val="18"/>
                  <w:lang w:val="en-US"/>
                  <w:rPrChange w:author="Andreyeva, Julia" w:date="2022-03-16T13:42:00Z" w:id="2352">
                    <w:rPr>
                      <w:rFonts w:asciiTheme="majorHAnsi" w:hAnsiTheme="majorHAnsi" w:cstheme="majorHAnsi"/>
                      <w:strike/>
                      <w:szCs w:val="18"/>
                      <w:lang w:val="ru-RU"/>
                    </w:rPr>
                  </w:rPrChange>
                </w:rPr>
                <w:delText>Conflict #</w:delText>
              </w:r>
            </w:del>
          </w:p>
        </w:tc>
        <w:tc>
          <w:tcPr>
            <w:tcW w:w="2039" w:type="dxa"/>
            <w:vAlign w:val="center"/>
          </w:tcPr>
          <w:p w:rsidRPr="009463FF" w:rsidR="00CF59C4" w:rsidDel="00262379" w:rsidP="00DA7C74" w:rsidRDefault="00CF59C4" w14:paraId="6B8489B4" w14:textId="1C58235C">
            <w:pPr>
              <w:pStyle w:val="ListParagraph"/>
              <w:ind w:left="0"/>
              <w:rPr>
                <w:del w:author="Murguia, Sahima" w:date="2022-03-15T22:37:00Z" w:id="2353"/>
                <w:rFonts w:asciiTheme="majorHAnsi" w:hAnsiTheme="majorHAnsi" w:cstheme="majorHAnsi"/>
                <w:strike/>
                <w:szCs w:val="18"/>
                <w:lang w:val="en-US"/>
              </w:rPr>
            </w:pPr>
            <w:del w:author="Murguia, Sahima" w:date="2022-03-15T22:37:00Z" w:id="2354">
              <w:r w:rsidRPr="009463FF" w:rsidDel="00262379">
                <w:rPr>
                  <w:rFonts w:asciiTheme="majorHAnsi" w:hAnsiTheme="majorHAnsi" w:cstheme="majorHAnsi"/>
                  <w:strike/>
                  <w:szCs w:val="18"/>
                  <w:lang w:val="en-US"/>
                </w:rPr>
                <w:delText>CONFLICT_ID</w:delText>
              </w:r>
            </w:del>
          </w:p>
        </w:tc>
        <w:tc>
          <w:tcPr>
            <w:tcW w:w="977" w:type="dxa"/>
            <w:vAlign w:val="center"/>
          </w:tcPr>
          <w:p w:rsidRPr="009463FF" w:rsidR="00CF59C4" w:rsidDel="00262379" w:rsidP="00DA7C74" w:rsidRDefault="00CF59C4" w14:paraId="56A3B66D" w14:textId="7C5148B9">
            <w:pPr>
              <w:pStyle w:val="ListParagraph"/>
              <w:ind w:left="0"/>
              <w:rPr>
                <w:del w:author="Murguia, Sahima" w:date="2022-03-15T22:37:00Z" w:id="235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19A4D23" w14:textId="555FEC46">
            <w:pPr>
              <w:pStyle w:val="ListParagraph"/>
              <w:ind w:left="0"/>
              <w:rPr>
                <w:del w:author="Murguia, Sahima" w:date="2022-03-15T22:37:00Z" w:id="2356"/>
                <w:rFonts w:asciiTheme="majorHAnsi" w:hAnsiTheme="majorHAnsi" w:cstheme="majorHAnsi"/>
                <w:strike/>
                <w:szCs w:val="18"/>
                <w:lang w:val="en-US"/>
              </w:rPr>
            </w:pPr>
          </w:p>
        </w:tc>
      </w:tr>
      <w:tr w:rsidRPr="009463FF" w:rsidR="00CF59C4" w:rsidDel="00262379" w:rsidTr="002001B3" w14:paraId="3D190DE8" w14:textId="7D5AD3CA">
        <w:trPr>
          <w:trHeight w:val="43"/>
          <w:del w:author="Murguia, Sahima" w:date="2022-03-15T22:37:00Z" w:id="2357"/>
        </w:trPr>
        <w:tc>
          <w:tcPr>
            <w:tcW w:w="1028" w:type="dxa"/>
            <w:vMerge/>
            <w:vAlign w:val="center"/>
          </w:tcPr>
          <w:p w:rsidRPr="009463FF" w:rsidR="00CF59C4" w:rsidDel="00262379" w:rsidP="00DA7C74" w:rsidRDefault="00CF59C4" w14:paraId="52AD065B" w14:textId="57C00776">
            <w:pPr>
              <w:pStyle w:val="ListParagraph"/>
              <w:ind w:left="0"/>
              <w:rPr>
                <w:del w:author="Murguia, Sahima" w:date="2022-03-15T22:37:00Z" w:id="2358"/>
                <w:strike/>
                <w:sz w:val="20"/>
                <w:szCs w:val="20"/>
                <w:lang w:val="en-US"/>
              </w:rPr>
            </w:pPr>
          </w:p>
        </w:tc>
        <w:tc>
          <w:tcPr>
            <w:tcW w:w="1666" w:type="dxa"/>
            <w:vMerge/>
            <w:vAlign w:val="center"/>
          </w:tcPr>
          <w:p w:rsidRPr="009463FF" w:rsidR="00CF59C4" w:rsidDel="00262379" w:rsidP="00DA7C74" w:rsidRDefault="00CF59C4" w14:paraId="52D9AD38" w14:textId="7CEB180C">
            <w:pPr>
              <w:pStyle w:val="ListParagraph"/>
              <w:ind w:left="0"/>
              <w:rPr>
                <w:del w:author="Murguia, Sahima" w:date="2022-03-15T22:37:00Z" w:id="235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3D72739" w14:textId="30F2A4A6">
            <w:pPr>
              <w:pStyle w:val="ListParagraph"/>
              <w:ind w:left="0"/>
              <w:rPr>
                <w:del w:author="Murguia, Sahima" w:date="2022-03-15T22:37:00Z" w:id="2360"/>
                <w:rFonts w:asciiTheme="majorHAnsi" w:hAnsiTheme="majorHAnsi" w:cstheme="majorHAnsi"/>
                <w:strike/>
                <w:szCs w:val="18"/>
                <w:lang w:val="en-US"/>
                <w:rPrChange w:author="Andreyeva, Julia" w:date="2022-03-16T13:42:00Z" w:id="2361">
                  <w:rPr>
                    <w:del w:author="Murguia, Sahima" w:date="2022-03-15T22:37:00Z" w:id="2362"/>
                    <w:rFonts w:asciiTheme="majorHAnsi" w:hAnsiTheme="majorHAnsi" w:cstheme="majorHAnsi"/>
                    <w:strike/>
                    <w:szCs w:val="18"/>
                    <w:lang w:val="ru-RU"/>
                  </w:rPr>
                </w:rPrChange>
              </w:rPr>
            </w:pPr>
            <w:del w:author="Murguia, Sahima" w:date="2022-03-15T22:37:00Z" w:id="2363">
              <w:r w:rsidRPr="006A0C90" w:rsidDel="00262379">
                <w:rPr>
                  <w:rFonts w:asciiTheme="majorHAnsi" w:hAnsiTheme="majorHAnsi" w:cstheme="majorHAnsi"/>
                  <w:strike/>
                  <w:szCs w:val="18"/>
                  <w:lang w:val="en-US"/>
                  <w:rPrChange w:author="Andreyeva, Julia" w:date="2022-03-16T13:42:00Z" w:id="2364">
                    <w:rPr>
                      <w:rFonts w:asciiTheme="majorHAnsi" w:hAnsiTheme="majorHAnsi" w:cstheme="majorHAnsi"/>
                      <w:strike/>
                      <w:szCs w:val="18"/>
                      <w:lang w:val="ru-RU"/>
                    </w:rPr>
                  </w:rPrChange>
                </w:rPr>
                <w:delText>Modification #</w:delText>
              </w:r>
            </w:del>
          </w:p>
        </w:tc>
        <w:tc>
          <w:tcPr>
            <w:tcW w:w="2039" w:type="dxa"/>
            <w:vAlign w:val="center"/>
          </w:tcPr>
          <w:p w:rsidRPr="009463FF" w:rsidR="00CF59C4" w:rsidDel="00262379" w:rsidP="00DA7C74" w:rsidRDefault="00CF59C4" w14:paraId="70085C11" w14:textId="7ABE03DE">
            <w:pPr>
              <w:pStyle w:val="ListParagraph"/>
              <w:ind w:left="0"/>
              <w:rPr>
                <w:del w:author="Murguia, Sahima" w:date="2022-03-15T22:37:00Z" w:id="2365"/>
                <w:rFonts w:asciiTheme="majorHAnsi" w:hAnsiTheme="majorHAnsi" w:cstheme="majorHAnsi"/>
                <w:strike/>
                <w:szCs w:val="18"/>
                <w:lang w:val="en-US"/>
              </w:rPr>
            </w:pPr>
            <w:del w:author="Murguia, Sahima" w:date="2022-03-15T22:37:00Z" w:id="2366">
              <w:r w:rsidRPr="009463FF" w:rsidDel="00262379">
                <w:rPr>
                  <w:rFonts w:asciiTheme="majorHAnsi" w:hAnsiTheme="majorHAnsi" w:cstheme="majorHAnsi"/>
                  <w:strike/>
                  <w:szCs w:val="18"/>
                  <w:lang w:val="en-US"/>
                </w:rPr>
                <w:delText>MODIFICATION_NUM</w:delText>
              </w:r>
            </w:del>
          </w:p>
        </w:tc>
        <w:tc>
          <w:tcPr>
            <w:tcW w:w="977" w:type="dxa"/>
            <w:vAlign w:val="center"/>
          </w:tcPr>
          <w:p w:rsidRPr="009463FF" w:rsidR="00CF59C4" w:rsidDel="00262379" w:rsidP="00DA7C74" w:rsidRDefault="00CF59C4" w14:paraId="0BC0F862" w14:textId="66A74824">
            <w:pPr>
              <w:pStyle w:val="ListParagraph"/>
              <w:ind w:left="0"/>
              <w:rPr>
                <w:del w:author="Murguia, Sahima" w:date="2022-03-15T22:37:00Z" w:id="236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50572FD" w14:textId="3A878DE1">
            <w:pPr>
              <w:pStyle w:val="ListParagraph"/>
              <w:ind w:left="0"/>
              <w:rPr>
                <w:del w:author="Murguia, Sahima" w:date="2022-03-15T22:37:00Z" w:id="2368"/>
                <w:rFonts w:asciiTheme="majorHAnsi" w:hAnsiTheme="majorHAnsi" w:cstheme="majorHAnsi"/>
                <w:strike/>
                <w:szCs w:val="18"/>
                <w:lang w:val="en-US"/>
              </w:rPr>
            </w:pPr>
          </w:p>
        </w:tc>
      </w:tr>
      <w:tr w:rsidRPr="009463FF" w:rsidR="00CF59C4" w:rsidDel="00262379" w:rsidTr="002001B3" w14:paraId="26BB7EA1" w14:textId="68C20A6A">
        <w:trPr>
          <w:trHeight w:val="43"/>
          <w:del w:author="Murguia, Sahima" w:date="2022-03-15T22:37:00Z" w:id="2369"/>
        </w:trPr>
        <w:tc>
          <w:tcPr>
            <w:tcW w:w="1028" w:type="dxa"/>
            <w:vMerge/>
            <w:vAlign w:val="center"/>
          </w:tcPr>
          <w:p w:rsidRPr="009463FF" w:rsidR="00CF59C4" w:rsidDel="00262379" w:rsidP="00DA7C74" w:rsidRDefault="00CF59C4" w14:paraId="57DE665B" w14:textId="207BF188">
            <w:pPr>
              <w:pStyle w:val="ListParagraph"/>
              <w:ind w:left="0"/>
              <w:rPr>
                <w:del w:author="Murguia, Sahima" w:date="2022-03-15T22:37:00Z" w:id="2370"/>
                <w:strike/>
                <w:sz w:val="20"/>
                <w:szCs w:val="20"/>
                <w:lang w:val="en-US"/>
              </w:rPr>
            </w:pPr>
          </w:p>
        </w:tc>
        <w:tc>
          <w:tcPr>
            <w:tcW w:w="1666" w:type="dxa"/>
            <w:vMerge/>
            <w:vAlign w:val="center"/>
          </w:tcPr>
          <w:p w:rsidRPr="009463FF" w:rsidR="00CF59C4" w:rsidDel="00262379" w:rsidP="00DA7C74" w:rsidRDefault="00CF59C4" w14:paraId="0A09A593" w14:textId="4DEDBFB4">
            <w:pPr>
              <w:pStyle w:val="ListParagraph"/>
              <w:ind w:left="0"/>
              <w:rPr>
                <w:del w:author="Murguia, Sahima" w:date="2022-03-15T22:37:00Z" w:id="237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2F21BD30" w14:textId="190321CE">
            <w:pPr>
              <w:pStyle w:val="ListParagraph"/>
              <w:ind w:left="0"/>
              <w:rPr>
                <w:del w:author="Murguia, Sahima" w:date="2022-03-15T22:37:00Z" w:id="2372"/>
                <w:rFonts w:asciiTheme="majorHAnsi" w:hAnsiTheme="majorHAnsi" w:cstheme="majorHAnsi"/>
                <w:strike/>
                <w:szCs w:val="18"/>
                <w:lang w:val="en-US"/>
                <w:rPrChange w:author="Andreyeva, Julia" w:date="2022-03-16T13:42:00Z" w:id="2373">
                  <w:rPr>
                    <w:del w:author="Murguia, Sahima" w:date="2022-03-15T22:37:00Z" w:id="2374"/>
                    <w:rFonts w:asciiTheme="majorHAnsi" w:hAnsiTheme="majorHAnsi" w:cstheme="majorHAnsi"/>
                    <w:strike/>
                    <w:szCs w:val="18"/>
                    <w:lang w:val="ru-RU"/>
                  </w:rPr>
                </w:rPrChange>
              </w:rPr>
            </w:pPr>
            <w:del w:author="Murguia, Sahima" w:date="2022-03-15T22:37:00Z" w:id="2375">
              <w:r w:rsidRPr="006A0C90" w:rsidDel="00262379">
                <w:rPr>
                  <w:rFonts w:asciiTheme="majorHAnsi" w:hAnsiTheme="majorHAnsi" w:cstheme="majorHAnsi"/>
                  <w:strike/>
                  <w:szCs w:val="18"/>
                  <w:lang w:val="en-US"/>
                  <w:rPrChange w:author="Andreyeva, Julia" w:date="2022-03-16T13:42:00Z" w:id="2376">
                    <w:rPr>
                      <w:rFonts w:asciiTheme="majorHAnsi" w:hAnsiTheme="majorHAnsi" w:cstheme="majorHAnsi"/>
                      <w:strike/>
                      <w:szCs w:val="18"/>
                      <w:lang w:val="ru-RU"/>
                    </w:rPr>
                  </w:rPrChange>
                </w:rPr>
                <w:delText>Row #</w:delText>
              </w:r>
            </w:del>
          </w:p>
        </w:tc>
        <w:tc>
          <w:tcPr>
            <w:tcW w:w="2039" w:type="dxa"/>
            <w:vAlign w:val="center"/>
          </w:tcPr>
          <w:p w:rsidRPr="009463FF" w:rsidR="00CF59C4" w:rsidDel="00262379" w:rsidP="00DA7C74" w:rsidRDefault="00CF59C4" w14:paraId="3C63AA89" w14:textId="06C63B12">
            <w:pPr>
              <w:pStyle w:val="ListParagraph"/>
              <w:ind w:left="0"/>
              <w:rPr>
                <w:del w:author="Murguia, Sahima" w:date="2022-03-15T22:37:00Z" w:id="2377"/>
                <w:rFonts w:asciiTheme="majorHAnsi" w:hAnsiTheme="majorHAnsi" w:cstheme="majorHAnsi"/>
                <w:strike/>
                <w:szCs w:val="18"/>
                <w:lang w:val="en-US"/>
              </w:rPr>
            </w:pPr>
            <w:del w:author="Murguia, Sahima" w:date="2022-03-15T22:37:00Z" w:id="2378">
              <w:r w:rsidRPr="009463FF" w:rsidDel="00262379">
                <w:rPr>
                  <w:rFonts w:asciiTheme="majorHAnsi" w:hAnsiTheme="majorHAnsi" w:cstheme="majorHAnsi"/>
                  <w:strike/>
                  <w:szCs w:val="18"/>
                  <w:lang w:val="en-US"/>
                </w:rPr>
                <w:delText>ROW_ID</w:delText>
              </w:r>
            </w:del>
          </w:p>
        </w:tc>
        <w:tc>
          <w:tcPr>
            <w:tcW w:w="977" w:type="dxa"/>
            <w:vAlign w:val="center"/>
          </w:tcPr>
          <w:p w:rsidRPr="009463FF" w:rsidR="00CF59C4" w:rsidDel="00262379" w:rsidP="00DA7C74" w:rsidRDefault="00CF59C4" w14:paraId="56922A47" w14:textId="7DD4CFFE">
            <w:pPr>
              <w:pStyle w:val="ListParagraph"/>
              <w:ind w:left="0"/>
              <w:rPr>
                <w:del w:author="Murguia, Sahima" w:date="2022-03-15T22:37:00Z" w:id="237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06CBDD6" w14:textId="683C34CA">
            <w:pPr>
              <w:pStyle w:val="ListParagraph"/>
              <w:ind w:left="0"/>
              <w:rPr>
                <w:del w:author="Murguia, Sahima" w:date="2022-03-15T22:37:00Z" w:id="2380"/>
                <w:rFonts w:asciiTheme="majorHAnsi" w:hAnsiTheme="majorHAnsi" w:cstheme="majorHAnsi"/>
                <w:strike/>
                <w:szCs w:val="18"/>
                <w:lang w:val="en-US"/>
              </w:rPr>
            </w:pPr>
          </w:p>
        </w:tc>
      </w:tr>
      <w:tr w:rsidRPr="009463FF" w:rsidR="00CF59C4" w:rsidDel="00262379" w:rsidTr="002001B3" w14:paraId="0B2205D2" w14:textId="246EC5CE">
        <w:trPr>
          <w:trHeight w:val="314"/>
          <w:del w:author="Murguia, Sahima" w:date="2022-03-15T22:37:00Z" w:id="2381"/>
        </w:trPr>
        <w:tc>
          <w:tcPr>
            <w:tcW w:w="1028" w:type="dxa"/>
            <w:vMerge/>
            <w:vAlign w:val="center"/>
          </w:tcPr>
          <w:p w:rsidRPr="009463FF" w:rsidR="00CF59C4" w:rsidDel="00262379" w:rsidP="00DA7C74" w:rsidRDefault="00CF59C4" w14:paraId="4B71039E" w14:textId="771666F6">
            <w:pPr>
              <w:pStyle w:val="ListParagraph"/>
              <w:ind w:left="0"/>
              <w:rPr>
                <w:del w:author="Murguia, Sahima" w:date="2022-03-15T22:37:00Z" w:id="2382"/>
                <w:strike/>
                <w:sz w:val="20"/>
                <w:szCs w:val="20"/>
                <w:lang w:val="en-US"/>
              </w:rPr>
            </w:pPr>
          </w:p>
        </w:tc>
        <w:tc>
          <w:tcPr>
            <w:tcW w:w="1666" w:type="dxa"/>
            <w:vAlign w:val="center"/>
          </w:tcPr>
          <w:p w:rsidRPr="009463FF" w:rsidR="00CF59C4" w:rsidDel="00262379" w:rsidP="00DA7C74" w:rsidRDefault="00CF59C4" w14:paraId="49A48F8D" w14:textId="3178DF22">
            <w:pPr>
              <w:pStyle w:val="ListParagraph"/>
              <w:ind w:left="0"/>
              <w:rPr>
                <w:del w:author="Murguia, Sahima" w:date="2022-03-15T22:37:00Z" w:id="238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923F52E" w14:textId="0DF88288">
            <w:pPr>
              <w:pStyle w:val="ListParagraph"/>
              <w:ind w:left="0"/>
              <w:rPr>
                <w:del w:author="Murguia, Sahima" w:date="2022-03-15T22:37:00Z" w:id="2384"/>
                <w:rFonts w:asciiTheme="majorHAnsi" w:hAnsiTheme="majorHAnsi" w:cstheme="majorHAnsi"/>
                <w:strike/>
                <w:szCs w:val="18"/>
                <w:lang w:val="en-US"/>
                <w:rPrChange w:author="Andreyeva, Julia" w:date="2022-03-16T13:42:00Z" w:id="2385">
                  <w:rPr>
                    <w:del w:author="Murguia, Sahima" w:date="2022-03-15T22:37:00Z" w:id="2386"/>
                    <w:rFonts w:asciiTheme="majorHAnsi" w:hAnsiTheme="majorHAnsi" w:cstheme="majorHAnsi"/>
                    <w:strike/>
                    <w:szCs w:val="18"/>
                    <w:lang w:val="ru-RU"/>
                  </w:rPr>
                </w:rPrChange>
              </w:rPr>
            </w:pPr>
            <w:del w:author="Murguia, Sahima" w:date="2022-03-15T22:37:00Z" w:id="2387">
              <w:r w:rsidRPr="006A0C90" w:rsidDel="00262379">
                <w:rPr>
                  <w:rFonts w:asciiTheme="majorHAnsi" w:hAnsiTheme="majorHAnsi" w:cstheme="majorHAnsi"/>
                  <w:strike/>
                  <w:szCs w:val="18"/>
                  <w:lang w:val="en-US"/>
                  <w:rPrChange w:author="Andreyeva, Julia" w:date="2022-03-16T13:42:00Z" w:id="2388">
                    <w:rPr>
                      <w:rFonts w:asciiTheme="majorHAnsi" w:hAnsiTheme="majorHAnsi" w:cstheme="majorHAnsi"/>
                      <w:strike/>
                      <w:szCs w:val="18"/>
                      <w:lang w:val="ru-RU"/>
                    </w:rPr>
                  </w:rPrChange>
                </w:rPr>
                <w:delText>Market</w:delText>
              </w:r>
            </w:del>
          </w:p>
        </w:tc>
        <w:tc>
          <w:tcPr>
            <w:tcW w:w="2039" w:type="dxa"/>
            <w:vAlign w:val="center"/>
          </w:tcPr>
          <w:p w:rsidRPr="009463FF" w:rsidR="00CF59C4" w:rsidDel="00262379" w:rsidP="00DA7C74" w:rsidRDefault="00CF59C4" w14:paraId="0381C134" w14:textId="11B44DB0">
            <w:pPr>
              <w:pStyle w:val="ListParagraph"/>
              <w:ind w:left="0"/>
              <w:rPr>
                <w:del w:author="Murguia, Sahima" w:date="2022-03-15T22:37:00Z" w:id="2389"/>
                <w:rFonts w:asciiTheme="majorHAnsi" w:hAnsiTheme="majorHAnsi" w:cstheme="majorHAnsi"/>
                <w:strike/>
                <w:szCs w:val="18"/>
                <w:lang w:val="en-US"/>
              </w:rPr>
            </w:pPr>
          </w:p>
        </w:tc>
        <w:tc>
          <w:tcPr>
            <w:tcW w:w="977" w:type="dxa"/>
            <w:vAlign w:val="center"/>
          </w:tcPr>
          <w:p w:rsidRPr="009463FF" w:rsidR="00CF59C4" w:rsidDel="00262379" w:rsidP="00DA7C74" w:rsidRDefault="00CF59C4" w14:paraId="23DD930D" w14:textId="4D1507D8">
            <w:pPr>
              <w:pStyle w:val="ListParagraph"/>
              <w:ind w:left="0"/>
              <w:rPr>
                <w:del w:author="Murguia, Sahima" w:date="2022-03-15T22:37:00Z" w:id="2390"/>
                <w:rFonts w:asciiTheme="majorHAnsi" w:hAnsiTheme="majorHAnsi" w:cstheme="majorHAnsi"/>
                <w:strike/>
                <w:szCs w:val="18"/>
                <w:lang w:val="en-US"/>
              </w:rPr>
            </w:pPr>
          </w:p>
        </w:tc>
        <w:tc>
          <w:tcPr>
            <w:tcW w:w="3158" w:type="dxa"/>
            <w:vAlign w:val="center"/>
          </w:tcPr>
          <w:p w:rsidRPr="009463FF" w:rsidR="00CF59C4" w:rsidDel="00262379" w:rsidP="00E53B3E" w:rsidRDefault="00CF59C4" w14:paraId="24174818" w14:textId="3ADAB812">
            <w:pPr>
              <w:pStyle w:val="ListParagraph"/>
              <w:ind w:left="0"/>
              <w:rPr>
                <w:del w:author="Murguia, Sahima" w:date="2022-03-15T22:37:00Z" w:id="2391"/>
                <w:rFonts w:asciiTheme="majorHAnsi" w:hAnsiTheme="majorHAnsi" w:cstheme="majorHAnsi"/>
                <w:strike/>
                <w:szCs w:val="18"/>
                <w:lang w:val="en-US"/>
              </w:rPr>
            </w:pPr>
          </w:p>
          <w:p w:rsidRPr="009463FF" w:rsidR="00CF59C4" w:rsidDel="00262379" w:rsidP="00E53B3E" w:rsidRDefault="00CF59C4" w14:paraId="065F252E" w14:textId="33782D4E">
            <w:pPr>
              <w:pStyle w:val="ListParagraph"/>
              <w:ind w:left="0"/>
              <w:rPr>
                <w:del w:author="Murguia, Sahima" w:date="2022-03-15T22:37:00Z" w:id="2392"/>
                <w:rFonts w:asciiTheme="majorHAnsi" w:hAnsiTheme="majorHAnsi" w:cstheme="majorHAnsi"/>
                <w:strike/>
                <w:szCs w:val="18"/>
                <w:lang w:val="en-US"/>
              </w:rPr>
            </w:pPr>
            <w:del w:author="Murguia, Sahima" w:date="2022-03-15T22:37:00Z" w:id="2393">
              <w:r w:rsidRPr="009463FF" w:rsidDel="00262379">
                <w:rPr>
                  <w:rFonts w:asciiTheme="majorHAnsi" w:hAnsiTheme="majorHAnsi" w:cstheme="majorHAnsi"/>
                  <w:strike/>
                  <w:szCs w:val="18"/>
                  <w:lang w:val="en-US"/>
                </w:rPr>
                <w:delText>Reference to Market object</w:delText>
              </w:r>
            </w:del>
          </w:p>
        </w:tc>
      </w:tr>
      <w:tr w:rsidRPr="009463FF" w:rsidR="00CF59C4" w:rsidDel="00262379" w:rsidTr="002001B3" w14:paraId="1E1E2447" w14:textId="65D8C832">
        <w:trPr>
          <w:trHeight w:val="43"/>
          <w:del w:author="Murguia, Sahima" w:date="2022-03-15T22:37:00Z" w:id="2394"/>
        </w:trPr>
        <w:tc>
          <w:tcPr>
            <w:tcW w:w="1028" w:type="dxa"/>
            <w:vMerge/>
            <w:vAlign w:val="center"/>
          </w:tcPr>
          <w:p w:rsidRPr="009463FF" w:rsidR="00CF59C4" w:rsidDel="00262379" w:rsidP="00DA7C74" w:rsidRDefault="00CF59C4" w14:paraId="12A952C1" w14:textId="48A739B7">
            <w:pPr>
              <w:pStyle w:val="ListParagraph"/>
              <w:ind w:left="0"/>
              <w:rPr>
                <w:del w:author="Murguia, Sahima" w:date="2022-03-15T22:37:00Z" w:id="2395"/>
                <w:strike/>
                <w:sz w:val="20"/>
                <w:szCs w:val="20"/>
                <w:lang w:val="en-US"/>
              </w:rPr>
            </w:pPr>
          </w:p>
        </w:tc>
        <w:tc>
          <w:tcPr>
            <w:tcW w:w="1666" w:type="dxa"/>
            <w:vMerge w:val="restart"/>
            <w:vAlign w:val="center"/>
          </w:tcPr>
          <w:p w:rsidRPr="009463FF" w:rsidR="00CF59C4" w:rsidDel="00262379" w:rsidP="00DA7C74" w:rsidRDefault="00CF59C4" w14:paraId="04D879DA" w14:textId="7B0F03FE">
            <w:pPr>
              <w:pStyle w:val="ListParagraph"/>
              <w:ind w:left="0"/>
              <w:rPr>
                <w:del w:author="Murguia, Sahima" w:date="2022-03-15T22:37:00Z" w:id="2396"/>
                <w:rFonts w:asciiTheme="majorHAnsi" w:hAnsiTheme="majorHAnsi" w:cstheme="majorHAnsi"/>
                <w:strike/>
                <w:szCs w:val="18"/>
                <w:lang w:val="en-US"/>
              </w:rPr>
            </w:pPr>
            <w:del w:author="Murguia, Sahima" w:date="2022-03-15T22:37:00Z" w:id="2397">
              <w:r w:rsidRPr="009463FF" w:rsidDel="00262379">
                <w:rPr>
                  <w:rFonts w:asciiTheme="majorHAnsi" w:hAnsiTheme="majorHAnsi" w:cstheme="majorHAnsi"/>
                  <w:strike/>
                  <w:szCs w:val="18"/>
                  <w:lang w:val="en-US"/>
                </w:rPr>
                <w:delText>S_PROD_INT</w:delText>
              </w:r>
            </w:del>
          </w:p>
        </w:tc>
        <w:tc>
          <w:tcPr>
            <w:tcW w:w="1174" w:type="dxa"/>
            <w:vAlign w:val="center"/>
          </w:tcPr>
          <w:p w:rsidRPr="006A0C90" w:rsidR="00CF59C4" w:rsidDel="00262379" w:rsidP="00DA7C74" w:rsidRDefault="00CF59C4" w14:paraId="7FC75B76" w14:textId="7FD8DE69">
            <w:pPr>
              <w:pStyle w:val="ListParagraph"/>
              <w:ind w:left="0"/>
              <w:rPr>
                <w:del w:author="Murguia, Sahima" w:date="2022-03-15T22:37:00Z" w:id="2398"/>
                <w:rFonts w:asciiTheme="majorHAnsi" w:hAnsiTheme="majorHAnsi" w:cstheme="majorHAnsi"/>
                <w:strike/>
                <w:szCs w:val="18"/>
                <w:lang w:val="en-US"/>
                <w:rPrChange w:author="Andreyeva, Julia" w:date="2022-03-16T13:42:00Z" w:id="2399">
                  <w:rPr>
                    <w:del w:author="Murguia, Sahima" w:date="2022-03-15T22:37:00Z" w:id="2400"/>
                    <w:rFonts w:asciiTheme="majorHAnsi" w:hAnsiTheme="majorHAnsi" w:cstheme="majorHAnsi"/>
                    <w:strike/>
                    <w:szCs w:val="18"/>
                    <w:lang w:val="ru-RU"/>
                  </w:rPr>
                </w:rPrChange>
              </w:rPr>
            </w:pPr>
            <w:del w:author="Murguia, Sahima" w:date="2022-03-15T22:37:00Z" w:id="2401">
              <w:r w:rsidRPr="006A0C90" w:rsidDel="00262379">
                <w:rPr>
                  <w:rFonts w:asciiTheme="majorHAnsi" w:hAnsiTheme="majorHAnsi" w:cstheme="majorHAnsi"/>
                  <w:strike/>
                  <w:szCs w:val="18"/>
                  <w:lang w:val="en-US"/>
                  <w:rPrChange w:author="Andreyeva, Julia" w:date="2022-03-16T13:42:00Z" w:id="2402">
                    <w:rPr>
                      <w:rFonts w:asciiTheme="majorHAnsi" w:hAnsiTheme="majorHAnsi" w:cstheme="majorHAnsi"/>
                      <w:strike/>
                      <w:szCs w:val="18"/>
                      <w:lang w:val="ru-RU"/>
                    </w:rPr>
                  </w:rPrChange>
                </w:rPr>
                <w:delText>Product Name</w:delText>
              </w:r>
            </w:del>
          </w:p>
        </w:tc>
        <w:tc>
          <w:tcPr>
            <w:tcW w:w="2039" w:type="dxa"/>
            <w:vAlign w:val="center"/>
          </w:tcPr>
          <w:p w:rsidRPr="009463FF" w:rsidR="00CF59C4" w:rsidDel="00262379" w:rsidP="00DA7C74" w:rsidRDefault="00CF59C4" w14:paraId="1E0CB1B5" w14:textId="58E95348">
            <w:pPr>
              <w:pStyle w:val="ListParagraph"/>
              <w:ind w:left="0"/>
              <w:rPr>
                <w:del w:author="Murguia, Sahima" w:date="2022-03-15T22:37:00Z" w:id="2403"/>
                <w:rFonts w:asciiTheme="majorHAnsi" w:hAnsiTheme="majorHAnsi" w:cstheme="majorHAnsi"/>
                <w:strike/>
                <w:szCs w:val="18"/>
                <w:lang w:val="en-US"/>
              </w:rPr>
            </w:pPr>
            <w:del w:author="Murguia, Sahima" w:date="2022-03-15T22:37:00Z" w:id="2404">
              <w:r w:rsidRPr="009463FF" w:rsidDel="00262379">
                <w:rPr>
                  <w:rFonts w:asciiTheme="majorHAnsi" w:hAnsiTheme="majorHAnsi" w:cstheme="majorHAnsi"/>
                  <w:strike/>
                  <w:szCs w:val="18"/>
                  <w:lang w:val="en-US"/>
                </w:rPr>
                <w:delText>NAME</w:delText>
              </w:r>
            </w:del>
          </w:p>
        </w:tc>
        <w:tc>
          <w:tcPr>
            <w:tcW w:w="977" w:type="dxa"/>
            <w:vAlign w:val="center"/>
          </w:tcPr>
          <w:p w:rsidRPr="009463FF" w:rsidR="00CF59C4" w:rsidDel="00262379" w:rsidP="00DA7C74" w:rsidRDefault="00CF59C4" w14:paraId="680A3FB3" w14:textId="0A2CCAED">
            <w:pPr>
              <w:pStyle w:val="ListParagraph"/>
              <w:ind w:left="0"/>
              <w:rPr>
                <w:del w:author="Murguia, Sahima" w:date="2022-03-15T22:37:00Z" w:id="240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C3A92C9" w14:textId="73718A6F">
            <w:pPr>
              <w:pStyle w:val="ListParagraph"/>
              <w:ind w:left="0"/>
              <w:rPr>
                <w:del w:author="Murguia, Sahima" w:date="2022-03-15T22:37:00Z" w:id="2406"/>
                <w:rFonts w:asciiTheme="majorHAnsi" w:hAnsiTheme="majorHAnsi" w:cstheme="majorHAnsi"/>
                <w:strike/>
                <w:szCs w:val="18"/>
                <w:lang w:val="en-US"/>
              </w:rPr>
            </w:pPr>
          </w:p>
        </w:tc>
      </w:tr>
      <w:tr w:rsidRPr="009463FF" w:rsidR="00CF59C4" w:rsidDel="00262379" w:rsidTr="002001B3" w14:paraId="2B650F40" w14:textId="60C875C2">
        <w:trPr>
          <w:trHeight w:val="43"/>
          <w:del w:author="Murguia, Sahima" w:date="2022-03-15T22:37:00Z" w:id="2407"/>
        </w:trPr>
        <w:tc>
          <w:tcPr>
            <w:tcW w:w="1028" w:type="dxa"/>
            <w:vMerge/>
            <w:vAlign w:val="center"/>
          </w:tcPr>
          <w:p w:rsidRPr="009463FF" w:rsidR="00CF59C4" w:rsidDel="00262379" w:rsidP="00DA7C74" w:rsidRDefault="00CF59C4" w14:paraId="317E327D" w14:textId="48851A61">
            <w:pPr>
              <w:pStyle w:val="ListParagraph"/>
              <w:ind w:left="0"/>
              <w:rPr>
                <w:del w:author="Murguia, Sahima" w:date="2022-03-15T22:37:00Z" w:id="2408"/>
                <w:strike/>
                <w:sz w:val="20"/>
                <w:szCs w:val="20"/>
                <w:lang w:val="en-US"/>
              </w:rPr>
            </w:pPr>
          </w:p>
        </w:tc>
        <w:tc>
          <w:tcPr>
            <w:tcW w:w="1666" w:type="dxa"/>
            <w:vMerge/>
            <w:vAlign w:val="center"/>
          </w:tcPr>
          <w:p w:rsidRPr="009463FF" w:rsidR="00CF59C4" w:rsidDel="00262379" w:rsidP="00DA7C74" w:rsidRDefault="00CF59C4" w14:paraId="5163A4A6" w14:textId="3551CA83">
            <w:pPr>
              <w:pStyle w:val="ListParagraph"/>
              <w:ind w:left="0"/>
              <w:rPr>
                <w:del w:author="Murguia, Sahima" w:date="2022-03-15T22:37:00Z" w:id="240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76B059D4" w14:textId="3E884AFE">
            <w:pPr>
              <w:pStyle w:val="ListParagraph"/>
              <w:ind w:left="0"/>
              <w:rPr>
                <w:del w:author="Murguia, Sahima" w:date="2022-03-15T22:37:00Z" w:id="2410"/>
                <w:rFonts w:asciiTheme="majorHAnsi" w:hAnsiTheme="majorHAnsi" w:cstheme="majorHAnsi"/>
                <w:strike/>
                <w:szCs w:val="18"/>
                <w:lang w:val="en-US"/>
                <w:rPrChange w:author="Andreyeva, Julia" w:date="2022-03-16T13:42:00Z" w:id="2411">
                  <w:rPr>
                    <w:del w:author="Murguia, Sahima" w:date="2022-03-15T22:37:00Z" w:id="2412"/>
                    <w:rFonts w:asciiTheme="majorHAnsi" w:hAnsiTheme="majorHAnsi" w:cstheme="majorHAnsi"/>
                    <w:strike/>
                    <w:szCs w:val="18"/>
                    <w:lang w:val="ru-RU"/>
                  </w:rPr>
                </w:rPrChange>
              </w:rPr>
            </w:pPr>
            <w:del w:author="Murguia, Sahima" w:date="2022-03-15T22:37:00Z" w:id="2413">
              <w:r w:rsidRPr="006A0C90" w:rsidDel="00262379">
                <w:rPr>
                  <w:rFonts w:asciiTheme="majorHAnsi" w:hAnsiTheme="majorHAnsi" w:cstheme="majorHAnsi"/>
                  <w:strike/>
                  <w:szCs w:val="18"/>
                  <w:lang w:val="en-US"/>
                  <w:rPrChange w:author="Andreyeva, Julia" w:date="2022-03-16T13:42:00Z" w:id="2414">
                    <w:rPr>
                      <w:rFonts w:asciiTheme="majorHAnsi" w:hAnsiTheme="majorHAnsi" w:cstheme="majorHAnsi"/>
                      <w:strike/>
                      <w:szCs w:val="18"/>
                      <w:lang w:val="ru-RU"/>
                    </w:rPr>
                  </w:rPrChange>
                </w:rPr>
                <w:delText>Product Code</w:delText>
              </w:r>
            </w:del>
          </w:p>
        </w:tc>
        <w:tc>
          <w:tcPr>
            <w:tcW w:w="2039" w:type="dxa"/>
            <w:vAlign w:val="center"/>
          </w:tcPr>
          <w:p w:rsidRPr="009463FF" w:rsidR="00CF59C4" w:rsidDel="00262379" w:rsidP="00DA7C74" w:rsidRDefault="00CF59C4" w14:paraId="66731EF0" w14:textId="7AC7B0FF">
            <w:pPr>
              <w:pStyle w:val="ListParagraph"/>
              <w:ind w:left="0"/>
              <w:rPr>
                <w:del w:author="Murguia, Sahima" w:date="2022-03-15T22:37:00Z" w:id="2415"/>
                <w:rFonts w:asciiTheme="majorHAnsi" w:hAnsiTheme="majorHAnsi" w:cstheme="majorHAnsi"/>
                <w:strike/>
                <w:szCs w:val="18"/>
                <w:lang w:val="en-US"/>
              </w:rPr>
            </w:pPr>
            <w:del w:author="Murguia, Sahima" w:date="2022-03-15T22:37:00Z" w:id="2416">
              <w:r w:rsidRPr="009463FF" w:rsidDel="00262379">
                <w:rPr>
                  <w:rFonts w:asciiTheme="majorHAnsi" w:hAnsiTheme="majorHAnsi" w:cstheme="majorHAnsi"/>
                  <w:strike/>
                  <w:szCs w:val="18"/>
                  <w:lang w:val="en-US"/>
                </w:rPr>
                <w:delText>PART_NUM</w:delText>
              </w:r>
            </w:del>
          </w:p>
        </w:tc>
        <w:tc>
          <w:tcPr>
            <w:tcW w:w="977" w:type="dxa"/>
            <w:vAlign w:val="center"/>
          </w:tcPr>
          <w:p w:rsidRPr="009463FF" w:rsidR="00CF59C4" w:rsidDel="00262379" w:rsidP="00DA7C74" w:rsidRDefault="00CF59C4" w14:paraId="6976C004" w14:textId="59DE0EB6">
            <w:pPr>
              <w:pStyle w:val="ListParagraph"/>
              <w:ind w:left="0"/>
              <w:rPr>
                <w:del w:author="Murguia, Sahima" w:date="2022-03-15T22:37:00Z" w:id="241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BB149B3" w14:textId="36E7417F">
            <w:pPr>
              <w:pStyle w:val="ListParagraph"/>
              <w:ind w:left="0"/>
              <w:rPr>
                <w:del w:author="Murguia, Sahima" w:date="2022-03-15T22:37:00Z" w:id="2418"/>
                <w:rFonts w:asciiTheme="majorHAnsi" w:hAnsiTheme="majorHAnsi" w:cstheme="majorHAnsi"/>
                <w:strike/>
                <w:szCs w:val="18"/>
                <w:lang w:val="en-US"/>
              </w:rPr>
            </w:pPr>
          </w:p>
        </w:tc>
      </w:tr>
      <w:tr w:rsidRPr="009463FF" w:rsidR="00CF59C4" w:rsidDel="00262379" w:rsidTr="002001B3" w14:paraId="2942CAFE" w14:textId="6371E02E">
        <w:trPr>
          <w:trHeight w:val="43"/>
          <w:del w:author="Murguia, Sahima" w:date="2022-03-15T22:37:00Z" w:id="2419"/>
        </w:trPr>
        <w:tc>
          <w:tcPr>
            <w:tcW w:w="1028" w:type="dxa"/>
            <w:vMerge/>
            <w:vAlign w:val="center"/>
          </w:tcPr>
          <w:p w:rsidRPr="009463FF" w:rsidR="00CF59C4" w:rsidDel="00262379" w:rsidP="00DA7C74" w:rsidRDefault="00CF59C4" w14:paraId="1E68A89C" w14:textId="055A7E67">
            <w:pPr>
              <w:pStyle w:val="ListParagraph"/>
              <w:ind w:left="0"/>
              <w:rPr>
                <w:del w:author="Murguia, Sahima" w:date="2022-03-15T22:37:00Z" w:id="2420"/>
                <w:strike/>
                <w:sz w:val="20"/>
                <w:szCs w:val="20"/>
                <w:lang w:val="en-US"/>
              </w:rPr>
            </w:pPr>
          </w:p>
        </w:tc>
        <w:tc>
          <w:tcPr>
            <w:tcW w:w="1666" w:type="dxa"/>
            <w:vMerge/>
            <w:vAlign w:val="center"/>
          </w:tcPr>
          <w:p w:rsidRPr="009463FF" w:rsidR="00CF59C4" w:rsidDel="00262379" w:rsidP="00DA7C74" w:rsidRDefault="00CF59C4" w14:paraId="30193DF1" w14:textId="7BAFF09C">
            <w:pPr>
              <w:pStyle w:val="ListParagraph"/>
              <w:ind w:left="0"/>
              <w:rPr>
                <w:del w:author="Murguia, Sahima" w:date="2022-03-15T22:37:00Z" w:id="242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36A1526" w14:textId="6C13147C">
            <w:pPr>
              <w:pStyle w:val="ListParagraph"/>
              <w:ind w:left="0"/>
              <w:rPr>
                <w:del w:author="Murguia, Sahima" w:date="2022-03-15T22:37:00Z" w:id="2422"/>
                <w:rFonts w:asciiTheme="majorHAnsi" w:hAnsiTheme="majorHAnsi" w:cstheme="majorHAnsi"/>
                <w:strike/>
                <w:szCs w:val="18"/>
                <w:lang w:val="en-US"/>
                <w:rPrChange w:author="Andreyeva, Julia" w:date="2022-03-16T13:42:00Z" w:id="2423">
                  <w:rPr>
                    <w:del w:author="Murguia, Sahima" w:date="2022-03-15T22:37:00Z" w:id="2424"/>
                    <w:rFonts w:asciiTheme="majorHAnsi" w:hAnsiTheme="majorHAnsi" w:cstheme="majorHAnsi"/>
                    <w:strike/>
                    <w:szCs w:val="18"/>
                    <w:lang w:val="ru-RU"/>
                  </w:rPr>
                </w:rPrChange>
              </w:rPr>
            </w:pPr>
            <w:del w:author="Murguia, Sahima" w:date="2022-03-15T22:37:00Z" w:id="2425">
              <w:r w:rsidRPr="006A0C90" w:rsidDel="00262379">
                <w:rPr>
                  <w:rFonts w:asciiTheme="majorHAnsi" w:hAnsiTheme="majorHAnsi" w:cstheme="majorHAnsi"/>
                  <w:strike/>
                  <w:szCs w:val="18"/>
                  <w:lang w:val="en-US"/>
                  <w:rPrChange w:author="Andreyeva, Julia" w:date="2022-03-16T13:42:00Z" w:id="2426">
                    <w:rPr>
                      <w:rFonts w:asciiTheme="majorHAnsi" w:hAnsiTheme="majorHAnsi" w:cstheme="majorHAnsi"/>
                      <w:strike/>
                      <w:szCs w:val="18"/>
                      <w:lang w:val="ru-RU"/>
                    </w:rPr>
                  </w:rPrChange>
                </w:rPr>
                <w:delText>UOM</w:delText>
              </w:r>
            </w:del>
          </w:p>
        </w:tc>
        <w:tc>
          <w:tcPr>
            <w:tcW w:w="2039" w:type="dxa"/>
            <w:vAlign w:val="center"/>
          </w:tcPr>
          <w:p w:rsidRPr="009463FF" w:rsidR="00CF59C4" w:rsidDel="00262379" w:rsidP="00DA7C74" w:rsidRDefault="00CF59C4" w14:paraId="27BA4167" w14:textId="01C2A58E">
            <w:pPr>
              <w:pStyle w:val="ListParagraph"/>
              <w:ind w:left="0"/>
              <w:rPr>
                <w:del w:author="Murguia, Sahima" w:date="2022-03-15T22:37:00Z" w:id="2427"/>
                <w:rFonts w:asciiTheme="majorHAnsi" w:hAnsiTheme="majorHAnsi" w:cstheme="majorHAnsi"/>
                <w:strike/>
                <w:szCs w:val="18"/>
                <w:lang w:val="en-US"/>
              </w:rPr>
            </w:pPr>
            <w:del w:author="Murguia, Sahima" w:date="2022-03-15T22:37:00Z" w:id="2428">
              <w:r w:rsidRPr="009463FF" w:rsidDel="00262379">
                <w:rPr>
                  <w:rFonts w:asciiTheme="majorHAnsi" w:hAnsiTheme="majorHAnsi" w:cstheme="majorHAnsi"/>
                  <w:strike/>
                  <w:szCs w:val="18"/>
                  <w:lang w:val="en-US"/>
                </w:rPr>
                <w:delText>UOM_CD</w:delText>
              </w:r>
            </w:del>
          </w:p>
        </w:tc>
        <w:tc>
          <w:tcPr>
            <w:tcW w:w="977" w:type="dxa"/>
            <w:vAlign w:val="center"/>
          </w:tcPr>
          <w:p w:rsidRPr="009463FF" w:rsidR="00CF59C4" w:rsidDel="00262379" w:rsidP="00DA7C74" w:rsidRDefault="00CF59C4" w14:paraId="2F6BC3CB" w14:textId="2355F894">
            <w:pPr>
              <w:pStyle w:val="ListParagraph"/>
              <w:ind w:left="0"/>
              <w:rPr>
                <w:del w:author="Murguia, Sahima" w:date="2022-03-15T22:37:00Z" w:id="242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5442FF23" w14:textId="342DFDE4">
            <w:pPr>
              <w:pStyle w:val="ListParagraph"/>
              <w:ind w:left="0"/>
              <w:rPr>
                <w:del w:author="Murguia, Sahima" w:date="2022-03-15T22:37:00Z" w:id="2430"/>
                <w:rFonts w:asciiTheme="majorHAnsi" w:hAnsiTheme="majorHAnsi" w:cstheme="majorHAnsi"/>
                <w:strike/>
                <w:szCs w:val="18"/>
                <w:lang w:val="en-US"/>
              </w:rPr>
            </w:pPr>
          </w:p>
        </w:tc>
      </w:tr>
      <w:tr w:rsidRPr="009463FF" w:rsidR="00CF59C4" w:rsidDel="00262379" w:rsidTr="002001B3" w14:paraId="228D747E" w14:textId="34EA2399">
        <w:trPr>
          <w:trHeight w:val="43"/>
          <w:del w:author="Murguia, Sahima" w:date="2022-03-15T22:37:00Z" w:id="2431"/>
        </w:trPr>
        <w:tc>
          <w:tcPr>
            <w:tcW w:w="1028" w:type="dxa"/>
            <w:vMerge/>
            <w:vAlign w:val="center"/>
          </w:tcPr>
          <w:p w:rsidRPr="009463FF" w:rsidR="00CF59C4" w:rsidDel="00262379" w:rsidP="00DA7C74" w:rsidRDefault="00CF59C4" w14:paraId="16102317" w14:textId="22B22213">
            <w:pPr>
              <w:pStyle w:val="ListParagraph"/>
              <w:ind w:left="0"/>
              <w:rPr>
                <w:del w:author="Murguia, Sahima" w:date="2022-03-15T22:37:00Z" w:id="2432"/>
                <w:strike/>
                <w:sz w:val="20"/>
                <w:szCs w:val="20"/>
                <w:lang w:val="en-US"/>
              </w:rPr>
            </w:pPr>
          </w:p>
        </w:tc>
        <w:tc>
          <w:tcPr>
            <w:tcW w:w="1666" w:type="dxa"/>
            <w:vMerge/>
            <w:vAlign w:val="center"/>
          </w:tcPr>
          <w:p w:rsidRPr="009463FF" w:rsidR="00CF59C4" w:rsidDel="00262379" w:rsidP="00DA7C74" w:rsidRDefault="00CF59C4" w14:paraId="041EEE38" w14:textId="26D1F2D1">
            <w:pPr>
              <w:pStyle w:val="ListParagraph"/>
              <w:ind w:left="0"/>
              <w:rPr>
                <w:del w:author="Murguia, Sahima" w:date="2022-03-15T22:37:00Z" w:id="243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31A58B0C" w14:textId="10BFB5E3">
            <w:pPr>
              <w:pStyle w:val="ListParagraph"/>
              <w:ind w:left="0"/>
              <w:rPr>
                <w:del w:author="Murguia, Sahima" w:date="2022-03-15T22:37:00Z" w:id="2434"/>
                <w:rFonts w:asciiTheme="majorHAnsi" w:hAnsiTheme="majorHAnsi" w:cstheme="majorHAnsi"/>
                <w:strike/>
                <w:szCs w:val="18"/>
                <w:lang w:val="en-US"/>
                <w:rPrChange w:author="Andreyeva, Julia" w:date="2022-03-16T13:42:00Z" w:id="2435">
                  <w:rPr>
                    <w:del w:author="Murguia, Sahima" w:date="2022-03-15T22:37:00Z" w:id="2436"/>
                    <w:rFonts w:asciiTheme="majorHAnsi" w:hAnsiTheme="majorHAnsi" w:cstheme="majorHAnsi"/>
                    <w:strike/>
                    <w:szCs w:val="18"/>
                    <w:lang w:val="ru-RU"/>
                  </w:rPr>
                </w:rPrChange>
              </w:rPr>
            </w:pPr>
            <w:del w:author="Murguia, Sahima" w:date="2022-03-15T22:37:00Z" w:id="2437">
              <w:r w:rsidRPr="006A0C90" w:rsidDel="00262379">
                <w:rPr>
                  <w:rFonts w:asciiTheme="majorHAnsi" w:hAnsiTheme="majorHAnsi" w:cstheme="majorHAnsi"/>
                  <w:strike/>
                  <w:szCs w:val="18"/>
                  <w:lang w:val="en-US"/>
                  <w:rPrChange w:author="Andreyeva, Julia" w:date="2022-03-16T13:42:00Z" w:id="2438">
                    <w:rPr>
                      <w:rFonts w:asciiTheme="majorHAnsi" w:hAnsiTheme="majorHAnsi" w:cstheme="majorHAnsi"/>
                      <w:strike/>
                      <w:szCs w:val="18"/>
                      <w:lang w:val="ru-RU"/>
                    </w:rPr>
                  </w:rPrChange>
                </w:rPr>
                <w:delText>Effective Start Date</w:delText>
              </w:r>
            </w:del>
          </w:p>
        </w:tc>
        <w:tc>
          <w:tcPr>
            <w:tcW w:w="2039" w:type="dxa"/>
            <w:vAlign w:val="center"/>
          </w:tcPr>
          <w:p w:rsidRPr="009463FF" w:rsidR="00CF59C4" w:rsidDel="00262379" w:rsidP="00DA7C74" w:rsidRDefault="00CF59C4" w14:paraId="36D427BF" w14:textId="264E1225">
            <w:pPr>
              <w:pStyle w:val="ListParagraph"/>
              <w:ind w:left="0"/>
              <w:rPr>
                <w:del w:author="Murguia, Sahima" w:date="2022-03-15T22:37:00Z" w:id="2439"/>
                <w:rFonts w:asciiTheme="majorHAnsi" w:hAnsiTheme="majorHAnsi" w:cstheme="majorHAnsi"/>
                <w:strike/>
                <w:szCs w:val="18"/>
                <w:lang w:val="en-US"/>
              </w:rPr>
            </w:pPr>
            <w:del w:author="Murguia, Sahima" w:date="2022-03-15T22:37:00Z" w:id="2440">
              <w:r w:rsidRPr="009463FF" w:rsidDel="00262379">
                <w:rPr>
                  <w:rFonts w:asciiTheme="majorHAnsi" w:hAnsiTheme="majorHAnsi" w:cstheme="majorHAnsi"/>
                  <w:strike/>
                  <w:szCs w:val="18"/>
                  <w:lang w:val="en-US"/>
                </w:rPr>
                <w:delText>EFF_START_DT</w:delText>
              </w:r>
            </w:del>
          </w:p>
        </w:tc>
        <w:tc>
          <w:tcPr>
            <w:tcW w:w="977" w:type="dxa"/>
            <w:vAlign w:val="center"/>
          </w:tcPr>
          <w:p w:rsidRPr="009463FF" w:rsidR="00CF59C4" w:rsidDel="00262379" w:rsidP="00DA7C74" w:rsidRDefault="00CF59C4" w14:paraId="0405A2CE" w14:textId="1C1ADB47">
            <w:pPr>
              <w:pStyle w:val="ListParagraph"/>
              <w:ind w:left="0"/>
              <w:rPr>
                <w:del w:author="Murguia, Sahima" w:date="2022-03-15T22:37:00Z" w:id="244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7437933" w14:textId="4D5AF15C">
            <w:pPr>
              <w:pStyle w:val="ListParagraph"/>
              <w:ind w:left="0"/>
              <w:rPr>
                <w:del w:author="Murguia, Sahima" w:date="2022-03-15T22:37:00Z" w:id="2442"/>
                <w:rFonts w:asciiTheme="majorHAnsi" w:hAnsiTheme="majorHAnsi" w:cstheme="majorHAnsi"/>
                <w:strike/>
                <w:szCs w:val="18"/>
                <w:lang w:val="en-US"/>
              </w:rPr>
            </w:pPr>
          </w:p>
        </w:tc>
      </w:tr>
      <w:tr w:rsidRPr="009463FF" w:rsidR="00CF59C4" w:rsidDel="00262379" w:rsidTr="002001B3" w14:paraId="7739AB3A" w14:textId="1526B10D">
        <w:trPr>
          <w:trHeight w:val="43"/>
          <w:del w:author="Murguia, Sahima" w:date="2022-03-15T22:37:00Z" w:id="2443"/>
        </w:trPr>
        <w:tc>
          <w:tcPr>
            <w:tcW w:w="1028" w:type="dxa"/>
            <w:vMerge/>
            <w:vAlign w:val="center"/>
          </w:tcPr>
          <w:p w:rsidRPr="009463FF" w:rsidR="00CF59C4" w:rsidDel="00262379" w:rsidP="00DA7C74" w:rsidRDefault="00CF59C4" w14:paraId="130A6D00" w14:textId="156481DF">
            <w:pPr>
              <w:pStyle w:val="ListParagraph"/>
              <w:ind w:left="0"/>
              <w:rPr>
                <w:del w:author="Murguia, Sahima" w:date="2022-03-15T22:37:00Z" w:id="2444"/>
                <w:strike/>
                <w:sz w:val="20"/>
                <w:szCs w:val="20"/>
                <w:lang w:val="en-US"/>
              </w:rPr>
            </w:pPr>
          </w:p>
        </w:tc>
        <w:tc>
          <w:tcPr>
            <w:tcW w:w="1666" w:type="dxa"/>
            <w:vMerge/>
            <w:vAlign w:val="center"/>
          </w:tcPr>
          <w:p w:rsidRPr="009463FF" w:rsidR="00CF59C4" w:rsidDel="00262379" w:rsidP="00DA7C74" w:rsidRDefault="00CF59C4" w14:paraId="12044DC1" w14:textId="4BD700F5">
            <w:pPr>
              <w:pStyle w:val="ListParagraph"/>
              <w:ind w:left="0"/>
              <w:rPr>
                <w:del w:author="Murguia, Sahima" w:date="2022-03-15T22:37:00Z" w:id="2445"/>
                <w:rFonts w:asciiTheme="majorHAnsi" w:hAnsiTheme="majorHAnsi" w:cstheme="majorHAnsi"/>
                <w:strike/>
                <w:szCs w:val="18"/>
                <w:lang w:val="en-US"/>
              </w:rPr>
            </w:pPr>
          </w:p>
        </w:tc>
        <w:tc>
          <w:tcPr>
            <w:tcW w:w="1174" w:type="dxa"/>
            <w:vAlign w:val="center"/>
          </w:tcPr>
          <w:p w:rsidRPr="006A0C90" w:rsidR="00CF59C4" w:rsidDel="00262379" w:rsidP="00DA7C74" w:rsidRDefault="00CF59C4" w14:paraId="4A2793CB" w14:textId="1EA27D0A">
            <w:pPr>
              <w:pStyle w:val="ListParagraph"/>
              <w:ind w:left="0"/>
              <w:rPr>
                <w:del w:author="Murguia, Sahima" w:date="2022-03-15T22:37:00Z" w:id="2446"/>
                <w:rFonts w:asciiTheme="majorHAnsi" w:hAnsiTheme="majorHAnsi" w:cstheme="majorHAnsi"/>
                <w:strike/>
                <w:szCs w:val="18"/>
                <w:lang w:val="en-US"/>
                <w:rPrChange w:author="Andreyeva, Julia" w:date="2022-03-16T13:42:00Z" w:id="2447">
                  <w:rPr>
                    <w:del w:author="Murguia, Sahima" w:date="2022-03-15T22:37:00Z" w:id="2448"/>
                    <w:rFonts w:asciiTheme="majorHAnsi" w:hAnsiTheme="majorHAnsi" w:cstheme="majorHAnsi"/>
                    <w:strike/>
                    <w:szCs w:val="18"/>
                    <w:lang w:val="ru-RU"/>
                  </w:rPr>
                </w:rPrChange>
              </w:rPr>
            </w:pPr>
            <w:del w:author="Murguia, Sahima" w:date="2022-03-15T22:37:00Z" w:id="2449">
              <w:r w:rsidRPr="006A0C90" w:rsidDel="00262379">
                <w:rPr>
                  <w:rFonts w:asciiTheme="majorHAnsi" w:hAnsiTheme="majorHAnsi" w:cstheme="majorHAnsi"/>
                  <w:strike/>
                  <w:szCs w:val="18"/>
                  <w:lang w:val="en-US"/>
                  <w:rPrChange w:author="Andreyeva, Julia" w:date="2022-03-16T13:42:00Z" w:id="2450">
                    <w:rPr>
                      <w:rFonts w:asciiTheme="majorHAnsi" w:hAnsiTheme="majorHAnsi" w:cstheme="majorHAnsi"/>
                      <w:strike/>
                      <w:szCs w:val="18"/>
                      <w:lang w:val="ru-RU"/>
                    </w:rPr>
                  </w:rPrChange>
                </w:rPr>
                <w:delText>Effective End Date</w:delText>
              </w:r>
            </w:del>
          </w:p>
        </w:tc>
        <w:tc>
          <w:tcPr>
            <w:tcW w:w="2039" w:type="dxa"/>
            <w:vAlign w:val="center"/>
          </w:tcPr>
          <w:p w:rsidRPr="009463FF" w:rsidR="00CF59C4" w:rsidDel="00262379" w:rsidP="00DA7C74" w:rsidRDefault="00CF59C4" w14:paraId="6B5DB2CD" w14:textId="540454AF">
            <w:pPr>
              <w:pStyle w:val="ListParagraph"/>
              <w:ind w:left="0"/>
              <w:rPr>
                <w:del w:author="Murguia, Sahima" w:date="2022-03-15T22:37:00Z" w:id="2451"/>
                <w:rFonts w:asciiTheme="majorHAnsi" w:hAnsiTheme="majorHAnsi" w:cstheme="majorHAnsi"/>
                <w:strike/>
                <w:szCs w:val="18"/>
                <w:lang w:val="en-US"/>
              </w:rPr>
            </w:pPr>
            <w:del w:author="Murguia, Sahima" w:date="2022-03-15T22:37:00Z" w:id="2452">
              <w:r w:rsidRPr="009463FF" w:rsidDel="00262379">
                <w:rPr>
                  <w:rFonts w:asciiTheme="majorHAnsi" w:hAnsiTheme="majorHAnsi" w:cstheme="majorHAnsi"/>
                  <w:strike/>
                  <w:szCs w:val="18"/>
                  <w:lang w:val="en-US"/>
                </w:rPr>
                <w:delText>EFF_END_DT</w:delText>
              </w:r>
            </w:del>
          </w:p>
        </w:tc>
        <w:tc>
          <w:tcPr>
            <w:tcW w:w="977" w:type="dxa"/>
            <w:vAlign w:val="center"/>
          </w:tcPr>
          <w:p w:rsidRPr="009463FF" w:rsidR="00CF59C4" w:rsidDel="00262379" w:rsidP="00DA7C74" w:rsidRDefault="00CF59C4" w14:paraId="04A15D6F" w14:textId="4531A7E6">
            <w:pPr>
              <w:pStyle w:val="ListParagraph"/>
              <w:ind w:left="0"/>
              <w:rPr>
                <w:del w:author="Murguia, Sahima" w:date="2022-03-15T22:37:00Z" w:id="2453"/>
                <w:rFonts w:asciiTheme="majorHAnsi" w:hAnsiTheme="majorHAnsi" w:cstheme="majorHAnsi"/>
                <w:strike/>
                <w:szCs w:val="18"/>
                <w:lang w:val="en-US"/>
              </w:rPr>
            </w:pPr>
          </w:p>
        </w:tc>
        <w:tc>
          <w:tcPr>
            <w:tcW w:w="3158" w:type="dxa"/>
            <w:vAlign w:val="center"/>
          </w:tcPr>
          <w:p w:rsidRPr="009463FF" w:rsidR="00CF59C4" w:rsidDel="00262379" w:rsidP="00DA7C74" w:rsidRDefault="00CF59C4" w14:paraId="3D8A21A6" w14:textId="1D02F2BB">
            <w:pPr>
              <w:pStyle w:val="ListParagraph"/>
              <w:ind w:left="0"/>
              <w:rPr>
                <w:del w:author="Murguia, Sahima" w:date="2022-03-15T22:37:00Z" w:id="2454"/>
                <w:rFonts w:asciiTheme="majorHAnsi" w:hAnsiTheme="majorHAnsi" w:cstheme="majorHAnsi"/>
                <w:strike/>
                <w:szCs w:val="18"/>
                <w:lang w:val="en-US"/>
              </w:rPr>
            </w:pPr>
          </w:p>
        </w:tc>
      </w:tr>
      <w:tr w:rsidRPr="009463FF" w:rsidR="00CF59C4" w:rsidDel="00262379" w:rsidTr="002001B3" w14:paraId="35F90AE4" w14:textId="6688D578">
        <w:trPr>
          <w:trHeight w:val="43"/>
          <w:del w:author="Murguia, Sahima" w:date="2022-03-15T22:37:00Z" w:id="2455"/>
        </w:trPr>
        <w:tc>
          <w:tcPr>
            <w:tcW w:w="1028" w:type="dxa"/>
            <w:vMerge/>
            <w:vAlign w:val="center"/>
          </w:tcPr>
          <w:p w:rsidRPr="009463FF" w:rsidR="00CF59C4" w:rsidDel="00262379" w:rsidP="00DA7C74" w:rsidRDefault="00CF59C4" w14:paraId="4DA9BFEE" w14:textId="0862ED48">
            <w:pPr>
              <w:pStyle w:val="ListParagraph"/>
              <w:ind w:left="0"/>
              <w:rPr>
                <w:del w:author="Murguia, Sahima" w:date="2022-03-15T22:37:00Z" w:id="2456"/>
                <w:strike/>
                <w:sz w:val="20"/>
                <w:szCs w:val="20"/>
                <w:lang w:val="en-US"/>
              </w:rPr>
            </w:pPr>
          </w:p>
        </w:tc>
        <w:tc>
          <w:tcPr>
            <w:tcW w:w="1666" w:type="dxa"/>
            <w:vMerge/>
            <w:vAlign w:val="center"/>
          </w:tcPr>
          <w:p w:rsidRPr="009463FF" w:rsidR="00CF59C4" w:rsidDel="00262379" w:rsidP="00DA7C74" w:rsidRDefault="00CF59C4" w14:paraId="0434F6AA" w14:textId="5635A76A">
            <w:pPr>
              <w:pStyle w:val="ListParagraph"/>
              <w:ind w:left="0"/>
              <w:rPr>
                <w:del w:author="Murguia, Sahima" w:date="2022-03-15T22:37:00Z" w:id="2457"/>
                <w:rFonts w:asciiTheme="majorHAnsi" w:hAnsiTheme="majorHAnsi" w:cstheme="majorHAnsi"/>
                <w:strike/>
                <w:szCs w:val="18"/>
                <w:lang w:val="en-US"/>
              </w:rPr>
            </w:pPr>
          </w:p>
        </w:tc>
        <w:tc>
          <w:tcPr>
            <w:tcW w:w="1174" w:type="dxa"/>
            <w:vAlign w:val="center"/>
          </w:tcPr>
          <w:p w:rsidRPr="006A0C90" w:rsidR="00CF59C4" w:rsidDel="00262379" w:rsidP="00DA7C74" w:rsidRDefault="00CF59C4" w14:paraId="7EE78C21" w14:textId="20981394">
            <w:pPr>
              <w:pStyle w:val="ListParagraph"/>
              <w:ind w:left="0"/>
              <w:rPr>
                <w:del w:author="Murguia, Sahima" w:date="2022-03-15T22:37:00Z" w:id="2458"/>
                <w:rFonts w:asciiTheme="majorHAnsi" w:hAnsiTheme="majorHAnsi" w:cstheme="majorHAnsi"/>
                <w:strike/>
                <w:szCs w:val="18"/>
                <w:lang w:val="en-US"/>
                <w:rPrChange w:author="Andreyeva, Julia" w:date="2022-03-16T13:42:00Z" w:id="2459">
                  <w:rPr>
                    <w:del w:author="Murguia, Sahima" w:date="2022-03-15T22:37:00Z" w:id="2460"/>
                    <w:rFonts w:asciiTheme="majorHAnsi" w:hAnsiTheme="majorHAnsi" w:cstheme="majorHAnsi"/>
                    <w:strike/>
                    <w:szCs w:val="18"/>
                    <w:lang w:val="ru-RU"/>
                  </w:rPr>
                </w:rPrChange>
              </w:rPr>
            </w:pPr>
            <w:del w:author="Murguia, Sahima" w:date="2022-03-15T22:37:00Z" w:id="2461">
              <w:r w:rsidRPr="006A0C90" w:rsidDel="00262379">
                <w:rPr>
                  <w:rFonts w:asciiTheme="majorHAnsi" w:hAnsiTheme="majorHAnsi" w:cstheme="majorHAnsi"/>
                  <w:strike/>
                  <w:szCs w:val="18"/>
                  <w:lang w:val="en-US"/>
                  <w:rPrChange w:author="Andreyeva, Julia" w:date="2022-03-16T13:42:00Z" w:id="2462">
                    <w:rPr>
                      <w:rFonts w:asciiTheme="majorHAnsi" w:hAnsiTheme="majorHAnsi" w:cstheme="majorHAnsi"/>
                      <w:strike/>
                      <w:szCs w:val="18"/>
                      <w:lang w:val="ru-RU"/>
                    </w:rPr>
                  </w:rPrChange>
                </w:rPr>
                <w:delText>Alias Name</w:delText>
              </w:r>
            </w:del>
          </w:p>
        </w:tc>
        <w:tc>
          <w:tcPr>
            <w:tcW w:w="2039" w:type="dxa"/>
            <w:vAlign w:val="center"/>
          </w:tcPr>
          <w:p w:rsidRPr="009463FF" w:rsidR="00CF59C4" w:rsidDel="00262379" w:rsidP="00DA7C74" w:rsidRDefault="00CF59C4" w14:paraId="13F7CCEB" w14:textId="33ABE99D">
            <w:pPr>
              <w:pStyle w:val="ListParagraph"/>
              <w:ind w:left="0"/>
              <w:rPr>
                <w:del w:author="Murguia, Sahima" w:date="2022-03-15T22:37:00Z" w:id="2463"/>
                <w:rFonts w:asciiTheme="majorHAnsi" w:hAnsiTheme="majorHAnsi" w:cstheme="majorHAnsi"/>
                <w:strike/>
                <w:szCs w:val="18"/>
                <w:lang w:val="en-US"/>
              </w:rPr>
            </w:pPr>
            <w:del w:author="Murguia, Sahima" w:date="2022-03-15T22:37:00Z" w:id="2464">
              <w:r w:rsidRPr="009463FF" w:rsidDel="00262379">
                <w:rPr>
                  <w:rFonts w:asciiTheme="majorHAnsi" w:hAnsiTheme="majorHAnsi" w:cstheme="majorHAnsi"/>
                  <w:strike/>
                  <w:szCs w:val="18"/>
                  <w:lang w:val="en-US"/>
                </w:rPr>
                <w:delText>ALIAS_NAME</w:delText>
              </w:r>
            </w:del>
          </w:p>
        </w:tc>
        <w:tc>
          <w:tcPr>
            <w:tcW w:w="977" w:type="dxa"/>
            <w:vAlign w:val="center"/>
          </w:tcPr>
          <w:p w:rsidRPr="009463FF" w:rsidR="00CF59C4" w:rsidDel="00262379" w:rsidP="00DA7C74" w:rsidRDefault="00CF59C4" w14:paraId="247D21D3" w14:textId="652DEC06">
            <w:pPr>
              <w:pStyle w:val="ListParagraph"/>
              <w:ind w:left="0"/>
              <w:rPr>
                <w:del w:author="Murguia, Sahima" w:date="2022-03-15T22:37:00Z" w:id="246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6F8755F2" w14:textId="2DC480AA">
            <w:pPr>
              <w:pStyle w:val="ListParagraph"/>
              <w:ind w:left="0"/>
              <w:rPr>
                <w:del w:author="Murguia, Sahima" w:date="2022-03-15T22:37:00Z" w:id="2466"/>
                <w:rFonts w:asciiTheme="majorHAnsi" w:hAnsiTheme="majorHAnsi" w:cstheme="majorHAnsi"/>
                <w:strike/>
                <w:szCs w:val="18"/>
                <w:lang w:val="en-US"/>
              </w:rPr>
            </w:pPr>
          </w:p>
        </w:tc>
      </w:tr>
      <w:tr w:rsidRPr="009463FF" w:rsidR="00CF59C4" w:rsidDel="00262379" w:rsidTr="002001B3" w14:paraId="4FDB9546" w14:textId="24333179">
        <w:trPr>
          <w:trHeight w:val="43"/>
          <w:del w:author="Murguia, Sahima" w:date="2022-03-15T22:37:00Z" w:id="2467"/>
        </w:trPr>
        <w:tc>
          <w:tcPr>
            <w:tcW w:w="1028" w:type="dxa"/>
            <w:vMerge/>
            <w:vAlign w:val="center"/>
          </w:tcPr>
          <w:p w:rsidRPr="009463FF" w:rsidR="00CF59C4" w:rsidDel="00262379" w:rsidP="00DA7C74" w:rsidRDefault="00CF59C4" w14:paraId="2E75B47F" w14:textId="2A724306">
            <w:pPr>
              <w:pStyle w:val="ListParagraph"/>
              <w:ind w:left="0"/>
              <w:rPr>
                <w:del w:author="Murguia, Sahima" w:date="2022-03-15T22:37:00Z" w:id="2468"/>
                <w:strike/>
                <w:sz w:val="20"/>
                <w:szCs w:val="20"/>
                <w:lang w:val="en-US"/>
              </w:rPr>
            </w:pPr>
          </w:p>
        </w:tc>
        <w:tc>
          <w:tcPr>
            <w:tcW w:w="1666" w:type="dxa"/>
            <w:vMerge/>
            <w:vAlign w:val="center"/>
          </w:tcPr>
          <w:p w:rsidRPr="009463FF" w:rsidR="00CF59C4" w:rsidDel="00262379" w:rsidP="00DA7C74" w:rsidRDefault="00CF59C4" w14:paraId="749A4AEB" w14:textId="7C81FC44">
            <w:pPr>
              <w:pStyle w:val="ListParagraph"/>
              <w:ind w:left="0"/>
              <w:rPr>
                <w:del w:author="Murguia, Sahima" w:date="2022-03-15T22:37:00Z" w:id="246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5E3910F5" w14:textId="2080A5E9">
            <w:pPr>
              <w:pStyle w:val="ListParagraph"/>
              <w:ind w:left="0"/>
              <w:rPr>
                <w:del w:author="Murguia, Sahima" w:date="2022-03-15T22:37:00Z" w:id="2470"/>
                <w:rFonts w:asciiTheme="majorHAnsi" w:hAnsiTheme="majorHAnsi" w:cstheme="majorHAnsi"/>
                <w:strike/>
                <w:szCs w:val="18"/>
                <w:lang w:val="en-US"/>
                <w:rPrChange w:author="Andreyeva, Julia" w:date="2022-03-16T13:42:00Z" w:id="2471">
                  <w:rPr>
                    <w:del w:author="Murguia, Sahima" w:date="2022-03-15T22:37:00Z" w:id="2472"/>
                    <w:rFonts w:asciiTheme="majorHAnsi" w:hAnsiTheme="majorHAnsi" w:cstheme="majorHAnsi"/>
                    <w:strike/>
                    <w:szCs w:val="18"/>
                    <w:lang w:val="ru-RU"/>
                  </w:rPr>
                </w:rPrChange>
              </w:rPr>
            </w:pPr>
            <w:del w:author="Murguia, Sahima" w:date="2022-03-15T22:37:00Z" w:id="2473">
              <w:r w:rsidRPr="006A0C90" w:rsidDel="00262379">
                <w:rPr>
                  <w:rFonts w:asciiTheme="majorHAnsi" w:hAnsiTheme="majorHAnsi" w:cstheme="majorHAnsi"/>
                  <w:strike/>
                  <w:szCs w:val="18"/>
                  <w:lang w:val="en-US"/>
                  <w:rPrChange w:author="Andreyeva, Julia" w:date="2022-03-16T13:42:00Z" w:id="2474">
                    <w:rPr>
                      <w:rFonts w:asciiTheme="majorHAnsi" w:hAnsiTheme="majorHAnsi" w:cstheme="majorHAnsi"/>
                      <w:strike/>
                      <w:szCs w:val="18"/>
                      <w:lang w:val="ru-RU"/>
                    </w:rPr>
                  </w:rPrChange>
                </w:rPr>
                <w:delText>Minimum Order Qty</w:delText>
              </w:r>
            </w:del>
          </w:p>
        </w:tc>
        <w:tc>
          <w:tcPr>
            <w:tcW w:w="2039" w:type="dxa"/>
            <w:vAlign w:val="center"/>
          </w:tcPr>
          <w:p w:rsidRPr="009463FF" w:rsidR="00CF59C4" w:rsidDel="00262379" w:rsidP="00DA7C74" w:rsidRDefault="00CF59C4" w14:paraId="4E4C5CF2" w14:textId="28E62FF1">
            <w:pPr>
              <w:pStyle w:val="ListParagraph"/>
              <w:ind w:left="0"/>
              <w:rPr>
                <w:del w:author="Murguia, Sahima" w:date="2022-03-15T22:37:00Z" w:id="2475"/>
                <w:rFonts w:asciiTheme="majorHAnsi" w:hAnsiTheme="majorHAnsi" w:cstheme="majorHAnsi"/>
                <w:strike/>
                <w:szCs w:val="18"/>
                <w:lang w:val="en-US"/>
              </w:rPr>
            </w:pPr>
            <w:del w:author="Murguia, Sahima" w:date="2022-03-15T22:37:00Z" w:id="2476">
              <w:r w:rsidRPr="009463FF" w:rsidDel="00262379">
                <w:rPr>
                  <w:rFonts w:asciiTheme="majorHAnsi" w:hAnsiTheme="majorHAnsi" w:cstheme="majorHAnsi"/>
                  <w:strike/>
                  <w:szCs w:val="18"/>
                  <w:lang w:val="en-US"/>
                </w:rPr>
                <w:delText>MIN_ORDER_UNITS</w:delText>
              </w:r>
            </w:del>
          </w:p>
        </w:tc>
        <w:tc>
          <w:tcPr>
            <w:tcW w:w="977" w:type="dxa"/>
            <w:vAlign w:val="center"/>
          </w:tcPr>
          <w:p w:rsidRPr="009463FF" w:rsidR="00CF59C4" w:rsidDel="00262379" w:rsidP="00DA7C74" w:rsidRDefault="00CF59C4" w14:paraId="629696DD" w14:textId="21C9F33E">
            <w:pPr>
              <w:pStyle w:val="ListParagraph"/>
              <w:ind w:left="0"/>
              <w:rPr>
                <w:del w:author="Murguia, Sahima" w:date="2022-03-15T22:37:00Z" w:id="247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6268C27" w14:textId="5B854EF7">
            <w:pPr>
              <w:pStyle w:val="ListParagraph"/>
              <w:ind w:left="0"/>
              <w:rPr>
                <w:del w:author="Murguia, Sahima" w:date="2022-03-15T22:37:00Z" w:id="2478"/>
                <w:rFonts w:asciiTheme="majorHAnsi" w:hAnsiTheme="majorHAnsi" w:cstheme="majorHAnsi"/>
                <w:strike/>
                <w:szCs w:val="18"/>
                <w:lang w:val="en-US"/>
              </w:rPr>
            </w:pPr>
          </w:p>
        </w:tc>
      </w:tr>
      <w:tr w:rsidRPr="009463FF" w:rsidR="00CF59C4" w:rsidDel="00262379" w:rsidTr="002001B3" w14:paraId="718A7072" w14:textId="6C77CE10">
        <w:trPr>
          <w:trHeight w:val="43"/>
          <w:del w:author="Murguia, Sahima" w:date="2022-03-15T22:37:00Z" w:id="2479"/>
        </w:trPr>
        <w:tc>
          <w:tcPr>
            <w:tcW w:w="1028" w:type="dxa"/>
            <w:vMerge/>
            <w:vAlign w:val="center"/>
          </w:tcPr>
          <w:p w:rsidRPr="009463FF" w:rsidR="00CF59C4" w:rsidDel="00262379" w:rsidP="00DA7C74" w:rsidRDefault="00CF59C4" w14:paraId="1ABAB331" w14:textId="5AFDBD55">
            <w:pPr>
              <w:pStyle w:val="ListParagraph"/>
              <w:ind w:left="0"/>
              <w:rPr>
                <w:del w:author="Murguia, Sahima" w:date="2022-03-15T22:37:00Z" w:id="2480"/>
                <w:strike/>
                <w:sz w:val="20"/>
                <w:szCs w:val="20"/>
                <w:lang w:val="en-US"/>
              </w:rPr>
            </w:pPr>
          </w:p>
        </w:tc>
        <w:tc>
          <w:tcPr>
            <w:tcW w:w="1666" w:type="dxa"/>
            <w:vMerge w:val="restart"/>
            <w:vAlign w:val="center"/>
          </w:tcPr>
          <w:p w:rsidRPr="009463FF" w:rsidR="00CF59C4" w:rsidDel="00262379" w:rsidP="00DA7C74" w:rsidRDefault="00CF59C4" w14:paraId="0779101B" w14:textId="087487C7">
            <w:pPr>
              <w:pStyle w:val="ListParagraph"/>
              <w:ind w:left="0"/>
              <w:rPr>
                <w:del w:author="Murguia, Sahima" w:date="2022-03-15T22:37:00Z" w:id="2481"/>
                <w:rFonts w:asciiTheme="majorHAnsi" w:hAnsiTheme="majorHAnsi" w:cstheme="majorHAnsi"/>
                <w:strike/>
                <w:szCs w:val="18"/>
                <w:lang w:val="en-US"/>
              </w:rPr>
            </w:pPr>
            <w:del w:author="Murguia, Sahima" w:date="2022-03-15T22:37:00Z" w:id="2482">
              <w:r w:rsidRPr="009463FF" w:rsidDel="00262379">
                <w:rPr>
                  <w:rFonts w:asciiTheme="majorHAnsi" w:hAnsiTheme="majorHAnsi" w:cstheme="majorHAnsi"/>
                  <w:strike/>
                  <w:szCs w:val="18"/>
                  <w:lang w:val="en-US"/>
                </w:rPr>
                <w:delText>S_USER</w:delText>
              </w:r>
            </w:del>
          </w:p>
        </w:tc>
        <w:tc>
          <w:tcPr>
            <w:tcW w:w="1174" w:type="dxa"/>
            <w:vAlign w:val="center"/>
          </w:tcPr>
          <w:p w:rsidRPr="006A0C90" w:rsidR="00CF59C4" w:rsidDel="00262379" w:rsidP="00DA7C74" w:rsidRDefault="00CF59C4" w14:paraId="4A6BA337" w14:textId="2EAE99CA">
            <w:pPr>
              <w:pStyle w:val="ListParagraph"/>
              <w:ind w:left="0"/>
              <w:rPr>
                <w:del w:author="Murguia, Sahima" w:date="2022-03-15T22:37:00Z" w:id="2483"/>
                <w:rFonts w:asciiTheme="majorHAnsi" w:hAnsiTheme="majorHAnsi" w:cstheme="majorHAnsi"/>
                <w:strike/>
                <w:szCs w:val="18"/>
                <w:lang w:val="en-US"/>
                <w:rPrChange w:author="Andreyeva, Julia" w:date="2022-03-16T13:42:00Z" w:id="2484">
                  <w:rPr>
                    <w:del w:author="Murguia, Sahima" w:date="2022-03-15T22:37:00Z" w:id="2485"/>
                    <w:rFonts w:asciiTheme="majorHAnsi" w:hAnsiTheme="majorHAnsi" w:cstheme="majorHAnsi"/>
                    <w:strike/>
                    <w:szCs w:val="18"/>
                    <w:lang w:val="ru-RU"/>
                  </w:rPr>
                </w:rPrChange>
              </w:rPr>
            </w:pPr>
            <w:del w:author="Murguia, Sahima" w:date="2022-03-15T22:37:00Z" w:id="2486">
              <w:r w:rsidRPr="006A0C90" w:rsidDel="00262379">
                <w:rPr>
                  <w:rFonts w:asciiTheme="majorHAnsi" w:hAnsiTheme="majorHAnsi" w:cstheme="majorHAnsi"/>
                  <w:strike/>
                  <w:szCs w:val="18"/>
                  <w:lang w:val="en-US"/>
                  <w:rPrChange w:author="Andreyeva, Julia" w:date="2022-03-16T13:42:00Z" w:id="2487">
                    <w:rPr>
                      <w:rFonts w:asciiTheme="majorHAnsi" w:hAnsiTheme="majorHAnsi" w:cstheme="majorHAnsi"/>
                      <w:strike/>
                      <w:szCs w:val="18"/>
                      <w:lang w:val="ru-RU"/>
                    </w:rPr>
                  </w:rPrChange>
                </w:rPr>
                <w:delText>Created By</w:delText>
              </w:r>
            </w:del>
          </w:p>
        </w:tc>
        <w:tc>
          <w:tcPr>
            <w:tcW w:w="2039" w:type="dxa"/>
            <w:vAlign w:val="center"/>
          </w:tcPr>
          <w:p w:rsidRPr="009463FF" w:rsidR="00CF59C4" w:rsidDel="00262379" w:rsidP="00DA7C74" w:rsidRDefault="00CF59C4" w14:paraId="1E6152CB" w14:textId="145C4C48">
            <w:pPr>
              <w:pStyle w:val="ListParagraph"/>
              <w:ind w:left="0"/>
              <w:rPr>
                <w:del w:author="Murguia, Sahima" w:date="2022-03-15T22:37:00Z" w:id="2488"/>
                <w:rFonts w:asciiTheme="majorHAnsi" w:hAnsiTheme="majorHAnsi" w:cstheme="majorHAnsi"/>
                <w:strike/>
                <w:szCs w:val="18"/>
                <w:lang w:val="en-US"/>
              </w:rPr>
            </w:pPr>
            <w:del w:author="Murguia, Sahima" w:date="2022-03-15T22:37:00Z" w:id="2489">
              <w:r w:rsidRPr="009463FF" w:rsidDel="00262379">
                <w:rPr>
                  <w:rFonts w:asciiTheme="majorHAnsi" w:hAnsiTheme="majorHAnsi" w:cstheme="majorHAnsi"/>
                  <w:strike/>
                  <w:szCs w:val="18"/>
                  <w:lang w:val="en-US"/>
                </w:rPr>
                <w:delText>LOGIN</w:delText>
              </w:r>
            </w:del>
          </w:p>
        </w:tc>
        <w:tc>
          <w:tcPr>
            <w:tcW w:w="977" w:type="dxa"/>
            <w:vAlign w:val="center"/>
          </w:tcPr>
          <w:p w:rsidRPr="009463FF" w:rsidR="00CF59C4" w:rsidDel="00262379" w:rsidP="00DA7C74" w:rsidRDefault="00CF59C4" w14:paraId="16B1F91C" w14:textId="33E714D6">
            <w:pPr>
              <w:pStyle w:val="ListParagraph"/>
              <w:ind w:left="0"/>
              <w:rPr>
                <w:del w:author="Murguia, Sahima" w:date="2022-03-15T22:37:00Z" w:id="2490"/>
                <w:rFonts w:asciiTheme="majorHAnsi" w:hAnsiTheme="majorHAnsi" w:cstheme="majorHAnsi"/>
                <w:strike/>
                <w:szCs w:val="18"/>
                <w:lang w:val="en-US"/>
              </w:rPr>
            </w:pPr>
          </w:p>
        </w:tc>
        <w:tc>
          <w:tcPr>
            <w:tcW w:w="3158" w:type="dxa"/>
            <w:vAlign w:val="center"/>
          </w:tcPr>
          <w:p w:rsidRPr="009463FF" w:rsidR="00CF59C4" w:rsidDel="00262379" w:rsidP="00DA7C74" w:rsidRDefault="00CF59C4" w14:paraId="44AE65F6" w14:textId="431735CD">
            <w:pPr>
              <w:pStyle w:val="ListParagraph"/>
              <w:ind w:left="0"/>
              <w:rPr>
                <w:del w:author="Murguia, Sahima" w:date="2022-03-15T22:37:00Z" w:id="2491"/>
                <w:rFonts w:asciiTheme="majorHAnsi" w:hAnsiTheme="majorHAnsi" w:cstheme="majorHAnsi"/>
                <w:strike/>
                <w:szCs w:val="18"/>
                <w:lang w:val="en-US"/>
              </w:rPr>
            </w:pPr>
          </w:p>
        </w:tc>
      </w:tr>
      <w:tr w:rsidRPr="009463FF" w:rsidR="00CF59C4" w:rsidDel="00262379" w:rsidTr="002001B3" w14:paraId="3184BD15" w14:textId="4AB491BC">
        <w:trPr>
          <w:trHeight w:val="43"/>
          <w:del w:author="Murguia, Sahima" w:date="2022-03-15T22:37:00Z" w:id="2492"/>
        </w:trPr>
        <w:tc>
          <w:tcPr>
            <w:tcW w:w="1028" w:type="dxa"/>
            <w:vMerge/>
            <w:vAlign w:val="center"/>
          </w:tcPr>
          <w:p w:rsidRPr="009463FF" w:rsidR="00CF59C4" w:rsidDel="00262379" w:rsidP="00DA7C74" w:rsidRDefault="00CF59C4" w14:paraId="38B3823C" w14:textId="4B293EC9">
            <w:pPr>
              <w:pStyle w:val="ListParagraph"/>
              <w:ind w:left="0"/>
              <w:rPr>
                <w:del w:author="Murguia, Sahima" w:date="2022-03-15T22:37:00Z" w:id="2493"/>
                <w:strike/>
                <w:sz w:val="20"/>
                <w:szCs w:val="20"/>
                <w:lang w:val="en-US"/>
              </w:rPr>
            </w:pPr>
          </w:p>
        </w:tc>
        <w:tc>
          <w:tcPr>
            <w:tcW w:w="1666" w:type="dxa"/>
            <w:vMerge/>
            <w:vAlign w:val="center"/>
          </w:tcPr>
          <w:p w:rsidRPr="009463FF" w:rsidR="00CF59C4" w:rsidDel="00262379" w:rsidP="00DA7C74" w:rsidRDefault="00CF59C4" w14:paraId="59980CB0" w14:textId="085A9258">
            <w:pPr>
              <w:pStyle w:val="ListParagraph"/>
              <w:ind w:left="0"/>
              <w:rPr>
                <w:del w:author="Murguia, Sahima" w:date="2022-03-15T22:37:00Z" w:id="2494"/>
                <w:rFonts w:asciiTheme="majorHAnsi" w:hAnsiTheme="majorHAnsi" w:cstheme="majorHAnsi"/>
                <w:strike/>
                <w:szCs w:val="18"/>
                <w:lang w:val="en-US"/>
              </w:rPr>
            </w:pPr>
          </w:p>
        </w:tc>
        <w:tc>
          <w:tcPr>
            <w:tcW w:w="1174" w:type="dxa"/>
            <w:vAlign w:val="center"/>
          </w:tcPr>
          <w:p w:rsidRPr="006A0C90" w:rsidR="00CF59C4" w:rsidDel="00262379" w:rsidP="00DA7C74" w:rsidRDefault="00CF59C4" w14:paraId="392BB46C" w14:textId="26321F2F">
            <w:pPr>
              <w:pStyle w:val="ListParagraph"/>
              <w:ind w:left="0"/>
              <w:rPr>
                <w:del w:author="Murguia, Sahima" w:date="2022-03-15T22:37:00Z" w:id="2495"/>
                <w:rFonts w:asciiTheme="majorHAnsi" w:hAnsiTheme="majorHAnsi" w:cstheme="majorHAnsi"/>
                <w:strike/>
                <w:szCs w:val="18"/>
                <w:lang w:val="en-US"/>
                <w:rPrChange w:author="Andreyeva, Julia" w:date="2022-03-16T13:42:00Z" w:id="2496">
                  <w:rPr>
                    <w:del w:author="Murguia, Sahima" w:date="2022-03-15T22:37:00Z" w:id="2497"/>
                    <w:rFonts w:asciiTheme="majorHAnsi" w:hAnsiTheme="majorHAnsi" w:cstheme="majorHAnsi"/>
                    <w:strike/>
                    <w:szCs w:val="18"/>
                    <w:lang w:val="ru-RU"/>
                  </w:rPr>
                </w:rPrChange>
              </w:rPr>
            </w:pPr>
            <w:del w:author="Murguia, Sahima" w:date="2022-03-15T22:37:00Z" w:id="2498">
              <w:r w:rsidRPr="006A0C90" w:rsidDel="00262379">
                <w:rPr>
                  <w:rFonts w:asciiTheme="majorHAnsi" w:hAnsiTheme="majorHAnsi" w:cstheme="majorHAnsi"/>
                  <w:strike/>
                  <w:szCs w:val="18"/>
                  <w:lang w:val="en-US"/>
                  <w:rPrChange w:author="Andreyeva, Julia" w:date="2022-03-16T13:42:00Z" w:id="2499">
                    <w:rPr>
                      <w:rFonts w:asciiTheme="majorHAnsi" w:hAnsiTheme="majorHAnsi" w:cstheme="majorHAnsi"/>
                      <w:strike/>
                      <w:szCs w:val="18"/>
                      <w:lang w:val="ru-RU"/>
                    </w:rPr>
                  </w:rPrChange>
                </w:rPr>
                <w:delText>Updated By</w:delText>
              </w:r>
            </w:del>
          </w:p>
        </w:tc>
        <w:tc>
          <w:tcPr>
            <w:tcW w:w="2039" w:type="dxa"/>
            <w:vAlign w:val="center"/>
          </w:tcPr>
          <w:p w:rsidRPr="009463FF" w:rsidR="00CF59C4" w:rsidDel="00262379" w:rsidP="00DA7C74" w:rsidRDefault="00CF59C4" w14:paraId="5CB57012" w14:textId="001B2040">
            <w:pPr>
              <w:pStyle w:val="ListParagraph"/>
              <w:ind w:left="0"/>
              <w:rPr>
                <w:del w:author="Murguia, Sahima" w:date="2022-03-15T22:37:00Z" w:id="2500"/>
                <w:rFonts w:asciiTheme="majorHAnsi" w:hAnsiTheme="majorHAnsi" w:cstheme="majorHAnsi"/>
                <w:strike/>
                <w:szCs w:val="18"/>
                <w:lang w:val="en-US"/>
              </w:rPr>
            </w:pPr>
            <w:del w:author="Murguia, Sahima" w:date="2022-03-15T22:37:00Z" w:id="2501">
              <w:r w:rsidRPr="009463FF" w:rsidDel="00262379">
                <w:rPr>
                  <w:rFonts w:asciiTheme="majorHAnsi" w:hAnsiTheme="majorHAnsi" w:cstheme="majorHAnsi"/>
                  <w:strike/>
                  <w:szCs w:val="18"/>
                  <w:lang w:val="en-US"/>
                </w:rPr>
                <w:delText>LOGIN</w:delText>
              </w:r>
            </w:del>
          </w:p>
        </w:tc>
        <w:tc>
          <w:tcPr>
            <w:tcW w:w="977" w:type="dxa"/>
            <w:vAlign w:val="center"/>
          </w:tcPr>
          <w:p w:rsidRPr="009463FF" w:rsidR="00CF59C4" w:rsidDel="00262379" w:rsidP="00DA7C74" w:rsidRDefault="00CF59C4" w14:paraId="37993E67" w14:textId="2BB0EA6D">
            <w:pPr>
              <w:pStyle w:val="ListParagraph"/>
              <w:ind w:left="0"/>
              <w:rPr>
                <w:del w:author="Murguia, Sahima" w:date="2022-03-15T22:37:00Z" w:id="2502"/>
                <w:rFonts w:asciiTheme="majorHAnsi" w:hAnsiTheme="majorHAnsi" w:cstheme="majorHAnsi"/>
                <w:strike/>
                <w:szCs w:val="18"/>
                <w:lang w:val="en-US"/>
              </w:rPr>
            </w:pPr>
          </w:p>
        </w:tc>
        <w:tc>
          <w:tcPr>
            <w:tcW w:w="3158" w:type="dxa"/>
            <w:vAlign w:val="center"/>
          </w:tcPr>
          <w:p w:rsidRPr="009463FF" w:rsidR="00CF59C4" w:rsidDel="00262379" w:rsidP="00DA7C74" w:rsidRDefault="00CF59C4" w14:paraId="0CFBC36C" w14:textId="3D1E33C3">
            <w:pPr>
              <w:pStyle w:val="ListParagraph"/>
              <w:ind w:left="0"/>
              <w:rPr>
                <w:del w:author="Murguia, Sahima" w:date="2022-03-15T22:37:00Z" w:id="2503"/>
                <w:rFonts w:asciiTheme="majorHAnsi" w:hAnsiTheme="majorHAnsi" w:cstheme="majorHAnsi"/>
                <w:strike/>
                <w:szCs w:val="18"/>
                <w:lang w:val="en-US"/>
              </w:rPr>
            </w:pPr>
          </w:p>
        </w:tc>
      </w:tr>
      <w:tr w:rsidRPr="009463FF" w:rsidR="00CF59C4" w:rsidDel="00262379" w:rsidTr="002001B3" w14:paraId="054DBB4F" w14:textId="54A3A28D">
        <w:trPr>
          <w:trHeight w:val="43"/>
          <w:del w:author="Murguia, Sahima" w:date="2022-03-15T22:37:00Z" w:id="2504"/>
        </w:trPr>
        <w:tc>
          <w:tcPr>
            <w:tcW w:w="1028" w:type="dxa"/>
            <w:vMerge/>
            <w:vAlign w:val="center"/>
          </w:tcPr>
          <w:p w:rsidRPr="009463FF" w:rsidR="00CF59C4" w:rsidDel="00262379" w:rsidP="00DA7C74" w:rsidRDefault="00CF59C4" w14:paraId="07D16587" w14:textId="0C47C798">
            <w:pPr>
              <w:pStyle w:val="ListParagraph"/>
              <w:ind w:left="0"/>
              <w:rPr>
                <w:del w:author="Murguia, Sahima" w:date="2022-03-15T22:37:00Z" w:id="2505"/>
                <w:strike/>
                <w:sz w:val="20"/>
                <w:szCs w:val="20"/>
                <w:lang w:val="en-US"/>
              </w:rPr>
            </w:pPr>
          </w:p>
        </w:tc>
        <w:tc>
          <w:tcPr>
            <w:tcW w:w="1666" w:type="dxa"/>
            <w:vMerge w:val="restart"/>
            <w:vAlign w:val="center"/>
          </w:tcPr>
          <w:p w:rsidRPr="009463FF" w:rsidR="00CF59C4" w:rsidDel="00262379" w:rsidP="00DA7C74" w:rsidRDefault="00CF59C4" w14:paraId="0730AD9C" w14:textId="5894F681">
            <w:pPr>
              <w:pStyle w:val="ListParagraph"/>
              <w:ind w:left="0"/>
              <w:rPr>
                <w:del w:author="Murguia, Sahima" w:date="2022-03-15T22:37:00Z" w:id="2506"/>
                <w:rFonts w:asciiTheme="majorHAnsi" w:hAnsiTheme="majorHAnsi" w:cstheme="majorHAnsi"/>
                <w:strike/>
                <w:szCs w:val="18"/>
                <w:lang w:val="en-US"/>
              </w:rPr>
            </w:pPr>
            <w:del w:author="Murguia, Sahima" w:date="2022-03-15T22:37:00Z" w:id="2507">
              <w:r w:rsidRPr="009463FF" w:rsidDel="00262379">
                <w:rPr>
                  <w:rFonts w:asciiTheme="majorHAnsi" w:hAnsiTheme="majorHAnsi" w:cstheme="majorHAnsi"/>
                  <w:strike/>
                  <w:szCs w:val="18"/>
                  <w:lang w:val="en-US"/>
                </w:rPr>
                <w:delText>S_PROD_INV_CAT</w:delText>
              </w:r>
            </w:del>
          </w:p>
        </w:tc>
        <w:tc>
          <w:tcPr>
            <w:tcW w:w="1174" w:type="dxa"/>
            <w:vAlign w:val="center"/>
          </w:tcPr>
          <w:p w:rsidRPr="006A0C90" w:rsidR="00CF59C4" w:rsidDel="00262379" w:rsidP="00DA7C74" w:rsidRDefault="00CF59C4" w14:paraId="7180EAAC" w14:textId="4F564F02">
            <w:pPr>
              <w:pStyle w:val="ListParagraph"/>
              <w:ind w:left="0"/>
              <w:rPr>
                <w:del w:author="Murguia, Sahima" w:date="2022-03-15T22:37:00Z" w:id="2508"/>
                <w:rFonts w:asciiTheme="majorHAnsi" w:hAnsiTheme="majorHAnsi" w:cstheme="majorHAnsi"/>
                <w:strike/>
                <w:szCs w:val="18"/>
                <w:lang w:val="en-US"/>
                <w:rPrChange w:author="Andreyeva, Julia" w:date="2022-03-16T13:42:00Z" w:id="2509">
                  <w:rPr>
                    <w:del w:author="Murguia, Sahima" w:date="2022-03-15T22:37:00Z" w:id="2510"/>
                    <w:rFonts w:asciiTheme="majorHAnsi" w:hAnsiTheme="majorHAnsi" w:cstheme="majorHAnsi"/>
                    <w:strike/>
                    <w:szCs w:val="18"/>
                    <w:lang w:val="ru-RU"/>
                  </w:rPr>
                </w:rPrChange>
              </w:rPr>
            </w:pPr>
            <w:del w:author="Murguia, Sahima" w:date="2022-03-15T22:37:00Z" w:id="2511">
              <w:r w:rsidRPr="006A0C90" w:rsidDel="00262379">
                <w:rPr>
                  <w:rFonts w:asciiTheme="majorHAnsi" w:hAnsiTheme="majorHAnsi" w:cstheme="majorHAnsi"/>
                  <w:strike/>
                  <w:szCs w:val="18"/>
                  <w:lang w:val="en-US"/>
                  <w:rPrChange w:author="Andreyeva, Julia" w:date="2022-03-16T13:42:00Z" w:id="2512">
                    <w:rPr>
                      <w:rFonts w:asciiTheme="majorHAnsi" w:hAnsiTheme="majorHAnsi" w:cstheme="majorHAnsi"/>
                      <w:strike/>
                      <w:szCs w:val="18"/>
                      <w:lang w:val="ru-RU"/>
                    </w:rPr>
                  </w:rPrChange>
                </w:rPr>
                <w:delText>Availability</w:delText>
              </w:r>
            </w:del>
          </w:p>
        </w:tc>
        <w:tc>
          <w:tcPr>
            <w:tcW w:w="2039" w:type="dxa"/>
            <w:vAlign w:val="center"/>
          </w:tcPr>
          <w:p w:rsidRPr="009463FF" w:rsidR="00CF59C4" w:rsidDel="00262379" w:rsidP="00DA7C74" w:rsidRDefault="00CF59C4" w14:paraId="79B7C0BE" w14:textId="56AFE0D4">
            <w:pPr>
              <w:pStyle w:val="ListParagraph"/>
              <w:ind w:left="0"/>
              <w:rPr>
                <w:del w:author="Murguia, Sahima" w:date="2022-03-15T22:37:00Z" w:id="2513"/>
                <w:rFonts w:asciiTheme="majorHAnsi" w:hAnsiTheme="majorHAnsi" w:cstheme="majorHAnsi"/>
                <w:strike/>
                <w:szCs w:val="18"/>
                <w:lang w:val="en-US"/>
              </w:rPr>
            </w:pPr>
            <w:del w:author="Murguia, Sahima" w:date="2022-03-15T22:37:00Z" w:id="2514">
              <w:r w:rsidRPr="009463FF" w:rsidDel="00262379">
                <w:rPr>
                  <w:rFonts w:asciiTheme="majorHAnsi" w:hAnsiTheme="majorHAnsi" w:cstheme="majorHAnsi"/>
                  <w:strike/>
                  <w:szCs w:val="18"/>
                  <w:lang w:val="en-US"/>
                </w:rPr>
                <w:delText>AVAIL_CD</w:delText>
              </w:r>
            </w:del>
          </w:p>
        </w:tc>
        <w:tc>
          <w:tcPr>
            <w:tcW w:w="977" w:type="dxa"/>
            <w:vAlign w:val="center"/>
          </w:tcPr>
          <w:p w:rsidRPr="009463FF" w:rsidR="00CF59C4" w:rsidDel="00262379" w:rsidP="00DA7C74" w:rsidRDefault="00CF59C4" w14:paraId="196A2765" w14:textId="34511449">
            <w:pPr>
              <w:pStyle w:val="ListParagraph"/>
              <w:ind w:left="0"/>
              <w:rPr>
                <w:del w:author="Murguia, Sahima" w:date="2022-03-15T22:37:00Z" w:id="2515"/>
                <w:rFonts w:asciiTheme="majorHAnsi" w:hAnsiTheme="majorHAnsi" w:cstheme="majorHAnsi"/>
                <w:strike/>
                <w:szCs w:val="18"/>
                <w:lang w:val="en-US"/>
              </w:rPr>
            </w:pPr>
          </w:p>
        </w:tc>
        <w:tc>
          <w:tcPr>
            <w:tcW w:w="3158" w:type="dxa"/>
            <w:vAlign w:val="center"/>
          </w:tcPr>
          <w:p w:rsidRPr="009463FF" w:rsidR="00CF59C4" w:rsidDel="00262379" w:rsidP="00DA7C74" w:rsidRDefault="00CF59C4" w14:paraId="18761699" w14:textId="2584043F">
            <w:pPr>
              <w:pStyle w:val="ListParagraph"/>
              <w:ind w:left="0"/>
              <w:rPr>
                <w:del w:author="Murguia, Sahima" w:date="2022-03-15T22:37:00Z" w:id="2516"/>
                <w:rFonts w:asciiTheme="majorHAnsi" w:hAnsiTheme="majorHAnsi" w:cstheme="majorHAnsi"/>
                <w:strike/>
                <w:szCs w:val="18"/>
                <w:lang w:val="en-US"/>
              </w:rPr>
            </w:pPr>
          </w:p>
        </w:tc>
      </w:tr>
      <w:tr w:rsidRPr="009463FF" w:rsidR="00CF59C4" w:rsidDel="00262379" w:rsidTr="002001B3" w14:paraId="3C1F4472" w14:textId="1B2854E6">
        <w:trPr>
          <w:trHeight w:val="43"/>
          <w:del w:author="Murguia, Sahima" w:date="2022-03-15T22:37:00Z" w:id="2517"/>
        </w:trPr>
        <w:tc>
          <w:tcPr>
            <w:tcW w:w="1028" w:type="dxa"/>
            <w:vMerge/>
            <w:vAlign w:val="center"/>
          </w:tcPr>
          <w:p w:rsidRPr="009463FF" w:rsidR="00CF59C4" w:rsidDel="00262379" w:rsidP="00DA7C74" w:rsidRDefault="00CF59C4" w14:paraId="639D109E" w14:textId="249FE7DF">
            <w:pPr>
              <w:pStyle w:val="ListParagraph"/>
              <w:ind w:left="0"/>
              <w:rPr>
                <w:del w:author="Murguia, Sahima" w:date="2022-03-15T22:37:00Z" w:id="2518"/>
                <w:strike/>
                <w:sz w:val="20"/>
                <w:szCs w:val="20"/>
                <w:lang w:val="en-US"/>
              </w:rPr>
            </w:pPr>
          </w:p>
        </w:tc>
        <w:tc>
          <w:tcPr>
            <w:tcW w:w="1666" w:type="dxa"/>
            <w:vMerge/>
            <w:vAlign w:val="center"/>
          </w:tcPr>
          <w:p w:rsidRPr="009463FF" w:rsidR="00CF59C4" w:rsidDel="00262379" w:rsidP="00DA7C74" w:rsidRDefault="00CF59C4" w14:paraId="1B937523" w14:textId="258F1807">
            <w:pPr>
              <w:pStyle w:val="ListParagraph"/>
              <w:ind w:left="0"/>
              <w:rPr>
                <w:del w:author="Murguia, Sahima" w:date="2022-03-15T22:37:00Z" w:id="2519"/>
                <w:rFonts w:asciiTheme="majorHAnsi" w:hAnsiTheme="majorHAnsi" w:cstheme="majorHAnsi"/>
                <w:strike/>
                <w:szCs w:val="18"/>
                <w:lang w:val="en-US"/>
              </w:rPr>
            </w:pPr>
          </w:p>
        </w:tc>
        <w:tc>
          <w:tcPr>
            <w:tcW w:w="1174" w:type="dxa"/>
            <w:vAlign w:val="center"/>
          </w:tcPr>
          <w:p w:rsidRPr="006A0C90" w:rsidR="00CF59C4" w:rsidDel="00262379" w:rsidP="00DA7C74" w:rsidRDefault="00CF59C4" w14:paraId="03017D3C" w14:textId="03C387D0">
            <w:pPr>
              <w:pStyle w:val="ListParagraph"/>
              <w:ind w:left="0"/>
              <w:rPr>
                <w:del w:author="Murguia, Sahima" w:date="2022-03-15T22:37:00Z" w:id="2520"/>
                <w:rFonts w:asciiTheme="majorHAnsi" w:hAnsiTheme="majorHAnsi" w:cstheme="majorHAnsi"/>
                <w:strike/>
                <w:szCs w:val="18"/>
                <w:lang w:val="en-US"/>
                <w:rPrChange w:author="Andreyeva, Julia" w:date="2022-03-16T13:42:00Z" w:id="2521">
                  <w:rPr>
                    <w:del w:author="Murguia, Sahima" w:date="2022-03-15T22:37:00Z" w:id="2522"/>
                    <w:rFonts w:asciiTheme="majorHAnsi" w:hAnsiTheme="majorHAnsi" w:cstheme="majorHAnsi"/>
                    <w:strike/>
                    <w:szCs w:val="18"/>
                    <w:lang w:val="ru-RU"/>
                  </w:rPr>
                </w:rPrChange>
              </w:rPr>
            </w:pPr>
            <w:del w:author="Murguia, Sahima" w:date="2022-03-15T22:37:00Z" w:id="2523">
              <w:r w:rsidRPr="006A0C90" w:rsidDel="00262379">
                <w:rPr>
                  <w:rFonts w:asciiTheme="majorHAnsi" w:hAnsiTheme="majorHAnsi" w:cstheme="majorHAnsi"/>
                  <w:strike/>
                  <w:szCs w:val="18"/>
                  <w:lang w:val="en-US"/>
                  <w:rPrChange w:author="Andreyeva, Julia" w:date="2022-03-16T13:42:00Z" w:id="2524">
                    <w:rPr>
                      <w:rFonts w:asciiTheme="majorHAnsi" w:hAnsiTheme="majorHAnsi" w:cstheme="majorHAnsi"/>
                      <w:strike/>
                      <w:szCs w:val="18"/>
                      <w:lang w:val="ru-RU"/>
                    </w:rPr>
                  </w:rPrChange>
                </w:rPr>
                <w:delText>Status</w:delText>
              </w:r>
            </w:del>
          </w:p>
        </w:tc>
        <w:tc>
          <w:tcPr>
            <w:tcW w:w="2039" w:type="dxa"/>
            <w:vAlign w:val="center"/>
          </w:tcPr>
          <w:p w:rsidRPr="009463FF" w:rsidR="00CF59C4" w:rsidDel="00262379" w:rsidP="00DA7C74" w:rsidRDefault="00CF59C4" w14:paraId="6B2E1F24" w14:textId="02F26E35">
            <w:pPr>
              <w:pStyle w:val="ListParagraph"/>
              <w:ind w:left="0"/>
              <w:rPr>
                <w:del w:author="Murguia, Sahima" w:date="2022-03-15T22:37:00Z" w:id="2525"/>
                <w:rFonts w:asciiTheme="majorHAnsi" w:hAnsiTheme="majorHAnsi" w:cstheme="majorHAnsi"/>
                <w:strike/>
                <w:szCs w:val="18"/>
                <w:lang w:val="en-US"/>
              </w:rPr>
            </w:pPr>
            <w:del w:author="Murguia, Sahima" w:date="2022-03-15T22:37:00Z" w:id="2526">
              <w:r w:rsidRPr="009463FF" w:rsidDel="00262379">
                <w:rPr>
                  <w:rFonts w:asciiTheme="majorHAnsi" w:hAnsiTheme="majorHAnsi" w:cstheme="majorHAnsi"/>
                  <w:strike/>
                  <w:szCs w:val="18"/>
                  <w:lang w:val="en-US"/>
                </w:rPr>
                <w:delText>STATUS_CD</w:delText>
              </w:r>
            </w:del>
          </w:p>
        </w:tc>
        <w:tc>
          <w:tcPr>
            <w:tcW w:w="977" w:type="dxa"/>
            <w:vAlign w:val="center"/>
          </w:tcPr>
          <w:p w:rsidRPr="009463FF" w:rsidR="00CF59C4" w:rsidDel="00262379" w:rsidP="00DA7C74" w:rsidRDefault="00CF59C4" w14:paraId="636D98B2" w14:textId="297AA79E">
            <w:pPr>
              <w:pStyle w:val="ListParagraph"/>
              <w:ind w:left="0"/>
              <w:rPr>
                <w:del w:author="Murguia, Sahima" w:date="2022-03-15T22:37:00Z" w:id="2527"/>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E87D5BA" w14:textId="617D335D">
            <w:pPr>
              <w:pStyle w:val="ListParagraph"/>
              <w:ind w:left="0"/>
              <w:rPr>
                <w:del w:author="Murguia, Sahima" w:date="2022-03-15T22:37:00Z" w:id="2528"/>
                <w:rFonts w:asciiTheme="majorHAnsi" w:hAnsiTheme="majorHAnsi" w:cstheme="majorHAnsi"/>
                <w:strike/>
                <w:szCs w:val="18"/>
                <w:lang w:val="en-US"/>
              </w:rPr>
            </w:pPr>
          </w:p>
        </w:tc>
      </w:tr>
      <w:tr w:rsidRPr="009463FF" w:rsidR="00CF59C4" w:rsidDel="00262379" w:rsidTr="002001B3" w14:paraId="3F6E97DD" w14:textId="61A6BA35">
        <w:trPr>
          <w:trHeight w:val="43"/>
          <w:del w:author="Murguia, Sahima" w:date="2022-03-15T22:37:00Z" w:id="2529"/>
        </w:trPr>
        <w:tc>
          <w:tcPr>
            <w:tcW w:w="1028" w:type="dxa"/>
            <w:vMerge/>
            <w:vAlign w:val="center"/>
          </w:tcPr>
          <w:p w:rsidRPr="009463FF" w:rsidR="00CF59C4" w:rsidDel="00262379" w:rsidP="00DA7C74" w:rsidRDefault="00CF59C4" w14:paraId="7A26B9D6" w14:textId="754DB46C">
            <w:pPr>
              <w:pStyle w:val="ListParagraph"/>
              <w:ind w:left="0"/>
              <w:rPr>
                <w:del w:author="Murguia, Sahima" w:date="2022-03-15T22:37:00Z" w:id="2530"/>
                <w:strike/>
                <w:sz w:val="20"/>
                <w:szCs w:val="20"/>
                <w:lang w:val="en-US"/>
              </w:rPr>
            </w:pPr>
          </w:p>
        </w:tc>
        <w:tc>
          <w:tcPr>
            <w:tcW w:w="1666" w:type="dxa"/>
            <w:vMerge/>
            <w:vAlign w:val="center"/>
          </w:tcPr>
          <w:p w:rsidRPr="009463FF" w:rsidR="00CF59C4" w:rsidDel="00262379" w:rsidP="00DA7C74" w:rsidRDefault="00CF59C4" w14:paraId="3AB44DB0" w14:textId="410F8E44">
            <w:pPr>
              <w:pStyle w:val="ListParagraph"/>
              <w:ind w:left="0"/>
              <w:rPr>
                <w:del w:author="Murguia, Sahima" w:date="2022-03-15T22:37:00Z" w:id="2531"/>
                <w:rFonts w:asciiTheme="majorHAnsi" w:hAnsiTheme="majorHAnsi" w:cstheme="majorHAnsi"/>
                <w:strike/>
                <w:szCs w:val="18"/>
                <w:lang w:val="en-US"/>
              </w:rPr>
            </w:pPr>
          </w:p>
        </w:tc>
        <w:tc>
          <w:tcPr>
            <w:tcW w:w="1174" w:type="dxa"/>
            <w:vAlign w:val="center"/>
          </w:tcPr>
          <w:p w:rsidRPr="006A0C90" w:rsidR="00CF59C4" w:rsidDel="00262379" w:rsidP="00DA7C74" w:rsidRDefault="00CF59C4" w14:paraId="32153806" w14:textId="62843518">
            <w:pPr>
              <w:pStyle w:val="ListParagraph"/>
              <w:ind w:left="0"/>
              <w:rPr>
                <w:del w:author="Murguia, Sahima" w:date="2022-03-15T22:37:00Z" w:id="2532"/>
                <w:rFonts w:asciiTheme="majorHAnsi" w:hAnsiTheme="majorHAnsi" w:cstheme="majorHAnsi"/>
                <w:strike/>
                <w:szCs w:val="18"/>
                <w:lang w:val="en-US"/>
                <w:rPrChange w:author="Andreyeva, Julia" w:date="2022-03-16T13:42:00Z" w:id="2533">
                  <w:rPr>
                    <w:del w:author="Murguia, Sahima" w:date="2022-03-15T22:37:00Z" w:id="2534"/>
                    <w:rFonts w:asciiTheme="majorHAnsi" w:hAnsiTheme="majorHAnsi" w:cstheme="majorHAnsi"/>
                    <w:strike/>
                    <w:szCs w:val="18"/>
                    <w:lang w:val="ru-RU"/>
                  </w:rPr>
                </w:rPrChange>
              </w:rPr>
            </w:pPr>
            <w:del w:author="Murguia, Sahima" w:date="2022-03-15T22:37:00Z" w:id="2535">
              <w:r w:rsidRPr="006A0C90" w:rsidDel="00262379">
                <w:rPr>
                  <w:rFonts w:asciiTheme="majorHAnsi" w:hAnsiTheme="majorHAnsi" w:cstheme="majorHAnsi"/>
                  <w:strike/>
                  <w:szCs w:val="18"/>
                  <w:lang w:val="en-US"/>
                  <w:rPrChange w:author="Andreyeva, Julia" w:date="2022-03-16T13:42:00Z" w:id="2536">
                    <w:rPr>
                      <w:rFonts w:asciiTheme="majorHAnsi" w:hAnsiTheme="majorHAnsi" w:cstheme="majorHAnsi"/>
                      <w:strike/>
                      <w:szCs w:val="18"/>
                      <w:lang w:val="ru-RU"/>
                    </w:rPr>
                  </w:rPrChange>
                </w:rPr>
                <w:delText>Availability</w:delText>
              </w:r>
            </w:del>
          </w:p>
        </w:tc>
        <w:tc>
          <w:tcPr>
            <w:tcW w:w="2039" w:type="dxa"/>
            <w:vAlign w:val="center"/>
          </w:tcPr>
          <w:p w:rsidRPr="009463FF" w:rsidR="00CF59C4" w:rsidDel="00262379" w:rsidP="00DA7C74" w:rsidRDefault="00CF59C4" w14:paraId="731304E9" w14:textId="659C5114">
            <w:pPr>
              <w:pStyle w:val="ListParagraph"/>
              <w:ind w:left="0"/>
              <w:rPr>
                <w:del w:author="Murguia, Sahima" w:date="2022-03-15T22:37:00Z" w:id="2537"/>
                <w:rFonts w:asciiTheme="majorHAnsi" w:hAnsiTheme="majorHAnsi" w:cstheme="majorHAnsi"/>
                <w:strike/>
                <w:szCs w:val="18"/>
                <w:lang w:val="en-US"/>
              </w:rPr>
            </w:pPr>
            <w:del w:author="Murguia, Sahima" w:date="2022-03-15T22:37:00Z" w:id="2538">
              <w:r w:rsidRPr="009463FF" w:rsidDel="00262379">
                <w:rPr>
                  <w:rFonts w:asciiTheme="majorHAnsi" w:hAnsiTheme="majorHAnsi" w:cstheme="majorHAnsi"/>
                  <w:strike/>
                  <w:szCs w:val="18"/>
                  <w:lang w:val="en-US"/>
                </w:rPr>
                <w:delText>AVAIL_CD</w:delText>
              </w:r>
            </w:del>
          </w:p>
        </w:tc>
        <w:tc>
          <w:tcPr>
            <w:tcW w:w="977" w:type="dxa"/>
            <w:vAlign w:val="center"/>
          </w:tcPr>
          <w:p w:rsidRPr="009463FF" w:rsidR="00CF59C4" w:rsidDel="00262379" w:rsidP="00DA7C74" w:rsidRDefault="00CF59C4" w14:paraId="3BB04A78" w14:textId="38DF59E3">
            <w:pPr>
              <w:pStyle w:val="ListParagraph"/>
              <w:ind w:left="0"/>
              <w:rPr>
                <w:del w:author="Murguia, Sahima" w:date="2022-03-15T22:37:00Z" w:id="2539"/>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5259FC1" w14:textId="6B882956">
            <w:pPr>
              <w:pStyle w:val="ListParagraph"/>
              <w:ind w:left="0"/>
              <w:rPr>
                <w:del w:author="Murguia, Sahima" w:date="2022-03-15T22:37:00Z" w:id="2540"/>
                <w:rFonts w:asciiTheme="majorHAnsi" w:hAnsiTheme="majorHAnsi" w:cstheme="majorHAnsi"/>
                <w:strike/>
                <w:szCs w:val="18"/>
                <w:lang w:val="en-US"/>
              </w:rPr>
            </w:pPr>
          </w:p>
        </w:tc>
      </w:tr>
      <w:tr w:rsidRPr="009463FF" w:rsidR="00CF59C4" w:rsidDel="00262379" w:rsidTr="002001B3" w14:paraId="79E3FD87" w14:textId="71A4043E">
        <w:trPr>
          <w:trHeight w:val="43"/>
          <w:del w:author="Murguia, Sahima" w:date="2022-03-15T22:37:00Z" w:id="2541"/>
        </w:trPr>
        <w:tc>
          <w:tcPr>
            <w:tcW w:w="1028" w:type="dxa"/>
            <w:vMerge/>
            <w:vAlign w:val="center"/>
          </w:tcPr>
          <w:p w:rsidRPr="009463FF" w:rsidR="00CF59C4" w:rsidDel="00262379" w:rsidP="00DA7C74" w:rsidRDefault="00CF59C4" w14:paraId="15E949E6" w14:textId="544267BB">
            <w:pPr>
              <w:pStyle w:val="ListParagraph"/>
              <w:ind w:left="0"/>
              <w:rPr>
                <w:del w:author="Murguia, Sahima" w:date="2022-03-15T22:37:00Z" w:id="2542"/>
                <w:strike/>
                <w:sz w:val="20"/>
                <w:szCs w:val="20"/>
                <w:lang w:val="en-US"/>
              </w:rPr>
            </w:pPr>
          </w:p>
        </w:tc>
        <w:tc>
          <w:tcPr>
            <w:tcW w:w="1666" w:type="dxa"/>
            <w:vMerge/>
            <w:vAlign w:val="center"/>
          </w:tcPr>
          <w:p w:rsidRPr="009463FF" w:rsidR="00CF59C4" w:rsidDel="00262379" w:rsidP="00DA7C74" w:rsidRDefault="00CF59C4" w14:paraId="31C4B98C" w14:textId="12926108">
            <w:pPr>
              <w:pStyle w:val="ListParagraph"/>
              <w:ind w:left="0"/>
              <w:rPr>
                <w:del w:author="Murguia, Sahima" w:date="2022-03-15T22:37:00Z" w:id="2543"/>
                <w:rFonts w:asciiTheme="majorHAnsi" w:hAnsiTheme="majorHAnsi" w:cstheme="majorHAnsi"/>
                <w:strike/>
                <w:szCs w:val="18"/>
                <w:lang w:val="en-US"/>
              </w:rPr>
            </w:pPr>
          </w:p>
        </w:tc>
        <w:tc>
          <w:tcPr>
            <w:tcW w:w="1174" w:type="dxa"/>
            <w:vAlign w:val="center"/>
          </w:tcPr>
          <w:p w:rsidRPr="006A0C90" w:rsidR="00CF59C4" w:rsidDel="00262379" w:rsidP="00DA7C74" w:rsidRDefault="00CF59C4" w14:paraId="630F0427" w14:textId="035049DE">
            <w:pPr>
              <w:pStyle w:val="ListParagraph"/>
              <w:ind w:left="0"/>
              <w:rPr>
                <w:del w:author="Murguia, Sahima" w:date="2022-03-15T22:37:00Z" w:id="2544"/>
                <w:rFonts w:asciiTheme="majorHAnsi" w:hAnsiTheme="majorHAnsi" w:cstheme="majorHAnsi"/>
                <w:strike/>
                <w:szCs w:val="18"/>
                <w:lang w:val="en-US"/>
                <w:rPrChange w:author="Andreyeva, Julia" w:date="2022-03-16T13:42:00Z" w:id="2545">
                  <w:rPr>
                    <w:del w:author="Murguia, Sahima" w:date="2022-03-15T22:37:00Z" w:id="2546"/>
                    <w:rFonts w:asciiTheme="majorHAnsi" w:hAnsiTheme="majorHAnsi" w:cstheme="majorHAnsi"/>
                    <w:strike/>
                    <w:szCs w:val="18"/>
                    <w:lang w:val="ru-RU"/>
                  </w:rPr>
                </w:rPrChange>
              </w:rPr>
            </w:pPr>
            <w:del w:author="Murguia, Sahima" w:date="2022-03-15T22:37:00Z" w:id="2547">
              <w:r w:rsidRPr="006A0C90" w:rsidDel="00262379">
                <w:rPr>
                  <w:rFonts w:asciiTheme="majorHAnsi" w:hAnsiTheme="majorHAnsi" w:cstheme="majorHAnsi"/>
                  <w:strike/>
                  <w:szCs w:val="18"/>
                  <w:lang w:val="en-US"/>
                  <w:rPrChange w:author="Andreyeva, Julia" w:date="2022-03-16T13:42:00Z" w:id="2548">
                    <w:rPr>
                      <w:rFonts w:asciiTheme="majorHAnsi" w:hAnsiTheme="majorHAnsi" w:cstheme="majorHAnsi"/>
                      <w:strike/>
                      <w:szCs w:val="18"/>
                      <w:lang w:val="ru-RU"/>
                    </w:rPr>
                  </w:rPrChange>
                </w:rPr>
                <w:delText>Status</w:delText>
              </w:r>
            </w:del>
          </w:p>
        </w:tc>
        <w:tc>
          <w:tcPr>
            <w:tcW w:w="2039" w:type="dxa"/>
            <w:vAlign w:val="center"/>
          </w:tcPr>
          <w:p w:rsidRPr="009463FF" w:rsidR="00CF59C4" w:rsidDel="00262379" w:rsidP="00DA7C74" w:rsidRDefault="00CF59C4" w14:paraId="521F3345" w14:textId="2232E0F1">
            <w:pPr>
              <w:pStyle w:val="ListParagraph"/>
              <w:ind w:left="0"/>
              <w:rPr>
                <w:del w:author="Murguia, Sahima" w:date="2022-03-15T22:37:00Z" w:id="2549"/>
                <w:rFonts w:asciiTheme="majorHAnsi" w:hAnsiTheme="majorHAnsi" w:cstheme="majorHAnsi"/>
                <w:strike/>
                <w:szCs w:val="18"/>
                <w:lang w:val="en-US"/>
              </w:rPr>
            </w:pPr>
            <w:del w:author="Murguia, Sahima" w:date="2022-03-15T22:37:00Z" w:id="2550">
              <w:r w:rsidRPr="009463FF" w:rsidDel="00262379">
                <w:rPr>
                  <w:rFonts w:asciiTheme="majorHAnsi" w:hAnsiTheme="majorHAnsi" w:cstheme="majorHAnsi"/>
                  <w:strike/>
                  <w:szCs w:val="18"/>
                  <w:lang w:val="en-US"/>
                </w:rPr>
                <w:delText>STATUS_CD</w:delText>
              </w:r>
            </w:del>
          </w:p>
        </w:tc>
        <w:tc>
          <w:tcPr>
            <w:tcW w:w="977" w:type="dxa"/>
            <w:vAlign w:val="center"/>
          </w:tcPr>
          <w:p w:rsidRPr="009463FF" w:rsidR="00CF59C4" w:rsidDel="00262379" w:rsidP="00DA7C74" w:rsidRDefault="00CF59C4" w14:paraId="11FEB583" w14:textId="14EC4C87">
            <w:pPr>
              <w:pStyle w:val="ListParagraph"/>
              <w:ind w:left="0"/>
              <w:rPr>
                <w:del w:author="Murguia, Sahima" w:date="2022-03-15T22:37:00Z" w:id="2551"/>
                <w:rFonts w:asciiTheme="majorHAnsi" w:hAnsiTheme="majorHAnsi" w:cstheme="majorHAnsi"/>
                <w:strike/>
                <w:szCs w:val="18"/>
                <w:lang w:val="en-US"/>
              </w:rPr>
            </w:pPr>
          </w:p>
        </w:tc>
        <w:tc>
          <w:tcPr>
            <w:tcW w:w="3158" w:type="dxa"/>
            <w:vAlign w:val="center"/>
          </w:tcPr>
          <w:p w:rsidRPr="009463FF" w:rsidR="00CF59C4" w:rsidDel="00262379" w:rsidP="00DA7C74" w:rsidRDefault="00CF59C4" w14:paraId="73861517" w14:textId="48409BC1">
            <w:pPr>
              <w:pStyle w:val="ListParagraph"/>
              <w:ind w:left="0"/>
              <w:rPr>
                <w:del w:author="Murguia, Sahima" w:date="2022-03-15T22:37:00Z" w:id="2552"/>
                <w:rFonts w:asciiTheme="majorHAnsi" w:hAnsiTheme="majorHAnsi" w:cstheme="majorHAnsi"/>
                <w:strike/>
                <w:szCs w:val="18"/>
                <w:lang w:val="en-US"/>
              </w:rPr>
            </w:pPr>
          </w:p>
        </w:tc>
      </w:tr>
      <w:tr w:rsidRPr="009463FF" w:rsidR="00CF59C4" w:rsidDel="00262379" w:rsidTr="002001B3" w14:paraId="61CE19AE" w14:textId="0855DC59">
        <w:trPr>
          <w:trHeight w:val="43"/>
          <w:del w:author="Murguia, Sahima" w:date="2022-03-15T22:37:00Z" w:id="2553"/>
        </w:trPr>
        <w:tc>
          <w:tcPr>
            <w:tcW w:w="1028" w:type="dxa"/>
            <w:vMerge/>
            <w:vAlign w:val="center"/>
          </w:tcPr>
          <w:p w:rsidRPr="009463FF" w:rsidR="00CF59C4" w:rsidDel="00262379" w:rsidP="00DA7C74" w:rsidRDefault="00CF59C4" w14:paraId="2DCE7FB9" w14:textId="3C43A327">
            <w:pPr>
              <w:pStyle w:val="ListParagraph"/>
              <w:ind w:left="0"/>
              <w:rPr>
                <w:del w:author="Murguia, Sahima" w:date="2022-03-15T22:37:00Z" w:id="2554"/>
                <w:strike/>
                <w:sz w:val="20"/>
                <w:szCs w:val="20"/>
                <w:lang w:val="en-US"/>
              </w:rPr>
            </w:pPr>
          </w:p>
        </w:tc>
        <w:tc>
          <w:tcPr>
            <w:tcW w:w="1666" w:type="dxa"/>
            <w:vAlign w:val="center"/>
          </w:tcPr>
          <w:p w:rsidRPr="009463FF" w:rsidR="00CF59C4" w:rsidDel="00262379" w:rsidP="00DA7C74" w:rsidRDefault="00CF59C4" w14:paraId="6606B7FE" w14:textId="14654706">
            <w:pPr>
              <w:pStyle w:val="ListParagraph"/>
              <w:ind w:left="0"/>
              <w:rPr>
                <w:del w:author="Murguia, Sahima" w:date="2022-03-15T22:37:00Z" w:id="2555"/>
                <w:rFonts w:asciiTheme="majorHAnsi" w:hAnsiTheme="majorHAnsi" w:cstheme="majorHAnsi"/>
                <w:strike/>
                <w:szCs w:val="18"/>
                <w:lang w:val="en-US"/>
              </w:rPr>
            </w:pPr>
            <w:del w:author="Murguia, Sahima" w:date="2022-03-15T22:37:00Z" w:id="2556">
              <w:r w:rsidRPr="009463FF" w:rsidDel="00262379">
                <w:rPr>
                  <w:rFonts w:asciiTheme="majorHAnsi" w:hAnsiTheme="majorHAnsi" w:cstheme="majorHAnsi"/>
                  <w:strike/>
                  <w:szCs w:val="18"/>
                  <w:lang w:val="en-US"/>
                </w:rPr>
                <w:delText>S_PROD_INV</w:delText>
              </w:r>
            </w:del>
          </w:p>
        </w:tc>
        <w:tc>
          <w:tcPr>
            <w:tcW w:w="1174" w:type="dxa"/>
            <w:vAlign w:val="center"/>
          </w:tcPr>
          <w:p w:rsidRPr="006A0C90" w:rsidR="00CF59C4" w:rsidDel="00262379" w:rsidP="00DA7C74" w:rsidRDefault="00CF59C4" w14:paraId="2ACD78AC" w14:textId="35B692F6">
            <w:pPr>
              <w:pStyle w:val="ListParagraph"/>
              <w:ind w:left="0"/>
              <w:rPr>
                <w:del w:author="Murguia, Sahima" w:date="2022-03-15T22:37:00Z" w:id="2557"/>
                <w:rFonts w:asciiTheme="majorHAnsi" w:hAnsiTheme="majorHAnsi" w:cstheme="majorHAnsi"/>
                <w:strike/>
                <w:szCs w:val="18"/>
                <w:lang w:val="en-US"/>
                <w:rPrChange w:author="Andreyeva, Julia" w:date="2022-03-16T13:42:00Z" w:id="2558">
                  <w:rPr>
                    <w:del w:author="Murguia, Sahima" w:date="2022-03-15T22:37:00Z" w:id="2559"/>
                    <w:rFonts w:asciiTheme="majorHAnsi" w:hAnsiTheme="majorHAnsi" w:cstheme="majorHAnsi"/>
                    <w:strike/>
                    <w:szCs w:val="18"/>
                    <w:lang w:val="ru-RU"/>
                  </w:rPr>
                </w:rPrChange>
              </w:rPr>
            </w:pPr>
            <w:del w:author="Murguia, Sahima" w:date="2022-03-15T22:37:00Z" w:id="2560">
              <w:r w:rsidRPr="006A0C90" w:rsidDel="00262379">
                <w:rPr>
                  <w:rFonts w:asciiTheme="majorHAnsi" w:hAnsiTheme="majorHAnsi" w:cstheme="majorHAnsi"/>
                  <w:strike/>
                  <w:szCs w:val="18"/>
                  <w:lang w:val="en-US"/>
                  <w:rPrChange w:author="Andreyeva, Julia" w:date="2022-03-16T13:42:00Z" w:id="2561">
                    <w:rPr>
                      <w:rFonts w:asciiTheme="majorHAnsi" w:hAnsiTheme="majorHAnsi" w:cstheme="majorHAnsi"/>
                      <w:strike/>
                      <w:szCs w:val="18"/>
                      <w:lang w:val="ru-RU"/>
                    </w:rPr>
                  </w:rPrChange>
                </w:rPr>
                <w:delText>Qty</w:delText>
              </w:r>
            </w:del>
          </w:p>
        </w:tc>
        <w:tc>
          <w:tcPr>
            <w:tcW w:w="2039" w:type="dxa"/>
            <w:vAlign w:val="center"/>
          </w:tcPr>
          <w:p w:rsidRPr="009463FF" w:rsidR="00CF59C4" w:rsidDel="00262379" w:rsidP="00DA7C74" w:rsidRDefault="00CF59C4" w14:paraId="279B1974" w14:textId="429BD27A">
            <w:pPr>
              <w:pStyle w:val="ListParagraph"/>
              <w:ind w:left="0"/>
              <w:rPr>
                <w:del w:author="Murguia, Sahima" w:date="2022-03-15T22:37:00Z" w:id="2562"/>
                <w:rFonts w:asciiTheme="majorHAnsi" w:hAnsiTheme="majorHAnsi" w:cstheme="majorHAnsi"/>
                <w:strike/>
                <w:szCs w:val="18"/>
                <w:lang w:val="en-US"/>
              </w:rPr>
            </w:pPr>
            <w:del w:author="Murguia, Sahima" w:date="2022-03-15T22:37:00Z" w:id="2563">
              <w:r w:rsidRPr="009463FF" w:rsidDel="00262379">
                <w:rPr>
                  <w:rFonts w:asciiTheme="majorHAnsi" w:hAnsiTheme="majorHAnsi" w:cstheme="majorHAnsi"/>
                  <w:strike/>
                  <w:szCs w:val="18"/>
                  <w:lang w:val="en-US"/>
                </w:rPr>
                <w:delText>QTY</w:delText>
              </w:r>
            </w:del>
          </w:p>
        </w:tc>
        <w:tc>
          <w:tcPr>
            <w:tcW w:w="977" w:type="dxa"/>
            <w:vAlign w:val="center"/>
          </w:tcPr>
          <w:p w:rsidRPr="009463FF" w:rsidR="00CF59C4" w:rsidDel="00262379" w:rsidP="00DA7C74" w:rsidRDefault="00CF59C4" w14:paraId="042C4F1C" w14:textId="6EE6651D">
            <w:pPr>
              <w:pStyle w:val="ListParagraph"/>
              <w:ind w:left="0"/>
              <w:rPr>
                <w:del w:author="Murguia, Sahima" w:date="2022-03-15T22:37:00Z" w:id="2564"/>
                <w:rFonts w:asciiTheme="majorHAnsi" w:hAnsiTheme="majorHAnsi" w:cstheme="majorHAnsi"/>
                <w:strike/>
                <w:szCs w:val="18"/>
                <w:lang w:val="en-US"/>
              </w:rPr>
            </w:pPr>
          </w:p>
        </w:tc>
        <w:tc>
          <w:tcPr>
            <w:tcW w:w="3158" w:type="dxa"/>
            <w:vAlign w:val="center"/>
          </w:tcPr>
          <w:p w:rsidRPr="009463FF" w:rsidR="00CF59C4" w:rsidDel="00262379" w:rsidP="00DA7C74" w:rsidRDefault="00CF59C4" w14:paraId="32E3A217" w14:textId="17C1FEBA">
            <w:pPr>
              <w:pStyle w:val="ListParagraph"/>
              <w:ind w:left="0"/>
              <w:rPr>
                <w:del w:author="Murguia, Sahima" w:date="2022-03-15T22:37:00Z" w:id="2565"/>
                <w:rFonts w:asciiTheme="majorHAnsi" w:hAnsiTheme="majorHAnsi" w:cstheme="majorHAnsi"/>
                <w:strike/>
                <w:szCs w:val="18"/>
                <w:lang w:val="en-US"/>
              </w:rPr>
            </w:pPr>
          </w:p>
        </w:tc>
      </w:tr>
    </w:tbl>
    <w:p w:rsidRPr="009463FF" w:rsidR="00C46D24" w:rsidDel="00262379" w:rsidP="00DA0C4A" w:rsidRDefault="00C46D24" w14:paraId="773C32D2" w14:textId="60F2ED57">
      <w:pPr>
        <w:rPr>
          <w:del w:author="Murguia, Sahima" w:date="2022-03-15T22:37:00Z" w:id="2566"/>
          <w:strike/>
        </w:rPr>
      </w:pPr>
    </w:p>
    <w:p w:rsidRPr="009463FF" w:rsidR="00D24527" w:rsidDel="00262379" w:rsidP="00DA0C4A" w:rsidRDefault="003C3EA5" w14:paraId="4FCFC045" w14:textId="176DA1C2">
      <w:pPr>
        <w:rPr>
          <w:del w:author="Murguia, Sahima" w:date="2022-03-15T22:37:00Z" w:id="2567"/>
          <w:strike/>
          <w:color w:val="FFFFFF" w:themeColor="background1"/>
        </w:rPr>
      </w:pPr>
      <w:del w:author="Murguia, Sahima" w:date="2022-03-15T22:37:00Z" w:id="2568">
        <w:r w:rsidRPr="009463FF" w:rsidDel="00262379">
          <w:rPr>
            <w:strike/>
            <w:color w:val="FFFFFF" w:themeColor="background1"/>
          </w:rPr>
          <w:delText>Xxx</w:delText>
        </w:r>
      </w:del>
    </w:p>
    <w:tbl>
      <w:tblPr>
        <w:tblStyle w:val="TableGrid"/>
        <w:tblpPr w:leftFromText="180" w:rightFromText="180" w:vertAnchor="page" w:horzAnchor="margin" w:tblpX="-147" w:tblpY="8473"/>
        <w:tblW w:w="10060" w:type="dxa"/>
        <w:tblLayout w:type="fixed"/>
        <w:tblLook w:val="04A0" w:firstRow="1" w:lastRow="0" w:firstColumn="1" w:lastColumn="0" w:noHBand="0" w:noVBand="1"/>
      </w:tblPr>
      <w:tblGrid>
        <w:gridCol w:w="1478"/>
        <w:gridCol w:w="1368"/>
        <w:gridCol w:w="1512"/>
        <w:gridCol w:w="2070"/>
        <w:gridCol w:w="990"/>
        <w:gridCol w:w="2642"/>
      </w:tblGrid>
      <w:tr w:rsidRPr="009463FF" w:rsidR="003C3EA5" w:rsidDel="00262379" w:rsidTr="003C3EA5" w14:paraId="0E090693" w14:textId="40F379EC">
        <w:trPr>
          <w:del w:author="Murguia, Sahima" w:date="2022-03-15T22:37:00Z" w:id="2569"/>
        </w:trPr>
        <w:tc>
          <w:tcPr>
            <w:tcW w:w="1478" w:type="dxa"/>
            <w:shd w:val="clear" w:color="auto" w:fill="2B5D9A" w:themeFill="accent6" w:themeFillShade="BF"/>
          </w:tcPr>
          <w:p w:rsidRPr="009463FF" w:rsidR="003C3EA5" w:rsidDel="00262379" w:rsidP="003C3EA5" w:rsidRDefault="003C3EA5" w14:paraId="210A4E8E" w14:textId="23F63500">
            <w:pPr>
              <w:pStyle w:val="BodyText"/>
              <w:rPr>
                <w:del w:author="Murguia, Sahima" w:date="2022-03-15T22:37:00Z" w:id="2570"/>
                <w:rFonts w:ascii="Arial" w:hAnsi="Arial" w:cs="Arial"/>
                <w:b/>
                <w:bCs/>
                <w:strike/>
                <w:color w:val="FFFFFF" w:themeColor="background1"/>
                <w:szCs w:val="20"/>
              </w:rPr>
            </w:pPr>
            <w:del w:author="Murguia, Sahima" w:date="2022-03-15T22:37:00Z" w:id="2571">
              <w:r w:rsidRPr="009463FF" w:rsidDel="00262379">
                <w:rPr>
                  <w:rFonts w:ascii="Arial" w:hAnsi="Arial" w:cs="Arial"/>
                  <w:b/>
                  <w:bCs/>
                  <w:strike/>
                  <w:color w:val="FFFFFF" w:themeColor="background1"/>
                  <w:szCs w:val="20"/>
                </w:rPr>
                <w:delText>BC</w:delText>
              </w:r>
            </w:del>
          </w:p>
        </w:tc>
        <w:tc>
          <w:tcPr>
            <w:tcW w:w="1368" w:type="dxa"/>
            <w:shd w:val="clear" w:color="auto" w:fill="2B5D9A" w:themeFill="accent6" w:themeFillShade="BF"/>
          </w:tcPr>
          <w:p w:rsidRPr="009463FF" w:rsidR="003C3EA5" w:rsidDel="00262379" w:rsidP="003C3EA5" w:rsidRDefault="003C3EA5" w14:paraId="237452DD" w14:textId="5FA76801">
            <w:pPr>
              <w:pStyle w:val="BodyText"/>
              <w:rPr>
                <w:del w:author="Murguia, Sahima" w:date="2022-03-15T22:37:00Z" w:id="2572"/>
                <w:rFonts w:ascii="Arial" w:hAnsi="Arial" w:cs="Arial"/>
                <w:b/>
                <w:bCs/>
                <w:strike/>
                <w:color w:val="FFFFFF" w:themeColor="background1"/>
                <w:szCs w:val="20"/>
              </w:rPr>
            </w:pPr>
            <w:del w:author="Murguia, Sahima" w:date="2022-03-15T22:37:00Z" w:id="2573">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3C3EA5" w:rsidDel="00262379" w:rsidP="003C3EA5" w:rsidRDefault="003C3EA5" w14:paraId="409BA161" w14:textId="2B339474">
            <w:pPr>
              <w:pStyle w:val="BodyText"/>
              <w:rPr>
                <w:del w:author="Murguia, Sahima" w:date="2022-03-15T22:37:00Z" w:id="2574"/>
                <w:rFonts w:ascii="Arial" w:hAnsi="Arial" w:cs="Arial"/>
                <w:b/>
                <w:bCs/>
                <w:strike/>
                <w:color w:val="FFFFFF" w:themeColor="background1"/>
                <w:szCs w:val="20"/>
              </w:rPr>
            </w:pPr>
            <w:del w:author="Murguia, Sahima" w:date="2022-03-15T22:37:00Z" w:id="2575">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3C3EA5" w:rsidDel="00262379" w:rsidP="003C3EA5" w:rsidRDefault="003C3EA5" w14:paraId="2D8AEFD0" w14:textId="5DDB500B">
            <w:pPr>
              <w:pStyle w:val="BodyText"/>
              <w:rPr>
                <w:del w:author="Murguia, Sahima" w:date="2022-03-15T22:37:00Z" w:id="2576"/>
                <w:rFonts w:ascii="Arial" w:hAnsi="Arial" w:cs="Arial"/>
                <w:b/>
                <w:bCs/>
                <w:strike/>
                <w:color w:val="FFFFFF" w:themeColor="background1"/>
                <w:szCs w:val="20"/>
              </w:rPr>
            </w:pPr>
            <w:del w:author="Murguia, Sahima" w:date="2022-03-15T22:37:00Z" w:id="2577">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3C3EA5" w:rsidDel="00262379" w:rsidP="003C3EA5" w:rsidRDefault="003C3EA5" w14:paraId="461ED5C7" w14:textId="6455B657">
            <w:pPr>
              <w:pStyle w:val="BodyText"/>
              <w:rPr>
                <w:del w:author="Murguia, Sahima" w:date="2022-03-15T22:37:00Z" w:id="2578"/>
                <w:rFonts w:ascii="Arial" w:hAnsi="Arial" w:cs="Arial"/>
                <w:b/>
                <w:bCs/>
                <w:strike/>
                <w:color w:val="FFFFFF" w:themeColor="background1"/>
                <w:szCs w:val="20"/>
              </w:rPr>
            </w:pPr>
            <w:del w:author="Murguia, Sahima" w:date="2022-03-15T22:37:00Z" w:id="2579">
              <w:r w:rsidRPr="009463FF" w:rsidDel="00262379">
                <w:rPr>
                  <w:rFonts w:ascii="Arial" w:hAnsi="Arial" w:cs="Arial"/>
                  <w:b/>
                  <w:bCs/>
                  <w:strike/>
                  <w:color w:val="FFFFFF" w:themeColor="background1"/>
                  <w:szCs w:val="20"/>
                </w:rPr>
                <w:delText>Type</w:delText>
              </w:r>
            </w:del>
          </w:p>
        </w:tc>
        <w:tc>
          <w:tcPr>
            <w:tcW w:w="2642" w:type="dxa"/>
            <w:shd w:val="clear" w:color="auto" w:fill="2B5D9A" w:themeFill="accent6" w:themeFillShade="BF"/>
          </w:tcPr>
          <w:p w:rsidRPr="009463FF" w:rsidR="003C3EA5" w:rsidDel="00262379" w:rsidP="003C3EA5" w:rsidRDefault="003C3EA5" w14:paraId="27FC1D9E" w14:textId="25E0ED11">
            <w:pPr>
              <w:pStyle w:val="BodyText"/>
              <w:rPr>
                <w:del w:author="Murguia, Sahima" w:date="2022-03-15T22:37:00Z" w:id="2580"/>
                <w:rFonts w:ascii="Arial" w:hAnsi="Arial" w:cs="Arial"/>
                <w:b/>
                <w:bCs/>
                <w:strike/>
                <w:color w:val="FFFFFF" w:themeColor="background1"/>
                <w:szCs w:val="20"/>
              </w:rPr>
            </w:pPr>
            <w:del w:author="Murguia, Sahima" w:date="2022-03-15T22:37:00Z" w:id="2581">
              <w:r w:rsidRPr="009463FF" w:rsidDel="00262379">
                <w:rPr>
                  <w:rFonts w:ascii="Arial" w:hAnsi="Arial" w:cs="Arial"/>
                  <w:b/>
                  <w:bCs/>
                  <w:strike/>
                  <w:color w:val="FFFFFF" w:themeColor="background1"/>
                  <w:szCs w:val="20"/>
                </w:rPr>
                <w:delText>Description</w:delText>
              </w:r>
            </w:del>
          </w:p>
        </w:tc>
      </w:tr>
      <w:tr w:rsidRPr="009463FF" w:rsidR="003C3EA5" w:rsidDel="00262379" w:rsidTr="003C3EA5" w14:paraId="5D4B3254" w14:textId="76A4F38E">
        <w:trPr>
          <w:trHeight w:val="43"/>
          <w:del w:author="Murguia, Sahima" w:date="2022-03-15T22:37:00Z" w:id="2582"/>
        </w:trPr>
        <w:tc>
          <w:tcPr>
            <w:tcW w:w="1478" w:type="dxa"/>
            <w:vMerge w:val="restart"/>
            <w:vAlign w:val="center"/>
          </w:tcPr>
          <w:p w:rsidRPr="009463FF" w:rsidR="003C3EA5" w:rsidDel="00262379" w:rsidP="003C3EA5" w:rsidRDefault="003C3EA5" w14:paraId="0B4DF685" w14:textId="27111A74">
            <w:pPr>
              <w:pStyle w:val="ListParagraph"/>
              <w:ind w:left="0"/>
              <w:rPr>
                <w:del w:author="Murguia, Sahima" w:date="2022-03-15T22:37:00Z" w:id="2583"/>
                <w:rFonts w:asciiTheme="majorHAnsi" w:hAnsiTheme="majorHAnsi" w:cstheme="majorHAnsi"/>
                <w:strike/>
                <w:szCs w:val="18"/>
                <w:lang w:val="en-US"/>
              </w:rPr>
            </w:pPr>
            <w:del w:author="Murguia, Sahima" w:date="2022-03-15T22:37:00Z" w:id="2584">
              <w:r w:rsidRPr="009463FF" w:rsidDel="00262379">
                <w:rPr>
                  <w:strike/>
                  <w:sz w:val="20"/>
                  <w:szCs w:val="20"/>
                  <w:lang w:val="en-US"/>
                </w:rPr>
                <w:delText>cycle counting</w:delText>
              </w:r>
            </w:del>
          </w:p>
        </w:tc>
        <w:tc>
          <w:tcPr>
            <w:tcW w:w="1368" w:type="dxa"/>
            <w:vAlign w:val="center"/>
          </w:tcPr>
          <w:p w:rsidRPr="009463FF" w:rsidR="003C3EA5" w:rsidDel="00262379" w:rsidP="003C3EA5" w:rsidRDefault="003C3EA5" w14:paraId="48F6F9DF" w14:textId="1F0067E0">
            <w:pPr>
              <w:pStyle w:val="ListParagraph"/>
              <w:ind w:left="0"/>
              <w:rPr>
                <w:del w:author="Murguia, Sahima" w:date="2022-03-15T22:37:00Z" w:id="2585"/>
                <w:rFonts w:asciiTheme="majorHAnsi" w:hAnsiTheme="majorHAnsi" w:cstheme="majorHAnsi"/>
                <w:strike/>
                <w:szCs w:val="18"/>
                <w:lang w:val="en-US"/>
              </w:rPr>
            </w:pPr>
            <w:del w:author="Murguia, Sahima" w:date="2022-03-15T22:37:00Z" w:id="2586">
              <w:r w:rsidRPr="009463FF" w:rsidDel="00262379">
                <w:rPr>
                  <w:rFonts w:asciiTheme="majorHAnsi" w:hAnsiTheme="majorHAnsi" w:cstheme="majorHAnsi"/>
                  <w:strike/>
                  <w:szCs w:val="18"/>
                  <w:lang w:val="en-US"/>
                </w:rPr>
                <w:delText>S_USER</w:delText>
              </w:r>
            </w:del>
          </w:p>
        </w:tc>
        <w:tc>
          <w:tcPr>
            <w:tcW w:w="1512" w:type="dxa"/>
            <w:vAlign w:val="center"/>
          </w:tcPr>
          <w:p w:rsidRPr="009463FF" w:rsidR="003C3EA5" w:rsidDel="00262379" w:rsidP="003C3EA5" w:rsidRDefault="003C3EA5" w14:paraId="45DCCAA2" w14:textId="565EA522">
            <w:pPr>
              <w:pStyle w:val="ListParagraph"/>
              <w:ind w:left="0"/>
              <w:rPr>
                <w:del w:author="Murguia, Sahima" w:date="2022-03-15T22:37:00Z" w:id="2587"/>
                <w:rFonts w:asciiTheme="majorHAnsi" w:hAnsiTheme="majorHAnsi" w:cstheme="majorHAnsi"/>
                <w:strike/>
                <w:szCs w:val="18"/>
                <w:lang w:val="en-US"/>
              </w:rPr>
            </w:pPr>
            <w:del w:author="Murguia, Sahima" w:date="2022-03-15T22:37:00Z" w:id="2588">
              <w:r w:rsidRPr="009463FF" w:rsidDel="00262379">
                <w:rPr>
                  <w:rFonts w:asciiTheme="majorHAnsi" w:hAnsiTheme="majorHAnsi" w:cstheme="majorHAnsi"/>
                  <w:strike/>
                  <w:szCs w:val="18"/>
                  <w:lang w:val="en-US"/>
                </w:rPr>
                <w:delText>Created by</w:delText>
              </w:r>
            </w:del>
          </w:p>
        </w:tc>
        <w:tc>
          <w:tcPr>
            <w:tcW w:w="2070" w:type="dxa"/>
            <w:vAlign w:val="center"/>
          </w:tcPr>
          <w:p w:rsidRPr="009463FF" w:rsidR="003C3EA5" w:rsidDel="00262379" w:rsidP="003C3EA5" w:rsidRDefault="003C3EA5" w14:paraId="425694E6" w14:textId="6612DB8E">
            <w:pPr>
              <w:pStyle w:val="ListParagraph"/>
              <w:ind w:left="0"/>
              <w:rPr>
                <w:del w:author="Murguia, Sahima" w:date="2022-03-15T22:37:00Z" w:id="2589"/>
                <w:rFonts w:asciiTheme="majorHAnsi" w:hAnsiTheme="majorHAnsi" w:cstheme="majorHAnsi"/>
                <w:strike/>
                <w:szCs w:val="18"/>
                <w:lang w:val="en-US"/>
              </w:rPr>
            </w:pPr>
            <w:del w:author="Murguia, Sahima" w:date="2022-03-15T22:37:00Z" w:id="2590">
              <w:r w:rsidRPr="009463FF" w:rsidDel="00262379">
                <w:rPr>
                  <w:rFonts w:asciiTheme="majorHAnsi" w:hAnsiTheme="majorHAnsi" w:cstheme="majorHAnsi"/>
                  <w:strike/>
                  <w:szCs w:val="18"/>
                  <w:lang w:val="en-US"/>
                </w:rPr>
                <w:delText>LOGIN</w:delText>
              </w:r>
            </w:del>
          </w:p>
        </w:tc>
        <w:tc>
          <w:tcPr>
            <w:tcW w:w="990" w:type="dxa"/>
            <w:vAlign w:val="center"/>
          </w:tcPr>
          <w:p w:rsidRPr="009463FF" w:rsidR="003C3EA5" w:rsidDel="00262379" w:rsidP="003C3EA5" w:rsidRDefault="003C3EA5" w14:paraId="0E9B128D" w14:textId="021BDB44">
            <w:pPr>
              <w:pStyle w:val="ListParagraph"/>
              <w:ind w:left="0"/>
              <w:rPr>
                <w:del w:author="Murguia, Sahima" w:date="2022-03-15T22:37:00Z" w:id="2591"/>
                <w:rFonts w:asciiTheme="majorHAnsi" w:hAnsiTheme="majorHAnsi" w:cstheme="majorHAnsi"/>
                <w:strike/>
                <w:szCs w:val="18"/>
                <w:lang w:val="en-US"/>
              </w:rPr>
            </w:pPr>
            <w:del w:author="Murguia, Sahima" w:date="2022-03-15T22:37:00Z" w:id="2592">
              <w:r w:rsidRPr="009463FF" w:rsidDel="00262379">
                <w:rPr>
                  <w:rFonts w:asciiTheme="majorHAnsi" w:hAnsiTheme="majorHAnsi" w:cstheme="majorHAnsi"/>
                  <w:strike/>
                  <w:szCs w:val="18"/>
                  <w:lang w:val="en-US"/>
                </w:rPr>
                <w:delText>text</w:delText>
              </w:r>
            </w:del>
          </w:p>
        </w:tc>
        <w:tc>
          <w:tcPr>
            <w:tcW w:w="2642" w:type="dxa"/>
            <w:vAlign w:val="center"/>
          </w:tcPr>
          <w:p w:rsidRPr="009463FF" w:rsidR="003C3EA5" w:rsidDel="00262379" w:rsidP="003C3EA5" w:rsidRDefault="003C3EA5" w14:paraId="6E235A46" w14:textId="01B778E1">
            <w:pPr>
              <w:pStyle w:val="ListParagraph"/>
              <w:ind w:left="0"/>
              <w:rPr>
                <w:del w:author="Murguia, Sahima" w:date="2022-03-15T22:37:00Z" w:id="2593"/>
                <w:rFonts w:asciiTheme="majorHAnsi" w:hAnsiTheme="majorHAnsi" w:cstheme="majorHAnsi"/>
                <w:strike/>
                <w:szCs w:val="18"/>
                <w:lang w:val="en-US"/>
              </w:rPr>
            </w:pPr>
          </w:p>
        </w:tc>
      </w:tr>
      <w:tr w:rsidRPr="009463FF" w:rsidR="003C3EA5" w:rsidDel="00262379" w:rsidTr="003C3EA5" w14:paraId="011A04F5" w14:textId="397AED2A">
        <w:trPr>
          <w:trHeight w:val="43"/>
          <w:del w:author="Murguia, Sahima" w:date="2022-03-15T22:37:00Z" w:id="2594"/>
        </w:trPr>
        <w:tc>
          <w:tcPr>
            <w:tcW w:w="1478" w:type="dxa"/>
            <w:vMerge/>
            <w:vAlign w:val="center"/>
          </w:tcPr>
          <w:p w:rsidRPr="009463FF" w:rsidR="003C3EA5" w:rsidDel="00262379" w:rsidP="003C3EA5" w:rsidRDefault="003C3EA5" w14:paraId="28D6A6F2" w14:textId="312078AE">
            <w:pPr>
              <w:pStyle w:val="ListParagraph"/>
              <w:ind w:left="0"/>
              <w:rPr>
                <w:del w:author="Murguia, Sahima" w:date="2022-03-15T22:37:00Z" w:id="2595"/>
                <w:strike/>
                <w:sz w:val="20"/>
                <w:szCs w:val="20"/>
                <w:lang w:val="en-US"/>
              </w:rPr>
            </w:pPr>
          </w:p>
        </w:tc>
        <w:tc>
          <w:tcPr>
            <w:tcW w:w="1368" w:type="dxa"/>
            <w:vMerge w:val="restart"/>
            <w:vAlign w:val="center"/>
          </w:tcPr>
          <w:p w:rsidRPr="009463FF" w:rsidR="003C3EA5" w:rsidDel="00262379" w:rsidP="003C3EA5" w:rsidRDefault="003C3EA5" w14:paraId="4DCF5101" w14:textId="528294E0">
            <w:pPr>
              <w:pStyle w:val="ListParagraph"/>
              <w:ind w:left="0"/>
              <w:rPr>
                <w:del w:author="Murguia, Sahima" w:date="2022-03-15T22:37:00Z" w:id="2596"/>
                <w:rFonts w:asciiTheme="majorHAnsi" w:hAnsiTheme="majorHAnsi" w:cstheme="majorHAnsi"/>
                <w:strike/>
                <w:szCs w:val="18"/>
                <w:lang w:val="en-US"/>
              </w:rPr>
            </w:pPr>
            <w:del w:author="Murguia, Sahima" w:date="2022-03-15T22:37:00Z" w:id="2597">
              <w:r w:rsidRPr="009463FF" w:rsidDel="00262379">
                <w:rPr>
                  <w:rFonts w:asciiTheme="majorHAnsi" w:hAnsiTheme="majorHAnsi" w:cstheme="majorHAnsi"/>
                  <w:strike/>
                  <w:szCs w:val="18"/>
                  <w:lang w:val="en-US"/>
                </w:rPr>
                <w:delText>S_INVLOC_CYCCNT</w:delText>
              </w:r>
            </w:del>
          </w:p>
        </w:tc>
        <w:tc>
          <w:tcPr>
            <w:tcW w:w="1512" w:type="dxa"/>
            <w:vAlign w:val="center"/>
          </w:tcPr>
          <w:p w:rsidRPr="009463FF" w:rsidR="003C3EA5" w:rsidDel="00262379" w:rsidP="003C3EA5" w:rsidRDefault="003C3EA5" w14:paraId="25636AF5" w14:textId="7DD43DA9">
            <w:pPr>
              <w:pStyle w:val="ListParagraph"/>
              <w:ind w:left="0"/>
              <w:rPr>
                <w:del w:author="Murguia, Sahima" w:date="2022-03-15T22:37:00Z" w:id="2598"/>
                <w:rFonts w:asciiTheme="majorHAnsi" w:hAnsiTheme="majorHAnsi" w:cstheme="majorHAnsi"/>
                <w:strike/>
                <w:szCs w:val="18"/>
                <w:lang w:val="en-US"/>
              </w:rPr>
            </w:pPr>
            <w:del w:author="Murguia, Sahima" w:date="2022-03-15T22:37:00Z" w:id="2599">
              <w:r w:rsidRPr="009463FF" w:rsidDel="00262379">
                <w:rPr>
                  <w:rFonts w:asciiTheme="majorHAnsi" w:hAnsiTheme="majorHAnsi" w:cstheme="majorHAnsi"/>
                  <w:strike/>
                  <w:szCs w:val="18"/>
                  <w:lang w:val="en-US"/>
                </w:rPr>
                <w:delText>Creation date</w:delText>
              </w:r>
            </w:del>
          </w:p>
        </w:tc>
        <w:tc>
          <w:tcPr>
            <w:tcW w:w="2070" w:type="dxa"/>
            <w:vAlign w:val="center"/>
          </w:tcPr>
          <w:p w:rsidRPr="009463FF" w:rsidR="003C3EA5" w:rsidDel="00262379" w:rsidP="003C3EA5" w:rsidRDefault="003C3EA5" w14:paraId="720AF971" w14:textId="2995B9BE">
            <w:pPr>
              <w:pStyle w:val="ListParagraph"/>
              <w:ind w:left="0"/>
              <w:rPr>
                <w:del w:author="Murguia, Sahima" w:date="2022-03-15T22:37:00Z" w:id="2600"/>
                <w:rFonts w:asciiTheme="majorHAnsi" w:hAnsiTheme="majorHAnsi" w:cstheme="majorHAnsi"/>
                <w:strike/>
                <w:szCs w:val="18"/>
                <w:lang w:val="en-US"/>
              </w:rPr>
            </w:pPr>
            <w:del w:author="Murguia, Sahima" w:date="2022-03-15T22:37:00Z" w:id="2601">
              <w:r w:rsidRPr="009463FF" w:rsidDel="00262379">
                <w:rPr>
                  <w:rFonts w:asciiTheme="majorHAnsi" w:hAnsiTheme="majorHAnsi" w:cstheme="majorHAnsi"/>
                  <w:strike/>
                  <w:szCs w:val="18"/>
                  <w:lang w:val="en-US"/>
                </w:rPr>
                <w:delText>CREATED</w:delText>
              </w:r>
            </w:del>
          </w:p>
        </w:tc>
        <w:tc>
          <w:tcPr>
            <w:tcW w:w="990" w:type="dxa"/>
            <w:vAlign w:val="center"/>
          </w:tcPr>
          <w:p w:rsidRPr="009463FF" w:rsidR="003C3EA5" w:rsidDel="00262379" w:rsidP="003C3EA5" w:rsidRDefault="003C3EA5" w14:paraId="2A1045FC" w14:textId="4FF9380E">
            <w:pPr>
              <w:pStyle w:val="ListParagraph"/>
              <w:ind w:left="0"/>
              <w:rPr>
                <w:del w:author="Murguia, Sahima" w:date="2022-03-15T22:37:00Z" w:id="2602"/>
                <w:rFonts w:asciiTheme="majorHAnsi" w:hAnsiTheme="majorHAnsi" w:cstheme="majorHAnsi"/>
                <w:strike/>
                <w:szCs w:val="18"/>
                <w:lang w:val="en-US"/>
              </w:rPr>
            </w:pPr>
            <w:del w:author="Murguia, Sahima" w:date="2022-03-15T22:37:00Z" w:id="2603">
              <w:r w:rsidRPr="009463FF" w:rsidDel="00262379">
                <w:rPr>
                  <w:rFonts w:asciiTheme="majorHAnsi" w:hAnsiTheme="majorHAnsi" w:cstheme="majorHAnsi"/>
                  <w:strike/>
                  <w:szCs w:val="18"/>
                  <w:lang w:val="en-US"/>
                </w:rPr>
                <w:delText>datetime</w:delText>
              </w:r>
            </w:del>
          </w:p>
        </w:tc>
        <w:tc>
          <w:tcPr>
            <w:tcW w:w="2642" w:type="dxa"/>
            <w:vAlign w:val="center"/>
          </w:tcPr>
          <w:p w:rsidRPr="009463FF" w:rsidR="003C3EA5" w:rsidDel="00262379" w:rsidP="003C3EA5" w:rsidRDefault="003C3EA5" w14:paraId="4D59979B" w14:textId="26E85112">
            <w:pPr>
              <w:pStyle w:val="ListParagraph"/>
              <w:ind w:left="0"/>
              <w:rPr>
                <w:del w:author="Murguia, Sahima" w:date="2022-03-15T22:37:00Z" w:id="2604"/>
                <w:rFonts w:asciiTheme="majorHAnsi" w:hAnsiTheme="majorHAnsi" w:cstheme="majorHAnsi"/>
                <w:strike/>
                <w:szCs w:val="18"/>
                <w:lang w:val="en-US"/>
              </w:rPr>
            </w:pPr>
          </w:p>
        </w:tc>
      </w:tr>
      <w:tr w:rsidRPr="009463FF" w:rsidR="003C3EA5" w:rsidDel="00262379" w:rsidTr="003C3EA5" w14:paraId="63CFCD9A" w14:textId="1C17CAB9">
        <w:trPr>
          <w:trHeight w:val="43"/>
          <w:del w:author="Murguia, Sahima" w:date="2022-03-15T22:37:00Z" w:id="2605"/>
        </w:trPr>
        <w:tc>
          <w:tcPr>
            <w:tcW w:w="1478" w:type="dxa"/>
            <w:vMerge/>
            <w:vAlign w:val="center"/>
          </w:tcPr>
          <w:p w:rsidRPr="009463FF" w:rsidR="003C3EA5" w:rsidDel="00262379" w:rsidP="003C3EA5" w:rsidRDefault="003C3EA5" w14:paraId="5E3CD0D7" w14:textId="3BE944FE">
            <w:pPr>
              <w:pStyle w:val="ListParagraph"/>
              <w:ind w:left="0"/>
              <w:rPr>
                <w:del w:author="Murguia, Sahima" w:date="2022-03-15T22:37:00Z" w:id="2606"/>
                <w:strike/>
                <w:sz w:val="20"/>
                <w:szCs w:val="20"/>
                <w:lang w:val="en-US"/>
              </w:rPr>
            </w:pPr>
          </w:p>
        </w:tc>
        <w:tc>
          <w:tcPr>
            <w:tcW w:w="1368" w:type="dxa"/>
            <w:vMerge/>
            <w:vAlign w:val="center"/>
          </w:tcPr>
          <w:p w:rsidRPr="009463FF" w:rsidR="003C3EA5" w:rsidDel="00262379" w:rsidP="003C3EA5" w:rsidRDefault="003C3EA5" w14:paraId="5E24BDE4" w14:textId="7F088ADA">
            <w:pPr>
              <w:pStyle w:val="ListParagraph"/>
              <w:ind w:left="0"/>
              <w:rPr>
                <w:del w:author="Murguia, Sahima" w:date="2022-03-15T22:37:00Z" w:id="2607"/>
                <w:rFonts w:asciiTheme="majorHAnsi" w:hAnsiTheme="majorHAnsi" w:cstheme="majorHAnsi"/>
                <w:strike/>
                <w:szCs w:val="18"/>
                <w:lang w:val="en-US"/>
              </w:rPr>
            </w:pPr>
          </w:p>
        </w:tc>
        <w:tc>
          <w:tcPr>
            <w:tcW w:w="1512" w:type="dxa"/>
            <w:vAlign w:val="center"/>
          </w:tcPr>
          <w:p w:rsidRPr="009463FF" w:rsidR="003C3EA5" w:rsidDel="00262379" w:rsidP="003C3EA5" w:rsidRDefault="003C3EA5" w14:paraId="4295CDD0" w14:textId="4446CCD1">
            <w:pPr>
              <w:pStyle w:val="ListParagraph"/>
              <w:ind w:left="0"/>
              <w:rPr>
                <w:del w:author="Murguia, Sahima" w:date="2022-03-15T22:37:00Z" w:id="2608"/>
                <w:rFonts w:asciiTheme="majorHAnsi" w:hAnsiTheme="majorHAnsi" w:cstheme="majorHAnsi"/>
                <w:strike/>
                <w:szCs w:val="18"/>
                <w:lang w:val="en-US"/>
              </w:rPr>
            </w:pPr>
            <w:del w:author="Murguia, Sahima" w:date="2022-03-15T22:37:00Z" w:id="2609">
              <w:r w:rsidRPr="009463FF" w:rsidDel="00262379">
                <w:rPr>
                  <w:rFonts w:asciiTheme="majorHAnsi" w:hAnsiTheme="majorHAnsi" w:cstheme="majorHAnsi"/>
                  <w:strike/>
                  <w:szCs w:val="18"/>
                  <w:lang w:val="en-US"/>
                </w:rPr>
                <w:delText>Description</w:delText>
              </w:r>
            </w:del>
          </w:p>
        </w:tc>
        <w:tc>
          <w:tcPr>
            <w:tcW w:w="2070" w:type="dxa"/>
            <w:vAlign w:val="center"/>
          </w:tcPr>
          <w:p w:rsidRPr="009463FF" w:rsidR="003C3EA5" w:rsidDel="00262379" w:rsidP="003C3EA5" w:rsidRDefault="003C3EA5" w14:paraId="08057351" w14:textId="1EE9436F">
            <w:pPr>
              <w:pStyle w:val="ListParagraph"/>
              <w:ind w:left="0"/>
              <w:rPr>
                <w:del w:author="Murguia, Sahima" w:date="2022-03-15T22:37:00Z" w:id="2610"/>
                <w:rFonts w:asciiTheme="majorHAnsi" w:hAnsiTheme="majorHAnsi" w:cstheme="majorHAnsi"/>
                <w:strike/>
                <w:szCs w:val="18"/>
                <w:lang w:val="en-US"/>
              </w:rPr>
            </w:pPr>
            <w:del w:author="Murguia, Sahima" w:date="2022-03-15T22:37:00Z" w:id="2611">
              <w:r w:rsidRPr="009463FF" w:rsidDel="00262379">
                <w:rPr>
                  <w:rFonts w:asciiTheme="majorHAnsi" w:hAnsiTheme="majorHAnsi" w:cstheme="majorHAnsi"/>
                  <w:strike/>
                  <w:szCs w:val="18"/>
                  <w:lang w:val="en-US"/>
                </w:rPr>
                <w:delText>DESC_TEXT</w:delText>
              </w:r>
            </w:del>
          </w:p>
        </w:tc>
        <w:tc>
          <w:tcPr>
            <w:tcW w:w="990" w:type="dxa"/>
            <w:vAlign w:val="center"/>
          </w:tcPr>
          <w:p w:rsidRPr="009463FF" w:rsidR="003C3EA5" w:rsidDel="00262379" w:rsidP="003C3EA5" w:rsidRDefault="003C3EA5" w14:paraId="54259A3B" w14:textId="4C01D89F">
            <w:pPr>
              <w:pStyle w:val="ListParagraph"/>
              <w:ind w:left="0"/>
              <w:rPr>
                <w:del w:author="Murguia, Sahima" w:date="2022-03-15T22:37:00Z" w:id="2612"/>
                <w:rFonts w:asciiTheme="majorHAnsi" w:hAnsiTheme="majorHAnsi" w:cstheme="majorHAnsi"/>
                <w:strike/>
                <w:szCs w:val="18"/>
                <w:lang w:val="en-US"/>
              </w:rPr>
            </w:pPr>
            <w:del w:author="Murguia, Sahima" w:date="2022-03-15T22:37:00Z" w:id="2613">
              <w:r w:rsidRPr="009463FF" w:rsidDel="00262379">
                <w:rPr>
                  <w:rFonts w:asciiTheme="majorHAnsi" w:hAnsiTheme="majorHAnsi" w:cstheme="majorHAnsi"/>
                  <w:strike/>
                  <w:szCs w:val="18"/>
                  <w:lang w:val="en-US"/>
                </w:rPr>
                <w:delText>text</w:delText>
              </w:r>
            </w:del>
          </w:p>
        </w:tc>
        <w:tc>
          <w:tcPr>
            <w:tcW w:w="2642" w:type="dxa"/>
            <w:vAlign w:val="center"/>
          </w:tcPr>
          <w:p w:rsidRPr="009463FF" w:rsidR="003C3EA5" w:rsidDel="00262379" w:rsidP="003C3EA5" w:rsidRDefault="003C3EA5" w14:paraId="419A9EED" w14:textId="7DE02C7E">
            <w:pPr>
              <w:pStyle w:val="ListParagraph"/>
              <w:ind w:left="0"/>
              <w:rPr>
                <w:del w:author="Murguia, Sahima" w:date="2022-03-15T22:37:00Z" w:id="2614"/>
                <w:rFonts w:asciiTheme="majorHAnsi" w:hAnsiTheme="majorHAnsi" w:cstheme="majorHAnsi"/>
                <w:strike/>
                <w:szCs w:val="18"/>
                <w:lang w:val="en-US"/>
              </w:rPr>
            </w:pPr>
          </w:p>
        </w:tc>
      </w:tr>
      <w:tr w:rsidRPr="009463FF" w:rsidR="003C3EA5" w:rsidDel="00262379" w:rsidTr="003C3EA5" w14:paraId="65CABD8A" w14:textId="79BCE2BF">
        <w:trPr>
          <w:trHeight w:val="43"/>
          <w:del w:author="Murguia, Sahima" w:date="2022-03-15T22:37:00Z" w:id="2615"/>
        </w:trPr>
        <w:tc>
          <w:tcPr>
            <w:tcW w:w="1478" w:type="dxa"/>
            <w:vMerge/>
            <w:vAlign w:val="center"/>
          </w:tcPr>
          <w:p w:rsidRPr="009463FF" w:rsidR="003C3EA5" w:rsidDel="00262379" w:rsidP="003C3EA5" w:rsidRDefault="003C3EA5" w14:paraId="360F6F2D" w14:textId="57C8D2E1">
            <w:pPr>
              <w:pStyle w:val="ListParagraph"/>
              <w:ind w:left="0"/>
              <w:rPr>
                <w:del w:author="Murguia, Sahima" w:date="2022-03-15T22:37:00Z" w:id="2616"/>
                <w:strike/>
                <w:sz w:val="20"/>
                <w:szCs w:val="20"/>
                <w:lang w:val="en-US"/>
              </w:rPr>
            </w:pPr>
          </w:p>
        </w:tc>
        <w:tc>
          <w:tcPr>
            <w:tcW w:w="1368" w:type="dxa"/>
            <w:vMerge/>
            <w:vAlign w:val="center"/>
          </w:tcPr>
          <w:p w:rsidRPr="009463FF" w:rsidR="003C3EA5" w:rsidDel="00262379" w:rsidP="003C3EA5" w:rsidRDefault="003C3EA5" w14:paraId="0928F036" w14:textId="4E4EDA01">
            <w:pPr>
              <w:pStyle w:val="ListParagraph"/>
              <w:ind w:left="0"/>
              <w:rPr>
                <w:del w:author="Murguia, Sahima" w:date="2022-03-15T22:37:00Z" w:id="2617"/>
                <w:rFonts w:asciiTheme="majorHAnsi" w:hAnsiTheme="majorHAnsi" w:cstheme="majorHAnsi"/>
                <w:strike/>
                <w:szCs w:val="18"/>
                <w:lang w:val="en-US"/>
              </w:rPr>
            </w:pPr>
          </w:p>
        </w:tc>
        <w:tc>
          <w:tcPr>
            <w:tcW w:w="1512" w:type="dxa"/>
            <w:vAlign w:val="center"/>
          </w:tcPr>
          <w:p w:rsidRPr="009463FF" w:rsidR="003C3EA5" w:rsidDel="00262379" w:rsidP="003C3EA5" w:rsidRDefault="003C3EA5" w14:paraId="0293F973" w14:textId="35808860">
            <w:pPr>
              <w:pStyle w:val="ListParagraph"/>
              <w:ind w:left="0"/>
              <w:rPr>
                <w:del w:author="Murguia, Sahima" w:date="2022-03-15T22:37:00Z" w:id="2618"/>
                <w:rFonts w:asciiTheme="majorHAnsi" w:hAnsiTheme="majorHAnsi" w:cstheme="majorHAnsi"/>
                <w:strike/>
                <w:szCs w:val="18"/>
                <w:lang w:val="en-US"/>
              </w:rPr>
            </w:pPr>
            <w:del w:author="Murguia, Sahima" w:date="2022-03-15T22:37:00Z" w:id="2619">
              <w:r w:rsidRPr="009463FF" w:rsidDel="00262379">
                <w:rPr>
                  <w:rFonts w:asciiTheme="majorHAnsi" w:hAnsiTheme="majorHAnsi" w:cstheme="majorHAnsi"/>
                  <w:strike/>
                  <w:szCs w:val="18"/>
                  <w:lang w:val="en-US"/>
                </w:rPr>
                <w:delText>Last Update Date</w:delText>
              </w:r>
            </w:del>
          </w:p>
        </w:tc>
        <w:tc>
          <w:tcPr>
            <w:tcW w:w="2070" w:type="dxa"/>
            <w:vAlign w:val="center"/>
          </w:tcPr>
          <w:p w:rsidRPr="009463FF" w:rsidR="003C3EA5" w:rsidDel="00262379" w:rsidP="003C3EA5" w:rsidRDefault="003C3EA5" w14:paraId="01D55C3D" w14:textId="5A5C73C7">
            <w:pPr>
              <w:pStyle w:val="ListParagraph"/>
              <w:ind w:left="0"/>
              <w:rPr>
                <w:del w:author="Murguia, Sahima" w:date="2022-03-15T22:37:00Z" w:id="2620"/>
                <w:rFonts w:asciiTheme="majorHAnsi" w:hAnsiTheme="majorHAnsi" w:cstheme="majorHAnsi"/>
                <w:strike/>
                <w:szCs w:val="18"/>
                <w:lang w:val="en-US"/>
              </w:rPr>
            </w:pPr>
            <w:del w:author="Murguia, Sahima" w:date="2022-03-15T22:37:00Z" w:id="2621">
              <w:r w:rsidRPr="009463FF" w:rsidDel="00262379">
                <w:rPr>
                  <w:rFonts w:asciiTheme="majorHAnsi" w:hAnsiTheme="majorHAnsi" w:cstheme="majorHAnsi"/>
                  <w:strike/>
                  <w:szCs w:val="18"/>
                  <w:lang w:val="en-US"/>
                </w:rPr>
                <w:delText>LAST_UPD</w:delText>
              </w:r>
            </w:del>
          </w:p>
        </w:tc>
        <w:tc>
          <w:tcPr>
            <w:tcW w:w="990" w:type="dxa"/>
            <w:vAlign w:val="center"/>
          </w:tcPr>
          <w:p w:rsidRPr="009463FF" w:rsidR="003C3EA5" w:rsidDel="00262379" w:rsidP="003C3EA5" w:rsidRDefault="003C3EA5" w14:paraId="7140511F" w14:textId="4F1EF674">
            <w:pPr>
              <w:pStyle w:val="ListParagraph"/>
              <w:ind w:left="0"/>
              <w:rPr>
                <w:del w:author="Murguia, Sahima" w:date="2022-03-15T22:37:00Z" w:id="2622"/>
                <w:rFonts w:asciiTheme="majorHAnsi" w:hAnsiTheme="majorHAnsi" w:cstheme="majorHAnsi"/>
                <w:strike/>
                <w:szCs w:val="18"/>
                <w:lang w:val="en-US"/>
              </w:rPr>
            </w:pPr>
            <w:del w:author="Murguia, Sahima" w:date="2022-03-15T22:37:00Z" w:id="2623">
              <w:r w:rsidRPr="009463FF" w:rsidDel="00262379">
                <w:rPr>
                  <w:rFonts w:asciiTheme="majorHAnsi" w:hAnsiTheme="majorHAnsi" w:cstheme="majorHAnsi"/>
                  <w:strike/>
                  <w:szCs w:val="18"/>
                  <w:lang w:val="en-US"/>
                </w:rPr>
                <w:delText>datetime</w:delText>
              </w:r>
            </w:del>
          </w:p>
        </w:tc>
        <w:tc>
          <w:tcPr>
            <w:tcW w:w="2642" w:type="dxa"/>
            <w:vAlign w:val="center"/>
          </w:tcPr>
          <w:p w:rsidRPr="009463FF" w:rsidR="003C3EA5" w:rsidDel="00262379" w:rsidP="003C3EA5" w:rsidRDefault="003C3EA5" w14:paraId="4B75159B" w14:textId="71E1AD29">
            <w:pPr>
              <w:pStyle w:val="ListParagraph"/>
              <w:ind w:left="0"/>
              <w:rPr>
                <w:del w:author="Murguia, Sahima" w:date="2022-03-15T22:37:00Z" w:id="2624"/>
                <w:rFonts w:asciiTheme="majorHAnsi" w:hAnsiTheme="majorHAnsi" w:cstheme="majorHAnsi"/>
                <w:strike/>
                <w:szCs w:val="18"/>
                <w:lang w:val="en-US"/>
              </w:rPr>
            </w:pPr>
          </w:p>
        </w:tc>
      </w:tr>
      <w:tr w:rsidRPr="009463FF" w:rsidR="003C3EA5" w:rsidDel="00262379" w:rsidTr="003C3EA5" w14:paraId="41592AA7" w14:textId="6A12B577">
        <w:trPr>
          <w:trHeight w:val="43"/>
          <w:del w:author="Murguia, Sahima" w:date="2022-03-15T22:37:00Z" w:id="2625"/>
        </w:trPr>
        <w:tc>
          <w:tcPr>
            <w:tcW w:w="1478" w:type="dxa"/>
            <w:vMerge/>
            <w:vAlign w:val="center"/>
          </w:tcPr>
          <w:p w:rsidRPr="009463FF" w:rsidR="003C3EA5" w:rsidDel="00262379" w:rsidP="003C3EA5" w:rsidRDefault="003C3EA5" w14:paraId="2DD635FE" w14:textId="5E53A61B">
            <w:pPr>
              <w:pStyle w:val="ListParagraph"/>
              <w:ind w:left="0"/>
              <w:rPr>
                <w:del w:author="Murguia, Sahima" w:date="2022-03-15T22:37:00Z" w:id="2626"/>
                <w:strike/>
                <w:sz w:val="20"/>
                <w:szCs w:val="20"/>
                <w:lang w:val="en-US"/>
              </w:rPr>
            </w:pPr>
          </w:p>
        </w:tc>
        <w:tc>
          <w:tcPr>
            <w:tcW w:w="1368" w:type="dxa"/>
            <w:vMerge/>
            <w:vAlign w:val="center"/>
          </w:tcPr>
          <w:p w:rsidRPr="009463FF" w:rsidR="003C3EA5" w:rsidDel="00262379" w:rsidP="003C3EA5" w:rsidRDefault="003C3EA5" w14:paraId="0DE22978" w14:textId="4A18493A">
            <w:pPr>
              <w:pStyle w:val="ListParagraph"/>
              <w:ind w:left="0"/>
              <w:rPr>
                <w:del w:author="Murguia, Sahima" w:date="2022-03-15T22:37:00Z" w:id="2627"/>
                <w:rFonts w:asciiTheme="majorHAnsi" w:hAnsiTheme="majorHAnsi" w:cstheme="majorHAnsi"/>
                <w:strike/>
                <w:szCs w:val="18"/>
                <w:lang w:val="en-US"/>
              </w:rPr>
            </w:pPr>
          </w:p>
        </w:tc>
        <w:tc>
          <w:tcPr>
            <w:tcW w:w="1512" w:type="dxa"/>
            <w:vAlign w:val="center"/>
          </w:tcPr>
          <w:p w:rsidRPr="009463FF" w:rsidR="003C3EA5" w:rsidDel="00262379" w:rsidP="003C3EA5" w:rsidRDefault="003C3EA5" w14:paraId="385D8C0E" w14:textId="3707C8B9">
            <w:pPr>
              <w:pStyle w:val="ListParagraph"/>
              <w:ind w:left="0"/>
              <w:rPr>
                <w:del w:author="Murguia, Sahima" w:date="2022-03-15T22:37:00Z" w:id="2628"/>
                <w:rFonts w:asciiTheme="majorHAnsi" w:hAnsiTheme="majorHAnsi" w:cstheme="majorHAnsi"/>
                <w:strike/>
                <w:szCs w:val="18"/>
                <w:lang w:val="en-US"/>
              </w:rPr>
            </w:pPr>
            <w:del w:author="Murguia, Sahima" w:date="2022-03-15T22:37:00Z" w:id="2629">
              <w:r w:rsidRPr="009463FF" w:rsidDel="00262379">
                <w:rPr>
                  <w:rFonts w:asciiTheme="majorHAnsi" w:hAnsiTheme="majorHAnsi" w:cstheme="majorHAnsi"/>
                  <w:strike/>
                  <w:szCs w:val="18"/>
                  <w:lang w:val="en-US"/>
                </w:rPr>
                <w:delText>Last Updated by</w:delText>
              </w:r>
            </w:del>
          </w:p>
        </w:tc>
        <w:tc>
          <w:tcPr>
            <w:tcW w:w="2070" w:type="dxa"/>
            <w:vAlign w:val="center"/>
          </w:tcPr>
          <w:p w:rsidRPr="009463FF" w:rsidR="003C3EA5" w:rsidDel="00262379" w:rsidP="003C3EA5" w:rsidRDefault="003C3EA5" w14:paraId="77D2B60C" w14:textId="27908D7E">
            <w:pPr>
              <w:pStyle w:val="ListParagraph"/>
              <w:ind w:left="0"/>
              <w:rPr>
                <w:del w:author="Murguia, Sahima" w:date="2022-03-15T22:37:00Z" w:id="2630"/>
                <w:rFonts w:asciiTheme="majorHAnsi" w:hAnsiTheme="majorHAnsi" w:cstheme="majorHAnsi"/>
                <w:strike/>
                <w:szCs w:val="18"/>
                <w:lang w:val="en-US"/>
              </w:rPr>
            </w:pPr>
            <w:del w:author="Murguia, Sahima" w:date="2022-03-15T22:37:00Z" w:id="2631">
              <w:r w:rsidRPr="009463FF" w:rsidDel="00262379">
                <w:rPr>
                  <w:rFonts w:asciiTheme="majorHAnsi" w:hAnsiTheme="majorHAnsi" w:cstheme="majorHAnsi"/>
                  <w:strike/>
                  <w:szCs w:val="18"/>
                  <w:lang w:val="en-US"/>
                </w:rPr>
                <w:delText>LAST_UPD_BY</w:delText>
              </w:r>
            </w:del>
          </w:p>
        </w:tc>
        <w:tc>
          <w:tcPr>
            <w:tcW w:w="990" w:type="dxa"/>
            <w:vAlign w:val="center"/>
          </w:tcPr>
          <w:p w:rsidRPr="009463FF" w:rsidR="003C3EA5" w:rsidDel="00262379" w:rsidP="003C3EA5" w:rsidRDefault="003C3EA5" w14:paraId="699ED6B4" w14:textId="26BD1FF1">
            <w:pPr>
              <w:pStyle w:val="ListParagraph"/>
              <w:ind w:left="0"/>
              <w:rPr>
                <w:del w:author="Murguia, Sahima" w:date="2022-03-15T22:37:00Z" w:id="2632"/>
                <w:rFonts w:asciiTheme="majorHAnsi" w:hAnsiTheme="majorHAnsi" w:cstheme="majorHAnsi"/>
                <w:strike/>
                <w:szCs w:val="18"/>
                <w:lang w:val="en-US"/>
              </w:rPr>
            </w:pPr>
            <w:del w:author="Murguia, Sahima" w:date="2022-03-15T22:37:00Z" w:id="2633">
              <w:r w:rsidRPr="009463FF" w:rsidDel="00262379">
                <w:rPr>
                  <w:rFonts w:asciiTheme="majorHAnsi" w:hAnsiTheme="majorHAnsi" w:cstheme="majorHAnsi"/>
                  <w:strike/>
                  <w:szCs w:val="18"/>
                  <w:lang w:val="en-US"/>
                </w:rPr>
                <w:delText>text</w:delText>
              </w:r>
            </w:del>
          </w:p>
        </w:tc>
        <w:tc>
          <w:tcPr>
            <w:tcW w:w="2642" w:type="dxa"/>
            <w:vAlign w:val="center"/>
          </w:tcPr>
          <w:p w:rsidRPr="009463FF" w:rsidR="003C3EA5" w:rsidDel="00262379" w:rsidP="003C3EA5" w:rsidRDefault="003C3EA5" w14:paraId="0D9FAA69" w14:textId="407F2DF4">
            <w:pPr>
              <w:pStyle w:val="ListParagraph"/>
              <w:ind w:left="0"/>
              <w:rPr>
                <w:del w:author="Murguia, Sahima" w:date="2022-03-15T22:37:00Z" w:id="2634"/>
                <w:rFonts w:asciiTheme="majorHAnsi" w:hAnsiTheme="majorHAnsi" w:cstheme="majorHAnsi"/>
                <w:strike/>
                <w:szCs w:val="18"/>
                <w:lang w:val="en-US"/>
              </w:rPr>
            </w:pPr>
          </w:p>
        </w:tc>
      </w:tr>
      <w:tr w:rsidRPr="009463FF" w:rsidR="003C3EA5" w:rsidDel="00262379" w:rsidTr="003C3EA5" w14:paraId="1AEC5262" w14:textId="0DCF0461">
        <w:trPr>
          <w:trHeight w:val="43"/>
          <w:del w:author="Murguia, Sahima" w:date="2022-03-15T22:37:00Z" w:id="2635"/>
        </w:trPr>
        <w:tc>
          <w:tcPr>
            <w:tcW w:w="1478" w:type="dxa"/>
            <w:vMerge/>
            <w:vAlign w:val="center"/>
          </w:tcPr>
          <w:p w:rsidRPr="009463FF" w:rsidR="003C3EA5" w:rsidDel="00262379" w:rsidP="003C3EA5" w:rsidRDefault="003C3EA5" w14:paraId="14C61E77" w14:textId="6AC88F89">
            <w:pPr>
              <w:pStyle w:val="ListParagraph"/>
              <w:ind w:left="0"/>
              <w:rPr>
                <w:del w:author="Murguia, Sahima" w:date="2022-03-15T22:37:00Z" w:id="2636"/>
                <w:strike/>
                <w:sz w:val="20"/>
                <w:szCs w:val="20"/>
                <w:lang w:val="en-US"/>
              </w:rPr>
            </w:pPr>
          </w:p>
        </w:tc>
        <w:tc>
          <w:tcPr>
            <w:tcW w:w="1368" w:type="dxa"/>
            <w:vMerge/>
            <w:vAlign w:val="center"/>
          </w:tcPr>
          <w:p w:rsidRPr="009463FF" w:rsidR="003C3EA5" w:rsidDel="00262379" w:rsidP="003C3EA5" w:rsidRDefault="003C3EA5" w14:paraId="0F8B6DE3" w14:textId="2B377DE5">
            <w:pPr>
              <w:pStyle w:val="ListParagraph"/>
              <w:ind w:left="0"/>
              <w:rPr>
                <w:del w:author="Murguia, Sahima" w:date="2022-03-15T22:37:00Z" w:id="2637"/>
                <w:rFonts w:asciiTheme="majorHAnsi" w:hAnsiTheme="majorHAnsi" w:cstheme="majorHAnsi"/>
                <w:strike/>
                <w:szCs w:val="18"/>
                <w:lang w:val="en-US"/>
              </w:rPr>
            </w:pPr>
          </w:p>
        </w:tc>
        <w:tc>
          <w:tcPr>
            <w:tcW w:w="1512" w:type="dxa"/>
            <w:vAlign w:val="center"/>
          </w:tcPr>
          <w:p w:rsidRPr="009463FF" w:rsidR="003C3EA5" w:rsidDel="00262379" w:rsidP="003C3EA5" w:rsidRDefault="003C3EA5" w14:paraId="730348D8" w14:textId="23B4D0DB">
            <w:pPr>
              <w:pStyle w:val="ListParagraph"/>
              <w:ind w:left="0"/>
              <w:rPr>
                <w:del w:author="Murguia, Sahima" w:date="2022-03-15T22:37:00Z" w:id="2638"/>
                <w:rFonts w:asciiTheme="majorHAnsi" w:hAnsiTheme="majorHAnsi" w:cstheme="majorHAnsi"/>
                <w:strike/>
                <w:szCs w:val="18"/>
                <w:lang w:val="en-US"/>
              </w:rPr>
            </w:pPr>
            <w:del w:author="Murguia, Sahima" w:date="2022-03-15T22:37:00Z" w:id="2639">
              <w:r w:rsidRPr="009463FF" w:rsidDel="00262379">
                <w:rPr>
                  <w:rFonts w:asciiTheme="majorHAnsi" w:hAnsiTheme="majorHAnsi" w:cstheme="majorHAnsi"/>
                  <w:strike/>
                  <w:szCs w:val="18"/>
                  <w:lang w:val="en-US"/>
                </w:rPr>
                <w:delText>Status</w:delText>
              </w:r>
            </w:del>
          </w:p>
        </w:tc>
        <w:tc>
          <w:tcPr>
            <w:tcW w:w="2070" w:type="dxa"/>
            <w:vAlign w:val="center"/>
          </w:tcPr>
          <w:p w:rsidRPr="009463FF" w:rsidR="003C3EA5" w:rsidDel="00262379" w:rsidP="003C3EA5" w:rsidRDefault="003C3EA5" w14:paraId="600E8D30" w14:textId="77D352C7">
            <w:pPr>
              <w:pStyle w:val="ListParagraph"/>
              <w:ind w:left="0"/>
              <w:rPr>
                <w:del w:author="Murguia, Sahima" w:date="2022-03-15T22:37:00Z" w:id="2640"/>
                <w:rFonts w:asciiTheme="majorHAnsi" w:hAnsiTheme="majorHAnsi" w:cstheme="majorHAnsi"/>
                <w:strike/>
                <w:szCs w:val="18"/>
                <w:lang w:val="en-US"/>
              </w:rPr>
            </w:pPr>
            <w:del w:author="Murguia, Sahima" w:date="2022-03-15T22:37:00Z" w:id="2641">
              <w:r w:rsidRPr="009463FF" w:rsidDel="00262379">
                <w:rPr>
                  <w:rFonts w:asciiTheme="majorHAnsi" w:hAnsiTheme="majorHAnsi" w:cstheme="majorHAnsi"/>
                  <w:strike/>
                  <w:szCs w:val="18"/>
                  <w:lang w:val="en-US"/>
                </w:rPr>
                <w:delText>STATUS_CD</w:delText>
              </w:r>
            </w:del>
          </w:p>
        </w:tc>
        <w:tc>
          <w:tcPr>
            <w:tcW w:w="990" w:type="dxa"/>
            <w:vAlign w:val="center"/>
          </w:tcPr>
          <w:p w:rsidRPr="009463FF" w:rsidR="003C3EA5" w:rsidDel="00262379" w:rsidP="003C3EA5" w:rsidRDefault="003C3EA5" w14:paraId="294B5B0E" w14:textId="187B267A">
            <w:pPr>
              <w:pStyle w:val="ListParagraph"/>
              <w:ind w:left="0"/>
              <w:rPr>
                <w:del w:author="Murguia, Sahima" w:date="2022-03-15T22:37:00Z" w:id="2642"/>
                <w:rFonts w:asciiTheme="majorHAnsi" w:hAnsiTheme="majorHAnsi" w:cstheme="majorHAnsi"/>
                <w:strike/>
                <w:szCs w:val="18"/>
                <w:lang w:val="en-US"/>
              </w:rPr>
            </w:pPr>
            <w:del w:author="Murguia, Sahima" w:date="2022-03-15T22:37:00Z" w:id="2643">
              <w:r w:rsidRPr="009463FF" w:rsidDel="00262379">
                <w:rPr>
                  <w:rFonts w:asciiTheme="majorHAnsi" w:hAnsiTheme="majorHAnsi" w:cstheme="majorHAnsi"/>
                  <w:strike/>
                  <w:szCs w:val="18"/>
                  <w:lang w:val="en-US"/>
                </w:rPr>
                <w:delText>FCL</w:delText>
              </w:r>
            </w:del>
          </w:p>
        </w:tc>
        <w:tc>
          <w:tcPr>
            <w:tcW w:w="2642" w:type="dxa"/>
            <w:vAlign w:val="center"/>
          </w:tcPr>
          <w:p w:rsidRPr="009463FF" w:rsidR="003C3EA5" w:rsidDel="00262379" w:rsidP="003C3EA5" w:rsidRDefault="003C3EA5" w14:paraId="4AF10226" w14:textId="477FD303">
            <w:pPr>
              <w:pStyle w:val="ListParagraph"/>
              <w:ind w:left="0"/>
              <w:rPr>
                <w:del w:author="Murguia, Sahima" w:date="2022-03-15T22:37:00Z" w:id="2644"/>
                <w:rFonts w:asciiTheme="majorHAnsi" w:hAnsiTheme="majorHAnsi" w:cstheme="majorHAnsi"/>
                <w:strike/>
                <w:szCs w:val="18"/>
                <w:lang w:val="en-US"/>
              </w:rPr>
            </w:pPr>
          </w:p>
        </w:tc>
      </w:tr>
      <w:tr w:rsidRPr="009463FF" w:rsidR="003C3EA5" w:rsidDel="00262379" w:rsidTr="003C3EA5" w14:paraId="17597B3E" w14:textId="32256F08">
        <w:trPr>
          <w:trHeight w:val="43"/>
          <w:del w:author="Murguia, Sahima" w:date="2022-03-15T22:37:00Z" w:id="2645"/>
        </w:trPr>
        <w:tc>
          <w:tcPr>
            <w:tcW w:w="1478" w:type="dxa"/>
            <w:vMerge/>
            <w:vAlign w:val="center"/>
          </w:tcPr>
          <w:p w:rsidRPr="009463FF" w:rsidR="003C3EA5" w:rsidDel="00262379" w:rsidP="003C3EA5" w:rsidRDefault="003C3EA5" w14:paraId="772146A0" w14:textId="59E7B6C8">
            <w:pPr>
              <w:pStyle w:val="ListParagraph"/>
              <w:ind w:left="0"/>
              <w:rPr>
                <w:del w:author="Murguia, Sahima" w:date="2022-03-15T22:37:00Z" w:id="2646"/>
                <w:strike/>
                <w:sz w:val="20"/>
                <w:szCs w:val="20"/>
                <w:lang w:val="en-US"/>
              </w:rPr>
            </w:pPr>
          </w:p>
        </w:tc>
        <w:tc>
          <w:tcPr>
            <w:tcW w:w="1368" w:type="dxa"/>
            <w:vMerge/>
            <w:vAlign w:val="center"/>
          </w:tcPr>
          <w:p w:rsidRPr="009463FF" w:rsidR="003C3EA5" w:rsidDel="00262379" w:rsidP="003C3EA5" w:rsidRDefault="003C3EA5" w14:paraId="529F5DD6" w14:textId="295C03AE">
            <w:pPr>
              <w:pStyle w:val="ListParagraph"/>
              <w:ind w:left="0"/>
              <w:rPr>
                <w:del w:author="Murguia, Sahima" w:date="2022-03-15T22:37:00Z" w:id="2647"/>
                <w:rFonts w:asciiTheme="majorHAnsi" w:hAnsiTheme="majorHAnsi" w:cstheme="majorHAnsi"/>
                <w:strike/>
                <w:szCs w:val="18"/>
                <w:lang w:val="en-US"/>
              </w:rPr>
            </w:pPr>
          </w:p>
        </w:tc>
        <w:tc>
          <w:tcPr>
            <w:tcW w:w="1512" w:type="dxa"/>
            <w:vAlign w:val="center"/>
          </w:tcPr>
          <w:p w:rsidRPr="009463FF" w:rsidR="003C3EA5" w:rsidDel="00262379" w:rsidP="003C3EA5" w:rsidRDefault="003C3EA5" w14:paraId="46DFC25E" w14:textId="5FBD0799">
            <w:pPr>
              <w:pStyle w:val="ListParagraph"/>
              <w:ind w:left="0"/>
              <w:rPr>
                <w:del w:author="Murguia, Sahima" w:date="2022-03-15T22:37:00Z" w:id="2648"/>
                <w:rFonts w:asciiTheme="majorHAnsi" w:hAnsiTheme="majorHAnsi" w:cstheme="majorHAnsi"/>
                <w:strike/>
                <w:szCs w:val="18"/>
                <w:lang w:val="en-US"/>
              </w:rPr>
            </w:pPr>
            <w:del w:author="Murguia, Sahima" w:date="2022-03-15T22:37:00Z" w:id="2649">
              <w:r w:rsidRPr="009463FF" w:rsidDel="00262379">
                <w:rPr>
                  <w:rFonts w:asciiTheme="majorHAnsi" w:hAnsiTheme="majorHAnsi" w:cstheme="majorHAnsi"/>
                  <w:strike/>
                  <w:szCs w:val="18"/>
                  <w:lang w:val="en-US"/>
                </w:rPr>
                <w:delText>Due</w:delText>
              </w:r>
            </w:del>
          </w:p>
        </w:tc>
        <w:tc>
          <w:tcPr>
            <w:tcW w:w="2070" w:type="dxa"/>
            <w:vAlign w:val="center"/>
          </w:tcPr>
          <w:p w:rsidRPr="009463FF" w:rsidR="003C3EA5" w:rsidDel="00262379" w:rsidP="003C3EA5" w:rsidRDefault="003C3EA5" w14:paraId="11307202" w14:textId="3A5E1DD8">
            <w:pPr>
              <w:pStyle w:val="ListParagraph"/>
              <w:ind w:left="0"/>
              <w:rPr>
                <w:del w:author="Murguia, Sahima" w:date="2022-03-15T22:37:00Z" w:id="2650"/>
                <w:rFonts w:asciiTheme="majorHAnsi" w:hAnsiTheme="majorHAnsi" w:cstheme="majorHAnsi"/>
                <w:strike/>
                <w:szCs w:val="18"/>
                <w:lang w:val="en-US"/>
              </w:rPr>
            </w:pPr>
            <w:del w:author="Murguia, Sahima" w:date="2022-03-15T22:37:00Z" w:id="2651">
              <w:r w:rsidRPr="009463FF" w:rsidDel="00262379">
                <w:rPr>
                  <w:rFonts w:asciiTheme="majorHAnsi" w:hAnsiTheme="majorHAnsi" w:cstheme="majorHAnsi"/>
                  <w:strike/>
                  <w:szCs w:val="18"/>
                  <w:lang w:val="en-US"/>
                </w:rPr>
                <w:delText>DUE_DT</w:delText>
              </w:r>
            </w:del>
          </w:p>
        </w:tc>
        <w:tc>
          <w:tcPr>
            <w:tcW w:w="990" w:type="dxa"/>
            <w:vAlign w:val="center"/>
          </w:tcPr>
          <w:p w:rsidRPr="009463FF" w:rsidR="003C3EA5" w:rsidDel="00262379" w:rsidP="003C3EA5" w:rsidRDefault="003C3EA5" w14:paraId="0A9272BF" w14:textId="47ABC6B4">
            <w:pPr>
              <w:pStyle w:val="ListParagraph"/>
              <w:ind w:left="0"/>
              <w:rPr>
                <w:del w:author="Murguia, Sahima" w:date="2022-03-15T22:37:00Z" w:id="2652"/>
                <w:rFonts w:asciiTheme="majorHAnsi" w:hAnsiTheme="majorHAnsi" w:cstheme="majorHAnsi"/>
                <w:strike/>
                <w:szCs w:val="18"/>
                <w:lang w:val="en-US"/>
              </w:rPr>
            </w:pPr>
          </w:p>
        </w:tc>
        <w:tc>
          <w:tcPr>
            <w:tcW w:w="2642" w:type="dxa"/>
            <w:vAlign w:val="center"/>
          </w:tcPr>
          <w:p w:rsidRPr="009463FF" w:rsidR="003C3EA5" w:rsidDel="00262379" w:rsidP="003C3EA5" w:rsidRDefault="003C3EA5" w14:paraId="2F48CFD2" w14:textId="23F2BC10">
            <w:pPr>
              <w:pStyle w:val="ListParagraph"/>
              <w:ind w:left="0"/>
              <w:rPr>
                <w:del w:author="Murguia, Sahima" w:date="2022-03-15T22:37:00Z" w:id="2653"/>
                <w:rFonts w:asciiTheme="majorHAnsi" w:hAnsiTheme="majorHAnsi" w:cstheme="majorHAnsi"/>
                <w:strike/>
                <w:szCs w:val="18"/>
                <w:lang w:val="en-US"/>
              </w:rPr>
            </w:pPr>
          </w:p>
        </w:tc>
      </w:tr>
      <w:tr w:rsidRPr="009463FF" w:rsidR="003C3EA5" w:rsidDel="00262379" w:rsidTr="003C3EA5" w14:paraId="09C81E44" w14:textId="5FD08F9C">
        <w:trPr>
          <w:trHeight w:val="43"/>
          <w:del w:author="Murguia, Sahima" w:date="2022-03-15T22:37:00Z" w:id="2654"/>
        </w:trPr>
        <w:tc>
          <w:tcPr>
            <w:tcW w:w="1478" w:type="dxa"/>
            <w:vMerge/>
            <w:vAlign w:val="center"/>
          </w:tcPr>
          <w:p w:rsidRPr="009463FF" w:rsidR="003C3EA5" w:rsidDel="00262379" w:rsidP="003C3EA5" w:rsidRDefault="003C3EA5" w14:paraId="5ED9A5BB" w14:textId="612148BE">
            <w:pPr>
              <w:pStyle w:val="ListParagraph"/>
              <w:ind w:left="0"/>
              <w:rPr>
                <w:del w:author="Murguia, Sahima" w:date="2022-03-15T22:37:00Z" w:id="2655"/>
                <w:strike/>
                <w:sz w:val="20"/>
                <w:szCs w:val="20"/>
                <w:lang w:val="en-US"/>
              </w:rPr>
            </w:pPr>
          </w:p>
        </w:tc>
        <w:tc>
          <w:tcPr>
            <w:tcW w:w="1368" w:type="dxa"/>
            <w:vMerge/>
            <w:vAlign w:val="center"/>
          </w:tcPr>
          <w:p w:rsidRPr="009463FF" w:rsidR="003C3EA5" w:rsidDel="00262379" w:rsidP="003C3EA5" w:rsidRDefault="003C3EA5" w14:paraId="5EB7D737" w14:textId="54F07BC3">
            <w:pPr>
              <w:pStyle w:val="ListParagraph"/>
              <w:ind w:left="0"/>
              <w:rPr>
                <w:del w:author="Murguia, Sahima" w:date="2022-03-15T22:37:00Z" w:id="2656"/>
                <w:rFonts w:asciiTheme="majorHAnsi" w:hAnsiTheme="majorHAnsi" w:cstheme="majorHAnsi"/>
                <w:strike/>
                <w:szCs w:val="18"/>
                <w:lang w:val="en-US"/>
              </w:rPr>
            </w:pPr>
          </w:p>
        </w:tc>
        <w:tc>
          <w:tcPr>
            <w:tcW w:w="1512" w:type="dxa"/>
            <w:vAlign w:val="center"/>
          </w:tcPr>
          <w:p w:rsidRPr="009463FF" w:rsidR="003C3EA5" w:rsidDel="00262379" w:rsidP="003C3EA5" w:rsidRDefault="003C3EA5" w14:paraId="4DC8427B" w14:textId="388A2415">
            <w:pPr>
              <w:pStyle w:val="ListParagraph"/>
              <w:ind w:left="0"/>
              <w:rPr>
                <w:del w:author="Murguia, Sahima" w:date="2022-03-15T22:37:00Z" w:id="2657"/>
                <w:rFonts w:asciiTheme="majorHAnsi" w:hAnsiTheme="majorHAnsi" w:cstheme="majorHAnsi"/>
                <w:strike/>
                <w:szCs w:val="18"/>
                <w:lang w:val="en-US"/>
              </w:rPr>
            </w:pPr>
            <w:del w:author="Murguia, Sahima" w:date="2022-03-15T22:37:00Z" w:id="2658">
              <w:r w:rsidRPr="009463FF" w:rsidDel="00262379">
                <w:rPr>
                  <w:rFonts w:asciiTheme="majorHAnsi" w:hAnsiTheme="majorHAnsi" w:cstheme="majorHAnsi"/>
                  <w:strike/>
                  <w:szCs w:val="18"/>
                  <w:lang w:val="en-US"/>
                </w:rPr>
                <w:delText>Start</w:delText>
              </w:r>
            </w:del>
          </w:p>
        </w:tc>
        <w:tc>
          <w:tcPr>
            <w:tcW w:w="2070" w:type="dxa"/>
            <w:vAlign w:val="center"/>
          </w:tcPr>
          <w:p w:rsidRPr="009463FF" w:rsidR="003C3EA5" w:rsidDel="00262379" w:rsidP="003C3EA5" w:rsidRDefault="003C3EA5" w14:paraId="16AB38EF" w14:textId="0BC1A08E">
            <w:pPr>
              <w:pStyle w:val="ListParagraph"/>
              <w:ind w:left="0"/>
              <w:rPr>
                <w:del w:author="Murguia, Sahima" w:date="2022-03-15T22:37:00Z" w:id="2659"/>
                <w:rFonts w:asciiTheme="majorHAnsi" w:hAnsiTheme="majorHAnsi" w:cstheme="majorHAnsi"/>
                <w:strike/>
                <w:szCs w:val="18"/>
                <w:lang w:val="en-US"/>
              </w:rPr>
            </w:pPr>
            <w:del w:author="Murguia, Sahima" w:date="2022-03-15T22:37:00Z" w:id="2660">
              <w:r w:rsidRPr="009463FF" w:rsidDel="00262379">
                <w:rPr>
                  <w:rFonts w:asciiTheme="majorHAnsi" w:hAnsiTheme="majorHAnsi" w:cstheme="majorHAnsi"/>
                  <w:strike/>
                  <w:szCs w:val="18"/>
                  <w:lang w:val="en-US"/>
                </w:rPr>
                <w:delText>ACTL_START_DT</w:delText>
              </w:r>
            </w:del>
          </w:p>
        </w:tc>
        <w:tc>
          <w:tcPr>
            <w:tcW w:w="990" w:type="dxa"/>
            <w:vAlign w:val="center"/>
          </w:tcPr>
          <w:p w:rsidRPr="009463FF" w:rsidR="003C3EA5" w:rsidDel="00262379" w:rsidP="003C3EA5" w:rsidRDefault="003C3EA5" w14:paraId="41B3F0E8" w14:textId="1E39227B">
            <w:pPr>
              <w:pStyle w:val="ListParagraph"/>
              <w:ind w:left="0"/>
              <w:rPr>
                <w:del w:author="Murguia, Sahima" w:date="2022-03-15T22:37:00Z" w:id="2661"/>
                <w:rFonts w:asciiTheme="majorHAnsi" w:hAnsiTheme="majorHAnsi" w:cstheme="majorHAnsi"/>
                <w:strike/>
                <w:szCs w:val="18"/>
                <w:lang w:val="en-US"/>
              </w:rPr>
            </w:pPr>
          </w:p>
        </w:tc>
        <w:tc>
          <w:tcPr>
            <w:tcW w:w="2642" w:type="dxa"/>
            <w:vAlign w:val="center"/>
          </w:tcPr>
          <w:p w:rsidRPr="009463FF" w:rsidR="003C3EA5" w:rsidDel="00262379" w:rsidP="003C3EA5" w:rsidRDefault="003C3EA5" w14:paraId="2F2DC415" w14:textId="10EC99AF">
            <w:pPr>
              <w:pStyle w:val="ListParagraph"/>
              <w:ind w:left="0"/>
              <w:rPr>
                <w:del w:author="Murguia, Sahima" w:date="2022-03-15T22:37:00Z" w:id="2662"/>
                <w:rFonts w:asciiTheme="majorHAnsi" w:hAnsiTheme="majorHAnsi" w:cstheme="majorHAnsi"/>
                <w:strike/>
                <w:szCs w:val="18"/>
                <w:lang w:val="en-US"/>
              </w:rPr>
            </w:pPr>
          </w:p>
        </w:tc>
      </w:tr>
      <w:tr w:rsidRPr="009463FF" w:rsidR="003C3EA5" w:rsidDel="00262379" w:rsidTr="003C3EA5" w14:paraId="68EA4502" w14:textId="27286F47">
        <w:trPr>
          <w:trHeight w:val="43"/>
          <w:del w:author="Murguia, Sahima" w:date="2022-03-15T22:37:00Z" w:id="2663"/>
        </w:trPr>
        <w:tc>
          <w:tcPr>
            <w:tcW w:w="1478" w:type="dxa"/>
            <w:vMerge/>
            <w:vAlign w:val="center"/>
          </w:tcPr>
          <w:p w:rsidRPr="009463FF" w:rsidR="003C3EA5" w:rsidDel="00262379" w:rsidP="003C3EA5" w:rsidRDefault="003C3EA5" w14:paraId="5D3DD8DD" w14:textId="5F2246FC">
            <w:pPr>
              <w:pStyle w:val="ListParagraph"/>
              <w:ind w:left="0"/>
              <w:rPr>
                <w:del w:author="Murguia, Sahima" w:date="2022-03-15T22:37:00Z" w:id="2664"/>
                <w:strike/>
                <w:sz w:val="20"/>
                <w:szCs w:val="20"/>
                <w:lang w:val="en-US"/>
              </w:rPr>
            </w:pPr>
          </w:p>
        </w:tc>
        <w:tc>
          <w:tcPr>
            <w:tcW w:w="1368" w:type="dxa"/>
            <w:vMerge/>
            <w:vAlign w:val="center"/>
          </w:tcPr>
          <w:p w:rsidRPr="009463FF" w:rsidR="003C3EA5" w:rsidDel="00262379" w:rsidP="003C3EA5" w:rsidRDefault="003C3EA5" w14:paraId="28B57F09" w14:textId="410A204B">
            <w:pPr>
              <w:pStyle w:val="ListParagraph"/>
              <w:ind w:left="0"/>
              <w:rPr>
                <w:del w:author="Murguia, Sahima" w:date="2022-03-15T22:37:00Z" w:id="2665"/>
                <w:rFonts w:asciiTheme="majorHAnsi" w:hAnsiTheme="majorHAnsi" w:cstheme="majorHAnsi"/>
                <w:strike/>
                <w:szCs w:val="18"/>
                <w:lang w:val="en-US"/>
              </w:rPr>
            </w:pPr>
          </w:p>
        </w:tc>
        <w:tc>
          <w:tcPr>
            <w:tcW w:w="1512" w:type="dxa"/>
            <w:vAlign w:val="center"/>
          </w:tcPr>
          <w:p w:rsidRPr="009463FF" w:rsidR="003C3EA5" w:rsidDel="00262379" w:rsidP="003C3EA5" w:rsidRDefault="003C3EA5" w14:paraId="55D7538F" w14:textId="6DB9FC19">
            <w:pPr>
              <w:pStyle w:val="ListParagraph"/>
              <w:ind w:left="0"/>
              <w:rPr>
                <w:del w:author="Murguia, Sahima" w:date="2022-03-15T22:37:00Z" w:id="2666"/>
                <w:rFonts w:asciiTheme="majorHAnsi" w:hAnsiTheme="majorHAnsi" w:cstheme="majorHAnsi"/>
                <w:strike/>
                <w:szCs w:val="18"/>
                <w:lang w:val="en-US"/>
              </w:rPr>
            </w:pPr>
            <w:del w:author="Murguia, Sahima" w:date="2022-03-15T22:37:00Z" w:id="2667">
              <w:r w:rsidRPr="009463FF" w:rsidDel="00262379">
                <w:rPr>
                  <w:rFonts w:asciiTheme="majorHAnsi" w:hAnsiTheme="majorHAnsi" w:cstheme="majorHAnsi"/>
                  <w:strike/>
                  <w:szCs w:val="18"/>
                  <w:lang w:val="en-US"/>
                </w:rPr>
                <w:delText>End</w:delText>
              </w:r>
            </w:del>
          </w:p>
        </w:tc>
        <w:tc>
          <w:tcPr>
            <w:tcW w:w="2070" w:type="dxa"/>
            <w:vAlign w:val="center"/>
          </w:tcPr>
          <w:p w:rsidRPr="009463FF" w:rsidR="003C3EA5" w:rsidDel="00262379" w:rsidP="003C3EA5" w:rsidRDefault="003C3EA5" w14:paraId="40AD863E" w14:textId="6347278C">
            <w:pPr>
              <w:pStyle w:val="ListParagraph"/>
              <w:ind w:left="0"/>
              <w:rPr>
                <w:del w:author="Murguia, Sahima" w:date="2022-03-15T22:37:00Z" w:id="2668"/>
                <w:rFonts w:asciiTheme="majorHAnsi" w:hAnsiTheme="majorHAnsi" w:cstheme="majorHAnsi"/>
                <w:strike/>
                <w:szCs w:val="18"/>
                <w:lang w:val="en-US"/>
              </w:rPr>
            </w:pPr>
            <w:del w:author="Murguia, Sahima" w:date="2022-03-15T22:37:00Z" w:id="2669">
              <w:r w:rsidRPr="009463FF" w:rsidDel="00262379">
                <w:rPr>
                  <w:rFonts w:asciiTheme="majorHAnsi" w:hAnsiTheme="majorHAnsi" w:cstheme="majorHAnsi"/>
                  <w:strike/>
                  <w:szCs w:val="18"/>
                  <w:lang w:val="en-US"/>
                </w:rPr>
                <w:delText>ACTL_END_DT</w:delText>
              </w:r>
            </w:del>
          </w:p>
        </w:tc>
        <w:tc>
          <w:tcPr>
            <w:tcW w:w="990" w:type="dxa"/>
            <w:vAlign w:val="center"/>
          </w:tcPr>
          <w:p w:rsidRPr="009463FF" w:rsidR="003C3EA5" w:rsidDel="00262379" w:rsidP="003C3EA5" w:rsidRDefault="003C3EA5" w14:paraId="5C03C493" w14:textId="3BC4FE6D">
            <w:pPr>
              <w:pStyle w:val="ListParagraph"/>
              <w:ind w:left="0"/>
              <w:rPr>
                <w:del w:author="Murguia, Sahima" w:date="2022-03-15T22:37:00Z" w:id="2670"/>
                <w:rFonts w:asciiTheme="majorHAnsi" w:hAnsiTheme="majorHAnsi" w:cstheme="majorHAnsi"/>
                <w:strike/>
                <w:szCs w:val="18"/>
                <w:lang w:val="en-US"/>
              </w:rPr>
            </w:pPr>
          </w:p>
        </w:tc>
        <w:tc>
          <w:tcPr>
            <w:tcW w:w="2642" w:type="dxa"/>
            <w:vAlign w:val="center"/>
          </w:tcPr>
          <w:p w:rsidRPr="009463FF" w:rsidR="003C3EA5" w:rsidDel="00262379" w:rsidP="003C3EA5" w:rsidRDefault="003C3EA5" w14:paraId="17992341" w14:textId="0F6169E7">
            <w:pPr>
              <w:pStyle w:val="ListParagraph"/>
              <w:ind w:left="0"/>
              <w:rPr>
                <w:del w:author="Murguia, Sahima" w:date="2022-03-15T22:37:00Z" w:id="2671"/>
                <w:rFonts w:asciiTheme="majorHAnsi" w:hAnsiTheme="majorHAnsi" w:cstheme="majorHAnsi"/>
                <w:strike/>
                <w:szCs w:val="18"/>
                <w:lang w:val="en-US"/>
              </w:rPr>
            </w:pPr>
          </w:p>
        </w:tc>
      </w:tr>
      <w:tr w:rsidRPr="009463FF" w:rsidR="003C3EA5" w:rsidDel="00262379" w:rsidTr="003C3EA5" w14:paraId="264823FB" w14:textId="63B23AD4">
        <w:trPr>
          <w:trHeight w:val="43"/>
          <w:del w:author="Murguia, Sahima" w:date="2022-03-15T22:37:00Z" w:id="2672"/>
        </w:trPr>
        <w:tc>
          <w:tcPr>
            <w:tcW w:w="1478" w:type="dxa"/>
            <w:vMerge/>
            <w:vAlign w:val="center"/>
          </w:tcPr>
          <w:p w:rsidRPr="009463FF" w:rsidR="003C3EA5" w:rsidDel="00262379" w:rsidP="003C3EA5" w:rsidRDefault="003C3EA5" w14:paraId="7E665A1B" w14:textId="5541BEA6">
            <w:pPr>
              <w:pStyle w:val="ListParagraph"/>
              <w:ind w:left="0"/>
              <w:rPr>
                <w:del w:author="Murguia, Sahima" w:date="2022-03-15T22:37:00Z" w:id="2673"/>
                <w:strike/>
                <w:sz w:val="20"/>
                <w:szCs w:val="20"/>
                <w:lang w:val="en-US"/>
              </w:rPr>
            </w:pPr>
          </w:p>
        </w:tc>
        <w:tc>
          <w:tcPr>
            <w:tcW w:w="1368" w:type="dxa"/>
            <w:vMerge/>
            <w:vAlign w:val="center"/>
          </w:tcPr>
          <w:p w:rsidRPr="009463FF" w:rsidR="003C3EA5" w:rsidDel="00262379" w:rsidP="003C3EA5" w:rsidRDefault="003C3EA5" w14:paraId="379BABBB" w14:textId="563BC790">
            <w:pPr>
              <w:pStyle w:val="ListParagraph"/>
              <w:ind w:left="0"/>
              <w:rPr>
                <w:del w:author="Murguia, Sahima" w:date="2022-03-15T22:37:00Z" w:id="2674"/>
                <w:rFonts w:asciiTheme="majorHAnsi" w:hAnsiTheme="majorHAnsi" w:cstheme="majorHAnsi"/>
                <w:strike/>
                <w:szCs w:val="18"/>
                <w:lang w:val="en-US"/>
              </w:rPr>
            </w:pPr>
          </w:p>
        </w:tc>
        <w:tc>
          <w:tcPr>
            <w:tcW w:w="1512" w:type="dxa"/>
            <w:vAlign w:val="center"/>
          </w:tcPr>
          <w:p w:rsidRPr="009463FF" w:rsidR="003C3EA5" w:rsidDel="00262379" w:rsidP="003C3EA5" w:rsidRDefault="003C3EA5" w14:paraId="6A17EA64" w14:textId="616FAE19">
            <w:pPr>
              <w:pStyle w:val="ListParagraph"/>
              <w:ind w:left="0"/>
              <w:rPr>
                <w:del w:author="Murguia, Sahima" w:date="2022-03-15T22:37:00Z" w:id="2675"/>
                <w:rFonts w:asciiTheme="majorHAnsi" w:hAnsiTheme="majorHAnsi" w:cstheme="majorHAnsi"/>
                <w:strike/>
                <w:szCs w:val="18"/>
                <w:lang w:val="en-US"/>
              </w:rPr>
            </w:pPr>
            <w:del w:author="Murguia, Sahima" w:date="2022-03-15T22:37:00Z" w:id="2676">
              <w:r w:rsidRPr="009463FF" w:rsidDel="00262379">
                <w:rPr>
                  <w:rFonts w:asciiTheme="majorHAnsi" w:hAnsiTheme="majorHAnsi" w:cstheme="majorHAnsi"/>
                  <w:strike/>
                  <w:szCs w:val="18"/>
                  <w:lang w:val="en-US"/>
                </w:rPr>
                <w:delText>Cycle Count Category</w:delText>
              </w:r>
            </w:del>
          </w:p>
        </w:tc>
        <w:tc>
          <w:tcPr>
            <w:tcW w:w="2070" w:type="dxa"/>
            <w:vAlign w:val="center"/>
          </w:tcPr>
          <w:p w:rsidRPr="009463FF" w:rsidR="003C3EA5" w:rsidDel="00262379" w:rsidP="003C3EA5" w:rsidRDefault="003C3EA5" w14:paraId="3287E6C8" w14:textId="30BE5970">
            <w:pPr>
              <w:pStyle w:val="ListParagraph"/>
              <w:ind w:left="0"/>
              <w:rPr>
                <w:del w:author="Murguia, Sahima" w:date="2022-03-15T22:37:00Z" w:id="2677"/>
                <w:rFonts w:asciiTheme="majorHAnsi" w:hAnsiTheme="majorHAnsi" w:cstheme="majorHAnsi"/>
                <w:strike/>
                <w:szCs w:val="18"/>
                <w:lang w:val="en-US"/>
              </w:rPr>
            </w:pPr>
            <w:del w:author="Murguia, Sahima" w:date="2022-03-15T22:37:00Z" w:id="2678">
              <w:r w:rsidRPr="009463FF" w:rsidDel="00262379">
                <w:rPr>
                  <w:rFonts w:asciiTheme="majorHAnsi" w:hAnsiTheme="majorHAnsi" w:cstheme="majorHAnsi"/>
                  <w:strike/>
                  <w:szCs w:val="18"/>
                  <w:lang w:val="en-US"/>
                </w:rPr>
                <w:delText>X_CYCLE_COUNT_CAT_CD</w:delText>
              </w:r>
            </w:del>
          </w:p>
        </w:tc>
        <w:tc>
          <w:tcPr>
            <w:tcW w:w="990" w:type="dxa"/>
            <w:vAlign w:val="center"/>
          </w:tcPr>
          <w:p w:rsidRPr="009463FF" w:rsidR="003C3EA5" w:rsidDel="00262379" w:rsidP="003C3EA5" w:rsidRDefault="003C3EA5" w14:paraId="22AD4214" w14:textId="1179E300">
            <w:pPr>
              <w:pStyle w:val="ListParagraph"/>
              <w:ind w:left="0"/>
              <w:rPr>
                <w:del w:author="Murguia, Sahima" w:date="2022-03-15T22:37:00Z" w:id="2679"/>
                <w:rFonts w:asciiTheme="majorHAnsi" w:hAnsiTheme="majorHAnsi" w:cstheme="majorHAnsi"/>
                <w:strike/>
                <w:szCs w:val="18"/>
                <w:lang w:val="en-US"/>
              </w:rPr>
            </w:pPr>
          </w:p>
        </w:tc>
        <w:tc>
          <w:tcPr>
            <w:tcW w:w="2642" w:type="dxa"/>
            <w:vAlign w:val="center"/>
          </w:tcPr>
          <w:p w:rsidRPr="009463FF" w:rsidR="003C3EA5" w:rsidDel="00262379" w:rsidP="003C3EA5" w:rsidRDefault="003C3EA5" w14:paraId="6BCCAE50" w14:textId="0C062B27">
            <w:pPr>
              <w:pStyle w:val="ListParagraph"/>
              <w:ind w:left="0"/>
              <w:rPr>
                <w:del w:author="Murguia, Sahima" w:date="2022-03-15T22:37:00Z" w:id="2680"/>
                <w:rFonts w:asciiTheme="majorHAnsi" w:hAnsiTheme="majorHAnsi" w:cstheme="majorHAnsi"/>
                <w:strike/>
                <w:szCs w:val="18"/>
                <w:lang w:val="en-US"/>
              </w:rPr>
            </w:pPr>
          </w:p>
        </w:tc>
      </w:tr>
      <w:tr w:rsidRPr="009463FF" w:rsidR="003C3EA5" w:rsidDel="00262379" w:rsidTr="003C3EA5" w14:paraId="764551D3" w14:textId="6999B03A">
        <w:trPr>
          <w:trHeight w:val="43"/>
          <w:del w:author="Murguia, Sahima" w:date="2022-03-15T22:37:00Z" w:id="2681"/>
        </w:trPr>
        <w:tc>
          <w:tcPr>
            <w:tcW w:w="1478" w:type="dxa"/>
            <w:vMerge/>
            <w:vAlign w:val="center"/>
          </w:tcPr>
          <w:p w:rsidRPr="009463FF" w:rsidR="003C3EA5" w:rsidDel="00262379" w:rsidP="003C3EA5" w:rsidRDefault="003C3EA5" w14:paraId="389923D5" w14:textId="4787B1AE">
            <w:pPr>
              <w:pStyle w:val="ListParagraph"/>
              <w:ind w:left="0"/>
              <w:rPr>
                <w:del w:author="Murguia, Sahima" w:date="2022-03-15T22:37:00Z" w:id="2682"/>
                <w:strike/>
                <w:sz w:val="20"/>
                <w:szCs w:val="20"/>
                <w:lang w:val="en-US"/>
              </w:rPr>
            </w:pPr>
          </w:p>
        </w:tc>
        <w:tc>
          <w:tcPr>
            <w:tcW w:w="1368" w:type="dxa"/>
            <w:vMerge/>
            <w:vAlign w:val="center"/>
          </w:tcPr>
          <w:p w:rsidRPr="009463FF" w:rsidR="003C3EA5" w:rsidDel="00262379" w:rsidP="003C3EA5" w:rsidRDefault="003C3EA5" w14:paraId="66007F70" w14:textId="3BB831CF">
            <w:pPr>
              <w:pStyle w:val="ListParagraph"/>
              <w:ind w:left="0"/>
              <w:rPr>
                <w:del w:author="Murguia, Sahima" w:date="2022-03-15T22:37:00Z" w:id="2683"/>
                <w:rFonts w:asciiTheme="majorHAnsi" w:hAnsiTheme="majorHAnsi" w:cstheme="majorHAnsi"/>
                <w:strike/>
                <w:szCs w:val="18"/>
                <w:lang w:val="en-US"/>
              </w:rPr>
            </w:pPr>
          </w:p>
        </w:tc>
        <w:tc>
          <w:tcPr>
            <w:tcW w:w="1512" w:type="dxa"/>
            <w:vAlign w:val="center"/>
          </w:tcPr>
          <w:p w:rsidRPr="009463FF" w:rsidR="003C3EA5" w:rsidDel="00262379" w:rsidP="003C3EA5" w:rsidRDefault="003C3EA5" w14:paraId="3C25DC75" w14:textId="6AC73A1B">
            <w:pPr>
              <w:pStyle w:val="ListParagraph"/>
              <w:ind w:left="0"/>
              <w:rPr>
                <w:del w:author="Murguia, Sahima" w:date="2022-03-15T22:37:00Z" w:id="2684"/>
                <w:rFonts w:asciiTheme="majorHAnsi" w:hAnsiTheme="majorHAnsi" w:cstheme="majorHAnsi"/>
                <w:strike/>
                <w:szCs w:val="18"/>
                <w:lang w:val="en-US"/>
              </w:rPr>
            </w:pPr>
            <w:del w:author="Murguia, Sahima" w:date="2022-03-15T22:37:00Z" w:id="2685">
              <w:r w:rsidRPr="009463FF" w:rsidDel="00262379">
                <w:rPr>
                  <w:rFonts w:asciiTheme="majorHAnsi" w:hAnsiTheme="majorHAnsi" w:cstheme="majorHAnsi"/>
                  <w:strike/>
                  <w:szCs w:val="18"/>
                  <w:lang w:val="en-US"/>
                </w:rPr>
                <w:delText>Stock Status</w:delText>
              </w:r>
            </w:del>
          </w:p>
        </w:tc>
        <w:tc>
          <w:tcPr>
            <w:tcW w:w="2070" w:type="dxa"/>
            <w:vAlign w:val="center"/>
          </w:tcPr>
          <w:p w:rsidRPr="009463FF" w:rsidR="003C3EA5" w:rsidDel="00262379" w:rsidP="003C3EA5" w:rsidRDefault="003C3EA5" w14:paraId="13873625" w14:textId="281A63E0">
            <w:pPr>
              <w:pStyle w:val="ListParagraph"/>
              <w:ind w:left="0"/>
              <w:rPr>
                <w:del w:author="Murguia, Sahima" w:date="2022-03-15T22:37:00Z" w:id="2686"/>
                <w:rFonts w:asciiTheme="majorHAnsi" w:hAnsiTheme="majorHAnsi" w:cstheme="majorHAnsi"/>
                <w:strike/>
                <w:szCs w:val="18"/>
                <w:lang w:val="en-US"/>
              </w:rPr>
            </w:pPr>
            <w:del w:author="Murguia, Sahima" w:date="2022-03-15T22:37:00Z" w:id="2687">
              <w:r w:rsidRPr="009463FF" w:rsidDel="00262379">
                <w:rPr>
                  <w:rFonts w:asciiTheme="majorHAnsi" w:hAnsiTheme="majorHAnsi" w:cstheme="majorHAnsi"/>
                  <w:strike/>
                  <w:szCs w:val="18"/>
                  <w:lang w:val="en-US"/>
                </w:rPr>
                <w:delText>X_STOCK_STATUS_CD</w:delText>
              </w:r>
            </w:del>
          </w:p>
        </w:tc>
        <w:tc>
          <w:tcPr>
            <w:tcW w:w="990" w:type="dxa"/>
            <w:vAlign w:val="center"/>
          </w:tcPr>
          <w:p w:rsidRPr="009463FF" w:rsidR="003C3EA5" w:rsidDel="00262379" w:rsidP="003C3EA5" w:rsidRDefault="003C3EA5" w14:paraId="4534E16A" w14:textId="17763F26">
            <w:pPr>
              <w:pStyle w:val="ListParagraph"/>
              <w:ind w:left="0"/>
              <w:rPr>
                <w:del w:author="Murguia, Sahima" w:date="2022-03-15T22:37:00Z" w:id="2688"/>
                <w:rFonts w:asciiTheme="majorHAnsi" w:hAnsiTheme="majorHAnsi" w:cstheme="majorHAnsi"/>
                <w:strike/>
                <w:szCs w:val="18"/>
                <w:lang w:val="en-US"/>
              </w:rPr>
            </w:pPr>
          </w:p>
        </w:tc>
        <w:tc>
          <w:tcPr>
            <w:tcW w:w="2642" w:type="dxa"/>
            <w:vAlign w:val="center"/>
          </w:tcPr>
          <w:p w:rsidRPr="009463FF" w:rsidR="003C3EA5" w:rsidDel="00262379" w:rsidP="003C3EA5" w:rsidRDefault="003C3EA5" w14:paraId="18B86D49" w14:textId="2E61662E">
            <w:pPr>
              <w:pStyle w:val="ListParagraph"/>
              <w:ind w:left="0"/>
              <w:rPr>
                <w:del w:author="Murguia, Sahima" w:date="2022-03-15T22:37:00Z" w:id="2689"/>
                <w:rFonts w:asciiTheme="majorHAnsi" w:hAnsiTheme="majorHAnsi" w:cstheme="majorHAnsi"/>
                <w:strike/>
                <w:szCs w:val="18"/>
                <w:lang w:val="en-US"/>
              </w:rPr>
            </w:pPr>
          </w:p>
        </w:tc>
      </w:tr>
      <w:tr w:rsidRPr="009463FF" w:rsidR="003C3EA5" w:rsidDel="00262379" w:rsidTr="003C3EA5" w14:paraId="44F6A7F2" w14:textId="6EDDF241">
        <w:trPr>
          <w:trHeight w:val="43"/>
          <w:del w:author="Murguia, Sahima" w:date="2022-03-15T22:37:00Z" w:id="2690"/>
        </w:trPr>
        <w:tc>
          <w:tcPr>
            <w:tcW w:w="1478" w:type="dxa"/>
            <w:vMerge/>
            <w:vAlign w:val="center"/>
          </w:tcPr>
          <w:p w:rsidRPr="009463FF" w:rsidR="003C3EA5" w:rsidDel="00262379" w:rsidP="003C3EA5" w:rsidRDefault="003C3EA5" w14:paraId="5C60F05B" w14:textId="480A7FC8">
            <w:pPr>
              <w:pStyle w:val="ListParagraph"/>
              <w:ind w:left="0"/>
              <w:rPr>
                <w:del w:author="Murguia, Sahima" w:date="2022-03-15T22:37:00Z" w:id="2691"/>
                <w:strike/>
                <w:sz w:val="20"/>
                <w:szCs w:val="20"/>
                <w:lang w:val="en-US"/>
              </w:rPr>
            </w:pPr>
          </w:p>
        </w:tc>
        <w:tc>
          <w:tcPr>
            <w:tcW w:w="1368" w:type="dxa"/>
            <w:vAlign w:val="center"/>
          </w:tcPr>
          <w:p w:rsidRPr="009463FF" w:rsidR="003C3EA5" w:rsidDel="00262379" w:rsidP="003C3EA5" w:rsidRDefault="003C3EA5" w14:paraId="0DF1B1B2" w14:textId="55D4E5E9">
            <w:pPr>
              <w:pStyle w:val="ListParagraph"/>
              <w:ind w:left="0"/>
              <w:rPr>
                <w:del w:author="Murguia, Sahima" w:date="2022-03-15T22:37:00Z" w:id="2692"/>
                <w:rFonts w:asciiTheme="majorHAnsi" w:hAnsiTheme="majorHAnsi" w:cstheme="majorHAnsi"/>
                <w:strike/>
                <w:szCs w:val="18"/>
                <w:lang w:val="en-US"/>
              </w:rPr>
            </w:pPr>
          </w:p>
        </w:tc>
        <w:tc>
          <w:tcPr>
            <w:tcW w:w="1512" w:type="dxa"/>
            <w:vAlign w:val="center"/>
          </w:tcPr>
          <w:p w:rsidRPr="009463FF" w:rsidR="003C3EA5" w:rsidDel="00262379" w:rsidP="003C3EA5" w:rsidRDefault="003C3EA5" w14:paraId="0C3ABCF4" w14:textId="7ED30754">
            <w:pPr>
              <w:pStyle w:val="ListParagraph"/>
              <w:ind w:left="0"/>
              <w:rPr>
                <w:del w:author="Murguia, Sahima" w:date="2022-03-15T22:37:00Z" w:id="2693"/>
                <w:rFonts w:asciiTheme="majorHAnsi" w:hAnsiTheme="majorHAnsi" w:cstheme="majorHAnsi"/>
                <w:strike/>
                <w:szCs w:val="18"/>
                <w:lang w:val="en-US"/>
              </w:rPr>
            </w:pPr>
            <w:del w:author="Murguia, Sahima" w:date="2022-03-15T22:37:00Z" w:id="2694">
              <w:r w:rsidRPr="009463FF" w:rsidDel="00262379">
                <w:rPr>
                  <w:rFonts w:asciiTheme="majorHAnsi" w:hAnsiTheme="majorHAnsi" w:cstheme="majorHAnsi"/>
                  <w:strike/>
                  <w:szCs w:val="18"/>
                  <w:lang w:val="en-US"/>
                </w:rPr>
                <w:delText>Market</w:delText>
              </w:r>
            </w:del>
          </w:p>
        </w:tc>
        <w:tc>
          <w:tcPr>
            <w:tcW w:w="2070" w:type="dxa"/>
            <w:vAlign w:val="center"/>
          </w:tcPr>
          <w:p w:rsidRPr="009463FF" w:rsidR="003C3EA5" w:rsidDel="00262379" w:rsidP="003C3EA5" w:rsidRDefault="003C3EA5" w14:paraId="446F9476" w14:textId="00CD14E9">
            <w:pPr>
              <w:pStyle w:val="ListParagraph"/>
              <w:ind w:left="0"/>
              <w:rPr>
                <w:del w:author="Murguia, Sahima" w:date="2022-03-15T22:37:00Z" w:id="2695"/>
                <w:rFonts w:asciiTheme="majorHAnsi" w:hAnsiTheme="majorHAnsi" w:cstheme="majorHAnsi"/>
                <w:strike/>
                <w:szCs w:val="18"/>
                <w:lang w:val="en-US"/>
              </w:rPr>
            </w:pPr>
          </w:p>
        </w:tc>
        <w:tc>
          <w:tcPr>
            <w:tcW w:w="990" w:type="dxa"/>
            <w:vAlign w:val="center"/>
          </w:tcPr>
          <w:p w:rsidRPr="009463FF" w:rsidR="003C3EA5" w:rsidDel="00262379" w:rsidP="003C3EA5" w:rsidRDefault="003C3EA5" w14:paraId="079F5913" w14:textId="0008230B">
            <w:pPr>
              <w:pStyle w:val="ListParagraph"/>
              <w:ind w:left="0"/>
              <w:rPr>
                <w:del w:author="Murguia, Sahima" w:date="2022-03-15T22:37:00Z" w:id="2696"/>
                <w:rFonts w:asciiTheme="majorHAnsi" w:hAnsiTheme="majorHAnsi" w:cstheme="majorHAnsi"/>
                <w:strike/>
                <w:szCs w:val="18"/>
                <w:lang w:val="en-US"/>
              </w:rPr>
            </w:pPr>
            <w:del w:author="Murguia, Sahima" w:date="2022-03-15T22:37:00Z" w:id="2697">
              <w:r w:rsidRPr="009463FF" w:rsidDel="00262379">
                <w:rPr>
                  <w:rFonts w:asciiTheme="majorHAnsi" w:hAnsiTheme="majorHAnsi" w:cstheme="majorHAnsi"/>
                  <w:strike/>
                  <w:szCs w:val="18"/>
                  <w:lang w:val="en-US"/>
                </w:rPr>
                <w:delText>FCL</w:delText>
              </w:r>
            </w:del>
          </w:p>
        </w:tc>
        <w:tc>
          <w:tcPr>
            <w:tcW w:w="2642" w:type="dxa"/>
            <w:vAlign w:val="center"/>
          </w:tcPr>
          <w:p w:rsidRPr="009463FF" w:rsidR="003C3EA5" w:rsidDel="00262379" w:rsidP="003C3EA5" w:rsidRDefault="003C3EA5" w14:paraId="0728D817" w14:textId="37A5CE09">
            <w:pPr>
              <w:pStyle w:val="ListParagraph"/>
              <w:ind w:left="0"/>
              <w:rPr>
                <w:del w:author="Murguia, Sahima" w:date="2022-03-15T22:37:00Z" w:id="2698"/>
                <w:rFonts w:asciiTheme="majorHAnsi" w:hAnsiTheme="majorHAnsi" w:cstheme="majorHAnsi"/>
                <w:strike/>
                <w:szCs w:val="18"/>
                <w:lang w:val="en-US"/>
              </w:rPr>
            </w:pPr>
            <w:del w:author="Murguia, Sahima" w:date="2022-03-15T22:37:00Z" w:id="2699">
              <w:r w:rsidRPr="009463FF" w:rsidDel="00262379">
                <w:rPr>
                  <w:rFonts w:asciiTheme="majorHAnsi" w:hAnsiTheme="majorHAnsi" w:cstheme="majorHAnsi"/>
                  <w:strike/>
                  <w:szCs w:val="18"/>
                  <w:lang w:val="en-US"/>
                </w:rPr>
                <w:delText>Reference to Market object</w:delText>
              </w:r>
            </w:del>
          </w:p>
        </w:tc>
      </w:tr>
      <w:tr w:rsidRPr="009463FF" w:rsidR="003C3EA5" w:rsidDel="00262379" w:rsidTr="003C3EA5" w14:paraId="39A40B80" w14:textId="1D073A1D">
        <w:trPr>
          <w:trHeight w:val="43"/>
          <w:del w:author="Murguia, Sahima" w:date="2022-03-15T22:37:00Z" w:id="2700"/>
        </w:trPr>
        <w:tc>
          <w:tcPr>
            <w:tcW w:w="1478" w:type="dxa"/>
            <w:vMerge/>
            <w:vAlign w:val="center"/>
          </w:tcPr>
          <w:p w:rsidRPr="009463FF" w:rsidR="003C3EA5" w:rsidDel="00262379" w:rsidP="003C3EA5" w:rsidRDefault="003C3EA5" w14:paraId="4595D497" w14:textId="53A3904A">
            <w:pPr>
              <w:pStyle w:val="ListParagraph"/>
              <w:ind w:left="0"/>
              <w:rPr>
                <w:del w:author="Murguia, Sahima" w:date="2022-03-15T22:37:00Z" w:id="2701"/>
                <w:strike/>
                <w:sz w:val="20"/>
                <w:szCs w:val="20"/>
                <w:lang w:val="en-US"/>
              </w:rPr>
            </w:pPr>
          </w:p>
        </w:tc>
        <w:tc>
          <w:tcPr>
            <w:tcW w:w="1368" w:type="dxa"/>
            <w:vMerge w:val="restart"/>
            <w:vAlign w:val="center"/>
          </w:tcPr>
          <w:p w:rsidRPr="009463FF" w:rsidR="003C3EA5" w:rsidDel="00262379" w:rsidP="003C3EA5" w:rsidRDefault="003C3EA5" w14:paraId="2009915B" w14:textId="5BCC9B2C">
            <w:pPr>
              <w:pStyle w:val="ListParagraph"/>
              <w:ind w:left="0"/>
              <w:rPr>
                <w:del w:author="Murguia, Sahima" w:date="2022-03-15T22:37:00Z" w:id="2702"/>
                <w:rFonts w:asciiTheme="majorHAnsi" w:hAnsiTheme="majorHAnsi" w:cstheme="majorHAnsi"/>
                <w:strike/>
                <w:szCs w:val="18"/>
                <w:lang w:val="en-US"/>
              </w:rPr>
            </w:pPr>
            <w:del w:author="Murguia, Sahima" w:date="2022-03-15T22:37:00Z" w:id="2703">
              <w:r w:rsidRPr="009463FF" w:rsidDel="00262379">
                <w:rPr>
                  <w:rFonts w:asciiTheme="majorHAnsi" w:hAnsiTheme="majorHAnsi" w:cstheme="majorHAnsi"/>
                  <w:strike/>
                  <w:szCs w:val="18"/>
                  <w:lang w:val="en-US"/>
                </w:rPr>
                <w:delText>S_INVLOC</w:delText>
              </w:r>
            </w:del>
          </w:p>
        </w:tc>
        <w:tc>
          <w:tcPr>
            <w:tcW w:w="1512" w:type="dxa"/>
            <w:vAlign w:val="center"/>
          </w:tcPr>
          <w:p w:rsidRPr="009463FF" w:rsidR="003C3EA5" w:rsidDel="00262379" w:rsidP="003C3EA5" w:rsidRDefault="003C3EA5" w14:paraId="2A1A0423" w14:textId="1E198DAB">
            <w:pPr>
              <w:pStyle w:val="ListParagraph"/>
              <w:ind w:left="0"/>
              <w:rPr>
                <w:del w:author="Murguia, Sahima" w:date="2022-03-15T22:37:00Z" w:id="2704"/>
                <w:rFonts w:asciiTheme="majorHAnsi" w:hAnsiTheme="majorHAnsi" w:cstheme="majorHAnsi"/>
                <w:strike/>
                <w:szCs w:val="18"/>
                <w:lang w:val="en-US"/>
              </w:rPr>
            </w:pPr>
            <w:del w:author="Murguia, Sahima" w:date="2022-03-15T22:37:00Z" w:id="2705">
              <w:r w:rsidRPr="009463FF" w:rsidDel="00262379">
                <w:rPr>
                  <w:rFonts w:asciiTheme="majorHAnsi" w:hAnsiTheme="majorHAnsi" w:cstheme="majorHAnsi"/>
                  <w:strike/>
                  <w:szCs w:val="18"/>
                  <w:lang w:val="en-US"/>
                </w:rPr>
                <w:delText>ID</w:delText>
              </w:r>
            </w:del>
          </w:p>
        </w:tc>
        <w:tc>
          <w:tcPr>
            <w:tcW w:w="2070" w:type="dxa"/>
            <w:vAlign w:val="center"/>
          </w:tcPr>
          <w:p w:rsidRPr="009463FF" w:rsidR="003C3EA5" w:rsidDel="00262379" w:rsidP="003C3EA5" w:rsidRDefault="003C3EA5" w14:paraId="431D6F68" w14:textId="5BAFCE10">
            <w:pPr>
              <w:pStyle w:val="ListParagraph"/>
              <w:ind w:left="0"/>
              <w:rPr>
                <w:del w:author="Murguia, Sahima" w:date="2022-03-15T22:37:00Z" w:id="2706"/>
                <w:rFonts w:asciiTheme="majorHAnsi" w:hAnsiTheme="majorHAnsi" w:cstheme="majorHAnsi"/>
                <w:strike/>
                <w:szCs w:val="18"/>
                <w:lang w:val="en-US"/>
              </w:rPr>
            </w:pPr>
            <w:del w:author="Murguia, Sahima" w:date="2022-03-15T22:37:00Z" w:id="2707">
              <w:r w:rsidRPr="009463FF" w:rsidDel="00262379">
                <w:rPr>
                  <w:rFonts w:asciiTheme="majorHAnsi" w:hAnsiTheme="majorHAnsi" w:cstheme="majorHAnsi"/>
                  <w:strike/>
                  <w:szCs w:val="18"/>
                  <w:lang w:val="en-US"/>
                </w:rPr>
                <w:delText>ROW_ID</w:delText>
              </w:r>
            </w:del>
          </w:p>
        </w:tc>
        <w:tc>
          <w:tcPr>
            <w:tcW w:w="990" w:type="dxa"/>
            <w:vAlign w:val="center"/>
          </w:tcPr>
          <w:p w:rsidRPr="009463FF" w:rsidR="003C3EA5" w:rsidDel="00262379" w:rsidP="003C3EA5" w:rsidRDefault="003C3EA5" w14:paraId="5B47C790" w14:textId="2D567746">
            <w:pPr>
              <w:pStyle w:val="ListParagraph"/>
              <w:ind w:left="0"/>
              <w:rPr>
                <w:del w:author="Murguia, Sahima" w:date="2022-03-15T22:37:00Z" w:id="2708"/>
                <w:rFonts w:asciiTheme="majorHAnsi" w:hAnsiTheme="majorHAnsi" w:cstheme="majorHAnsi"/>
                <w:strike/>
                <w:szCs w:val="18"/>
                <w:lang w:val="en-US"/>
              </w:rPr>
            </w:pPr>
            <w:del w:author="Murguia, Sahima" w:date="2022-03-15T22:37:00Z" w:id="2709">
              <w:r w:rsidRPr="009463FF" w:rsidDel="00262379">
                <w:rPr>
                  <w:rFonts w:asciiTheme="majorHAnsi" w:hAnsiTheme="majorHAnsi" w:cstheme="majorHAnsi"/>
                  <w:strike/>
                  <w:szCs w:val="18"/>
                  <w:lang w:val="en-US"/>
                </w:rPr>
                <w:delText>text</w:delText>
              </w:r>
            </w:del>
          </w:p>
        </w:tc>
        <w:tc>
          <w:tcPr>
            <w:tcW w:w="2642" w:type="dxa"/>
            <w:vAlign w:val="center"/>
          </w:tcPr>
          <w:p w:rsidRPr="009463FF" w:rsidR="003C3EA5" w:rsidDel="00262379" w:rsidP="003C3EA5" w:rsidRDefault="003C3EA5" w14:paraId="6BBFD6E5" w14:textId="692A763F">
            <w:pPr>
              <w:pStyle w:val="ListParagraph"/>
              <w:ind w:left="0"/>
              <w:rPr>
                <w:del w:author="Murguia, Sahima" w:date="2022-03-15T22:37:00Z" w:id="2710"/>
                <w:rFonts w:asciiTheme="majorHAnsi" w:hAnsiTheme="majorHAnsi" w:cstheme="majorHAnsi"/>
                <w:strike/>
                <w:szCs w:val="18"/>
                <w:lang w:val="en-US"/>
              </w:rPr>
            </w:pPr>
          </w:p>
        </w:tc>
      </w:tr>
      <w:tr w:rsidRPr="009463FF" w:rsidR="003C3EA5" w:rsidDel="00262379" w:rsidTr="003C3EA5" w14:paraId="508E1BB7" w14:textId="4F7AF5CA">
        <w:trPr>
          <w:trHeight w:val="43"/>
          <w:del w:author="Murguia, Sahima" w:date="2022-03-15T22:37:00Z" w:id="2711"/>
        </w:trPr>
        <w:tc>
          <w:tcPr>
            <w:tcW w:w="1478" w:type="dxa"/>
            <w:vMerge/>
            <w:vAlign w:val="center"/>
          </w:tcPr>
          <w:p w:rsidRPr="009463FF" w:rsidR="003C3EA5" w:rsidDel="00262379" w:rsidP="003C3EA5" w:rsidRDefault="003C3EA5" w14:paraId="6559EE29" w14:textId="394D1B3D">
            <w:pPr>
              <w:pStyle w:val="ListParagraph"/>
              <w:ind w:left="0"/>
              <w:rPr>
                <w:del w:author="Murguia, Sahima" w:date="2022-03-15T22:37:00Z" w:id="2712"/>
                <w:strike/>
                <w:sz w:val="20"/>
                <w:szCs w:val="20"/>
                <w:lang w:val="en-US"/>
              </w:rPr>
            </w:pPr>
          </w:p>
        </w:tc>
        <w:tc>
          <w:tcPr>
            <w:tcW w:w="1368" w:type="dxa"/>
            <w:vMerge/>
            <w:vAlign w:val="center"/>
          </w:tcPr>
          <w:p w:rsidRPr="009463FF" w:rsidR="003C3EA5" w:rsidDel="00262379" w:rsidP="003C3EA5" w:rsidRDefault="003C3EA5" w14:paraId="461291BB" w14:textId="5E1ACF8C">
            <w:pPr>
              <w:pStyle w:val="ListParagraph"/>
              <w:ind w:left="0"/>
              <w:rPr>
                <w:del w:author="Murguia, Sahima" w:date="2022-03-15T22:37:00Z" w:id="2713"/>
                <w:rFonts w:asciiTheme="majorHAnsi" w:hAnsiTheme="majorHAnsi" w:cstheme="majorHAnsi"/>
                <w:strike/>
                <w:szCs w:val="18"/>
                <w:lang w:val="en-US"/>
              </w:rPr>
            </w:pPr>
          </w:p>
        </w:tc>
        <w:tc>
          <w:tcPr>
            <w:tcW w:w="1512" w:type="dxa"/>
            <w:vAlign w:val="center"/>
          </w:tcPr>
          <w:p w:rsidRPr="009463FF" w:rsidR="003C3EA5" w:rsidDel="00262379" w:rsidP="003C3EA5" w:rsidRDefault="003C3EA5" w14:paraId="516D8FEB" w14:textId="1A929229">
            <w:pPr>
              <w:pStyle w:val="ListParagraph"/>
              <w:ind w:left="0"/>
              <w:rPr>
                <w:del w:author="Murguia, Sahima" w:date="2022-03-15T22:37:00Z" w:id="2714"/>
                <w:rFonts w:asciiTheme="majorHAnsi" w:hAnsiTheme="majorHAnsi" w:cstheme="majorHAnsi"/>
                <w:strike/>
                <w:szCs w:val="18"/>
                <w:lang w:val="en-US"/>
              </w:rPr>
            </w:pPr>
            <w:del w:author="Murguia, Sahima" w:date="2022-03-15T22:37:00Z" w:id="2715">
              <w:r w:rsidRPr="009463FF" w:rsidDel="00262379">
                <w:rPr>
                  <w:rFonts w:asciiTheme="majorHAnsi" w:hAnsiTheme="majorHAnsi" w:cstheme="majorHAnsi"/>
                  <w:strike/>
                  <w:szCs w:val="18"/>
                  <w:lang w:val="en-US"/>
                </w:rPr>
                <w:delText>Inventory Location</w:delText>
              </w:r>
            </w:del>
          </w:p>
        </w:tc>
        <w:tc>
          <w:tcPr>
            <w:tcW w:w="2070" w:type="dxa"/>
            <w:vAlign w:val="center"/>
          </w:tcPr>
          <w:p w:rsidRPr="009463FF" w:rsidR="003C3EA5" w:rsidDel="00262379" w:rsidP="003C3EA5" w:rsidRDefault="003C3EA5" w14:paraId="7337142B" w14:textId="3E0D463E">
            <w:pPr>
              <w:pStyle w:val="ListParagraph"/>
              <w:ind w:left="0"/>
              <w:rPr>
                <w:del w:author="Murguia, Sahima" w:date="2022-03-15T22:37:00Z" w:id="2716"/>
                <w:rFonts w:asciiTheme="majorHAnsi" w:hAnsiTheme="majorHAnsi" w:cstheme="majorHAnsi"/>
                <w:strike/>
                <w:szCs w:val="18"/>
                <w:lang w:val="en-US"/>
              </w:rPr>
            </w:pPr>
            <w:del w:author="Murguia, Sahima" w:date="2022-03-15T22:37:00Z" w:id="2717">
              <w:r w:rsidRPr="009463FF" w:rsidDel="00262379">
                <w:rPr>
                  <w:rFonts w:asciiTheme="majorHAnsi" w:hAnsiTheme="majorHAnsi" w:cstheme="majorHAnsi"/>
                  <w:strike/>
                  <w:szCs w:val="18"/>
                  <w:lang w:val="en-US"/>
                </w:rPr>
                <w:delText>NAME</w:delText>
              </w:r>
            </w:del>
          </w:p>
        </w:tc>
        <w:tc>
          <w:tcPr>
            <w:tcW w:w="990" w:type="dxa"/>
            <w:vAlign w:val="center"/>
          </w:tcPr>
          <w:p w:rsidRPr="009463FF" w:rsidR="003C3EA5" w:rsidDel="00262379" w:rsidP="003C3EA5" w:rsidRDefault="003C3EA5" w14:paraId="230DA1BF" w14:textId="1E4CA0D3">
            <w:pPr>
              <w:pStyle w:val="ListParagraph"/>
              <w:ind w:left="0"/>
              <w:rPr>
                <w:del w:author="Murguia, Sahima" w:date="2022-03-15T22:37:00Z" w:id="2718"/>
                <w:rFonts w:asciiTheme="majorHAnsi" w:hAnsiTheme="majorHAnsi" w:cstheme="majorHAnsi"/>
                <w:strike/>
                <w:szCs w:val="18"/>
                <w:lang w:val="en-US"/>
              </w:rPr>
            </w:pPr>
          </w:p>
        </w:tc>
        <w:tc>
          <w:tcPr>
            <w:tcW w:w="2642" w:type="dxa"/>
            <w:vAlign w:val="center"/>
          </w:tcPr>
          <w:p w:rsidRPr="009463FF" w:rsidR="003C3EA5" w:rsidDel="00262379" w:rsidP="003C3EA5" w:rsidRDefault="003C3EA5" w14:paraId="5D02D40F" w14:textId="7CC2927E">
            <w:pPr>
              <w:pStyle w:val="ListParagraph"/>
              <w:ind w:left="0"/>
              <w:rPr>
                <w:del w:author="Murguia, Sahima" w:date="2022-03-15T22:37:00Z" w:id="2719"/>
                <w:rFonts w:asciiTheme="majorHAnsi" w:hAnsiTheme="majorHAnsi" w:cstheme="majorHAnsi"/>
                <w:strike/>
                <w:szCs w:val="18"/>
                <w:lang w:val="en-US"/>
              </w:rPr>
            </w:pPr>
          </w:p>
        </w:tc>
      </w:tr>
      <w:tr w:rsidRPr="009463FF" w:rsidR="003C3EA5" w:rsidDel="00262379" w:rsidTr="003C3EA5" w14:paraId="27593B18" w14:textId="4D7A8735">
        <w:trPr>
          <w:trHeight w:val="557"/>
          <w:del w:author="Murguia, Sahima" w:date="2022-03-15T22:37:00Z" w:id="2720"/>
        </w:trPr>
        <w:tc>
          <w:tcPr>
            <w:tcW w:w="1478" w:type="dxa"/>
            <w:vMerge/>
            <w:vAlign w:val="center"/>
          </w:tcPr>
          <w:p w:rsidRPr="009463FF" w:rsidR="003C3EA5" w:rsidDel="00262379" w:rsidP="003C3EA5" w:rsidRDefault="003C3EA5" w14:paraId="76CA1444" w14:textId="3B3436B3">
            <w:pPr>
              <w:pStyle w:val="ListParagraph"/>
              <w:ind w:left="0"/>
              <w:rPr>
                <w:del w:author="Murguia, Sahima" w:date="2022-03-15T22:37:00Z" w:id="2721"/>
                <w:strike/>
                <w:sz w:val="20"/>
                <w:szCs w:val="20"/>
                <w:lang w:val="en-US"/>
              </w:rPr>
            </w:pPr>
          </w:p>
        </w:tc>
        <w:tc>
          <w:tcPr>
            <w:tcW w:w="1368" w:type="dxa"/>
            <w:vAlign w:val="center"/>
          </w:tcPr>
          <w:p w:rsidRPr="009463FF" w:rsidR="003C3EA5" w:rsidDel="00262379" w:rsidP="003C3EA5" w:rsidRDefault="003C3EA5" w14:paraId="41787E46" w14:textId="2F9705D4">
            <w:pPr>
              <w:pStyle w:val="ListParagraph"/>
              <w:ind w:left="0"/>
              <w:rPr>
                <w:del w:author="Murguia, Sahima" w:date="2022-03-15T22:37:00Z" w:id="2722"/>
                <w:rFonts w:asciiTheme="majorHAnsi" w:hAnsiTheme="majorHAnsi" w:cstheme="majorHAnsi"/>
                <w:strike/>
                <w:szCs w:val="18"/>
                <w:lang w:val="en-US"/>
              </w:rPr>
            </w:pPr>
            <w:del w:author="Murguia, Sahima" w:date="2022-03-15T22:37:00Z" w:id="2723">
              <w:r w:rsidRPr="009463FF" w:rsidDel="00262379">
                <w:rPr>
                  <w:rFonts w:asciiTheme="majorHAnsi" w:hAnsiTheme="majorHAnsi" w:cstheme="majorHAnsi"/>
                  <w:strike/>
                  <w:szCs w:val="18"/>
                  <w:lang w:val="en-US"/>
                </w:rPr>
                <w:delText>S_POSTN</w:delText>
              </w:r>
            </w:del>
          </w:p>
        </w:tc>
        <w:tc>
          <w:tcPr>
            <w:tcW w:w="1512" w:type="dxa"/>
            <w:vAlign w:val="center"/>
          </w:tcPr>
          <w:p w:rsidRPr="009463FF" w:rsidR="003C3EA5" w:rsidDel="00262379" w:rsidP="003C3EA5" w:rsidRDefault="003C3EA5" w14:paraId="469109CA" w14:textId="2EF5EEEF">
            <w:pPr>
              <w:pStyle w:val="ListParagraph"/>
              <w:ind w:left="0"/>
              <w:rPr>
                <w:del w:author="Murguia, Sahima" w:date="2022-03-15T22:37:00Z" w:id="2724"/>
                <w:rFonts w:asciiTheme="majorHAnsi" w:hAnsiTheme="majorHAnsi" w:cstheme="majorHAnsi"/>
                <w:strike/>
                <w:szCs w:val="18"/>
                <w:lang w:val="en-US"/>
              </w:rPr>
            </w:pPr>
            <w:del w:author="Murguia, Sahima" w:date="2022-03-15T22:37:00Z" w:id="2725">
              <w:r w:rsidRPr="009463FF" w:rsidDel="00262379">
                <w:rPr>
                  <w:rFonts w:asciiTheme="majorHAnsi" w:hAnsiTheme="majorHAnsi" w:cstheme="majorHAnsi"/>
                  <w:strike/>
                  <w:szCs w:val="18"/>
                  <w:lang w:val="en-US"/>
                </w:rPr>
                <w:delText>Owner</w:delText>
              </w:r>
            </w:del>
          </w:p>
        </w:tc>
        <w:tc>
          <w:tcPr>
            <w:tcW w:w="2070" w:type="dxa"/>
            <w:vAlign w:val="center"/>
          </w:tcPr>
          <w:p w:rsidRPr="009463FF" w:rsidR="003C3EA5" w:rsidDel="00262379" w:rsidP="003C3EA5" w:rsidRDefault="003C3EA5" w14:paraId="4531535D" w14:textId="3406AC26">
            <w:pPr>
              <w:pStyle w:val="ListParagraph"/>
              <w:ind w:left="0"/>
              <w:rPr>
                <w:del w:author="Murguia, Sahima" w:date="2022-03-15T22:37:00Z" w:id="2726"/>
                <w:rFonts w:asciiTheme="majorHAnsi" w:hAnsiTheme="majorHAnsi" w:cstheme="majorHAnsi"/>
                <w:strike/>
                <w:szCs w:val="18"/>
                <w:lang w:val="en-US"/>
              </w:rPr>
            </w:pPr>
            <w:del w:author="Murguia, Sahima" w:date="2022-03-15T22:37:00Z" w:id="2727">
              <w:r w:rsidRPr="009463FF" w:rsidDel="00262379">
                <w:rPr>
                  <w:rFonts w:asciiTheme="majorHAnsi" w:hAnsiTheme="majorHAnsi" w:cstheme="majorHAnsi"/>
                  <w:strike/>
                  <w:szCs w:val="18"/>
                  <w:lang w:val="en-US"/>
                </w:rPr>
                <w:delText>NAME</w:delText>
              </w:r>
            </w:del>
          </w:p>
        </w:tc>
        <w:tc>
          <w:tcPr>
            <w:tcW w:w="990" w:type="dxa"/>
            <w:vAlign w:val="center"/>
          </w:tcPr>
          <w:p w:rsidRPr="009463FF" w:rsidR="003C3EA5" w:rsidDel="00262379" w:rsidP="003C3EA5" w:rsidRDefault="003C3EA5" w14:paraId="1057ED7B" w14:textId="7F070E02">
            <w:pPr>
              <w:pStyle w:val="ListParagraph"/>
              <w:ind w:left="0"/>
              <w:rPr>
                <w:del w:author="Murguia, Sahima" w:date="2022-03-15T22:37:00Z" w:id="2728"/>
                <w:rFonts w:asciiTheme="majorHAnsi" w:hAnsiTheme="majorHAnsi" w:cstheme="majorHAnsi"/>
                <w:strike/>
                <w:szCs w:val="18"/>
                <w:lang w:val="en-US"/>
              </w:rPr>
            </w:pPr>
          </w:p>
        </w:tc>
        <w:tc>
          <w:tcPr>
            <w:tcW w:w="2642" w:type="dxa"/>
            <w:vAlign w:val="center"/>
          </w:tcPr>
          <w:p w:rsidRPr="009463FF" w:rsidR="003C3EA5" w:rsidDel="00262379" w:rsidP="003C3EA5" w:rsidRDefault="003C3EA5" w14:paraId="183E413B" w14:textId="4CB16B9F">
            <w:pPr>
              <w:pStyle w:val="ListParagraph"/>
              <w:ind w:left="0"/>
              <w:rPr>
                <w:del w:author="Murguia, Sahima" w:date="2022-03-15T22:37:00Z" w:id="2729"/>
                <w:rFonts w:asciiTheme="majorHAnsi" w:hAnsiTheme="majorHAnsi" w:cstheme="majorHAnsi"/>
                <w:strike/>
                <w:szCs w:val="18"/>
                <w:lang w:val="en-US"/>
              </w:rPr>
            </w:pPr>
          </w:p>
        </w:tc>
      </w:tr>
    </w:tbl>
    <w:p w:rsidRPr="009463FF" w:rsidR="003C3EA5" w:rsidDel="00262379" w:rsidP="00DA0C4A" w:rsidRDefault="003C3EA5" w14:paraId="2BAB76CE" w14:textId="70A1CAED">
      <w:pPr>
        <w:rPr>
          <w:del w:author="Murguia, Sahima" w:date="2022-03-15T22:37:00Z" w:id="2730"/>
          <w:strike/>
        </w:rPr>
      </w:pPr>
    </w:p>
    <w:p w:rsidRPr="009463FF" w:rsidR="003C3EA5" w:rsidDel="00262379" w:rsidP="00DA0C4A" w:rsidRDefault="003C3EA5" w14:paraId="70C2658A" w14:textId="6406A640">
      <w:pPr>
        <w:rPr>
          <w:del w:author="Murguia, Sahima" w:date="2022-03-15T22:40:00Z" w:id="2731"/>
          <w:strike/>
          <w:color w:val="FFFFFF" w:themeColor="background1"/>
        </w:rPr>
      </w:pPr>
      <w:del w:author="Murguia, Sahima" w:date="2022-03-15T22:40:00Z" w:id="2732">
        <w:r w:rsidRPr="009463FF" w:rsidDel="00262379">
          <w:rPr>
            <w:strike/>
            <w:color w:val="FFFFFF" w:themeColor="background1"/>
          </w:rPr>
          <w:delText>Xxx</w:delText>
        </w:r>
      </w:del>
    </w:p>
    <w:tbl>
      <w:tblPr>
        <w:tblStyle w:val="TableGrid"/>
        <w:tblW w:w="10184" w:type="dxa"/>
        <w:tblInd w:w="-289" w:type="dxa"/>
        <w:tblLayout w:type="fixed"/>
        <w:tblLook w:val="04A0" w:firstRow="1" w:lastRow="0" w:firstColumn="1" w:lastColumn="0" w:noHBand="0" w:noVBand="1"/>
      </w:tblPr>
      <w:tblGrid>
        <w:gridCol w:w="1418"/>
        <w:gridCol w:w="1276"/>
        <w:gridCol w:w="1559"/>
        <w:gridCol w:w="2127"/>
        <w:gridCol w:w="850"/>
        <w:gridCol w:w="2954"/>
      </w:tblGrid>
      <w:tr w:rsidRPr="009463FF" w:rsidR="00B86451" w:rsidDel="00262379" w:rsidTr="00F1429D" w14:paraId="661AEF05" w14:textId="730F6E76">
        <w:trPr>
          <w:del w:author="Murguia, Sahima" w:date="2022-03-15T22:39:00Z" w:id="2733"/>
        </w:trPr>
        <w:tc>
          <w:tcPr>
            <w:tcW w:w="1418" w:type="dxa"/>
            <w:shd w:val="clear" w:color="auto" w:fill="2B5D9A" w:themeFill="accent6" w:themeFillShade="BF"/>
          </w:tcPr>
          <w:p w:rsidRPr="009463FF" w:rsidR="00361264" w:rsidDel="00262379" w:rsidP="00153EF4" w:rsidRDefault="00361264" w14:paraId="6EF1E363" w14:textId="68484FD9">
            <w:pPr>
              <w:pStyle w:val="BodyText"/>
              <w:rPr>
                <w:del w:author="Murguia, Sahima" w:date="2022-03-15T22:39:00Z" w:id="2734"/>
                <w:rFonts w:ascii="Arial" w:hAnsi="Arial" w:cs="Arial"/>
                <w:b/>
                <w:bCs/>
                <w:strike/>
                <w:color w:val="FFFFFF" w:themeColor="background1"/>
                <w:szCs w:val="20"/>
              </w:rPr>
            </w:pPr>
            <w:del w:author="Murguia, Sahima" w:date="2022-03-15T22:39:00Z" w:id="2735">
              <w:r w:rsidRPr="009463FF" w:rsidDel="00262379">
                <w:rPr>
                  <w:rFonts w:ascii="Arial" w:hAnsi="Arial" w:cs="Arial"/>
                  <w:b/>
                  <w:bCs/>
                  <w:strike/>
                  <w:color w:val="FFFFFF" w:themeColor="background1"/>
                  <w:szCs w:val="20"/>
                </w:rPr>
                <w:delText>BC</w:delText>
              </w:r>
            </w:del>
          </w:p>
        </w:tc>
        <w:tc>
          <w:tcPr>
            <w:tcW w:w="1276" w:type="dxa"/>
            <w:shd w:val="clear" w:color="auto" w:fill="2B5D9A" w:themeFill="accent6" w:themeFillShade="BF"/>
          </w:tcPr>
          <w:p w:rsidRPr="009463FF" w:rsidR="00361264" w:rsidDel="00262379" w:rsidP="00153EF4" w:rsidRDefault="00361264" w14:paraId="50AD31AB" w14:textId="6D9E7ED6">
            <w:pPr>
              <w:pStyle w:val="BodyText"/>
              <w:rPr>
                <w:del w:author="Murguia, Sahima" w:date="2022-03-15T22:39:00Z" w:id="2736"/>
                <w:rFonts w:ascii="Arial" w:hAnsi="Arial" w:cs="Arial"/>
                <w:b/>
                <w:bCs/>
                <w:strike/>
                <w:color w:val="FFFFFF" w:themeColor="background1"/>
                <w:szCs w:val="20"/>
              </w:rPr>
            </w:pPr>
            <w:del w:author="Murguia, Sahima" w:date="2022-03-15T22:39:00Z" w:id="2737">
              <w:r w:rsidRPr="009463FF" w:rsidDel="00262379">
                <w:rPr>
                  <w:rFonts w:ascii="Arial" w:hAnsi="Arial" w:cs="Arial"/>
                  <w:b/>
                  <w:bCs/>
                  <w:strike/>
                  <w:color w:val="FFFFFF" w:themeColor="background1"/>
                  <w:szCs w:val="20"/>
                </w:rPr>
                <w:delText>Table</w:delText>
              </w:r>
            </w:del>
          </w:p>
        </w:tc>
        <w:tc>
          <w:tcPr>
            <w:tcW w:w="1559" w:type="dxa"/>
            <w:shd w:val="clear" w:color="auto" w:fill="2B5D9A" w:themeFill="accent6" w:themeFillShade="BF"/>
          </w:tcPr>
          <w:p w:rsidRPr="009463FF" w:rsidR="00361264" w:rsidDel="00262379" w:rsidP="00153EF4" w:rsidRDefault="00361264" w14:paraId="1F574BC2" w14:textId="40485F5A">
            <w:pPr>
              <w:pStyle w:val="BodyText"/>
              <w:rPr>
                <w:del w:author="Murguia, Sahima" w:date="2022-03-15T22:39:00Z" w:id="2738"/>
                <w:rFonts w:ascii="Arial" w:hAnsi="Arial" w:cs="Arial"/>
                <w:b/>
                <w:bCs/>
                <w:strike/>
                <w:color w:val="FFFFFF" w:themeColor="background1"/>
                <w:szCs w:val="20"/>
              </w:rPr>
            </w:pPr>
            <w:del w:author="Murguia, Sahima" w:date="2022-03-15T22:39:00Z" w:id="2739">
              <w:r w:rsidRPr="009463FF" w:rsidDel="00262379">
                <w:rPr>
                  <w:rFonts w:ascii="Arial" w:hAnsi="Arial" w:cs="Arial"/>
                  <w:b/>
                  <w:bCs/>
                  <w:strike/>
                  <w:color w:val="FFFFFF" w:themeColor="background1"/>
                  <w:szCs w:val="20"/>
                </w:rPr>
                <w:delText>Field</w:delText>
              </w:r>
            </w:del>
          </w:p>
        </w:tc>
        <w:tc>
          <w:tcPr>
            <w:tcW w:w="2127" w:type="dxa"/>
            <w:shd w:val="clear" w:color="auto" w:fill="2B5D9A" w:themeFill="accent6" w:themeFillShade="BF"/>
          </w:tcPr>
          <w:p w:rsidRPr="009463FF" w:rsidR="00361264" w:rsidDel="00262379" w:rsidP="00153EF4" w:rsidRDefault="00361264" w14:paraId="730214C2" w14:textId="2180D011">
            <w:pPr>
              <w:pStyle w:val="BodyText"/>
              <w:rPr>
                <w:del w:author="Murguia, Sahima" w:date="2022-03-15T22:39:00Z" w:id="2740"/>
                <w:rFonts w:ascii="Arial" w:hAnsi="Arial" w:cs="Arial"/>
                <w:b/>
                <w:bCs/>
                <w:strike/>
                <w:color w:val="FFFFFF" w:themeColor="background1"/>
                <w:szCs w:val="20"/>
              </w:rPr>
            </w:pPr>
            <w:del w:author="Murguia, Sahima" w:date="2022-03-15T22:39:00Z" w:id="2741">
              <w:r w:rsidRPr="009463FF" w:rsidDel="00262379">
                <w:rPr>
                  <w:rFonts w:ascii="Arial" w:hAnsi="Arial" w:cs="Arial"/>
                  <w:b/>
                  <w:bCs/>
                  <w:strike/>
                  <w:color w:val="FFFFFF" w:themeColor="background1"/>
                  <w:szCs w:val="20"/>
                </w:rPr>
                <w:delText>Column</w:delText>
              </w:r>
            </w:del>
          </w:p>
        </w:tc>
        <w:tc>
          <w:tcPr>
            <w:tcW w:w="850" w:type="dxa"/>
            <w:shd w:val="clear" w:color="auto" w:fill="2B5D9A" w:themeFill="accent6" w:themeFillShade="BF"/>
          </w:tcPr>
          <w:p w:rsidRPr="009463FF" w:rsidR="00361264" w:rsidDel="00262379" w:rsidP="00153EF4" w:rsidRDefault="00361264" w14:paraId="31E35B07" w14:textId="50040E8E">
            <w:pPr>
              <w:pStyle w:val="BodyText"/>
              <w:rPr>
                <w:del w:author="Murguia, Sahima" w:date="2022-03-15T22:39:00Z" w:id="2742"/>
                <w:rFonts w:ascii="Arial" w:hAnsi="Arial" w:cs="Arial"/>
                <w:b/>
                <w:bCs/>
                <w:strike/>
                <w:color w:val="FFFFFF" w:themeColor="background1"/>
                <w:szCs w:val="20"/>
              </w:rPr>
            </w:pPr>
            <w:del w:author="Murguia, Sahima" w:date="2022-03-15T22:39:00Z" w:id="2743">
              <w:r w:rsidRPr="009463FF" w:rsidDel="00262379">
                <w:rPr>
                  <w:rFonts w:ascii="Arial" w:hAnsi="Arial" w:cs="Arial"/>
                  <w:b/>
                  <w:bCs/>
                  <w:strike/>
                  <w:color w:val="FFFFFF" w:themeColor="background1"/>
                  <w:szCs w:val="20"/>
                </w:rPr>
                <w:delText>Type</w:delText>
              </w:r>
            </w:del>
          </w:p>
        </w:tc>
        <w:tc>
          <w:tcPr>
            <w:tcW w:w="2954" w:type="dxa"/>
            <w:shd w:val="clear" w:color="auto" w:fill="2B5D9A" w:themeFill="accent6" w:themeFillShade="BF"/>
          </w:tcPr>
          <w:p w:rsidRPr="009463FF" w:rsidR="00361264" w:rsidDel="00262379" w:rsidP="00153EF4" w:rsidRDefault="00361264" w14:paraId="7A27DB74" w14:textId="4DCE0129">
            <w:pPr>
              <w:pStyle w:val="BodyText"/>
              <w:rPr>
                <w:del w:author="Murguia, Sahima" w:date="2022-03-15T22:39:00Z" w:id="2744"/>
                <w:rFonts w:ascii="Arial" w:hAnsi="Arial" w:cs="Arial"/>
                <w:b/>
                <w:bCs/>
                <w:strike/>
                <w:color w:val="FFFFFF" w:themeColor="background1"/>
                <w:szCs w:val="20"/>
              </w:rPr>
            </w:pPr>
            <w:del w:author="Murguia, Sahima" w:date="2022-03-15T22:39:00Z" w:id="2745">
              <w:r w:rsidRPr="009463FF" w:rsidDel="00262379">
                <w:rPr>
                  <w:rFonts w:ascii="Arial" w:hAnsi="Arial" w:cs="Arial"/>
                  <w:b/>
                  <w:bCs/>
                  <w:strike/>
                  <w:color w:val="FFFFFF" w:themeColor="background1"/>
                  <w:szCs w:val="20"/>
                </w:rPr>
                <w:delText>Description</w:delText>
              </w:r>
            </w:del>
          </w:p>
        </w:tc>
      </w:tr>
      <w:tr w:rsidRPr="009463FF" w:rsidR="008D489C" w:rsidDel="00262379" w:rsidTr="00F1429D" w14:paraId="37BA3102" w14:textId="645533A5">
        <w:trPr>
          <w:trHeight w:val="352"/>
          <w:del w:author="Murguia, Sahima" w:date="2022-03-15T22:39:00Z" w:id="2746"/>
        </w:trPr>
        <w:tc>
          <w:tcPr>
            <w:tcW w:w="1418" w:type="dxa"/>
            <w:vMerge w:val="restart"/>
            <w:vAlign w:val="center"/>
          </w:tcPr>
          <w:p w:rsidRPr="009463FF" w:rsidR="008D489C" w:rsidDel="00262379" w:rsidP="00153EF4" w:rsidRDefault="008D489C" w14:paraId="325072A7" w14:textId="2C59296F">
            <w:pPr>
              <w:pStyle w:val="ListParagraph"/>
              <w:ind w:left="0"/>
              <w:rPr>
                <w:del w:author="Murguia, Sahima" w:date="2022-03-15T22:39:00Z" w:id="2747"/>
                <w:rFonts w:asciiTheme="majorHAnsi" w:hAnsiTheme="majorHAnsi" w:cstheme="majorHAnsi"/>
                <w:strike/>
                <w:szCs w:val="18"/>
                <w:lang w:val="en-US"/>
              </w:rPr>
            </w:pPr>
            <w:del w:author="Murguia, Sahima" w:date="2022-03-15T22:39:00Z" w:id="2748">
              <w:r w:rsidRPr="009463FF" w:rsidDel="00262379">
                <w:rPr>
                  <w:strike/>
                  <w:sz w:val="20"/>
                  <w:szCs w:val="20"/>
                  <w:lang w:val="en-US"/>
                </w:rPr>
                <w:delText>cycle counting</w:delText>
              </w:r>
              <w:r w:rsidRPr="006A0C90" w:rsidDel="00262379">
                <w:rPr>
                  <w:strike/>
                  <w:sz w:val="20"/>
                  <w:szCs w:val="20"/>
                  <w:lang w:val="en-US"/>
                  <w:rPrChange w:author="Andreyeva, Julia" w:date="2022-03-16T13:42:00Z" w:id="2749">
                    <w:rPr>
                      <w:strike/>
                      <w:sz w:val="20"/>
                      <w:szCs w:val="20"/>
                      <w:lang w:val="ru-RU"/>
                    </w:rPr>
                  </w:rPrChange>
                </w:rPr>
                <w:delText xml:space="preserve"> </w:delText>
              </w:r>
              <w:r w:rsidRPr="009463FF" w:rsidDel="00262379">
                <w:rPr>
                  <w:strike/>
                  <w:sz w:val="20"/>
                  <w:szCs w:val="20"/>
                  <w:lang w:val="en-US"/>
                </w:rPr>
                <w:delText>item</w:delText>
              </w:r>
            </w:del>
          </w:p>
        </w:tc>
        <w:tc>
          <w:tcPr>
            <w:tcW w:w="1276" w:type="dxa"/>
            <w:vMerge w:val="restart"/>
            <w:vAlign w:val="center"/>
          </w:tcPr>
          <w:p w:rsidRPr="009463FF" w:rsidR="008D489C" w:rsidDel="00262379" w:rsidP="00153EF4" w:rsidRDefault="008D489C" w14:paraId="534B305B" w14:textId="0DCB6439">
            <w:pPr>
              <w:pStyle w:val="ListParagraph"/>
              <w:ind w:left="0"/>
              <w:rPr>
                <w:del w:author="Murguia, Sahima" w:date="2022-03-15T22:39:00Z" w:id="2750"/>
                <w:rFonts w:asciiTheme="majorHAnsi" w:hAnsiTheme="majorHAnsi" w:cstheme="majorHAnsi"/>
                <w:strike/>
                <w:szCs w:val="18"/>
                <w:lang w:val="en-US"/>
              </w:rPr>
            </w:pPr>
            <w:del w:author="Murguia, Sahima" w:date="2022-03-15T22:39:00Z" w:id="2751">
              <w:r w:rsidRPr="009463FF" w:rsidDel="00262379">
                <w:rPr>
                  <w:rFonts w:asciiTheme="majorHAnsi" w:hAnsiTheme="majorHAnsi" w:cstheme="majorHAnsi"/>
                  <w:strike/>
                  <w:szCs w:val="18"/>
                  <w:lang w:val="en-US"/>
                </w:rPr>
                <w:delText>S_INVLOC</w:delText>
              </w:r>
            </w:del>
          </w:p>
        </w:tc>
        <w:tc>
          <w:tcPr>
            <w:tcW w:w="1559" w:type="dxa"/>
            <w:vAlign w:val="center"/>
          </w:tcPr>
          <w:p w:rsidRPr="009463FF" w:rsidR="008D489C" w:rsidDel="00262379" w:rsidP="00153EF4" w:rsidRDefault="008D489C" w14:paraId="068AFC09" w14:textId="33315EFD">
            <w:pPr>
              <w:pStyle w:val="ListParagraph"/>
              <w:ind w:left="0"/>
              <w:rPr>
                <w:del w:author="Murguia, Sahima" w:date="2022-03-15T22:39:00Z" w:id="2752"/>
                <w:rFonts w:asciiTheme="majorHAnsi" w:hAnsiTheme="majorHAnsi" w:cstheme="majorHAnsi"/>
                <w:strike/>
                <w:szCs w:val="18"/>
                <w:lang w:val="en-US"/>
              </w:rPr>
            </w:pPr>
            <w:del w:author="Murguia, Sahima" w:date="2022-03-15T22:39:00Z" w:id="2753">
              <w:r w:rsidRPr="009463FF" w:rsidDel="00262379">
                <w:rPr>
                  <w:rFonts w:asciiTheme="majorHAnsi" w:hAnsiTheme="majorHAnsi" w:cstheme="majorHAnsi"/>
                  <w:strike/>
                  <w:szCs w:val="18"/>
                  <w:lang w:val="en-US"/>
                </w:rPr>
                <w:delText>Code</w:delText>
              </w:r>
            </w:del>
          </w:p>
        </w:tc>
        <w:tc>
          <w:tcPr>
            <w:tcW w:w="2127" w:type="dxa"/>
            <w:vAlign w:val="center"/>
          </w:tcPr>
          <w:p w:rsidRPr="009463FF" w:rsidR="008D489C" w:rsidDel="00262379" w:rsidP="00153EF4" w:rsidRDefault="008D489C" w14:paraId="1CF3AB1B" w14:textId="49149AAF">
            <w:pPr>
              <w:pStyle w:val="ListParagraph"/>
              <w:ind w:left="0"/>
              <w:rPr>
                <w:del w:author="Murguia, Sahima" w:date="2022-03-15T22:39:00Z" w:id="2754"/>
                <w:rFonts w:asciiTheme="majorHAnsi" w:hAnsiTheme="majorHAnsi" w:cstheme="majorHAnsi"/>
                <w:strike/>
                <w:szCs w:val="18"/>
                <w:lang w:val="en-US"/>
              </w:rPr>
            </w:pPr>
            <w:del w:author="Murguia, Sahima" w:date="2022-03-15T22:39:00Z" w:id="2755">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4AF7E960" w14:textId="42B77CE7">
            <w:pPr>
              <w:pStyle w:val="ListParagraph"/>
              <w:ind w:left="0"/>
              <w:rPr>
                <w:del w:author="Murguia, Sahima" w:date="2022-03-15T22:39:00Z" w:id="2756"/>
                <w:rFonts w:asciiTheme="majorHAnsi" w:hAnsiTheme="majorHAnsi" w:cstheme="majorHAnsi"/>
                <w:strike/>
                <w:szCs w:val="18"/>
                <w:lang w:val="en-US"/>
              </w:rPr>
            </w:pPr>
            <w:del w:author="Murguia, Sahima" w:date="2022-03-15T22:39:00Z" w:id="2757">
              <w:r w:rsidRPr="009463FF" w:rsidDel="00262379">
                <w:rPr>
                  <w:rFonts w:asciiTheme="majorHAnsi" w:hAnsiTheme="majorHAnsi" w:cstheme="majorHAnsi"/>
                  <w:strike/>
                  <w:szCs w:val="18"/>
                  <w:lang w:val="en-US"/>
                </w:rPr>
                <w:delText>Formula</w:delText>
              </w:r>
            </w:del>
          </w:p>
        </w:tc>
        <w:tc>
          <w:tcPr>
            <w:tcW w:w="2954" w:type="dxa"/>
            <w:vAlign w:val="center"/>
          </w:tcPr>
          <w:p w:rsidRPr="009463FF" w:rsidR="008D489C" w:rsidDel="00262379" w:rsidP="00153EF4" w:rsidRDefault="008D489C" w14:paraId="23C0D50E" w14:textId="143F881B">
            <w:pPr>
              <w:pStyle w:val="ListParagraph"/>
              <w:ind w:left="0"/>
              <w:rPr>
                <w:del w:author="Murguia, Sahima" w:date="2022-03-15T22:39:00Z" w:id="2758"/>
                <w:rFonts w:asciiTheme="majorHAnsi" w:hAnsiTheme="majorHAnsi" w:cstheme="majorHAnsi"/>
                <w:strike/>
                <w:szCs w:val="18"/>
                <w:lang w:val="en-US"/>
              </w:rPr>
            </w:pPr>
          </w:p>
        </w:tc>
      </w:tr>
      <w:tr w:rsidRPr="009463FF" w:rsidR="008D489C" w:rsidDel="00262379" w:rsidTr="00F1429D" w14:paraId="2F4D983D" w14:textId="24EBE82A">
        <w:trPr>
          <w:trHeight w:val="43"/>
          <w:del w:author="Murguia, Sahima" w:date="2022-03-15T22:39:00Z" w:id="2759"/>
        </w:trPr>
        <w:tc>
          <w:tcPr>
            <w:tcW w:w="1418" w:type="dxa"/>
            <w:vMerge/>
            <w:vAlign w:val="center"/>
          </w:tcPr>
          <w:p w:rsidRPr="009463FF" w:rsidR="008D489C" w:rsidDel="00262379" w:rsidP="00153EF4" w:rsidRDefault="008D489C" w14:paraId="11B36289" w14:textId="33AB37DB">
            <w:pPr>
              <w:pStyle w:val="ListParagraph"/>
              <w:ind w:left="0"/>
              <w:rPr>
                <w:del w:author="Murguia, Sahima" w:date="2022-03-15T22:39:00Z" w:id="2760"/>
                <w:strike/>
                <w:sz w:val="20"/>
                <w:szCs w:val="20"/>
                <w:lang w:val="en-US"/>
              </w:rPr>
            </w:pPr>
          </w:p>
        </w:tc>
        <w:tc>
          <w:tcPr>
            <w:tcW w:w="1276" w:type="dxa"/>
            <w:vMerge/>
            <w:vAlign w:val="center"/>
          </w:tcPr>
          <w:p w:rsidRPr="009463FF" w:rsidR="008D489C" w:rsidDel="00262379" w:rsidP="00153EF4" w:rsidRDefault="008D489C" w14:paraId="29D7E222" w14:textId="4A8A8A26">
            <w:pPr>
              <w:pStyle w:val="ListParagraph"/>
              <w:ind w:left="0"/>
              <w:rPr>
                <w:del w:author="Murguia, Sahima" w:date="2022-03-15T22:39:00Z" w:id="2761"/>
                <w:rFonts w:asciiTheme="majorHAnsi" w:hAnsiTheme="majorHAnsi" w:cstheme="majorHAnsi"/>
                <w:strike/>
                <w:szCs w:val="18"/>
                <w:lang w:val="en-US"/>
              </w:rPr>
            </w:pPr>
          </w:p>
        </w:tc>
        <w:tc>
          <w:tcPr>
            <w:tcW w:w="1559" w:type="dxa"/>
            <w:vAlign w:val="center"/>
          </w:tcPr>
          <w:p w:rsidRPr="009463FF" w:rsidR="008D489C" w:rsidDel="00262379" w:rsidP="00153EF4" w:rsidRDefault="008D489C" w14:paraId="5A0B0D50" w14:textId="77F2902D">
            <w:pPr>
              <w:pStyle w:val="ListParagraph"/>
              <w:ind w:left="0"/>
              <w:rPr>
                <w:del w:author="Murguia, Sahima" w:date="2022-03-15T22:39:00Z" w:id="2762"/>
                <w:rFonts w:asciiTheme="majorHAnsi" w:hAnsiTheme="majorHAnsi" w:cstheme="majorHAnsi"/>
                <w:strike/>
                <w:szCs w:val="18"/>
                <w:highlight w:val="green"/>
                <w:lang w:val="en-US"/>
              </w:rPr>
            </w:pPr>
            <w:del w:author="Murguia, Sahima" w:date="2022-03-15T22:39:00Z" w:id="2763">
              <w:r w:rsidRPr="009463FF" w:rsidDel="00262379">
                <w:rPr>
                  <w:rFonts w:asciiTheme="majorHAnsi" w:hAnsiTheme="majorHAnsi" w:cstheme="majorHAnsi"/>
                  <w:strike/>
                  <w:szCs w:val="18"/>
                  <w:highlight w:val="green"/>
                  <w:lang w:val="en-US"/>
                </w:rPr>
                <w:delText>Stock Counting Header</w:delText>
              </w:r>
            </w:del>
          </w:p>
        </w:tc>
        <w:tc>
          <w:tcPr>
            <w:tcW w:w="2127" w:type="dxa"/>
            <w:vAlign w:val="center"/>
          </w:tcPr>
          <w:p w:rsidRPr="009463FF" w:rsidR="008D489C" w:rsidDel="00262379" w:rsidP="00153EF4" w:rsidRDefault="008D489C" w14:paraId="750AA388" w14:textId="115C07F0">
            <w:pPr>
              <w:pStyle w:val="ListParagraph"/>
              <w:ind w:left="0"/>
              <w:rPr>
                <w:del w:author="Murguia, Sahima" w:date="2022-03-15T22:39:00Z" w:id="2764"/>
                <w:rFonts w:asciiTheme="majorHAnsi" w:hAnsiTheme="majorHAnsi" w:cstheme="majorHAnsi"/>
                <w:strike/>
                <w:szCs w:val="18"/>
                <w:highlight w:val="green"/>
                <w:lang w:val="en-US"/>
              </w:rPr>
            </w:pPr>
            <w:del w:author="Murguia, Sahima" w:date="2022-03-15T22:39:00Z" w:id="2765">
              <w:r w:rsidRPr="009463FF" w:rsidDel="00262379">
                <w:rPr>
                  <w:rFonts w:asciiTheme="majorHAnsi" w:hAnsiTheme="majorHAnsi" w:cstheme="majorHAnsi"/>
                  <w:strike/>
                  <w:szCs w:val="18"/>
                  <w:highlight w:val="green"/>
                  <w:lang w:val="en-US"/>
                </w:rPr>
                <w:delText>NAME</w:delText>
              </w:r>
            </w:del>
          </w:p>
        </w:tc>
        <w:tc>
          <w:tcPr>
            <w:tcW w:w="850" w:type="dxa"/>
            <w:vAlign w:val="center"/>
          </w:tcPr>
          <w:p w:rsidRPr="009463FF" w:rsidR="008D489C" w:rsidDel="00262379" w:rsidP="00153EF4" w:rsidRDefault="008D489C" w14:paraId="343080B5" w14:textId="024597DF">
            <w:pPr>
              <w:pStyle w:val="ListParagraph"/>
              <w:ind w:left="0"/>
              <w:rPr>
                <w:del w:author="Murguia, Sahima" w:date="2022-03-15T22:39:00Z" w:id="2766"/>
                <w:rFonts w:asciiTheme="majorHAnsi" w:hAnsiTheme="majorHAnsi" w:cstheme="majorHAnsi"/>
                <w:strike/>
                <w:szCs w:val="18"/>
                <w:highlight w:val="green"/>
                <w:lang w:val="en-US"/>
              </w:rPr>
            </w:pPr>
            <w:del w:author="Murguia, Sahima" w:date="2022-03-15T22:39:00Z" w:id="2767">
              <w:r w:rsidRPr="009463FF" w:rsidDel="00262379">
                <w:rPr>
                  <w:rFonts w:asciiTheme="majorHAnsi" w:hAnsiTheme="majorHAnsi" w:cstheme="majorHAnsi"/>
                  <w:strike/>
                  <w:szCs w:val="18"/>
                  <w:highlight w:val="green"/>
                  <w:lang w:val="en-US"/>
                </w:rPr>
                <w:delText>DCL</w:delText>
              </w:r>
            </w:del>
          </w:p>
        </w:tc>
        <w:tc>
          <w:tcPr>
            <w:tcW w:w="2954" w:type="dxa"/>
            <w:vAlign w:val="center"/>
          </w:tcPr>
          <w:p w:rsidRPr="009463FF" w:rsidR="008D489C" w:rsidDel="00262379" w:rsidP="00153EF4" w:rsidRDefault="008D489C" w14:paraId="43C67399" w14:textId="42DFF5F7">
            <w:pPr>
              <w:pStyle w:val="ListParagraph"/>
              <w:ind w:left="0"/>
              <w:rPr>
                <w:del w:author="Murguia, Sahima" w:date="2022-03-15T22:39:00Z" w:id="2768"/>
                <w:rFonts w:asciiTheme="majorHAnsi" w:hAnsiTheme="majorHAnsi" w:cstheme="majorHAnsi"/>
                <w:strike/>
                <w:szCs w:val="18"/>
                <w:lang w:val="en-US"/>
              </w:rPr>
            </w:pPr>
          </w:p>
        </w:tc>
      </w:tr>
      <w:tr w:rsidRPr="009463FF" w:rsidR="008D489C" w:rsidDel="00262379" w:rsidTr="00F1429D" w14:paraId="740D5D67" w14:textId="668482E6">
        <w:trPr>
          <w:trHeight w:val="43"/>
          <w:del w:author="Murguia, Sahima" w:date="2022-03-15T22:39:00Z" w:id="2769"/>
        </w:trPr>
        <w:tc>
          <w:tcPr>
            <w:tcW w:w="1418" w:type="dxa"/>
            <w:vMerge/>
            <w:vAlign w:val="center"/>
          </w:tcPr>
          <w:p w:rsidRPr="009463FF" w:rsidR="008D489C" w:rsidDel="00262379" w:rsidP="00153EF4" w:rsidRDefault="008D489C" w14:paraId="2C001829" w14:textId="09365F2A">
            <w:pPr>
              <w:pStyle w:val="ListParagraph"/>
              <w:ind w:left="0"/>
              <w:rPr>
                <w:del w:author="Murguia, Sahima" w:date="2022-03-15T22:39:00Z" w:id="2770"/>
                <w:strike/>
                <w:sz w:val="20"/>
                <w:szCs w:val="20"/>
                <w:lang w:val="en-US"/>
              </w:rPr>
            </w:pPr>
          </w:p>
        </w:tc>
        <w:tc>
          <w:tcPr>
            <w:tcW w:w="1276" w:type="dxa"/>
            <w:vMerge/>
            <w:vAlign w:val="center"/>
          </w:tcPr>
          <w:p w:rsidRPr="009463FF" w:rsidR="008D489C" w:rsidDel="00262379" w:rsidP="00153EF4" w:rsidRDefault="008D489C" w14:paraId="1AABA26E" w14:textId="05ED81D0">
            <w:pPr>
              <w:pStyle w:val="ListParagraph"/>
              <w:ind w:left="0"/>
              <w:rPr>
                <w:del w:author="Murguia, Sahima" w:date="2022-03-15T22:39:00Z" w:id="2771"/>
                <w:rFonts w:asciiTheme="majorHAnsi" w:hAnsiTheme="majorHAnsi" w:cstheme="majorHAnsi"/>
                <w:strike/>
                <w:szCs w:val="18"/>
                <w:lang w:val="en-US"/>
              </w:rPr>
            </w:pPr>
          </w:p>
        </w:tc>
        <w:tc>
          <w:tcPr>
            <w:tcW w:w="1559" w:type="dxa"/>
            <w:vAlign w:val="center"/>
          </w:tcPr>
          <w:p w:rsidRPr="009463FF" w:rsidR="008D489C" w:rsidDel="00262379" w:rsidP="00153EF4" w:rsidRDefault="008D489C" w14:paraId="45831F04" w14:textId="3BA19F60">
            <w:pPr>
              <w:pStyle w:val="ListParagraph"/>
              <w:ind w:left="0"/>
              <w:rPr>
                <w:del w:author="Murguia, Sahima" w:date="2022-03-15T22:39:00Z" w:id="2772"/>
                <w:rFonts w:asciiTheme="majorHAnsi" w:hAnsiTheme="majorHAnsi" w:cstheme="majorHAnsi"/>
                <w:strike/>
                <w:szCs w:val="18"/>
                <w:highlight w:val="green"/>
                <w:lang w:val="en-US"/>
              </w:rPr>
            </w:pPr>
            <w:del w:author="Murguia, Sahima" w:date="2022-03-15T22:39:00Z" w:id="2773">
              <w:r w:rsidRPr="009463FF" w:rsidDel="00262379">
                <w:rPr>
                  <w:rFonts w:asciiTheme="majorHAnsi" w:hAnsiTheme="majorHAnsi" w:cstheme="majorHAnsi"/>
                  <w:strike/>
                  <w:szCs w:val="18"/>
                  <w:lang w:val="en-US"/>
                </w:rPr>
                <w:delText>Source Location</w:delText>
              </w:r>
            </w:del>
          </w:p>
        </w:tc>
        <w:tc>
          <w:tcPr>
            <w:tcW w:w="2127" w:type="dxa"/>
            <w:vAlign w:val="center"/>
          </w:tcPr>
          <w:p w:rsidRPr="009463FF" w:rsidR="008D489C" w:rsidDel="00262379" w:rsidP="00153EF4" w:rsidRDefault="008D489C" w14:paraId="5249BA1D" w14:textId="428EB48D">
            <w:pPr>
              <w:pStyle w:val="ListParagraph"/>
              <w:ind w:left="0"/>
              <w:rPr>
                <w:del w:author="Murguia, Sahima" w:date="2022-03-15T22:39:00Z" w:id="2774"/>
                <w:rFonts w:asciiTheme="majorHAnsi" w:hAnsiTheme="majorHAnsi" w:cstheme="majorHAnsi"/>
                <w:strike/>
                <w:szCs w:val="18"/>
                <w:highlight w:val="green"/>
                <w:lang w:val="en-US"/>
              </w:rPr>
            </w:pPr>
            <w:del w:author="Murguia, Sahima" w:date="2022-03-15T22:39:00Z" w:id="2775">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7175C652" w14:textId="77B162F4">
            <w:pPr>
              <w:pStyle w:val="ListParagraph"/>
              <w:ind w:left="0"/>
              <w:rPr>
                <w:del w:author="Murguia, Sahima" w:date="2022-03-15T22:39:00Z" w:id="2776"/>
                <w:rFonts w:asciiTheme="majorHAnsi" w:hAnsiTheme="majorHAnsi" w:cstheme="majorHAnsi"/>
                <w:strike/>
                <w:szCs w:val="18"/>
                <w:highlight w:val="green"/>
                <w:lang w:val="en-US"/>
              </w:rPr>
            </w:pPr>
          </w:p>
        </w:tc>
        <w:tc>
          <w:tcPr>
            <w:tcW w:w="2954" w:type="dxa"/>
            <w:vAlign w:val="center"/>
          </w:tcPr>
          <w:p w:rsidRPr="009463FF" w:rsidR="008D489C" w:rsidDel="00262379" w:rsidP="00153EF4" w:rsidRDefault="008D489C" w14:paraId="4E46252F" w14:textId="6B2E33C2">
            <w:pPr>
              <w:pStyle w:val="ListParagraph"/>
              <w:ind w:left="0"/>
              <w:rPr>
                <w:del w:author="Murguia, Sahima" w:date="2022-03-15T22:39:00Z" w:id="2777"/>
                <w:rFonts w:asciiTheme="majorHAnsi" w:hAnsiTheme="majorHAnsi" w:cstheme="majorHAnsi"/>
                <w:strike/>
                <w:szCs w:val="18"/>
                <w:lang w:val="en-US"/>
              </w:rPr>
            </w:pPr>
          </w:p>
        </w:tc>
      </w:tr>
      <w:tr w:rsidRPr="009463FF" w:rsidR="008D489C" w:rsidDel="00262379" w:rsidTr="00F1429D" w14:paraId="6B90C43B" w14:textId="1670C3EA">
        <w:trPr>
          <w:trHeight w:val="43"/>
          <w:del w:author="Murguia, Sahima" w:date="2022-03-15T22:39:00Z" w:id="2778"/>
        </w:trPr>
        <w:tc>
          <w:tcPr>
            <w:tcW w:w="1418" w:type="dxa"/>
            <w:vMerge/>
            <w:vAlign w:val="center"/>
          </w:tcPr>
          <w:p w:rsidRPr="009463FF" w:rsidR="008D489C" w:rsidDel="00262379" w:rsidP="00153EF4" w:rsidRDefault="008D489C" w14:paraId="2625BDFF" w14:textId="049EA147">
            <w:pPr>
              <w:pStyle w:val="ListParagraph"/>
              <w:ind w:left="0"/>
              <w:rPr>
                <w:del w:author="Murguia, Sahima" w:date="2022-03-15T22:39:00Z" w:id="2779"/>
                <w:strike/>
                <w:sz w:val="20"/>
                <w:szCs w:val="20"/>
                <w:lang w:val="en-US"/>
              </w:rPr>
            </w:pPr>
          </w:p>
        </w:tc>
        <w:tc>
          <w:tcPr>
            <w:tcW w:w="1276" w:type="dxa"/>
            <w:vMerge/>
            <w:vAlign w:val="center"/>
          </w:tcPr>
          <w:p w:rsidRPr="009463FF" w:rsidR="008D489C" w:rsidDel="00262379" w:rsidP="00153EF4" w:rsidRDefault="008D489C" w14:paraId="10F69537" w14:textId="549DCD99">
            <w:pPr>
              <w:pStyle w:val="ListParagraph"/>
              <w:ind w:left="0"/>
              <w:rPr>
                <w:del w:author="Murguia, Sahima" w:date="2022-03-15T22:39:00Z" w:id="2780"/>
                <w:rFonts w:asciiTheme="majorHAnsi" w:hAnsiTheme="majorHAnsi" w:cstheme="majorHAnsi"/>
                <w:strike/>
                <w:szCs w:val="18"/>
                <w:lang w:val="en-US"/>
              </w:rPr>
            </w:pPr>
          </w:p>
        </w:tc>
        <w:tc>
          <w:tcPr>
            <w:tcW w:w="1559" w:type="dxa"/>
            <w:vAlign w:val="center"/>
          </w:tcPr>
          <w:p w:rsidRPr="009463FF" w:rsidR="008D489C" w:rsidDel="00262379" w:rsidP="00153EF4" w:rsidRDefault="008D489C" w14:paraId="5EC70D96" w14:textId="2D7757C8">
            <w:pPr>
              <w:pStyle w:val="ListParagraph"/>
              <w:ind w:left="0"/>
              <w:rPr>
                <w:del w:author="Murguia, Sahima" w:date="2022-03-15T22:39:00Z" w:id="2781"/>
                <w:rFonts w:asciiTheme="majorHAnsi" w:hAnsiTheme="majorHAnsi" w:cstheme="majorHAnsi"/>
                <w:strike/>
                <w:szCs w:val="18"/>
                <w:lang w:val="en-US"/>
              </w:rPr>
            </w:pPr>
            <w:del w:author="Murguia, Sahima" w:date="2022-03-15T22:39:00Z" w:id="2782">
              <w:r w:rsidRPr="009463FF" w:rsidDel="00262379">
                <w:rPr>
                  <w:rFonts w:asciiTheme="majorHAnsi" w:hAnsiTheme="majorHAnsi" w:cstheme="majorHAnsi"/>
                  <w:strike/>
                  <w:szCs w:val="18"/>
                  <w:lang w:val="en-US"/>
                </w:rPr>
                <w:delText>Source Location</w:delText>
              </w:r>
            </w:del>
          </w:p>
        </w:tc>
        <w:tc>
          <w:tcPr>
            <w:tcW w:w="2127" w:type="dxa"/>
            <w:vAlign w:val="center"/>
          </w:tcPr>
          <w:p w:rsidRPr="009463FF" w:rsidR="008D489C" w:rsidDel="00262379" w:rsidP="00153EF4" w:rsidRDefault="008D489C" w14:paraId="15610C96" w14:textId="0ACB7E31">
            <w:pPr>
              <w:pStyle w:val="ListParagraph"/>
              <w:ind w:left="0"/>
              <w:rPr>
                <w:del w:author="Murguia, Sahima" w:date="2022-03-15T22:39:00Z" w:id="2783"/>
                <w:rFonts w:asciiTheme="majorHAnsi" w:hAnsiTheme="majorHAnsi" w:cstheme="majorHAnsi"/>
                <w:strike/>
                <w:szCs w:val="18"/>
                <w:lang w:val="en-US"/>
              </w:rPr>
            </w:pPr>
            <w:del w:author="Murguia, Sahima" w:date="2022-03-15T22:39:00Z" w:id="2784">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472C88D8" w14:textId="3BB4E236">
            <w:pPr>
              <w:pStyle w:val="ListParagraph"/>
              <w:ind w:left="0"/>
              <w:rPr>
                <w:del w:author="Murguia, Sahima" w:date="2022-03-15T22:39:00Z" w:id="2785"/>
                <w:rFonts w:asciiTheme="majorHAnsi" w:hAnsiTheme="majorHAnsi" w:cstheme="majorHAnsi"/>
                <w:strike/>
                <w:szCs w:val="18"/>
                <w:highlight w:val="green"/>
                <w:lang w:val="en-US"/>
              </w:rPr>
            </w:pPr>
          </w:p>
        </w:tc>
        <w:tc>
          <w:tcPr>
            <w:tcW w:w="2954" w:type="dxa"/>
            <w:vAlign w:val="center"/>
          </w:tcPr>
          <w:p w:rsidRPr="009463FF" w:rsidR="008D489C" w:rsidDel="00262379" w:rsidP="00153EF4" w:rsidRDefault="008D489C" w14:paraId="128AA2B5" w14:textId="2557053D">
            <w:pPr>
              <w:pStyle w:val="ListParagraph"/>
              <w:ind w:left="0"/>
              <w:rPr>
                <w:del w:author="Murguia, Sahima" w:date="2022-03-15T22:39:00Z" w:id="2786"/>
                <w:rFonts w:asciiTheme="majorHAnsi" w:hAnsiTheme="majorHAnsi" w:cstheme="majorHAnsi"/>
                <w:strike/>
                <w:szCs w:val="18"/>
                <w:lang w:val="en-US"/>
              </w:rPr>
            </w:pPr>
          </w:p>
        </w:tc>
      </w:tr>
      <w:tr w:rsidRPr="009463FF" w:rsidR="008D489C" w:rsidDel="00262379" w:rsidTr="00F1429D" w14:paraId="48B2D712" w14:textId="4B843460">
        <w:trPr>
          <w:trHeight w:val="43"/>
          <w:del w:author="Murguia, Sahima" w:date="2022-03-15T22:39:00Z" w:id="2787"/>
        </w:trPr>
        <w:tc>
          <w:tcPr>
            <w:tcW w:w="1418" w:type="dxa"/>
            <w:vMerge/>
            <w:vAlign w:val="center"/>
          </w:tcPr>
          <w:p w:rsidRPr="009463FF" w:rsidR="008D489C" w:rsidDel="00262379" w:rsidP="00153EF4" w:rsidRDefault="008D489C" w14:paraId="45827E32" w14:textId="7F1897CF">
            <w:pPr>
              <w:pStyle w:val="ListParagraph"/>
              <w:ind w:left="0"/>
              <w:rPr>
                <w:del w:author="Murguia, Sahima" w:date="2022-03-15T22:39:00Z" w:id="2788"/>
                <w:strike/>
                <w:sz w:val="20"/>
                <w:szCs w:val="20"/>
                <w:lang w:val="en-US"/>
              </w:rPr>
            </w:pPr>
          </w:p>
        </w:tc>
        <w:tc>
          <w:tcPr>
            <w:tcW w:w="1276" w:type="dxa"/>
            <w:vMerge/>
            <w:vAlign w:val="center"/>
          </w:tcPr>
          <w:p w:rsidRPr="009463FF" w:rsidR="008D489C" w:rsidDel="00262379" w:rsidP="00153EF4" w:rsidRDefault="008D489C" w14:paraId="3A302EB6" w14:textId="6D84DC0E">
            <w:pPr>
              <w:pStyle w:val="ListParagraph"/>
              <w:ind w:left="0"/>
              <w:rPr>
                <w:del w:author="Murguia, Sahima" w:date="2022-03-15T22:39:00Z" w:id="2789"/>
                <w:rFonts w:asciiTheme="majorHAnsi" w:hAnsiTheme="majorHAnsi" w:cstheme="majorHAnsi"/>
                <w:strike/>
                <w:szCs w:val="18"/>
                <w:lang w:val="en-US"/>
              </w:rPr>
            </w:pPr>
          </w:p>
        </w:tc>
        <w:tc>
          <w:tcPr>
            <w:tcW w:w="1559" w:type="dxa"/>
            <w:vAlign w:val="center"/>
          </w:tcPr>
          <w:p w:rsidRPr="009463FF" w:rsidR="008D489C" w:rsidDel="00262379" w:rsidP="00153EF4" w:rsidRDefault="008D489C" w14:paraId="657CE132" w14:textId="60BCAB08">
            <w:pPr>
              <w:pStyle w:val="ListParagraph"/>
              <w:ind w:left="0"/>
              <w:rPr>
                <w:del w:author="Murguia, Sahima" w:date="2022-03-15T22:39:00Z" w:id="2790"/>
                <w:rFonts w:asciiTheme="majorHAnsi" w:hAnsiTheme="majorHAnsi" w:cstheme="majorHAnsi"/>
                <w:strike/>
                <w:szCs w:val="18"/>
                <w:lang w:val="en-US"/>
              </w:rPr>
            </w:pPr>
            <w:del w:author="Murguia, Sahima" w:date="2022-03-15T22:39:00Z" w:id="2791">
              <w:r w:rsidRPr="009463FF" w:rsidDel="00262379">
                <w:rPr>
                  <w:rFonts w:asciiTheme="majorHAnsi" w:hAnsiTheme="majorHAnsi" w:cstheme="majorHAnsi"/>
                  <w:strike/>
                  <w:szCs w:val="18"/>
                  <w:lang w:val="en-US"/>
                </w:rPr>
                <w:delText>Destination Location</w:delText>
              </w:r>
            </w:del>
          </w:p>
        </w:tc>
        <w:tc>
          <w:tcPr>
            <w:tcW w:w="2127" w:type="dxa"/>
            <w:vAlign w:val="center"/>
          </w:tcPr>
          <w:p w:rsidRPr="009463FF" w:rsidR="008D489C" w:rsidDel="00262379" w:rsidP="00153EF4" w:rsidRDefault="008D489C" w14:paraId="02D81648" w14:textId="599AE27A">
            <w:pPr>
              <w:pStyle w:val="ListParagraph"/>
              <w:ind w:left="0"/>
              <w:rPr>
                <w:del w:author="Murguia, Sahima" w:date="2022-03-15T22:39:00Z" w:id="2792"/>
                <w:rFonts w:asciiTheme="majorHAnsi" w:hAnsiTheme="majorHAnsi" w:cstheme="majorHAnsi"/>
                <w:strike/>
                <w:szCs w:val="18"/>
                <w:lang w:val="en-US"/>
              </w:rPr>
            </w:pPr>
            <w:del w:author="Murguia, Sahima" w:date="2022-03-15T22:39:00Z" w:id="2793">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36DB76D6" w14:textId="25EF575C">
            <w:pPr>
              <w:pStyle w:val="ListParagraph"/>
              <w:ind w:left="0"/>
              <w:rPr>
                <w:del w:author="Murguia, Sahima" w:date="2022-03-15T22:39:00Z" w:id="2794"/>
                <w:rFonts w:asciiTheme="majorHAnsi" w:hAnsiTheme="majorHAnsi" w:cstheme="majorHAnsi"/>
                <w:strike/>
                <w:szCs w:val="18"/>
                <w:highlight w:val="green"/>
                <w:lang w:val="en-US"/>
              </w:rPr>
            </w:pPr>
          </w:p>
        </w:tc>
        <w:tc>
          <w:tcPr>
            <w:tcW w:w="2954" w:type="dxa"/>
            <w:vAlign w:val="center"/>
          </w:tcPr>
          <w:p w:rsidRPr="009463FF" w:rsidR="008D489C" w:rsidDel="00262379" w:rsidP="00153EF4" w:rsidRDefault="008D489C" w14:paraId="1C6ACFCE" w14:textId="69F7339E">
            <w:pPr>
              <w:pStyle w:val="ListParagraph"/>
              <w:ind w:left="0"/>
              <w:rPr>
                <w:del w:author="Murguia, Sahima" w:date="2022-03-15T22:39:00Z" w:id="2795"/>
                <w:rFonts w:asciiTheme="majorHAnsi" w:hAnsiTheme="majorHAnsi" w:cstheme="majorHAnsi"/>
                <w:strike/>
                <w:szCs w:val="18"/>
                <w:lang w:val="en-US"/>
              </w:rPr>
            </w:pPr>
          </w:p>
        </w:tc>
      </w:tr>
      <w:tr w:rsidRPr="009463FF" w:rsidR="008D489C" w:rsidDel="00262379" w:rsidTr="00F1429D" w14:paraId="442BB494" w14:textId="4EAF87A8">
        <w:trPr>
          <w:trHeight w:val="43"/>
          <w:del w:author="Murguia, Sahima" w:date="2022-03-15T22:39:00Z" w:id="2796"/>
        </w:trPr>
        <w:tc>
          <w:tcPr>
            <w:tcW w:w="1418" w:type="dxa"/>
            <w:vMerge/>
            <w:vAlign w:val="center"/>
          </w:tcPr>
          <w:p w:rsidRPr="009463FF" w:rsidR="008D489C" w:rsidDel="00262379" w:rsidP="00153EF4" w:rsidRDefault="008D489C" w14:paraId="749DCBD8" w14:textId="29DA2A02">
            <w:pPr>
              <w:pStyle w:val="ListParagraph"/>
              <w:ind w:left="0"/>
              <w:rPr>
                <w:del w:author="Murguia, Sahima" w:date="2022-03-15T22:39:00Z" w:id="2797"/>
                <w:strike/>
                <w:sz w:val="20"/>
                <w:szCs w:val="20"/>
                <w:lang w:val="en-US"/>
              </w:rPr>
            </w:pPr>
          </w:p>
        </w:tc>
        <w:tc>
          <w:tcPr>
            <w:tcW w:w="1276" w:type="dxa"/>
            <w:vMerge w:val="restart"/>
            <w:vAlign w:val="center"/>
          </w:tcPr>
          <w:p w:rsidRPr="009463FF" w:rsidR="008D489C" w:rsidDel="00262379" w:rsidP="00153EF4" w:rsidRDefault="008D489C" w14:paraId="64A22131" w14:textId="21E3A200">
            <w:pPr>
              <w:pStyle w:val="ListParagraph"/>
              <w:ind w:left="0"/>
              <w:rPr>
                <w:del w:author="Murguia, Sahima" w:date="2022-03-15T22:39:00Z" w:id="2798"/>
                <w:rFonts w:asciiTheme="majorHAnsi" w:hAnsiTheme="majorHAnsi" w:cstheme="majorHAnsi"/>
                <w:strike/>
                <w:szCs w:val="18"/>
                <w:lang w:val="en-US"/>
              </w:rPr>
            </w:pPr>
            <w:del w:author="Murguia, Sahima" w:date="2022-03-15T22:39:00Z" w:id="2799">
              <w:r w:rsidRPr="009463FF" w:rsidDel="00262379">
                <w:rPr>
                  <w:rFonts w:asciiTheme="majorHAnsi" w:hAnsiTheme="majorHAnsi" w:cstheme="majorHAnsi"/>
                  <w:strike/>
                  <w:szCs w:val="18"/>
                  <w:lang w:val="en-US"/>
                </w:rPr>
                <w:delText>S_PROD_INV_CNT</w:delText>
              </w:r>
            </w:del>
          </w:p>
        </w:tc>
        <w:tc>
          <w:tcPr>
            <w:tcW w:w="1559" w:type="dxa"/>
            <w:vAlign w:val="center"/>
          </w:tcPr>
          <w:p w:rsidRPr="009463FF" w:rsidR="008D489C" w:rsidDel="00262379" w:rsidP="00153EF4" w:rsidRDefault="008D489C" w14:paraId="3AE03B3A" w14:textId="5EDAF6DB">
            <w:pPr>
              <w:pStyle w:val="ListParagraph"/>
              <w:ind w:left="0"/>
              <w:rPr>
                <w:del w:author="Murguia, Sahima" w:date="2022-03-15T22:39:00Z" w:id="2800"/>
                <w:rFonts w:asciiTheme="majorHAnsi" w:hAnsiTheme="majorHAnsi" w:cstheme="majorHAnsi"/>
                <w:strike/>
                <w:szCs w:val="18"/>
                <w:lang w:val="en-US"/>
              </w:rPr>
            </w:pPr>
            <w:del w:author="Murguia, Sahima" w:date="2022-03-15T22:39:00Z" w:id="2801">
              <w:r w:rsidRPr="009463FF" w:rsidDel="00262379">
                <w:rPr>
                  <w:rFonts w:asciiTheme="majorHAnsi" w:hAnsiTheme="majorHAnsi" w:cstheme="majorHAnsi"/>
                  <w:strike/>
                  <w:szCs w:val="18"/>
                  <w:lang w:val="en-US"/>
                </w:rPr>
                <w:delText>Counted Available Qty</w:delText>
              </w:r>
            </w:del>
          </w:p>
        </w:tc>
        <w:tc>
          <w:tcPr>
            <w:tcW w:w="2127" w:type="dxa"/>
            <w:vAlign w:val="center"/>
          </w:tcPr>
          <w:p w:rsidRPr="009463FF" w:rsidR="008D489C" w:rsidDel="00262379" w:rsidP="00153EF4" w:rsidRDefault="008D489C" w14:paraId="474D0586" w14:textId="6DD4FD44">
            <w:pPr>
              <w:pStyle w:val="ListParagraph"/>
              <w:ind w:left="0"/>
              <w:rPr>
                <w:del w:author="Murguia, Sahima" w:date="2022-03-15T22:39:00Z" w:id="2802"/>
                <w:rFonts w:asciiTheme="majorHAnsi" w:hAnsiTheme="majorHAnsi" w:cstheme="majorHAnsi"/>
                <w:strike/>
                <w:szCs w:val="18"/>
                <w:lang w:val="en-US"/>
              </w:rPr>
            </w:pPr>
            <w:del w:author="Murguia, Sahima" w:date="2022-03-15T22:39:00Z" w:id="2803">
              <w:r w:rsidRPr="009463FF" w:rsidDel="00262379">
                <w:rPr>
                  <w:rFonts w:asciiTheme="majorHAnsi" w:hAnsiTheme="majorHAnsi" w:cstheme="majorHAnsi"/>
                  <w:strike/>
                  <w:szCs w:val="18"/>
                  <w:lang w:val="en-US"/>
                </w:rPr>
                <w:delText>ACTUAL_CNT</w:delText>
              </w:r>
            </w:del>
          </w:p>
        </w:tc>
        <w:tc>
          <w:tcPr>
            <w:tcW w:w="850" w:type="dxa"/>
            <w:vAlign w:val="center"/>
          </w:tcPr>
          <w:p w:rsidRPr="009463FF" w:rsidR="008D489C" w:rsidDel="00262379" w:rsidP="00153EF4" w:rsidRDefault="008D489C" w14:paraId="70D9BD45" w14:textId="21720E72">
            <w:pPr>
              <w:pStyle w:val="ListParagraph"/>
              <w:ind w:left="0"/>
              <w:rPr>
                <w:del w:author="Murguia, Sahima" w:date="2022-03-15T22:39:00Z" w:id="2804"/>
                <w:rFonts w:asciiTheme="majorHAnsi" w:hAnsiTheme="majorHAnsi" w:cstheme="majorHAnsi"/>
                <w:strike/>
                <w:szCs w:val="18"/>
                <w:lang w:val="en-US"/>
              </w:rPr>
            </w:pPr>
            <w:del w:author="Murguia, Sahima" w:date="2022-03-15T22:39:00Z" w:id="2805">
              <w:r w:rsidRPr="009463FF" w:rsidDel="00262379">
                <w:rPr>
                  <w:rFonts w:asciiTheme="majorHAnsi" w:hAnsiTheme="majorHAnsi" w:cstheme="majorHAnsi"/>
                  <w:strike/>
                  <w:szCs w:val="18"/>
                  <w:lang w:val="en-US"/>
                </w:rPr>
                <w:delText>Number</w:delText>
              </w:r>
            </w:del>
          </w:p>
        </w:tc>
        <w:tc>
          <w:tcPr>
            <w:tcW w:w="2954" w:type="dxa"/>
            <w:vAlign w:val="center"/>
          </w:tcPr>
          <w:p w:rsidRPr="009463FF" w:rsidR="008D489C" w:rsidDel="00262379" w:rsidP="00153EF4" w:rsidRDefault="008D489C" w14:paraId="6C3EE6DE" w14:textId="2FA100FC">
            <w:pPr>
              <w:pStyle w:val="ListParagraph"/>
              <w:ind w:left="0"/>
              <w:rPr>
                <w:del w:author="Murguia, Sahima" w:date="2022-03-15T22:39:00Z" w:id="2806"/>
                <w:rFonts w:asciiTheme="majorHAnsi" w:hAnsiTheme="majorHAnsi" w:cstheme="majorHAnsi"/>
                <w:strike/>
                <w:szCs w:val="18"/>
                <w:lang w:val="en-US"/>
              </w:rPr>
            </w:pPr>
          </w:p>
        </w:tc>
      </w:tr>
      <w:tr w:rsidRPr="009463FF" w:rsidR="008D489C" w:rsidDel="00262379" w:rsidTr="00F1429D" w14:paraId="1F4BA271" w14:textId="24ACFDAA">
        <w:trPr>
          <w:trHeight w:val="43"/>
          <w:del w:author="Murguia, Sahima" w:date="2022-03-15T22:39:00Z" w:id="2807"/>
        </w:trPr>
        <w:tc>
          <w:tcPr>
            <w:tcW w:w="1418" w:type="dxa"/>
            <w:vMerge/>
            <w:vAlign w:val="center"/>
          </w:tcPr>
          <w:p w:rsidRPr="009463FF" w:rsidR="008D489C" w:rsidDel="00262379" w:rsidP="00153EF4" w:rsidRDefault="008D489C" w14:paraId="16AAAD1C" w14:textId="3EF41624">
            <w:pPr>
              <w:pStyle w:val="ListParagraph"/>
              <w:ind w:left="0"/>
              <w:rPr>
                <w:del w:author="Murguia, Sahima" w:date="2022-03-15T22:39:00Z" w:id="2808"/>
                <w:strike/>
                <w:sz w:val="20"/>
                <w:szCs w:val="20"/>
                <w:lang w:val="en-US"/>
              </w:rPr>
            </w:pPr>
          </w:p>
        </w:tc>
        <w:tc>
          <w:tcPr>
            <w:tcW w:w="1276" w:type="dxa"/>
            <w:vMerge/>
            <w:vAlign w:val="center"/>
          </w:tcPr>
          <w:p w:rsidRPr="009463FF" w:rsidR="008D489C" w:rsidDel="00262379" w:rsidP="00153EF4" w:rsidRDefault="008D489C" w14:paraId="2CBFC073" w14:textId="35024250">
            <w:pPr>
              <w:pStyle w:val="ListParagraph"/>
              <w:ind w:left="0"/>
              <w:rPr>
                <w:del w:author="Murguia, Sahima" w:date="2022-03-15T22:39:00Z" w:id="2809"/>
                <w:rFonts w:asciiTheme="majorHAnsi" w:hAnsiTheme="majorHAnsi" w:cstheme="majorHAnsi"/>
                <w:strike/>
                <w:szCs w:val="18"/>
                <w:lang w:val="en-US"/>
              </w:rPr>
            </w:pPr>
          </w:p>
        </w:tc>
        <w:tc>
          <w:tcPr>
            <w:tcW w:w="1559" w:type="dxa"/>
            <w:vAlign w:val="center"/>
          </w:tcPr>
          <w:p w:rsidRPr="009463FF" w:rsidR="008D489C" w:rsidDel="00262379" w:rsidP="00153EF4" w:rsidRDefault="008D489C" w14:paraId="5346B4DF" w14:textId="29B2A884">
            <w:pPr>
              <w:pStyle w:val="ListParagraph"/>
              <w:ind w:left="0"/>
              <w:rPr>
                <w:del w:author="Murguia, Sahima" w:date="2022-03-15T22:39:00Z" w:id="2810"/>
                <w:rFonts w:asciiTheme="majorHAnsi" w:hAnsiTheme="majorHAnsi" w:cstheme="majorHAnsi"/>
                <w:strike/>
                <w:szCs w:val="18"/>
                <w:lang w:val="en-US"/>
              </w:rPr>
            </w:pPr>
            <w:del w:author="Murguia, Sahima" w:date="2022-03-15T22:39:00Z" w:id="2811">
              <w:r w:rsidRPr="009463FF" w:rsidDel="00262379">
                <w:rPr>
                  <w:rFonts w:asciiTheme="majorHAnsi" w:hAnsiTheme="majorHAnsi" w:cstheme="majorHAnsi"/>
                  <w:strike/>
                  <w:szCs w:val="18"/>
                  <w:lang w:val="en-US"/>
                </w:rPr>
                <w:delText>Expected Available Qty</w:delText>
              </w:r>
            </w:del>
          </w:p>
        </w:tc>
        <w:tc>
          <w:tcPr>
            <w:tcW w:w="2127" w:type="dxa"/>
            <w:vAlign w:val="center"/>
          </w:tcPr>
          <w:p w:rsidRPr="009463FF" w:rsidR="008D489C" w:rsidDel="00262379" w:rsidP="00153EF4" w:rsidRDefault="008D489C" w14:paraId="5A95B896" w14:textId="45C72A1F">
            <w:pPr>
              <w:pStyle w:val="ListParagraph"/>
              <w:ind w:left="0"/>
              <w:rPr>
                <w:del w:author="Murguia, Sahima" w:date="2022-03-15T22:39:00Z" w:id="2812"/>
                <w:rFonts w:asciiTheme="majorHAnsi" w:hAnsiTheme="majorHAnsi" w:cstheme="majorHAnsi"/>
                <w:strike/>
                <w:szCs w:val="18"/>
                <w:lang w:val="en-US"/>
              </w:rPr>
            </w:pPr>
            <w:del w:author="Murguia, Sahima" w:date="2022-03-15T22:39:00Z" w:id="2813">
              <w:r w:rsidRPr="009463FF" w:rsidDel="00262379">
                <w:rPr>
                  <w:rFonts w:asciiTheme="majorHAnsi" w:hAnsiTheme="majorHAnsi" w:cstheme="majorHAnsi"/>
                  <w:strike/>
                  <w:szCs w:val="18"/>
                  <w:lang w:val="en-US"/>
                </w:rPr>
                <w:delText>AVAIL_CD</w:delText>
              </w:r>
            </w:del>
          </w:p>
        </w:tc>
        <w:tc>
          <w:tcPr>
            <w:tcW w:w="850" w:type="dxa"/>
            <w:vAlign w:val="center"/>
          </w:tcPr>
          <w:p w:rsidRPr="009463FF" w:rsidR="008D489C" w:rsidDel="00262379" w:rsidP="00153EF4" w:rsidRDefault="008D489C" w14:paraId="3CD729B6" w14:textId="3276F651">
            <w:pPr>
              <w:pStyle w:val="ListParagraph"/>
              <w:ind w:left="0"/>
              <w:rPr>
                <w:del w:author="Murguia, Sahima" w:date="2022-03-15T22:39:00Z" w:id="2814"/>
                <w:rFonts w:asciiTheme="majorHAnsi" w:hAnsiTheme="majorHAnsi" w:cstheme="majorHAnsi"/>
                <w:strike/>
                <w:szCs w:val="18"/>
                <w:lang w:val="en-US"/>
              </w:rPr>
            </w:pPr>
            <w:del w:author="Murguia, Sahima" w:date="2022-03-15T22:39:00Z" w:id="2815">
              <w:r w:rsidRPr="009463FF" w:rsidDel="00262379">
                <w:rPr>
                  <w:rFonts w:asciiTheme="majorHAnsi" w:hAnsiTheme="majorHAnsi" w:cstheme="majorHAnsi"/>
                  <w:strike/>
                  <w:szCs w:val="18"/>
                  <w:lang w:val="en-US"/>
                </w:rPr>
                <w:delText>Number</w:delText>
              </w:r>
            </w:del>
          </w:p>
        </w:tc>
        <w:tc>
          <w:tcPr>
            <w:tcW w:w="2954" w:type="dxa"/>
            <w:vAlign w:val="center"/>
          </w:tcPr>
          <w:p w:rsidRPr="009463FF" w:rsidR="008D489C" w:rsidDel="00262379" w:rsidP="00153EF4" w:rsidRDefault="008D489C" w14:paraId="2567EF14" w14:textId="18D45426">
            <w:pPr>
              <w:pStyle w:val="ListParagraph"/>
              <w:ind w:left="0"/>
              <w:rPr>
                <w:del w:author="Murguia, Sahima" w:date="2022-03-15T22:39:00Z" w:id="2816"/>
                <w:rFonts w:asciiTheme="majorHAnsi" w:hAnsiTheme="majorHAnsi" w:cstheme="majorHAnsi"/>
                <w:strike/>
                <w:szCs w:val="18"/>
                <w:lang w:val="en-US"/>
              </w:rPr>
            </w:pPr>
          </w:p>
        </w:tc>
      </w:tr>
      <w:tr w:rsidRPr="009463FF" w:rsidR="008D489C" w:rsidDel="00262379" w:rsidTr="00F1429D" w14:paraId="3984D65F" w14:textId="5EB03E24">
        <w:trPr>
          <w:trHeight w:val="43"/>
          <w:del w:author="Murguia, Sahima" w:date="2022-03-15T22:39:00Z" w:id="2817"/>
        </w:trPr>
        <w:tc>
          <w:tcPr>
            <w:tcW w:w="1418" w:type="dxa"/>
            <w:vMerge/>
            <w:vAlign w:val="center"/>
          </w:tcPr>
          <w:p w:rsidRPr="009463FF" w:rsidR="008D489C" w:rsidDel="00262379" w:rsidP="00153EF4" w:rsidRDefault="008D489C" w14:paraId="3D20F317" w14:textId="1B8C1DA7">
            <w:pPr>
              <w:pStyle w:val="ListParagraph"/>
              <w:ind w:left="0"/>
              <w:rPr>
                <w:del w:author="Murguia, Sahima" w:date="2022-03-15T22:39:00Z" w:id="2818"/>
                <w:strike/>
                <w:sz w:val="20"/>
                <w:szCs w:val="20"/>
                <w:lang w:val="en-US"/>
              </w:rPr>
            </w:pPr>
          </w:p>
        </w:tc>
        <w:tc>
          <w:tcPr>
            <w:tcW w:w="1276" w:type="dxa"/>
            <w:vMerge/>
            <w:vAlign w:val="center"/>
          </w:tcPr>
          <w:p w:rsidRPr="009463FF" w:rsidR="008D489C" w:rsidDel="00262379" w:rsidP="00153EF4" w:rsidRDefault="008D489C" w14:paraId="341A930C" w14:textId="695A60AA">
            <w:pPr>
              <w:pStyle w:val="ListParagraph"/>
              <w:ind w:left="0"/>
              <w:rPr>
                <w:del w:author="Murguia, Sahima" w:date="2022-03-15T22:39:00Z" w:id="2819"/>
                <w:rFonts w:asciiTheme="majorHAnsi" w:hAnsiTheme="majorHAnsi" w:cstheme="majorHAnsi"/>
                <w:strike/>
                <w:szCs w:val="18"/>
                <w:lang w:val="en-US"/>
              </w:rPr>
            </w:pPr>
          </w:p>
        </w:tc>
        <w:tc>
          <w:tcPr>
            <w:tcW w:w="1559" w:type="dxa"/>
            <w:vAlign w:val="center"/>
          </w:tcPr>
          <w:p w:rsidRPr="009463FF" w:rsidR="008D489C" w:rsidDel="00262379" w:rsidP="00153EF4" w:rsidRDefault="008D489C" w14:paraId="7A87F717" w14:textId="3B3F8ED9">
            <w:pPr>
              <w:pStyle w:val="ListParagraph"/>
              <w:ind w:left="0"/>
              <w:rPr>
                <w:del w:author="Murguia, Sahima" w:date="2022-03-15T22:39:00Z" w:id="2820"/>
                <w:rFonts w:asciiTheme="majorHAnsi" w:hAnsiTheme="majorHAnsi" w:cstheme="majorHAnsi"/>
                <w:strike/>
                <w:szCs w:val="18"/>
                <w:lang w:val="en-US"/>
              </w:rPr>
            </w:pPr>
            <w:del w:author="Murguia, Sahima" w:date="2022-03-15T22:39:00Z" w:id="2821">
              <w:r w:rsidRPr="009463FF" w:rsidDel="00262379">
                <w:rPr>
                  <w:rFonts w:asciiTheme="majorHAnsi" w:hAnsiTheme="majorHAnsi" w:cstheme="majorHAnsi"/>
                  <w:strike/>
                  <w:szCs w:val="18"/>
                  <w:lang w:val="en-US"/>
                </w:rPr>
                <w:delText>Count</w:delText>
              </w:r>
            </w:del>
          </w:p>
        </w:tc>
        <w:tc>
          <w:tcPr>
            <w:tcW w:w="2127" w:type="dxa"/>
            <w:vAlign w:val="center"/>
          </w:tcPr>
          <w:p w:rsidRPr="009463FF" w:rsidR="008D489C" w:rsidDel="00262379" w:rsidP="00153EF4" w:rsidRDefault="008D489C" w14:paraId="4D1F355A" w14:textId="16B47A4B">
            <w:pPr>
              <w:pStyle w:val="ListParagraph"/>
              <w:ind w:left="0"/>
              <w:rPr>
                <w:del w:author="Murguia, Sahima" w:date="2022-03-15T22:39:00Z" w:id="2822"/>
                <w:rFonts w:asciiTheme="majorHAnsi" w:hAnsiTheme="majorHAnsi" w:cstheme="majorHAnsi"/>
                <w:strike/>
                <w:szCs w:val="18"/>
                <w:lang w:val="en-US"/>
              </w:rPr>
            </w:pPr>
            <w:del w:author="Murguia, Sahima" w:date="2022-03-15T22:39:00Z" w:id="2823">
              <w:r w:rsidRPr="009463FF" w:rsidDel="00262379">
                <w:rPr>
                  <w:rFonts w:asciiTheme="majorHAnsi" w:hAnsiTheme="majorHAnsi" w:cstheme="majorHAnsi"/>
                  <w:strike/>
                  <w:szCs w:val="18"/>
                  <w:lang w:val="en-US"/>
                </w:rPr>
                <w:delText>ACTUAL_CNT</w:delText>
              </w:r>
            </w:del>
          </w:p>
        </w:tc>
        <w:tc>
          <w:tcPr>
            <w:tcW w:w="850" w:type="dxa"/>
            <w:vAlign w:val="center"/>
          </w:tcPr>
          <w:p w:rsidRPr="009463FF" w:rsidR="008D489C" w:rsidDel="00262379" w:rsidP="00153EF4" w:rsidRDefault="008D489C" w14:paraId="414E8B3F" w14:textId="24C44366">
            <w:pPr>
              <w:pStyle w:val="ListParagraph"/>
              <w:ind w:left="0"/>
              <w:rPr>
                <w:del w:author="Murguia, Sahima" w:date="2022-03-15T22:39:00Z" w:id="2824"/>
                <w:rFonts w:asciiTheme="majorHAnsi" w:hAnsiTheme="majorHAnsi" w:cstheme="majorHAnsi"/>
                <w:strike/>
                <w:szCs w:val="18"/>
                <w:lang w:val="en-US"/>
              </w:rPr>
            </w:pPr>
          </w:p>
        </w:tc>
        <w:tc>
          <w:tcPr>
            <w:tcW w:w="2954" w:type="dxa"/>
            <w:vAlign w:val="center"/>
          </w:tcPr>
          <w:p w:rsidRPr="009463FF" w:rsidR="008D489C" w:rsidDel="00262379" w:rsidP="00153EF4" w:rsidRDefault="008D489C" w14:paraId="7D40C9A6" w14:textId="185A63B8">
            <w:pPr>
              <w:pStyle w:val="ListParagraph"/>
              <w:ind w:left="0"/>
              <w:rPr>
                <w:del w:author="Murguia, Sahima" w:date="2022-03-15T22:39:00Z" w:id="2825"/>
                <w:rFonts w:asciiTheme="majorHAnsi" w:hAnsiTheme="majorHAnsi" w:cstheme="majorHAnsi"/>
                <w:strike/>
                <w:szCs w:val="18"/>
                <w:lang w:val="en-US"/>
              </w:rPr>
            </w:pPr>
          </w:p>
        </w:tc>
      </w:tr>
      <w:tr w:rsidRPr="009463FF" w:rsidR="008D489C" w:rsidDel="00262379" w:rsidTr="00F1429D" w14:paraId="218B90C2" w14:textId="7B0CBEF1">
        <w:trPr>
          <w:trHeight w:val="43"/>
          <w:del w:author="Murguia, Sahima" w:date="2022-03-15T22:39:00Z" w:id="2826"/>
        </w:trPr>
        <w:tc>
          <w:tcPr>
            <w:tcW w:w="1418" w:type="dxa"/>
            <w:vMerge/>
            <w:vAlign w:val="center"/>
          </w:tcPr>
          <w:p w:rsidRPr="009463FF" w:rsidR="008D489C" w:rsidDel="00262379" w:rsidP="00153EF4" w:rsidRDefault="008D489C" w14:paraId="52BAAD01" w14:textId="2A4CE30A">
            <w:pPr>
              <w:pStyle w:val="ListParagraph"/>
              <w:ind w:left="0"/>
              <w:rPr>
                <w:del w:author="Murguia, Sahima" w:date="2022-03-15T22:39:00Z" w:id="2827"/>
                <w:strike/>
                <w:sz w:val="20"/>
                <w:szCs w:val="20"/>
                <w:lang w:val="en-US"/>
              </w:rPr>
            </w:pPr>
          </w:p>
        </w:tc>
        <w:tc>
          <w:tcPr>
            <w:tcW w:w="1276" w:type="dxa"/>
            <w:vMerge/>
            <w:vAlign w:val="center"/>
          </w:tcPr>
          <w:p w:rsidRPr="009463FF" w:rsidR="008D489C" w:rsidDel="00262379" w:rsidP="00153EF4" w:rsidRDefault="008D489C" w14:paraId="5E8BEBEF" w14:textId="62AEC90D">
            <w:pPr>
              <w:pStyle w:val="ListParagraph"/>
              <w:ind w:left="0"/>
              <w:rPr>
                <w:del w:author="Murguia, Sahima" w:date="2022-03-15T22:39:00Z" w:id="2828"/>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8E7113B" w14:textId="230B9DB4">
            <w:pPr>
              <w:pStyle w:val="ListParagraph"/>
              <w:ind w:left="0"/>
              <w:rPr>
                <w:del w:author="Murguia, Sahima" w:date="2022-03-15T22:39:00Z" w:id="2829"/>
                <w:rFonts w:asciiTheme="majorHAnsi" w:hAnsiTheme="majorHAnsi" w:cstheme="majorHAnsi"/>
                <w:strike/>
                <w:szCs w:val="18"/>
                <w:lang w:val="en-US"/>
              </w:rPr>
            </w:pPr>
            <w:del w:author="Murguia, Sahima" w:date="2022-03-15T22:39:00Z" w:id="2830">
              <w:r w:rsidRPr="009463FF" w:rsidDel="00262379">
                <w:rPr>
                  <w:rFonts w:asciiTheme="majorHAnsi" w:hAnsiTheme="majorHAnsi" w:cstheme="majorHAnsi"/>
                  <w:strike/>
                  <w:szCs w:val="18"/>
                  <w:lang w:val="en-US"/>
                </w:rPr>
                <w:delText>Variance</w:delText>
              </w:r>
            </w:del>
          </w:p>
        </w:tc>
        <w:tc>
          <w:tcPr>
            <w:tcW w:w="2127" w:type="dxa"/>
            <w:vAlign w:val="center"/>
          </w:tcPr>
          <w:p w:rsidRPr="009463FF" w:rsidR="008D489C" w:rsidDel="00262379" w:rsidP="00153EF4" w:rsidRDefault="008D489C" w14:paraId="138CE35F" w14:textId="1A59E6F4">
            <w:pPr>
              <w:pStyle w:val="ListParagraph"/>
              <w:ind w:left="0"/>
              <w:rPr>
                <w:del w:author="Murguia, Sahima" w:date="2022-03-15T22:39:00Z" w:id="2831"/>
                <w:rFonts w:asciiTheme="majorHAnsi" w:hAnsiTheme="majorHAnsi" w:cstheme="majorHAnsi"/>
                <w:strike/>
                <w:szCs w:val="18"/>
                <w:lang w:val="en-US"/>
              </w:rPr>
            </w:pPr>
            <w:del w:author="Murguia, Sahima" w:date="2022-03-15T22:39:00Z" w:id="2832">
              <w:r w:rsidRPr="009463FF" w:rsidDel="00262379">
                <w:rPr>
                  <w:rFonts w:asciiTheme="majorHAnsi" w:hAnsiTheme="majorHAnsi" w:cstheme="majorHAnsi"/>
                  <w:strike/>
                  <w:szCs w:val="18"/>
                  <w:lang w:val="en-US"/>
                </w:rPr>
                <w:delText>X_VARIANCE_REASON_CD</w:delText>
              </w:r>
            </w:del>
          </w:p>
        </w:tc>
        <w:tc>
          <w:tcPr>
            <w:tcW w:w="850" w:type="dxa"/>
            <w:vAlign w:val="center"/>
          </w:tcPr>
          <w:p w:rsidRPr="009463FF" w:rsidR="008D489C" w:rsidDel="00262379" w:rsidP="00153EF4" w:rsidRDefault="008D489C" w14:paraId="1EFB6C4F" w14:textId="05FDF14A">
            <w:pPr>
              <w:pStyle w:val="ListParagraph"/>
              <w:ind w:left="0"/>
              <w:rPr>
                <w:del w:author="Murguia, Sahima" w:date="2022-03-15T22:39:00Z" w:id="2833"/>
                <w:rFonts w:asciiTheme="majorHAnsi" w:hAnsiTheme="majorHAnsi" w:cstheme="majorHAnsi"/>
                <w:strike/>
                <w:szCs w:val="18"/>
                <w:lang w:val="en-US"/>
              </w:rPr>
            </w:pPr>
          </w:p>
        </w:tc>
        <w:tc>
          <w:tcPr>
            <w:tcW w:w="2954" w:type="dxa"/>
            <w:vAlign w:val="center"/>
          </w:tcPr>
          <w:p w:rsidRPr="009463FF" w:rsidR="008D489C" w:rsidDel="00262379" w:rsidP="00153EF4" w:rsidRDefault="008D489C" w14:paraId="2E76E067" w14:textId="7A1E64C4">
            <w:pPr>
              <w:pStyle w:val="ListParagraph"/>
              <w:ind w:left="0"/>
              <w:rPr>
                <w:del w:author="Murguia, Sahima" w:date="2022-03-15T22:39:00Z" w:id="2834"/>
                <w:rFonts w:asciiTheme="majorHAnsi" w:hAnsiTheme="majorHAnsi" w:cstheme="majorHAnsi"/>
                <w:strike/>
                <w:szCs w:val="18"/>
                <w:lang w:val="en-US"/>
              </w:rPr>
            </w:pPr>
          </w:p>
        </w:tc>
      </w:tr>
      <w:tr w:rsidRPr="009463FF" w:rsidR="008D489C" w:rsidDel="00262379" w:rsidTr="00F1429D" w14:paraId="6197783A" w14:textId="6F4F3EF5">
        <w:trPr>
          <w:trHeight w:val="43"/>
          <w:del w:author="Murguia, Sahima" w:date="2022-03-15T22:39:00Z" w:id="2835"/>
        </w:trPr>
        <w:tc>
          <w:tcPr>
            <w:tcW w:w="1418" w:type="dxa"/>
            <w:vMerge/>
            <w:vAlign w:val="center"/>
          </w:tcPr>
          <w:p w:rsidRPr="009463FF" w:rsidR="008D489C" w:rsidDel="00262379" w:rsidP="00153EF4" w:rsidRDefault="008D489C" w14:paraId="33AE298B" w14:textId="33061A9D">
            <w:pPr>
              <w:pStyle w:val="ListParagraph"/>
              <w:ind w:left="0"/>
              <w:rPr>
                <w:del w:author="Murguia, Sahima" w:date="2022-03-15T22:39:00Z" w:id="2836"/>
                <w:strike/>
                <w:sz w:val="20"/>
                <w:szCs w:val="20"/>
                <w:lang w:val="en-US"/>
              </w:rPr>
            </w:pPr>
          </w:p>
        </w:tc>
        <w:tc>
          <w:tcPr>
            <w:tcW w:w="1276" w:type="dxa"/>
            <w:vMerge/>
            <w:vAlign w:val="center"/>
          </w:tcPr>
          <w:p w:rsidRPr="009463FF" w:rsidR="008D489C" w:rsidDel="00262379" w:rsidP="00153EF4" w:rsidRDefault="008D489C" w14:paraId="3B7C8C71" w14:textId="0C37C4A4">
            <w:pPr>
              <w:pStyle w:val="ListParagraph"/>
              <w:ind w:left="0"/>
              <w:rPr>
                <w:del w:author="Murguia, Sahima" w:date="2022-03-15T22:39:00Z" w:id="2837"/>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424A7D0" w14:textId="0135E787">
            <w:pPr>
              <w:pStyle w:val="ListParagraph"/>
              <w:ind w:left="0"/>
              <w:rPr>
                <w:del w:author="Murguia, Sahima" w:date="2022-03-15T22:39:00Z" w:id="2838"/>
                <w:rFonts w:asciiTheme="majorHAnsi" w:hAnsiTheme="majorHAnsi" w:cstheme="majorHAnsi"/>
                <w:strike/>
                <w:szCs w:val="18"/>
                <w:lang w:val="en-US"/>
              </w:rPr>
            </w:pPr>
            <w:del w:author="Murguia, Sahima" w:date="2022-03-15T22:39:00Z" w:id="2839">
              <w:r w:rsidRPr="009463FF" w:rsidDel="00262379">
                <w:rPr>
                  <w:rFonts w:asciiTheme="majorHAnsi" w:hAnsiTheme="majorHAnsi" w:cstheme="majorHAnsi"/>
                  <w:strike/>
                  <w:szCs w:val="18"/>
                  <w:highlight w:val="cyan"/>
                  <w:lang w:val="en-US"/>
                </w:rPr>
                <w:delText>Value</w:delText>
              </w:r>
            </w:del>
          </w:p>
        </w:tc>
        <w:tc>
          <w:tcPr>
            <w:tcW w:w="2127" w:type="dxa"/>
            <w:vAlign w:val="center"/>
          </w:tcPr>
          <w:p w:rsidRPr="009463FF" w:rsidR="008D489C" w:rsidDel="00262379" w:rsidP="00153EF4" w:rsidRDefault="008D489C" w14:paraId="7D46AB74" w14:textId="0BFFD374">
            <w:pPr>
              <w:pStyle w:val="ListParagraph"/>
              <w:ind w:left="0"/>
              <w:rPr>
                <w:del w:author="Murguia, Sahima" w:date="2022-03-15T22:39:00Z" w:id="2840"/>
                <w:rFonts w:asciiTheme="majorHAnsi" w:hAnsiTheme="majorHAnsi" w:cstheme="majorHAnsi"/>
                <w:strike/>
                <w:szCs w:val="18"/>
                <w:lang w:val="en-US"/>
              </w:rPr>
            </w:pPr>
          </w:p>
        </w:tc>
        <w:tc>
          <w:tcPr>
            <w:tcW w:w="850" w:type="dxa"/>
            <w:vAlign w:val="center"/>
          </w:tcPr>
          <w:p w:rsidRPr="009463FF" w:rsidR="008D489C" w:rsidDel="00262379" w:rsidP="00153EF4" w:rsidRDefault="008D489C" w14:paraId="1B2C79A1" w14:textId="705FBF76">
            <w:pPr>
              <w:pStyle w:val="ListParagraph"/>
              <w:ind w:left="0"/>
              <w:rPr>
                <w:del w:author="Murguia, Sahima" w:date="2022-03-15T22:39:00Z" w:id="2841"/>
                <w:rFonts w:asciiTheme="majorHAnsi" w:hAnsiTheme="majorHAnsi" w:cstheme="majorHAnsi"/>
                <w:strike/>
                <w:szCs w:val="18"/>
                <w:lang w:val="en-US"/>
              </w:rPr>
            </w:pPr>
          </w:p>
        </w:tc>
        <w:tc>
          <w:tcPr>
            <w:tcW w:w="2954" w:type="dxa"/>
            <w:vAlign w:val="center"/>
          </w:tcPr>
          <w:p w:rsidRPr="009463FF" w:rsidR="008D489C" w:rsidDel="00262379" w:rsidP="00153EF4" w:rsidRDefault="008D489C" w14:paraId="1442CBF7" w14:textId="244111A9">
            <w:pPr>
              <w:pStyle w:val="ListParagraph"/>
              <w:ind w:left="0"/>
              <w:rPr>
                <w:del w:author="Murguia, Sahima" w:date="2022-03-15T22:39:00Z" w:id="2842"/>
                <w:rFonts w:asciiTheme="majorHAnsi" w:hAnsiTheme="majorHAnsi" w:cstheme="majorHAnsi"/>
                <w:strike/>
                <w:szCs w:val="18"/>
                <w:lang w:val="en-US"/>
              </w:rPr>
            </w:pPr>
          </w:p>
        </w:tc>
      </w:tr>
      <w:tr w:rsidRPr="009463FF" w:rsidR="008D489C" w:rsidDel="00262379" w:rsidTr="00F1429D" w14:paraId="42D84F2A" w14:textId="21D9C7B4">
        <w:trPr>
          <w:trHeight w:val="43"/>
          <w:del w:author="Murguia, Sahima" w:date="2022-03-15T22:39:00Z" w:id="2843"/>
        </w:trPr>
        <w:tc>
          <w:tcPr>
            <w:tcW w:w="1418" w:type="dxa"/>
            <w:vMerge/>
            <w:vAlign w:val="center"/>
          </w:tcPr>
          <w:p w:rsidRPr="009463FF" w:rsidR="008D489C" w:rsidDel="00262379" w:rsidP="00153EF4" w:rsidRDefault="008D489C" w14:paraId="7DA8988C" w14:textId="4E2F308B">
            <w:pPr>
              <w:pStyle w:val="ListParagraph"/>
              <w:ind w:left="0"/>
              <w:rPr>
                <w:del w:author="Murguia, Sahima" w:date="2022-03-15T22:39:00Z" w:id="2844"/>
                <w:strike/>
                <w:sz w:val="20"/>
                <w:szCs w:val="20"/>
                <w:lang w:val="en-US"/>
              </w:rPr>
            </w:pPr>
          </w:p>
        </w:tc>
        <w:tc>
          <w:tcPr>
            <w:tcW w:w="1276" w:type="dxa"/>
            <w:vMerge/>
            <w:vAlign w:val="center"/>
          </w:tcPr>
          <w:p w:rsidRPr="009463FF" w:rsidR="008D489C" w:rsidDel="00262379" w:rsidP="00153EF4" w:rsidRDefault="008D489C" w14:paraId="47F138FB" w14:textId="036621F0">
            <w:pPr>
              <w:pStyle w:val="ListParagraph"/>
              <w:ind w:left="0"/>
              <w:rPr>
                <w:del w:author="Murguia, Sahima" w:date="2022-03-15T22:39:00Z" w:id="2845"/>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C23D46C" w14:textId="62C5B726">
            <w:pPr>
              <w:pStyle w:val="ListParagraph"/>
              <w:ind w:left="0"/>
              <w:rPr>
                <w:del w:author="Murguia, Sahima" w:date="2022-03-15T22:39:00Z" w:id="2846"/>
                <w:rFonts w:asciiTheme="majorHAnsi" w:hAnsiTheme="majorHAnsi" w:cstheme="majorHAnsi"/>
                <w:strike/>
                <w:szCs w:val="18"/>
                <w:highlight w:val="cyan"/>
                <w:lang w:val="en-US"/>
              </w:rPr>
            </w:pPr>
            <w:del w:author="Murguia, Sahima" w:date="2022-03-15T22:39:00Z" w:id="2847">
              <w:r w:rsidRPr="009463FF" w:rsidDel="00262379">
                <w:rPr>
                  <w:rFonts w:asciiTheme="majorHAnsi" w:hAnsiTheme="majorHAnsi" w:cstheme="majorHAnsi"/>
                  <w:strike/>
                  <w:szCs w:val="18"/>
                  <w:lang w:val="en-US"/>
                </w:rPr>
                <w:delText>Original</w:delText>
              </w:r>
            </w:del>
          </w:p>
        </w:tc>
        <w:tc>
          <w:tcPr>
            <w:tcW w:w="2127" w:type="dxa"/>
            <w:vAlign w:val="center"/>
          </w:tcPr>
          <w:p w:rsidRPr="006A0C90" w:rsidR="008D489C" w:rsidDel="00262379" w:rsidP="00153EF4" w:rsidRDefault="008D489C" w14:paraId="5598E18A" w14:textId="40D01D02">
            <w:pPr>
              <w:pStyle w:val="ListParagraph"/>
              <w:ind w:left="0"/>
              <w:rPr>
                <w:del w:author="Murguia, Sahima" w:date="2022-03-15T22:39:00Z" w:id="2848"/>
                <w:rFonts w:asciiTheme="majorHAnsi" w:hAnsiTheme="majorHAnsi" w:cstheme="majorHAnsi"/>
                <w:strike/>
                <w:szCs w:val="18"/>
                <w:lang w:val="en-US"/>
                <w:rPrChange w:author="Andreyeva, Julia" w:date="2022-03-16T13:42:00Z" w:id="2849">
                  <w:rPr>
                    <w:del w:author="Murguia, Sahima" w:date="2022-03-15T22:39:00Z" w:id="2850"/>
                    <w:rFonts w:asciiTheme="majorHAnsi" w:hAnsiTheme="majorHAnsi" w:cstheme="majorHAnsi"/>
                    <w:strike/>
                    <w:szCs w:val="18"/>
                    <w:lang w:val="ru-RU"/>
                  </w:rPr>
                </w:rPrChange>
              </w:rPr>
            </w:pPr>
            <w:del w:author="Murguia, Sahima" w:date="2022-03-15T22:39:00Z" w:id="2851">
              <w:r w:rsidRPr="009463FF" w:rsidDel="00262379">
                <w:rPr>
                  <w:rFonts w:asciiTheme="majorHAnsi" w:hAnsiTheme="majorHAnsi" w:cstheme="majorHAnsi"/>
                  <w:strike/>
                  <w:szCs w:val="18"/>
                  <w:lang w:val="en-US"/>
                </w:rPr>
                <w:delText>S_PROD_INV_CNT</w:delText>
              </w:r>
            </w:del>
          </w:p>
        </w:tc>
        <w:tc>
          <w:tcPr>
            <w:tcW w:w="850" w:type="dxa"/>
            <w:vAlign w:val="center"/>
          </w:tcPr>
          <w:p w:rsidRPr="009463FF" w:rsidR="008D489C" w:rsidDel="00262379" w:rsidP="00153EF4" w:rsidRDefault="008D489C" w14:paraId="65114EB6" w14:textId="0AF5A54E">
            <w:pPr>
              <w:pStyle w:val="ListParagraph"/>
              <w:ind w:left="0"/>
              <w:rPr>
                <w:del w:author="Murguia, Sahima" w:date="2022-03-15T22:39:00Z" w:id="2852"/>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4058551" w14:textId="0CD35112">
            <w:pPr>
              <w:pStyle w:val="ListParagraph"/>
              <w:ind w:left="0"/>
              <w:rPr>
                <w:del w:author="Murguia, Sahima" w:date="2022-03-15T22:39:00Z" w:id="2853"/>
                <w:rFonts w:asciiTheme="majorHAnsi" w:hAnsiTheme="majorHAnsi" w:cstheme="majorHAnsi"/>
                <w:strike/>
                <w:szCs w:val="18"/>
                <w:lang w:val="en-US"/>
              </w:rPr>
            </w:pPr>
          </w:p>
        </w:tc>
      </w:tr>
      <w:tr w:rsidRPr="009463FF" w:rsidR="008D489C" w:rsidDel="00262379" w:rsidTr="00F1429D" w14:paraId="7D2BAF87" w14:textId="1C4B21D8">
        <w:trPr>
          <w:trHeight w:val="43"/>
          <w:del w:author="Murguia, Sahima" w:date="2022-03-15T22:39:00Z" w:id="2854"/>
        </w:trPr>
        <w:tc>
          <w:tcPr>
            <w:tcW w:w="1418" w:type="dxa"/>
            <w:vMerge/>
            <w:vAlign w:val="center"/>
          </w:tcPr>
          <w:p w:rsidRPr="009463FF" w:rsidR="008D489C" w:rsidDel="00262379" w:rsidP="00153EF4" w:rsidRDefault="008D489C" w14:paraId="421906B4" w14:textId="3ACF05A7">
            <w:pPr>
              <w:pStyle w:val="ListParagraph"/>
              <w:ind w:left="0"/>
              <w:rPr>
                <w:del w:author="Murguia, Sahima" w:date="2022-03-15T22:39:00Z" w:id="2855"/>
                <w:strike/>
                <w:sz w:val="20"/>
                <w:szCs w:val="20"/>
                <w:lang w:val="en-US"/>
              </w:rPr>
            </w:pPr>
          </w:p>
        </w:tc>
        <w:tc>
          <w:tcPr>
            <w:tcW w:w="1276" w:type="dxa"/>
            <w:vMerge/>
            <w:vAlign w:val="center"/>
          </w:tcPr>
          <w:p w:rsidRPr="009463FF" w:rsidR="008D489C" w:rsidDel="00262379" w:rsidP="00153EF4" w:rsidRDefault="008D489C" w14:paraId="5523014E" w14:textId="3318B987">
            <w:pPr>
              <w:pStyle w:val="ListParagraph"/>
              <w:ind w:left="0"/>
              <w:rPr>
                <w:del w:author="Murguia, Sahima" w:date="2022-03-15T22:39:00Z" w:id="2856"/>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AF5E5FA" w14:textId="40B1283F">
            <w:pPr>
              <w:pStyle w:val="ListParagraph"/>
              <w:ind w:left="0"/>
              <w:rPr>
                <w:del w:author="Murguia, Sahima" w:date="2022-03-15T22:39:00Z" w:id="2857"/>
                <w:rFonts w:asciiTheme="majorHAnsi" w:hAnsiTheme="majorHAnsi" w:cstheme="majorHAnsi"/>
                <w:strike/>
                <w:szCs w:val="18"/>
                <w:lang w:val="en-US"/>
              </w:rPr>
            </w:pPr>
            <w:del w:author="Murguia, Sahima" w:date="2022-03-15T22:39:00Z" w:id="2858">
              <w:r w:rsidRPr="009463FF" w:rsidDel="00262379">
                <w:rPr>
                  <w:rFonts w:asciiTheme="majorHAnsi" w:hAnsiTheme="majorHAnsi" w:cstheme="majorHAnsi"/>
                  <w:strike/>
                  <w:szCs w:val="18"/>
                  <w:lang w:val="en-US"/>
                </w:rPr>
                <w:delText>Count</w:delText>
              </w:r>
            </w:del>
          </w:p>
        </w:tc>
        <w:tc>
          <w:tcPr>
            <w:tcW w:w="2127" w:type="dxa"/>
            <w:vAlign w:val="center"/>
          </w:tcPr>
          <w:p w:rsidRPr="009463FF" w:rsidR="008D489C" w:rsidDel="00262379" w:rsidP="00153EF4" w:rsidRDefault="008D489C" w14:paraId="06847D18" w14:textId="2D628C51">
            <w:pPr>
              <w:pStyle w:val="ListParagraph"/>
              <w:ind w:left="0"/>
              <w:rPr>
                <w:del w:author="Murguia, Sahima" w:date="2022-03-15T22:39:00Z" w:id="2859"/>
                <w:rFonts w:asciiTheme="majorHAnsi" w:hAnsiTheme="majorHAnsi" w:cstheme="majorHAnsi"/>
                <w:strike/>
                <w:szCs w:val="18"/>
                <w:lang w:val="en-US"/>
              </w:rPr>
            </w:pPr>
            <w:del w:author="Murguia, Sahima" w:date="2022-03-15T22:39:00Z" w:id="2860">
              <w:r w:rsidRPr="009463FF" w:rsidDel="00262379">
                <w:rPr>
                  <w:rFonts w:asciiTheme="majorHAnsi" w:hAnsiTheme="majorHAnsi" w:cstheme="majorHAnsi"/>
                  <w:strike/>
                  <w:szCs w:val="18"/>
                  <w:lang w:val="en-US"/>
                </w:rPr>
                <w:delText>ACTUAL_CNT</w:delText>
              </w:r>
            </w:del>
          </w:p>
        </w:tc>
        <w:tc>
          <w:tcPr>
            <w:tcW w:w="850" w:type="dxa"/>
            <w:vAlign w:val="center"/>
          </w:tcPr>
          <w:p w:rsidRPr="009463FF" w:rsidR="008D489C" w:rsidDel="00262379" w:rsidP="00153EF4" w:rsidRDefault="008D489C" w14:paraId="23BFA9F5" w14:textId="38ADB959">
            <w:pPr>
              <w:pStyle w:val="ListParagraph"/>
              <w:ind w:left="0"/>
              <w:rPr>
                <w:del w:author="Murguia, Sahima" w:date="2022-03-15T22:39:00Z" w:id="2861"/>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AE7E43D" w14:textId="7BAC4E77">
            <w:pPr>
              <w:pStyle w:val="ListParagraph"/>
              <w:ind w:left="0"/>
              <w:rPr>
                <w:del w:author="Murguia, Sahima" w:date="2022-03-15T22:39:00Z" w:id="2862"/>
                <w:rFonts w:asciiTheme="majorHAnsi" w:hAnsiTheme="majorHAnsi" w:cstheme="majorHAnsi"/>
                <w:strike/>
                <w:szCs w:val="18"/>
                <w:lang w:val="en-US"/>
              </w:rPr>
            </w:pPr>
          </w:p>
        </w:tc>
      </w:tr>
      <w:tr w:rsidRPr="009463FF" w:rsidR="008D489C" w:rsidDel="00262379" w:rsidTr="00F1429D" w14:paraId="23FEB9DC" w14:textId="3B7E5DBA">
        <w:trPr>
          <w:trHeight w:val="43"/>
          <w:del w:author="Murguia, Sahima" w:date="2022-03-15T22:39:00Z" w:id="2863"/>
        </w:trPr>
        <w:tc>
          <w:tcPr>
            <w:tcW w:w="1418" w:type="dxa"/>
            <w:vMerge/>
            <w:vAlign w:val="center"/>
          </w:tcPr>
          <w:p w:rsidRPr="009463FF" w:rsidR="008D489C" w:rsidDel="00262379" w:rsidP="00153EF4" w:rsidRDefault="008D489C" w14:paraId="649E1178" w14:textId="095E23A1">
            <w:pPr>
              <w:pStyle w:val="ListParagraph"/>
              <w:ind w:left="0"/>
              <w:rPr>
                <w:del w:author="Murguia, Sahima" w:date="2022-03-15T22:39:00Z" w:id="2864"/>
                <w:strike/>
                <w:sz w:val="20"/>
                <w:szCs w:val="20"/>
                <w:lang w:val="en-US"/>
              </w:rPr>
            </w:pPr>
          </w:p>
        </w:tc>
        <w:tc>
          <w:tcPr>
            <w:tcW w:w="1276" w:type="dxa"/>
            <w:vMerge/>
            <w:vAlign w:val="center"/>
          </w:tcPr>
          <w:p w:rsidRPr="009463FF" w:rsidR="008D489C" w:rsidDel="00262379" w:rsidP="00153EF4" w:rsidRDefault="008D489C" w14:paraId="1F1120B5" w14:textId="7B8987E3">
            <w:pPr>
              <w:pStyle w:val="ListParagraph"/>
              <w:ind w:left="0"/>
              <w:rPr>
                <w:del w:author="Murguia, Sahima" w:date="2022-03-15T22:39:00Z" w:id="2865"/>
                <w:rFonts w:asciiTheme="majorHAnsi" w:hAnsiTheme="majorHAnsi" w:cstheme="majorHAnsi"/>
                <w:strike/>
                <w:szCs w:val="18"/>
                <w:lang w:val="en-US"/>
              </w:rPr>
            </w:pPr>
          </w:p>
        </w:tc>
        <w:tc>
          <w:tcPr>
            <w:tcW w:w="1559" w:type="dxa"/>
            <w:vAlign w:val="center"/>
          </w:tcPr>
          <w:p w:rsidRPr="009463FF" w:rsidR="008D489C" w:rsidDel="00262379" w:rsidP="00153EF4" w:rsidRDefault="008D489C" w14:paraId="6F2079BF" w14:textId="386D0E5E">
            <w:pPr>
              <w:pStyle w:val="ListParagraph"/>
              <w:ind w:left="0"/>
              <w:rPr>
                <w:del w:author="Murguia, Sahima" w:date="2022-03-15T22:39:00Z" w:id="2866"/>
                <w:rFonts w:asciiTheme="majorHAnsi" w:hAnsiTheme="majorHAnsi" w:cstheme="majorHAnsi"/>
                <w:strike/>
                <w:szCs w:val="18"/>
                <w:lang w:val="en-US"/>
              </w:rPr>
            </w:pPr>
            <w:del w:author="Murguia, Sahima" w:date="2022-03-15T22:39:00Z" w:id="2867">
              <w:r w:rsidRPr="009463FF" w:rsidDel="00262379">
                <w:rPr>
                  <w:rFonts w:asciiTheme="majorHAnsi" w:hAnsiTheme="majorHAnsi" w:cstheme="majorHAnsi"/>
                  <w:strike/>
                  <w:szCs w:val="18"/>
                  <w:lang w:val="en-US"/>
                </w:rPr>
                <w:delText>Variance Reason</w:delText>
              </w:r>
            </w:del>
          </w:p>
        </w:tc>
        <w:tc>
          <w:tcPr>
            <w:tcW w:w="2127" w:type="dxa"/>
            <w:vAlign w:val="center"/>
          </w:tcPr>
          <w:p w:rsidRPr="009463FF" w:rsidR="008D489C" w:rsidDel="00262379" w:rsidP="00153EF4" w:rsidRDefault="008D489C" w14:paraId="4BEB84DB" w14:textId="336C0F1D">
            <w:pPr>
              <w:pStyle w:val="ListParagraph"/>
              <w:ind w:left="0"/>
              <w:rPr>
                <w:del w:author="Murguia, Sahima" w:date="2022-03-15T22:39:00Z" w:id="2868"/>
                <w:rFonts w:asciiTheme="majorHAnsi" w:hAnsiTheme="majorHAnsi" w:cstheme="majorHAnsi"/>
                <w:strike/>
                <w:szCs w:val="18"/>
                <w:lang w:val="en-US"/>
              </w:rPr>
            </w:pPr>
            <w:del w:author="Murguia, Sahima" w:date="2022-03-15T22:39:00Z" w:id="2869">
              <w:r w:rsidRPr="009463FF" w:rsidDel="00262379">
                <w:rPr>
                  <w:rFonts w:asciiTheme="majorHAnsi" w:hAnsiTheme="majorHAnsi" w:cstheme="majorHAnsi"/>
                  <w:strike/>
                  <w:szCs w:val="18"/>
                  <w:lang w:val="en-US"/>
                </w:rPr>
                <w:delText>X_VARIANCE_REASON_CD</w:delText>
              </w:r>
            </w:del>
          </w:p>
        </w:tc>
        <w:tc>
          <w:tcPr>
            <w:tcW w:w="850" w:type="dxa"/>
            <w:vAlign w:val="center"/>
          </w:tcPr>
          <w:p w:rsidRPr="009463FF" w:rsidR="008D489C" w:rsidDel="00262379" w:rsidP="00153EF4" w:rsidRDefault="008D489C" w14:paraId="255491C3" w14:textId="538C98B6">
            <w:pPr>
              <w:pStyle w:val="ListParagraph"/>
              <w:ind w:left="0"/>
              <w:rPr>
                <w:del w:author="Murguia, Sahima" w:date="2022-03-15T22:39:00Z" w:id="2870"/>
                <w:rFonts w:asciiTheme="majorHAnsi" w:hAnsiTheme="majorHAnsi" w:cstheme="majorHAnsi"/>
                <w:strike/>
                <w:szCs w:val="18"/>
                <w:lang w:val="en-US"/>
              </w:rPr>
            </w:pPr>
          </w:p>
        </w:tc>
        <w:tc>
          <w:tcPr>
            <w:tcW w:w="2954" w:type="dxa"/>
            <w:vAlign w:val="center"/>
          </w:tcPr>
          <w:p w:rsidRPr="009463FF" w:rsidR="008D489C" w:rsidDel="00262379" w:rsidP="00153EF4" w:rsidRDefault="008D489C" w14:paraId="3868B544" w14:textId="53CB5B67">
            <w:pPr>
              <w:pStyle w:val="ListParagraph"/>
              <w:ind w:left="0"/>
              <w:rPr>
                <w:del w:author="Murguia, Sahima" w:date="2022-03-15T22:39:00Z" w:id="2871"/>
                <w:rFonts w:asciiTheme="majorHAnsi" w:hAnsiTheme="majorHAnsi" w:cstheme="majorHAnsi"/>
                <w:strike/>
                <w:szCs w:val="18"/>
                <w:lang w:val="en-US"/>
              </w:rPr>
            </w:pPr>
          </w:p>
        </w:tc>
      </w:tr>
      <w:tr w:rsidRPr="009463FF" w:rsidR="008D489C" w:rsidDel="00262379" w:rsidTr="00F1429D" w14:paraId="6EC2B34D" w14:textId="6CFDC5B1">
        <w:trPr>
          <w:trHeight w:val="43"/>
          <w:del w:author="Murguia, Sahima" w:date="2022-03-15T22:39:00Z" w:id="2872"/>
        </w:trPr>
        <w:tc>
          <w:tcPr>
            <w:tcW w:w="1418" w:type="dxa"/>
            <w:vMerge/>
            <w:vAlign w:val="center"/>
          </w:tcPr>
          <w:p w:rsidRPr="009463FF" w:rsidR="008D489C" w:rsidDel="00262379" w:rsidP="00153EF4" w:rsidRDefault="008D489C" w14:paraId="712B67A1" w14:textId="79DE8434">
            <w:pPr>
              <w:pStyle w:val="ListParagraph"/>
              <w:ind w:left="0"/>
              <w:rPr>
                <w:del w:author="Murguia, Sahima" w:date="2022-03-15T22:39:00Z" w:id="2873"/>
                <w:strike/>
                <w:sz w:val="20"/>
                <w:szCs w:val="20"/>
                <w:lang w:val="en-US"/>
              </w:rPr>
            </w:pPr>
          </w:p>
        </w:tc>
        <w:tc>
          <w:tcPr>
            <w:tcW w:w="1276" w:type="dxa"/>
            <w:vMerge w:val="restart"/>
            <w:vAlign w:val="center"/>
          </w:tcPr>
          <w:p w:rsidRPr="009463FF" w:rsidR="008D489C" w:rsidDel="00262379" w:rsidP="00153EF4" w:rsidRDefault="008D489C" w14:paraId="29337537" w14:textId="7BC163D6">
            <w:pPr>
              <w:pStyle w:val="ListParagraph"/>
              <w:ind w:left="0"/>
              <w:rPr>
                <w:del w:author="Murguia, Sahima" w:date="2022-03-15T22:39:00Z" w:id="2874"/>
                <w:rFonts w:asciiTheme="majorHAnsi" w:hAnsiTheme="majorHAnsi" w:cstheme="majorHAnsi"/>
                <w:strike/>
                <w:szCs w:val="18"/>
                <w:lang w:val="en-US"/>
              </w:rPr>
            </w:pPr>
            <w:del w:author="Murguia, Sahima" w:date="2022-03-15T22:39:00Z" w:id="2875">
              <w:r w:rsidRPr="009463FF" w:rsidDel="00262379">
                <w:rPr>
                  <w:rFonts w:asciiTheme="majorHAnsi" w:hAnsiTheme="majorHAnsi" w:cstheme="majorHAnsi"/>
                  <w:strike/>
                  <w:szCs w:val="18"/>
                  <w:lang w:val="en-US"/>
                </w:rPr>
                <w:delText>S_INVLOC_CYCCNT</w:delText>
              </w:r>
            </w:del>
          </w:p>
        </w:tc>
        <w:tc>
          <w:tcPr>
            <w:tcW w:w="1559" w:type="dxa"/>
            <w:vAlign w:val="center"/>
          </w:tcPr>
          <w:p w:rsidRPr="009463FF" w:rsidR="008D489C" w:rsidDel="00262379" w:rsidP="00153EF4" w:rsidRDefault="008D489C" w14:paraId="36247DD9" w14:textId="7AB60A34">
            <w:pPr>
              <w:pStyle w:val="ListParagraph"/>
              <w:ind w:left="0"/>
              <w:rPr>
                <w:del w:author="Murguia, Sahima" w:date="2022-03-15T22:39:00Z" w:id="2876"/>
                <w:rFonts w:asciiTheme="majorHAnsi" w:hAnsiTheme="majorHAnsi" w:cstheme="majorHAnsi"/>
                <w:strike/>
                <w:szCs w:val="18"/>
                <w:lang w:val="en-US"/>
              </w:rPr>
            </w:pPr>
            <w:del w:author="Murguia, Sahima" w:date="2022-03-15T22:39:00Z" w:id="2877">
              <w:r w:rsidRPr="009463FF" w:rsidDel="00262379">
                <w:rPr>
                  <w:rFonts w:asciiTheme="majorHAnsi" w:hAnsiTheme="majorHAnsi" w:cstheme="majorHAnsi"/>
                  <w:strike/>
                  <w:szCs w:val="18"/>
                  <w:lang w:val="en-US"/>
                </w:rPr>
                <w:delText>Notes</w:delText>
              </w:r>
            </w:del>
          </w:p>
        </w:tc>
        <w:tc>
          <w:tcPr>
            <w:tcW w:w="2127" w:type="dxa"/>
            <w:vAlign w:val="center"/>
          </w:tcPr>
          <w:p w:rsidRPr="009463FF" w:rsidR="008D489C" w:rsidDel="00262379" w:rsidP="00153EF4" w:rsidRDefault="008D489C" w14:paraId="30FCB085" w14:textId="3CD09AE0">
            <w:pPr>
              <w:pStyle w:val="ListParagraph"/>
              <w:ind w:left="0"/>
              <w:rPr>
                <w:del w:author="Murguia, Sahima" w:date="2022-03-15T22:39:00Z" w:id="2878"/>
                <w:rFonts w:asciiTheme="majorHAnsi" w:hAnsiTheme="majorHAnsi" w:cstheme="majorHAnsi"/>
                <w:strike/>
                <w:szCs w:val="18"/>
                <w:lang w:val="en-US"/>
              </w:rPr>
            </w:pPr>
            <w:del w:author="Murguia, Sahima" w:date="2022-03-15T22:39:00Z" w:id="2879">
              <w:r w:rsidRPr="009463FF" w:rsidDel="00262379">
                <w:rPr>
                  <w:rFonts w:asciiTheme="majorHAnsi" w:hAnsiTheme="majorHAnsi" w:cstheme="majorHAnsi"/>
                  <w:strike/>
                  <w:szCs w:val="18"/>
                  <w:lang w:val="en-US"/>
                </w:rPr>
                <w:delText>DESC_TEXT</w:delText>
              </w:r>
            </w:del>
          </w:p>
        </w:tc>
        <w:tc>
          <w:tcPr>
            <w:tcW w:w="850" w:type="dxa"/>
            <w:vAlign w:val="center"/>
          </w:tcPr>
          <w:p w:rsidRPr="009463FF" w:rsidR="008D489C" w:rsidDel="00262379" w:rsidP="00153EF4" w:rsidRDefault="008D489C" w14:paraId="690CAB1E" w14:textId="0731EE70">
            <w:pPr>
              <w:pStyle w:val="ListParagraph"/>
              <w:ind w:left="0"/>
              <w:rPr>
                <w:del w:author="Murguia, Sahima" w:date="2022-03-15T22:39:00Z" w:id="2880"/>
                <w:rFonts w:asciiTheme="majorHAnsi" w:hAnsiTheme="majorHAnsi" w:cstheme="majorHAnsi"/>
                <w:strike/>
                <w:szCs w:val="18"/>
                <w:lang w:val="en-US"/>
              </w:rPr>
            </w:pPr>
            <w:del w:author="Murguia, Sahima" w:date="2022-03-15T22:39:00Z" w:id="2881">
              <w:r w:rsidRPr="009463FF" w:rsidDel="00262379">
                <w:rPr>
                  <w:rFonts w:asciiTheme="majorHAnsi" w:hAnsiTheme="majorHAnsi" w:cstheme="majorHAnsi"/>
                  <w:strike/>
                  <w:szCs w:val="18"/>
                  <w:lang w:val="en-US"/>
                </w:rPr>
                <w:delText>Text</w:delText>
              </w:r>
            </w:del>
          </w:p>
        </w:tc>
        <w:tc>
          <w:tcPr>
            <w:tcW w:w="2954" w:type="dxa"/>
            <w:vAlign w:val="center"/>
          </w:tcPr>
          <w:p w:rsidRPr="009463FF" w:rsidR="008D489C" w:rsidDel="00262379" w:rsidP="00153EF4" w:rsidRDefault="008D489C" w14:paraId="260D7EB5" w14:textId="2195056C">
            <w:pPr>
              <w:pStyle w:val="ListParagraph"/>
              <w:ind w:left="0"/>
              <w:rPr>
                <w:del w:author="Murguia, Sahima" w:date="2022-03-15T22:39:00Z" w:id="2882"/>
                <w:rFonts w:asciiTheme="majorHAnsi" w:hAnsiTheme="majorHAnsi" w:cstheme="majorHAnsi"/>
                <w:strike/>
                <w:szCs w:val="18"/>
                <w:lang w:val="en-US"/>
              </w:rPr>
            </w:pPr>
          </w:p>
        </w:tc>
      </w:tr>
      <w:tr w:rsidRPr="009463FF" w:rsidR="008D489C" w:rsidDel="00262379" w:rsidTr="00F1429D" w14:paraId="76B04EE6" w14:textId="4434307D">
        <w:trPr>
          <w:trHeight w:val="43"/>
          <w:del w:author="Murguia, Sahima" w:date="2022-03-15T22:39:00Z" w:id="2883"/>
        </w:trPr>
        <w:tc>
          <w:tcPr>
            <w:tcW w:w="1418" w:type="dxa"/>
            <w:vMerge/>
            <w:vAlign w:val="center"/>
          </w:tcPr>
          <w:p w:rsidRPr="009463FF" w:rsidR="008D489C" w:rsidDel="00262379" w:rsidP="00153EF4" w:rsidRDefault="008D489C" w14:paraId="268C9013" w14:textId="5E95FFC0">
            <w:pPr>
              <w:pStyle w:val="ListParagraph"/>
              <w:ind w:left="0"/>
              <w:rPr>
                <w:del w:author="Murguia, Sahima" w:date="2022-03-15T22:39:00Z" w:id="2884"/>
                <w:strike/>
                <w:sz w:val="20"/>
                <w:szCs w:val="20"/>
                <w:lang w:val="en-US"/>
              </w:rPr>
            </w:pPr>
          </w:p>
        </w:tc>
        <w:tc>
          <w:tcPr>
            <w:tcW w:w="1276" w:type="dxa"/>
            <w:vMerge/>
            <w:vAlign w:val="center"/>
          </w:tcPr>
          <w:p w:rsidRPr="009463FF" w:rsidR="008D489C" w:rsidDel="00262379" w:rsidP="00153EF4" w:rsidRDefault="008D489C" w14:paraId="797FEEBB" w14:textId="3B814AAF">
            <w:pPr>
              <w:pStyle w:val="ListParagraph"/>
              <w:ind w:left="0"/>
              <w:rPr>
                <w:del w:author="Murguia, Sahima" w:date="2022-03-15T22:39:00Z" w:id="2885"/>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BF6873A" w14:textId="23D8FCA0">
            <w:pPr>
              <w:pStyle w:val="ListParagraph"/>
              <w:ind w:left="0"/>
              <w:rPr>
                <w:del w:author="Murguia, Sahima" w:date="2022-03-15T22:39:00Z" w:id="2886"/>
                <w:rFonts w:asciiTheme="majorHAnsi" w:hAnsiTheme="majorHAnsi" w:cstheme="majorHAnsi"/>
                <w:strike/>
                <w:szCs w:val="18"/>
                <w:lang w:val="en-US"/>
              </w:rPr>
            </w:pPr>
            <w:del w:author="Murguia, Sahima" w:date="2022-03-15T22:39:00Z" w:id="2887">
              <w:r w:rsidRPr="009463FF" w:rsidDel="00262379">
                <w:rPr>
                  <w:rFonts w:asciiTheme="majorHAnsi" w:hAnsiTheme="majorHAnsi" w:cstheme="majorHAnsi"/>
                  <w:strike/>
                  <w:szCs w:val="18"/>
                  <w:lang w:val="en-US"/>
                </w:rPr>
                <w:delText>Status</w:delText>
              </w:r>
            </w:del>
          </w:p>
        </w:tc>
        <w:tc>
          <w:tcPr>
            <w:tcW w:w="2127" w:type="dxa"/>
            <w:vAlign w:val="center"/>
          </w:tcPr>
          <w:p w:rsidRPr="009463FF" w:rsidR="008D489C" w:rsidDel="00262379" w:rsidP="00153EF4" w:rsidRDefault="008D489C" w14:paraId="7BAE8951" w14:textId="48E148D4">
            <w:pPr>
              <w:pStyle w:val="ListParagraph"/>
              <w:ind w:left="0"/>
              <w:rPr>
                <w:del w:author="Murguia, Sahima" w:date="2022-03-15T22:39:00Z" w:id="2888"/>
                <w:rFonts w:asciiTheme="majorHAnsi" w:hAnsiTheme="majorHAnsi" w:cstheme="majorHAnsi"/>
                <w:strike/>
                <w:szCs w:val="18"/>
                <w:lang w:val="en-US"/>
              </w:rPr>
            </w:pPr>
            <w:del w:author="Murguia, Sahima" w:date="2022-03-15T22:39:00Z" w:id="2889">
              <w:r w:rsidRPr="009463FF" w:rsidDel="00262379">
                <w:rPr>
                  <w:rFonts w:asciiTheme="majorHAnsi" w:hAnsiTheme="majorHAnsi" w:cstheme="majorHAnsi"/>
                  <w:strike/>
                  <w:szCs w:val="18"/>
                  <w:lang w:val="en-US"/>
                </w:rPr>
                <w:delText>STATUS_CD</w:delText>
              </w:r>
            </w:del>
          </w:p>
        </w:tc>
        <w:tc>
          <w:tcPr>
            <w:tcW w:w="850" w:type="dxa"/>
            <w:vAlign w:val="center"/>
          </w:tcPr>
          <w:p w:rsidRPr="009463FF" w:rsidR="008D489C" w:rsidDel="00262379" w:rsidP="00153EF4" w:rsidRDefault="008D489C" w14:paraId="71D6F30A" w14:textId="05B3B8B2">
            <w:pPr>
              <w:pStyle w:val="ListParagraph"/>
              <w:ind w:left="0"/>
              <w:rPr>
                <w:del w:author="Murguia, Sahima" w:date="2022-03-15T22:39:00Z" w:id="2890"/>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E36C855" w14:textId="5AC149AC">
            <w:pPr>
              <w:pStyle w:val="ListParagraph"/>
              <w:ind w:left="0"/>
              <w:rPr>
                <w:del w:author="Murguia, Sahima" w:date="2022-03-15T22:39:00Z" w:id="2891"/>
                <w:rFonts w:asciiTheme="majorHAnsi" w:hAnsiTheme="majorHAnsi" w:cstheme="majorHAnsi"/>
                <w:strike/>
                <w:szCs w:val="18"/>
                <w:lang w:val="en-US"/>
              </w:rPr>
            </w:pPr>
          </w:p>
        </w:tc>
      </w:tr>
      <w:tr w:rsidRPr="009463FF" w:rsidR="008D489C" w:rsidDel="00262379" w:rsidTr="00F1429D" w14:paraId="52C0E9E1" w14:textId="647CD90A">
        <w:trPr>
          <w:trHeight w:val="43"/>
          <w:del w:author="Murguia, Sahima" w:date="2022-03-15T22:39:00Z" w:id="2892"/>
        </w:trPr>
        <w:tc>
          <w:tcPr>
            <w:tcW w:w="1418" w:type="dxa"/>
            <w:vMerge/>
            <w:vAlign w:val="center"/>
          </w:tcPr>
          <w:p w:rsidRPr="009463FF" w:rsidR="008D489C" w:rsidDel="00262379" w:rsidP="00153EF4" w:rsidRDefault="008D489C" w14:paraId="0CAE5D74" w14:textId="2134FF8F">
            <w:pPr>
              <w:pStyle w:val="ListParagraph"/>
              <w:ind w:left="0"/>
              <w:rPr>
                <w:del w:author="Murguia, Sahima" w:date="2022-03-15T22:39:00Z" w:id="2893"/>
                <w:strike/>
                <w:sz w:val="20"/>
                <w:szCs w:val="20"/>
                <w:lang w:val="en-US"/>
              </w:rPr>
            </w:pPr>
          </w:p>
        </w:tc>
        <w:tc>
          <w:tcPr>
            <w:tcW w:w="1276" w:type="dxa"/>
            <w:vMerge/>
            <w:vAlign w:val="center"/>
          </w:tcPr>
          <w:p w:rsidRPr="009463FF" w:rsidR="008D489C" w:rsidDel="00262379" w:rsidP="00153EF4" w:rsidRDefault="008D489C" w14:paraId="1843F4CC" w14:textId="093CC3C1">
            <w:pPr>
              <w:pStyle w:val="ListParagraph"/>
              <w:ind w:left="0"/>
              <w:rPr>
                <w:del w:author="Murguia, Sahima" w:date="2022-03-15T22:39:00Z" w:id="2894"/>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212FECB" w14:textId="41688671">
            <w:pPr>
              <w:pStyle w:val="ListParagraph"/>
              <w:ind w:left="0"/>
              <w:rPr>
                <w:del w:author="Murguia, Sahima" w:date="2022-03-15T22:39:00Z" w:id="2895"/>
                <w:rFonts w:asciiTheme="majorHAnsi" w:hAnsiTheme="majorHAnsi" w:cstheme="majorHAnsi"/>
                <w:strike/>
                <w:szCs w:val="18"/>
                <w:lang w:val="en-US"/>
              </w:rPr>
            </w:pPr>
            <w:del w:author="Murguia, Sahima" w:date="2022-03-15T22:39:00Z" w:id="2896">
              <w:r w:rsidRPr="009463FF" w:rsidDel="00262379">
                <w:rPr>
                  <w:rFonts w:asciiTheme="majorHAnsi" w:hAnsiTheme="majorHAnsi" w:cstheme="majorHAnsi"/>
                  <w:strike/>
                  <w:szCs w:val="18"/>
                  <w:lang w:val="en-US"/>
                </w:rPr>
                <w:delText>Start Date</w:delText>
              </w:r>
            </w:del>
          </w:p>
        </w:tc>
        <w:tc>
          <w:tcPr>
            <w:tcW w:w="2127" w:type="dxa"/>
            <w:vAlign w:val="center"/>
          </w:tcPr>
          <w:p w:rsidRPr="009463FF" w:rsidR="008D489C" w:rsidDel="00262379" w:rsidP="00153EF4" w:rsidRDefault="008D489C" w14:paraId="2DC56C91" w14:textId="5E70F45D">
            <w:pPr>
              <w:pStyle w:val="ListParagraph"/>
              <w:ind w:left="0"/>
              <w:rPr>
                <w:del w:author="Murguia, Sahima" w:date="2022-03-15T22:39:00Z" w:id="2897"/>
                <w:rFonts w:asciiTheme="majorHAnsi" w:hAnsiTheme="majorHAnsi" w:cstheme="majorHAnsi"/>
                <w:strike/>
                <w:szCs w:val="18"/>
                <w:lang w:val="en-US"/>
              </w:rPr>
            </w:pPr>
            <w:del w:author="Murguia, Sahima" w:date="2022-03-15T22:39:00Z" w:id="2898">
              <w:r w:rsidRPr="009463FF" w:rsidDel="00262379">
                <w:rPr>
                  <w:rFonts w:asciiTheme="majorHAnsi" w:hAnsiTheme="majorHAnsi" w:cstheme="majorHAnsi"/>
                  <w:strike/>
                  <w:szCs w:val="18"/>
                  <w:lang w:val="en-US"/>
                </w:rPr>
                <w:delText>ACTL_START_DT</w:delText>
              </w:r>
            </w:del>
          </w:p>
        </w:tc>
        <w:tc>
          <w:tcPr>
            <w:tcW w:w="850" w:type="dxa"/>
            <w:vAlign w:val="center"/>
          </w:tcPr>
          <w:p w:rsidRPr="009463FF" w:rsidR="008D489C" w:rsidDel="00262379" w:rsidP="00153EF4" w:rsidRDefault="008D489C" w14:paraId="09E2C0B6" w14:textId="2E5B7FC2">
            <w:pPr>
              <w:pStyle w:val="ListParagraph"/>
              <w:ind w:left="0"/>
              <w:rPr>
                <w:del w:author="Murguia, Sahima" w:date="2022-03-15T22:39:00Z" w:id="2899"/>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B07BBEA" w14:textId="07410581">
            <w:pPr>
              <w:pStyle w:val="ListParagraph"/>
              <w:ind w:left="0"/>
              <w:rPr>
                <w:del w:author="Murguia, Sahima" w:date="2022-03-15T22:39:00Z" w:id="2900"/>
                <w:rFonts w:asciiTheme="majorHAnsi" w:hAnsiTheme="majorHAnsi" w:cstheme="majorHAnsi"/>
                <w:strike/>
                <w:szCs w:val="18"/>
                <w:lang w:val="en-US"/>
              </w:rPr>
            </w:pPr>
          </w:p>
        </w:tc>
      </w:tr>
      <w:tr w:rsidRPr="009463FF" w:rsidR="008D489C" w:rsidDel="00262379" w:rsidTr="00F1429D" w14:paraId="33022BBB" w14:textId="0E4EC1A1">
        <w:trPr>
          <w:trHeight w:val="43"/>
          <w:del w:author="Murguia, Sahima" w:date="2022-03-15T22:39:00Z" w:id="2901"/>
        </w:trPr>
        <w:tc>
          <w:tcPr>
            <w:tcW w:w="1418" w:type="dxa"/>
            <w:vMerge/>
            <w:vAlign w:val="center"/>
          </w:tcPr>
          <w:p w:rsidRPr="009463FF" w:rsidR="008D489C" w:rsidDel="00262379" w:rsidP="00153EF4" w:rsidRDefault="008D489C" w14:paraId="477EAF54" w14:textId="249F30CC">
            <w:pPr>
              <w:pStyle w:val="ListParagraph"/>
              <w:ind w:left="0"/>
              <w:rPr>
                <w:del w:author="Murguia, Sahima" w:date="2022-03-15T22:39:00Z" w:id="2902"/>
                <w:strike/>
                <w:sz w:val="20"/>
                <w:szCs w:val="20"/>
                <w:lang w:val="en-US"/>
              </w:rPr>
            </w:pPr>
          </w:p>
        </w:tc>
        <w:tc>
          <w:tcPr>
            <w:tcW w:w="1276" w:type="dxa"/>
            <w:vMerge/>
            <w:vAlign w:val="center"/>
          </w:tcPr>
          <w:p w:rsidRPr="009463FF" w:rsidR="008D489C" w:rsidDel="00262379" w:rsidP="00153EF4" w:rsidRDefault="008D489C" w14:paraId="6218F544" w14:textId="0A1FC5A0">
            <w:pPr>
              <w:pStyle w:val="ListParagraph"/>
              <w:ind w:left="0"/>
              <w:rPr>
                <w:del w:author="Murguia, Sahima" w:date="2022-03-15T22:39:00Z" w:id="2903"/>
                <w:rFonts w:asciiTheme="majorHAnsi" w:hAnsiTheme="majorHAnsi" w:cstheme="majorHAnsi"/>
                <w:strike/>
                <w:szCs w:val="18"/>
                <w:lang w:val="en-US"/>
              </w:rPr>
            </w:pPr>
          </w:p>
        </w:tc>
        <w:tc>
          <w:tcPr>
            <w:tcW w:w="1559" w:type="dxa"/>
            <w:vAlign w:val="center"/>
          </w:tcPr>
          <w:p w:rsidRPr="009463FF" w:rsidR="008D489C" w:rsidDel="00262379" w:rsidP="00153EF4" w:rsidRDefault="008D489C" w14:paraId="7286240A" w14:textId="49906240">
            <w:pPr>
              <w:pStyle w:val="ListParagraph"/>
              <w:ind w:left="0"/>
              <w:rPr>
                <w:del w:author="Murguia, Sahima" w:date="2022-03-15T22:39:00Z" w:id="2904"/>
                <w:rFonts w:asciiTheme="majorHAnsi" w:hAnsiTheme="majorHAnsi" w:cstheme="majorHAnsi"/>
                <w:strike/>
                <w:szCs w:val="18"/>
                <w:lang w:val="en-US"/>
              </w:rPr>
            </w:pPr>
            <w:del w:author="Murguia, Sahima" w:date="2022-03-15T22:39:00Z" w:id="2905">
              <w:r w:rsidRPr="009463FF" w:rsidDel="00262379">
                <w:rPr>
                  <w:rFonts w:asciiTheme="majorHAnsi" w:hAnsiTheme="majorHAnsi" w:cstheme="majorHAnsi"/>
                  <w:strike/>
                  <w:szCs w:val="18"/>
                  <w:lang w:val="en-US"/>
                </w:rPr>
                <w:delText>End Date</w:delText>
              </w:r>
            </w:del>
          </w:p>
        </w:tc>
        <w:tc>
          <w:tcPr>
            <w:tcW w:w="2127" w:type="dxa"/>
            <w:vAlign w:val="center"/>
          </w:tcPr>
          <w:p w:rsidRPr="009463FF" w:rsidR="008D489C" w:rsidDel="00262379" w:rsidP="00153EF4" w:rsidRDefault="008D489C" w14:paraId="1F219AE1" w14:textId="3E7DD0FF">
            <w:pPr>
              <w:pStyle w:val="ListParagraph"/>
              <w:ind w:left="0"/>
              <w:rPr>
                <w:del w:author="Murguia, Sahima" w:date="2022-03-15T22:39:00Z" w:id="2906"/>
                <w:rFonts w:asciiTheme="majorHAnsi" w:hAnsiTheme="majorHAnsi" w:cstheme="majorHAnsi"/>
                <w:strike/>
                <w:szCs w:val="18"/>
                <w:lang w:val="en-US"/>
              </w:rPr>
            </w:pPr>
            <w:del w:author="Murguia, Sahima" w:date="2022-03-15T22:39:00Z" w:id="2907">
              <w:r w:rsidRPr="009463FF" w:rsidDel="00262379">
                <w:rPr>
                  <w:rFonts w:asciiTheme="majorHAnsi" w:hAnsiTheme="majorHAnsi" w:cstheme="majorHAnsi"/>
                  <w:strike/>
                  <w:szCs w:val="18"/>
                  <w:lang w:val="en-US"/>
                </w:rPr>
                <w:delText>ACTL_END_DT</w:delText>
              </w:r>
            </w:del>
          </w:p>
        </w:tc>
        <w:tc>
          <w:tcPr>
            <w:tcW w:w="850" w:type="dxa"/>
            <w:vAlign w:val="center"/>
          </w:tcPr>
          <w:p w:rsidRPr="009463FF" w:rsidR="008D489C" w:rsidDel="00262379" w:rsidP="00153EF4" w:rsidRDefault="008D489C" w14:paraId="673F7E55" w14:textId="7BC790BD">
            <w:pPr>
              <w:pStyle w:val="ListParagraph"/>
              <w:ind w:left="0"/>
              <w:rPr>
                <w:del w:author="Murguia, Sahima" w:date="2022-03-15T22:39:00Z" w:id="2908"/>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9DE5F7E" w14:textId="32089527">
            <w:pPr>
              <w:pStyle w:val="ListParagraph"/>
              <w:ind w:left="0"/>
              <w:rPr>
                <w:del w:author="Murguia, Sahima" w:date="2022-03-15T22:39:00Z" w:id="2909"/>
                <w:rFonts w:asciiTheme="majorHAnsi" w:hAnsiTheme="majorHAnsi" w:cstheme="majorHAnsi"/>
                <w:strike/>
                <w:szCs w:val="18"/>
                <w:lang w:val="en-US"/>
              </w:rPr>
            </w:pPr>
          </w:p>
        </w:tc>
      </w:tr>
      <w:tr w:rsidRPr="009463FF" w:rsidR="008D489C" w:rsidDel="00262379" w:rsidTr="00F1429D" w14:paraId="103D4292" w14:textId="385DFE83">
        <w:trPr>
          <w:trHeight w:val="43"/>
          <w:del w:author="Murguia, Sahima" w:date="2022-03-15T22:39:00Z" w:id="2910"/>
        </w:trPr>
        <w:tc>
          <w:tcPr>
            <w:tcW w:w="1418" w:type="dxa"/>
            <w:vMerge/>
            <w:vAlign w:val="center"/>
          </w:tcPr>
          <w:p w:rsidRPr="009463FF" w:rsidR="008D489C" w:rsidDel="00262379" w:rsidP="00153EF4" w:rsidRDefault="008D489C" w14:paraId="0983021A" w14:textId="7E66E366">
            <w:pPr>
              <w:pStyle w:val="ListParagraph"/>
              <w:ind w:left="0"/>
              <w:rPr>
                <w:del w:author="Murguia, Sahima" w:date="2022-03-15T22:39:00Z" w:id="2911"/>
                <w:strike/>
                <w:sz w:val="20"/>
                <w:szCs w:val="20"/>
                <w:lang w:val="en-US"/>
              </w:rPr>
            </w:pPr>
          </w:p>
        </w:tc>
        <w:tc>
          <w:tcPr>
            <w:tcW w:w="1276" w:type="dxa"/>
            <w:vMerge/>
            <w:vAlign w:val="center"/>
          </w:tcPr>
          <w:p w:rsidRPr="009463FF" w:rsidR="008D489C" w:rsidDel="00262379" w:rsidP="00153EF4" w:rsidRDefault="008D489C" w14:paraId="01F45BEB" w14:textId="4C2EBCCF">
            <w:pPr>
              <w:pStyle w:val="ListParagraph"/>
              <w:ind w:left="0"/>
              <w:rPr>
                <w:del w:author="Murguia, Sahima" w:date="2022-03-15T22:39:00Z" w:id="2912"/>
                <w:rFonts w:asciiTheme="majorHAnsi" w:hAnsiTheme="majorHAnsi" w:cstheme="majorHAnsi"/>
                <w:strike/>
                <w:szCs w:val="18"/>
                <w:lang w:val="en-US"/>
              </w:rPr>
            </w:pPr>
          </w:p>
        </w:tc>
        <w:tc>
          <w:tcPr>
            <w:tcW w:w="1559" w:type="dxa"/>
            <w:vAlign w:val="center"/>
          </w:tcPr>
          <w:p w:rsidRPr="009463FF" w:rsidR="008D489C" w:rsidDel="00262379" w:rsidP="00153EF4" w:rsidRDefault="008D489C" w14:paraId="1676E9E4" w14:textId="15141399">
            <w:pPr>
              <w:pStyle w:val="ListParagraph"/>
              <w:ind w:left="0"/>
              <w:rPr>
                <w:del w:author="Murguia, Sahima" w:date="2022-03-15T22:39:00Z" w:id="2913"/>
                <w:rFonts w:asciiTheme="majorHAnsi" w:hAnsiTheme="majorHAnsi" w:cstheme="majorHAnsi"/>
                <w:strike/>
                <w:szCs w:val="18"/>
                <w:lang w:val="en-US"/>
              </w:rPr>
            </w:pPr>
            <w:del w:author="Murguia, Sahima" w:date="2022-03-15T22:39:00Z" w:id="2914">
              <w:r w:rsidRPr="009463FF" w:rsidDel="00262379">
                <w:rPr>
                  <w:rFonts w:asciiTheme="majorHAnsi" w:hAnsiTheme="majorHAnsi" w:cstheme="majorHAnsi"/>
                  <w:strike/>
                  <w:szCs w:val="18"/>
                  <w:lang w:val="en-US"/>
                </w:rPr>
                <w:delText>Stock Status</w:delText>
              </w:r>
            </w:del>
          </w:p>
        </w:tc>
        <w:tc>
          <w:tcPr>
            <w:tcW w:w="2127" w:type="dxa"/>
            <w:vAlign w:val="center"/>
          </w:tcPr>
          <w:p w:rsidRPr="009463FF" w:rsidR="008D489C" w:rsidDel="00262379" w:rsidP="00153EF4" w:rsidRDefault="008D489C" w14:paraId="6AF7870D" w14:textId="4D7F6FCF">
            <w:pPr>
              <w:pStyle w:val="ListParagraph"/>
              <w:ind w:left="0"/>
              <w:rPr>
                <w:del w:author="Murguia, Sahima" w:date="2022-03-15T22:39:00Z" w:id="2915"/>
                <w:rFonts w:asciiTheme="majorHAnsi" w:hAnsiTheme="majorHAnsi" w:cstheme="majorHAnsi"/>
                <w:strike/>
                <w:szCs w:val="18"/>
                <w:lang w:val="en-US"/>
              </w:rPr>
            </w:pPr>
            <w:del w:author="Murguia, Sahima" w:date="2022-03-15T22:39:00Z" w:id="2916">
              <w:r w:rsidRPr="009463FF" w:rsidDel="00262379">
                <w:rPr>
                  <w:rFonts w:asciiTheme="majorHAnsi" w:hAnsiTheme="majorHAnsi" w:cstheme="majorHAnsi"/>
                  <w:strike/>
                  <w:szCs w:val="18"/>
                  <w:lang w:val="en-US"/>
                </w:rPr>
                <w:delText>X_STOCK_STATUS_CD</w:delText>
              </w:r>
            </w:del>
          </w:p>
        </w:tc>
        <w:tc>
          <w:tcPr>
            <w:tcW w:w="850" w:type="dxa"/>
            <w:vAlign w:val="center"/>
          </w:tcPr>
          <w:p w:rsidRPr="009463FF" w:rsidR="008D489C" w:rsidDel="00262379" w:rsidP="00153EF4" w:rsidRDefault="008D489C" w14:paraId="3504E98C" w14:textId="2CF13BC8">
            <w:pPr>
              <w:pStyle w:val="ListParagraph"/>
              <w:ind w:left="0"/>
              <w:rPr>
                <w:del w:author="Murguia, Sahima" w:date="2022-03-15T22:39:00Z" w:id="2917"/>
                <w:rFonts w:asciiTheme="majorHAnsi" w:hAnsiTheme="majorHAnsi" w:cstheme="majorHAnsi"/>
                <w:strike/>
                <w:szCs w:val="18"/>
                <w:lang w:val="en-US"/>
              </w:rPr>
            </w:pPr>
          </w:p>
        </w:tc>
        <w:tc>
          <w:tcPr>
            <w:tcW w:w="2954" w:type="dxa"/>
            <w:vAlign w:val="center"/>
          </w:tcPr>
          <w:p w:rsidRPr="009463FF" w:rsidR="008D489C" w:rsidDel="00262379" w:rsidP="00153EF4" w:rsidRDefault="008D489C" w14:paraId="18806206" w14:textId="3D8F2A7E">
            <w:pPr>
              <w:pStyle w:val="ListParagraph"/>
              <w:ind w:left="0"/>
              <w:rPr>
                <w:del w:author="Murguia, Sahima" w:date="2022-03-15T22:39:00Z" w:id="2918"/>
                <w:rFonts w:asciiTheme="majorHAnsi" w:hAnsiTheme="majorHAnsi" w:cstheme="majorHAnsi"/>
                <w:strike/>
                <w:szCs w:val="18"/>
                <w:lang w:val="en-US"/>
              </w:rPr>
            </w:pPr>
          </w:p>
        </w:tc>
      </w:tr>
      <w:tr w:rsidRPr="009463FF" w:rsidR="008D489C" w:rsidDel="00262379" w:rsidTr="00F1429D" w14:paraId="50EE8E8F" w14:textId="47FD9885">
        <w:trPr>
          <w:trHeight w:val="43"/>
          <w:del w:author="Murguia, Sahima" w:date="2022-03-15T22:39:00Z" w:id="2919"/>
        </w:trPr>
        <w:tc>
          <w:tcPr>
            <w:tcW w:w="1418" w:type="dxa"/>
            <w:vMerge/>
            <w:vAlign w:val="center"/>
          </w:tcPr>
          <w:p w:rsidRPr="009463FF" w:rsidR="008D489C" w:rsidDel="00262379" w:rsidP="00153EF4" w:rsidRDefault="008D489C" w14:paraId="1DD2B62D" w14:textId="08F9C029">
            <w:pPr>
              <w:pStyle w:val="ListParagraph"/>
              <w:ind w:left="0"/>
              <w:rPr>
                <w:del w:author="Murguia, Sahima" w:date="2022-03-15T22:39:00Z" w:id="2920"/>
                <w:strike/>
                <w:sz w:val="20"/>
                <w:szCs w:val="20"/>
                <w:lang w:val="en-US"/>
              </w:rPr>
            </w:pPr>
          </w:p>
        </w:tc>
        <w:tc>
          <w:tcPr>
            <w:tcW w:w="1276" w:type="dxa"/>
            <w:vMerge/>
            <w:vAlign w:val="center"/>
          </w:tcPr>
          <w:p w:rsidRPr="009463FF" w:rsidR="008D489C" w:rsidDel="00262379" w:rsidP="00153EF4" w:rsidRDefault="008D489C" w14:paraId="37A39EA9" w14:textId="704D8CD4">
            <w:pPr>
              <w:pStyle w:val="ListParagraph"/>
              <w:ind w:left="0"/>
              <w:rPr>
                <w:del w:author="Murguia, Sahima" w:date="2022-03-15T22:39:00Z" w:id="2921"/>
                <w:rFonts w:asciiTheme="majorHAnsi" w:hAnsiTheme="majorHAnsi" w:cstheme="majorHAnsi"/>
                <w:strike/>
                <w:szCs w:val="18"/>
                <w:lang w:val="en-US"/>
              </w:rPr>
            </w:pPr>
          </w:p>
        </w:tc>
        <w:tc>
          <w:tcPr>
            <w:tcW w:w="1559" w:type="dxa"/>
            <w:vAlign w:val="center"/>
          </w:tcPr>
          <w:p w:rsidRPr="009463FF" w:rsidR="008D489C" w:rsidDel="00262379" w:rsidP="00153EF4" w:rsidRDefault="008D489C" w14:paraId="1B0A89B8" w14:textId="7FC49F4C">
            <w:pPr>
              <w:pStyle w:val="ListParagraph"/>
              <w:ind w:left="0"/>
              <w:rPr>
                <w:del w:author="Murguia, Sahima" w:date="2022-03-15T22:39:00Z" w:id="2922"/>
                <w:rFonts w:asciiTheme="majorHAnsi" w:hAnsiTheme="majorHAnsi" w:cstheme="majorHAnsi"/>
                <w:strike/>
                <w:szCs w:val="18"/>
                <w:lang w:val="en-US"/>
              </w:rPr>
            </w:pPr>
            <w:del w:author="Murguia, Sahima" w:date="2022-03-15T22:39:00Z" w:id="2923">
              <w:r w:rsidRPr="009463FF" w:rsidDel="00262379">
                <w:rPr>
                  <w:rFonts w:asciiTheme="majorHAnsi" w:hAnsiTheme="majorHAnsi" w:cstheme="majorHAnsi"/>
                  <w:strike/>
                  <w:szCs w:val="18"/>
                  <w:lang w:val="en-US"/>
                </w:rPr>
                <w:delText>Due</w:delText>
              </w:r>
            </w:del>
          </w:p>
        </w:tc>
        <w:tc>
          <w:tcPr>
            <w:tcW w:w="2127" w:type="dxa"/>
            <w:vAlign w:val="center"/>
          </w:tcPr>
          <w:p w:rsidRPr="009463FF" w:rsidR="008D489C" w:rsidDel="00262379" w:rsidP="00153EF4" w:rsidRDefault="008D489C" w14:paraId="7E5226E4" w14:textId="2E9A5E95">
            <w:pPr>
              <w:pStyle w:val="ListParagraph"/>
              <w:ind w:left="0"/>
              <w:rPr>
                <w:del w:author="Murguia, Sahima" w:date="2022-03-15T22:39:00Z" w:id="2924"/>
                <w:rFonts w:asciiTheme="majorHAnsi" w:hAnsiTheme="majorHAnsi" w:cstheme="majorHAnsi"/>
                <w:strike/>
                <w:szCs w:val="18"/>
                <w:lang w:val="en-US"/>
              </w:rPr>
            </w:pPr>
            <w:del w:author="Murguia, Sahima" w:date="2022-03-15T22:39:00Z" w:id="2925">
              <w:r w:rsidRPr="009463FF" w:rsidDel="00262379">
                <w:rPr>
                  <w:rFonts w:asciiTheme="majorHAnsi" w:hAnsiTheme="majorHAnsi" w:cstheme="majorHAnsi"/>
                  <w:strike/>
                  <w:szCs w:val="18"/>
                  <w:lang w:val="en-US"/>
                </w:rPr>
                <w:delText>DUE_DT</w:delText>
              </w:r>
            </w:del>
          </w:p>
        </w:tc>
        <w:tc>
          <w:tcPr>
            <w:tcW w:w="850" w:type="dxa"/>
            <w:vAlign w:val="center"/>
          </w:tcPr>
          <w:p w:rsidRPr="009463FF" w:rsidR="008D489C" w:rsidDel="00262379" w:rsidP="00153EF4" w:rsidRDefault="008D489C" w14:paraId="30AAEADF" w14:textId="732B491A">
            <w:pPr>
              <w:pStyle w:val="ListParagraph"/>
              <w:ind w:left="0"/>
              <w:rPr>
                <w:del w:author="Murguia, Sahima" w:date="2022-03-15T22:39:00Z" w:id="2926"/>
                <w:rFonts w:asciiTheme="majorHAnsi" w:hAnsiTheme="majorHAnsi" w:cstheme="majorHAnsi"/>
                <w:strike/>
                <w:szCs w:val="18"/>
                <w:lang w:val="en-US"/>
              </w:rPr>
            </w:pPr>
          </w:p>
        </w:tc>
        <w:tc>
          <w:tcPr>
            <w:tcW w:w="2954" w:type="dxa"/>
            <w:vAlign w:val="center"/>
          </w:tcPr>
          <w:p w:rsidRPr="009463FF" w:rsidR="008D489C" w:rsidDel="00262379" w:rsidP="00153EF4" w:rsidRDefault="008D489C" w14:paraId="2801322C" w14:textId="5EA05584">
            <w:pPr>
              <w:pStyle w:val="ListParagraph"/>
              <w:ind w:left="0"/>
              <w:rPr>
                <w:del w:author="Murguia, Sahima" w:date="2022-03-15T22:39:00Z" w:id="2927"/>
                <w:rFonts w:asciiTheme="majorHAnsi" w:hAnsiTheme="majorHAnsi" w:cstheme="majorHAnsi"/>
                <w:strike/>
                <w:szCs w:val="18"/>
                <w:lang w:val="en-US"/>
              </w:rPr>
            </w:pPr>
          </w:p>
        </w:tc>
      </w:tr>
      <w:tr w:rsidRPr="009463FF" w:rsidR="008D489C" w:rsidDel="00262379" w:rsidTr="00F1429D" w14:paraId="6821963B" w14:textId="7452E18D">
        <w:trPr>
          <w:trHeight w:val="43"/>
          <w:del w:author="Murguia, Sahima" w:date="2022-03-15T22:39:00Z" w:id="2928"/>
        </w:trPr>
        <w:tc>
          <w:tcPr>
            <w:tcW w:w="1418" w:type="dxa"/>
            <w:vMerge/>
            <w:vAlign w:val="center"/>
          </w:tcPr>
          <w:p w:rsidRPr="009463FF" w:rsidR="008D489C" w:rsidDel="00262379" w:rsidP="00153EF4" w:rsidRDefault="008D489C" w14:paraId="75701908" w14:textId="66D111E9">
            <w:pPr>
              <w:pStyle w:val="ListParagraph"/>
              <w:ind w:left="0"/>
              <w:rPr>
                <w:del w:author="Murguia, Sahima" w:date="2022-03-15T22:39:00Z" w:id="2929"/>
                <w:strike/>
                <w:sz w:val="20"/>
                <w:szCs w:val="20"/>
                <w:lang w:val="en-US"/>
              </w:rPr>
            </w:pPr>
          </w:p>
        </w:tc>
        <w:tc>
          <w:tcPr>
            <w:tcW w:w="1276" w:type="dxa"/>
            <w:vMerge/>
            <w:vAlign w:val="center"/>
          </w:tcPr>
          <w:p w:rsidRPr="009463FF" w:rsidR="008D489C" w:rsidDel="00262379" w:rsidP="00153EF4" w:rsidRDefault="008D489C" w14:paraId="687D31A1" w14:textId="7DA9118D">
            <w:pPr>
              <w:pStyle w:val="ListParagraph"/>
              <w:ind w:left="0"/>
              <w:rPr>
                <w:del w:author="Murguia, Sahima" w:date="2022-03-15T22:39:00Z" w:id="2930"/>
                <w:rFonts w:asciiTheme="majorHAnsi" w:hAnsiTheme="majorHAnsi" w:cstheme="majorHAnsi"/>
                <w:strike/>
                <w:szCs w:val="18"/>
                <w:lang w:val="en-US"/>
              </w:rPr>
            </w:pPr>
          </w:p>
        </w:tc>
        <w:tc>
          <w:tcPr>
            <w:tcW w:w="1559" w:type="dxa"/>
            <w:vAlign w:val="center"/>
          </w:tcPr>
          <w:p w:rsidRPr="009463FF" w:rsidR="008D489C" w:rsidDel="00262379" w:rsidP="00153EF4" w:rsidRDefault="008D489C" w14:paraId="25E5D2B8" w14:textId="2EFFBC97">
            <w:pPr>
              <w:pStyle w:val="ListParagraph"/>
              <w:ind w:left="0"/>
              <w:rPr>
                <w:del w:author="Murguia, Sahima" w:date="2022-03-15T22:39:00Z" w:id="2931"/>
                <w:rFonts w:asciiTheme="majorHAnsi" w:hAnsiTheme="majorHAnsi" w:cstheme="majorHAnsi"/>
                <w:strike/>
                <w:szCs w:val="18"/>
                <w:lang w:val="en-US"/>
              </w:rPr>
            </w:pPr>
            <w:del w:author="Murguia, Sahima" w:date="2022-03-15T22:39:00Z" w:id="2932">
              <w:r w:rsidRPr="009463FF" w:rsidDel="00262379">
                <w:rPr>
                  <w:rFonts w:asciiTheme="majorHAnsi" w:hAnsiTheme="majorHAnsi" w:cstheme="majorHAnsi"/>
                  <w:strike/>
                  <w:szCs w:val="18"/>
                  <w:lang w:val="en-US"/>
                </w:rPr>
                <w:delText>Cycle Count Category</w:delText>
              </w:r>
            </w:del>
          </w:p>
        </w:tc>
        <w:tc>
          <w:tcPr>
            <w:tcW w:w="2127" w:type="dxa"/>
            <w:vAlign w:val="center"/>
          </w:tcPr>
          <w:p w:rsidRPr="009463FF" w:rsidR="008D489C" w:rsidDel="00262379" w:rsidP="00153EF4" w:rsidRDefault="008D489C" w14:paraId="7CD19F87" w14:textId="2F5F3EA5">
            <w:pPr>
              <w:pStyle w:val="ListParagraph"/>
              <w:ind w:left="0"/>
              <w:rPr>
                <w:del w:author="Murguia, Sahima" w:date="2022-03-15T22:39:00Z" w:id="2933"/>
                <w:rFonts w:asciiTheme="majorHAnsi" w:hAnsiTheme="majorHAnsi" w:cstheme="majorHAnsi"/>
                <w:strike/>
                <w:szCs w:val="18"/>
                <w:lang w:val="en-US"/>
              </w:rPr>
            </w:pPr>
            <w:del w:author="Murguia, Sahima" w:date="2022-03-15T22:39:00Z" w:id="2934">
              <w:r w:rsidRPr="009463FF" w:rsidDel="00262379">
                <w:rPr>
                  <w:rFonts w:asciiTheme="majorHAnsi" w:hAnsiTheme="majorHAnsi" w:cstheme="majorHAnsi"/>
                  <w:strike/>
                  <w:szCs w:val="18"/>
                  <w:lang w:val="en-US"/>
                </w:rPr>
                <w:delText>X_CYCLE_COUNT_CAT_CD</w:delText>
              </w:r>
            </w:del>
          </w:p>
        </w:tc>
        <w:tc>
          <w:tcPr>
            <w:tcW w:w="850" w:type="dxa"/>
            <w:vAlign w:val="center"/>
          </w:tcPr>
          <w:p w:rsidRPr="009463FF" w:rsidR="008D489C" w:rsidDel="00262379" w:rsidP="00153EF4" w:rsidRDefault="008D489C" w14:paraId="10E1F136" w14:textId="73F31129">
            <w:pPr>
              <w:pStyle w:val="ListParagraph"/>
              <w:ind w:left="0"/>
              <w:rPr>
                <w:del w:author="Murguia, Sahima" w:date="2022-03-15T22:39:00Z" w:id="2935"/>
                <w:rFonts w:asciiTheme="majorHAnsi" w:hAnsiTheme="majorHAnsi" w:cstheme="majorHAnsi"/>
                <w:strike/>
                <w:szCs w:val="18"/>
                <w:lang w:val="en-US"/>
              </w:rPr>
            </w:pPr>
          </w:p>
        </w:tc>
        <w:tc>
          <w:tcPr>
            <w:tcW w:w="2954" w:type="dxa"/>
            <w:vAlign w:val="center"/>
          </w:tcPr>
          <w:p w:rsidRPr="009463FF" w:rsidR="008D489C" w:rsidDel="00262379" w:rsidP="00153EF4" w:rsidRDefault="008D489C" w14:paraId="46EF5F23" w14:textId="4EE64E33">
            <w:pPr>
              <w:pStyle w:val="ListParagraph"/>
              <w:ind w:left="0"/>
              <w:rPr>
                <w:del w:author="Murguia, Sahima" w:date="2022-03-15T22:39:00Z" w:id="2936"/>
                <w:rFonts w:asciiTheme="majorHAnsi" w:hAnsiTheme="majorHAnsi" w:cstheme="majorHAnsi"/>
                <w:strike/>
                <w:szCs w:val="18"/>
                <w:lang w:val="en-US"/>
              </w:rPr>
            </w:pPr>
          </w:p>
        </w:tc>
      </w:tr>
      <w:tr w:rsidRPr="009463FF" w:rsidR="008D489C" w:rsidDel="00262379" w:rsidTr="00F1429D" w14:paraId="7DEA4535" w14:textId="05581FBB">
        <w:trPr>
          <w:trHeight w:val="43"/>
          <w:del w:author="Murguia, Sahima" w:date="2022-03-15T22:39:00Z" w:id="2937"/>
        </w:trPr>
        <w:tc>
          <w:tcPr>
            <w:tcW w:w="1418" w:type="dxa"/>
            <w:vMerge/>
            <w:vAlign w:val="center"/>
          </w:tcPr>
          <w:p w:rsidRPr="009463FF" w:rsidR="008D489C" w:rsidDel="00262379" w:rsidP="00153EF4" w:rsidRDefault="008D489C" w14:paraId="2BD759E4" w14:textId="2AA3D510">
            <w:pPr>
              <w:pStyle w:val="ListParagraph"/>
              <w:ind w:left="0"/>
              <w:rPr>
                <w:del w:author="Murguia, Sahima" w:date="2022-03-15T22:39:00Z" w:id="2938"/>
                <w:strike/>
                <w:sz w:val="20"/>
                <w:szCs w:val="20"/>
                <w:lang w:val="en-US"/>
              </w:rPr>
            </w:pPr>
          </w:p>
        </w:tc>
        <w:tc>
          <w:tcPr>
            <w:tcW w:w="1276" w:type="dxa"/>
            <w:vMerge w:val="restart"/>
            <w:vAlign w:val="center"/>
          </w:tcPr>
          <w:p w:rsidRPr="009463FF" w:rsidR="008D489C" w:rsidDel="00262379" w:rsidP="00153EF4" w:rsidRDefault="008D489C" w14:paraId="7FA0394B" w14:textId="07ABB4DE">
            <w:pPr>
              <w:pStyle w:val="ListParagraph"/>
              <w:ind w:left="0"/>
              <w:rPr>
                <w:del w:author="Murguia, Sahima" w:date="2022-03-15T22:39:00Z" w:id="2939"/>
                <w:rFonts w:asciiTheme="majorHAnsi" w:hAnsiTheme="majorHAnsi" w:cstheme="majorHAnsi"/>
                <w:strike/>
                <w:szCs w:val="18"/>
                <w:lang w:val="en-US"/>
              </w:rPr>
            </w:pPr>
            <w:del w:author="Murguia, Sahima" w:date="2022-03-15T22:39:00Z" w:id="2940">
              <w:r w:rsidRPr="009463FF" w:rsidDel="00262379">
                <w:rPr>
                  <w:rFonts w:asciiTheme="majorHAnsi" w:hAnsiTheme="majorHAnsi" w:cstheme="majorHAnsi"/>
                  <w:strike/>
                  <w:szCs w:val="18"/>
                  <w:lang w:val="en-US"/>
                </w:rPr>
                <w:delText>S_PROD_INT</w:delText>
              </w:r>
            </w:del>
          </w:p>
        </w:tc>
        <w:tc>
          <w:tcPr>
            <w:tcW w:w="1559" w:type="dxa"/>
            <w:vAlign w:val="center"/>
          </w:tcPr>
          <w:p w:rsidRPr="009463FF" w:rsidR="008D489C" w:rsidDel="00262379" w:rsidP="00153EF4" w:rsidRDefault="008D489C" w14:paraId="40C2FEA9" w14:textId="64CA37F7">
            <w:pPr>
              <w:pStyle w:val="ListParagraph"/>
              <w:ind w:left="0"/>
              <w:rPr>
                <w:del w:author="Murguia, Sahima" w:date="2022-03-15T22:39:00Z" w:id="2941"/>
                <w:rFonts w:asciiTheme="majorHAnsi" w:hAnsiTheme="majorHAnsi" w:cstheme="majorHAnsi"/>
                <w:strike/>
                <w:szCs w:val="18"/>
                <w:lang w:val="en-US"/>
              </w:rPr>
            </w:pPr>
            <w:del w:author="Murguia, Sahima" w:date="2022-03-15T22:39:00Z" w:id="2942">
              <w:r w:rsidRPr="009463FF" w:rsidDel="00262379">
                <w:rPr>
                  <w:rFonts w:asciiTheme="majorHAnsi" w:hAnsiTheme="majorHAnsi" w:cstheme="majorHAnsi"/>
                  <w:strike/>
                  <w:szCs w:val="18"/>
                  <w:lang w:val="en-US"/>
                </w:rPr>
                <w:delText>Product Name</w:delText>
              </w:r>
            </w:del>
          </w:p>
        </w:tc>
        <w:tc>
          <w:tcPr>
            <w:tcW w:w="2127" w:type="dxa"/>
            <w:vAlign w:val="center"/>
          </w:tcPr>
          <w:p w:rsidRPr="009463FF" w:rsidR="008D489C" w:rsidDel="00262379" w:rsidP="00153EF4" w:rsidRDefault="008D489C" w14:paraId="13B08286" w14:textId="5CD80365">
            <w:pPr>
              <w:pStyle w:val="ListParagraph"/>
              <w:ind w:left="0"/>
              <w:rPr>
                <w:del w:author="Murguia, Sahima" w:date="2022-03-15T22:39:00Z" w:id="2943"/>
                <w:rFonts w:asciiTheme="majorHAnsi" w:hAnsiTheme="majorHAnsi" w:cstheme="majorHAnsi"/>
                <w:strike/>
                <w:szCs w:val="18"/>
                <w:lang w:val="en-US"/>
              </w:rPr>
            </w:pPr>
            <w:del w:author="Murguia, Sahima" w:date="2022-03-15T22:39:00Z" w:id="2944">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758BFC15" w14:textId="3A6DC418">
            <w:pPr>
              <w:pStyle w:val="ListParagraph"/>
              <w:ind w:left="0"/>
              <w:rPr>
                <w:del w:author="Murguia, Sahima" w:date="2022-03-15T22:39:00Z" w:id="2945"/>
                <w:rFonts w:asciiTheme="majorHAnsi" w:hAnsiTheme="majorHAnsi" w:cstheme="majorHAnsi"/>
                <w:strike/>
                <w:szCs w:val="18"/>
                <w:lang w:val="en-US"/>
              </w:rPr>
            </w:pPr>
            <w:del w:author="Murguia, Sahima" w:date="2022-03-15T22:39:00Z" w:id="2946">
              <w:r w:rsidRPr="009463FF" w:rsidDel="00262379">
                <w:rPr>
                  <w:rFonts w:asciiTheme="majorHAnsi" w:hAnsiTheme="majorHAnsi" w:cstheme="majorHAnsi"/>
                  <w:strike/>
                  <w:szCs w:val="18"/>
                  <w:lang w:val="en-US"/>
                </w:rPr>
                <w:delText>DCL</w:delText>
              </w:r>
            </w:del>
          </w:p>
        </w:tc>
        <w:tc>
          <w:tcPr>
            <w:tcW w:w="2954" w:type="dxa"/>
            <w:vAlign w:val="center"/>
          </w:tcPr>
          <w:p w:rsidRPr="009463FF" w:rsidR="008D489C" w:rsidDel="00262379" w:rsidP="00153EF4" w:rsidRDefault="008D489C" w14:paraId="1652B4AE" w14:textId="20089C12">
            <w:pPr>
              <w:pStyle w:val="ListParagraph"/>
              <w:ind w:left="0"/>
              <w:rPr>
                <w:del w:author="Murguia, Sahima" w:date="2022-03-15T22:39:00Z" w:id="2947"/>
                <w:rFonts w:asciiTheme="majorHAnsi" w:hAnsiTheme="majorHAnsi" w:cstheme="majorHAnsi"/>
                <w:strike/>
                <w:szCs w:val="18"/>
                <w:lang w:val="en-US"/>
              </w:rPr>
            </w:pPr>
          </w:p>
        </w:tc>
      </w:tr>
      <w:tr w:rsidRPr="009463FF" w:rsidR="008D489C" w:rsidDel="00262379" w:rsidTr="00F1429D" w14:paraId="6A1339B3" w14:textId="230663E0">
        <w:trPr>
          <w:trHeight w:val="43"/>
          <w:del w:author="Murguia, Sahima" w:date="2022-03-15T22:39:00Z" w:id="2948"/>
        </w:trPr>
        <w:tc>
          <w:tcPr>
            <w:tcW w:w="1418" w:type="dxa"/>
            <w:vMerge/>
            <w:vAlign w:val="center"/>
          </w:tcPr>
          <w:p w:rsidRPr="009463FF" w:rsidR="008D489C" w:rsidDel="00262379" w:rsidP="00153EF4" w:rsidRDefault="008D489C" w14:paraId="71597925" w14:textId="20C5FD76">
            <w:pPr>
              <w:pStyle w:val="ListParagraph"/>
              <w:ind w:left="0"/>
              <w:rPr>
                <w:del w:author="Murguia, Sahima" w:date="2022-03-15T22:39:00Z" w:id="2949"/>
                <w:strike/>
                <w:sz w:val="20"/>
                <w:szCs w:val="20"/>
                <w:lang w:val="en-US"/>
              </w:rPr>
            </w:pPr>
          </w:p>
        </w:tc>
        <w:tc>
          <w:tcPr>
            <w:tcW w:w="1276" w:type="dxa"/>
            <w:vMerge/>
            <w:vAlign w:val="center"/>
          </w:tcPr>
          <w:p w:rsidRPr="009463FF" w:rsidR="008D489C" w:rsidDel="00262379" w:rsidP="00153EF4" w:rsidRDefault="008D489C" w14:paraId="108984FE" w14:textId="66995801">
            <w:pPr>
              <w:pStyle w:val="ListParagraph"/>
              <w:ind w:left="0"/>
              <w:rPr>
                <w:del w:author="Murguia, Sahima" w:date="2022-03-15T22:39:00Z" w:id="2950"/>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6BFC431" w14:textId="4BF4947D">
            <w:pPr>
              <w:pStyle w:val="ListParagraph"/>
              <w:ind w:left="0"/>
              <w:rPr>
                <w:del w:author="Murguia, Sahima" w:date="2022-03-15T22:39:00Z" w:id="2951"/>
                <w:rFonts w:asciiTheme="majorHAnsi" w:hAnsiTheme="majorHAnsi" w:cstheme="majorHAnsi"/>
                <w:strike/>
                <w:szCs w:val="18"/>
                <w:lang w:val="en-US"/>
              </w:rPr>
            </w:pPr>
            <w:del w:author="Murguia, Sahima" w:date="2022-03-15T22:39:00Z" w:id="2952">
              <w:r w:rsidRPr="009463FF" w:rsidDel="00262379">
                <w:rPr>
                  <w:rFonts w:asciiTheme="majorHAnsi" w:hAnsiTheme="majorHAnsi" w:cstheme="majorHAnsi"/>
                  <w:strike/>
                  <w:szCs w:val="18"/>
                  <w:lang w:val="en-US"/>
                </w:rPr>
                <w:delText>UOM</w:delText>
              </w:r>
            </w:del>
          </w:p>
        </w:tc>
        <w:tc>
          <w:tcPr>
            <w:tcW w:w="2127" w:type="dxa"/>
            <w:vAlign w:val="center"/>
          </w:tcPr>
          <w:p w:rsidRPr="009463FF" w:rsidR="008D489C" w:rsidDel="00262379" w:rsidP="00153EF4" w:rsidRDefault="008D489C" w14:paraId="05D63CF5" w14:textId="47F966E7">
            <w:pPr>
              <w:pStyle w:val="ListParagraph"/>
              <w:ind w:left="0"/>
              <w:rPr>
                <w:del w:author="Murguia, Sahima" w:date="2022-03-15T22:39:00Z" w:id="2953"/>
                <w:rFonts w:asciiTheme="majorHAnsi" w:hAnsiTheme="majorHAnsi" w:cstheme="majorHAnsi"/>
                <w:strike/>
                <w:szCs w:val="18"/>
                <w:lang w:val="en-US"/>
              </w:rPr>
            </w:pPr>
            <w:del w:author="Murguia, Sahima" w:date="2022-03-15T22:39:00Z" w:id="2954">
              <w:r w:rsidRPr="009463FF" w:rsidDel="00262379">
                <w:rPr>
                  <w:rFonts w:asciiTheme="majorHAnsi" w:hAnsiTheme="majorHAnsi" w:cstheme="majorHAnsi"/>
                  <w:strike/>
                  <w:szCs w:val="18"/>
                  <w:lang w:val="en-US"/>
                </w:rPr>
                <w:delText>UOM_CD</w:delText>
              </w:r>
            </w:del>
          </w:p>
        </w:tc>
        <w:tc>
          <w:tcPr>
            <w:tcW w:w="850" w:type="dxa"/>
            <w:vAlign w:val="center"/>
          </w:tcPr>
          <w:p w:rsidRPr="009463FF" w:rsidR="008D489C" w:rsidDel="00262379" w:rsidP="00153EF4" w:rsidRDefault="008D489C" w14:paraId="06ED3C7A" w14:textId="436DC968">
            <w:pPr>
              <w:pStyle w:val="ListParagraph"/>
              <w:ind w:left="0"/>
              <w:rPr>
                <w:del w:author="Murguia, Sahima" w:date="2022-03-15T22:39:00Z" w:id="2955"/>
                <w:rFonts w:asciiTheme="majorHAnsi" w:hAnsiTheme="majorHAnsi" w:cstheme="majorHAnsi"/>
                <w:strike/>
                <w:szCs w:val="18"/>
                <w:lang w:val="en-US"/>
              </w:rPr>
            </w:pPr>
            <w:del w:author="Murguia, Sahima" w:date="2022-03-15T22:39:00Z" w:id="2956">
              <w:r w:rsidRPr="009463FF" w:rsidDel="00262379">
                <w:rPr>
                  <w:rFonts w:asciiTheme="majorHAnsi" w:hAnsiTheme="majorHAnsi" w:cstheme="majorHAnsi"/>
                  <w:strike/>
                  <w:szCs w:val="18"/>
                  <w:lang w:val="en-US"/>
                </w:rPr>
                <w:delText>Formula</w:delText>
              </w:r>
            </w:del>
          </w:p>
        </w:tc>
        <w:tc>
          <w:tcPr>
            <w:tcW w:w="2954" w:type="dxa"/>
            <w:vAlign w:val="center"/>
          </w:tcPr>
          <w:p w:rsidRPr="009463FF" w:rsidR="008D489C" w:rsidDel="00262379" w:rsidP="00153EF4" w:rsidRDefault="008D489C" w14:paraId="5635D402" w14:textId="65D477D7">
            <w:pPr>
              <w:pStyle w:val="ListParagraph"/>
              <w:ind w:left="0"/>
              <w:rPr>
                <w:del w:author="Murguia, Sahima" w:date="2022-03-15T22:39:00Z" w:id="2957"/>
                <w:rFonts w:asciiTheme="majorHAnsi" w:hAnsiTheme="majorHAnsi" w:cstheme="majorHAnsi"/>
                <w:strike/>
                <w:szCs w:val="18"/>
                <w:lang w:val="en-US"/>
              </w:rPr>
            </w:pPr>
          </w:p>
        </w:tc>
      </w:tr>
      <w:tr w:rsidRPr="009463FF" w:rsidR="008D489C" w:rsidDel="00262379" w:rsidTr="00F1429D" w14:paraId="30B0DB1D" w14:textId="5FE73D89">
        <w:trPr>
          <w:trHeight w:val="43"/>
          <w:del w:author="Murguia, Sahima" w:date="2022-03-15T22:39:00Z" w:id="2958"/>
        </w:trPr>
        <w:tc>
          <w:tcPr>
            <w:tcW w:w="1418" w:type="dxa"/>
            <w:vMerge/>
            <w:vAlign w:val="center"/>
          </w:tcPr>
          <w:p w:rsidRPr="009463FF" w:rsidR="008D489C" w:rsidDel="00262379" w:rsidP="00153EF4" w:rsidRDefault="008D489C" w14:paraId="74A63737" w14:textId="47324A03">
            <w:pPr>
              <w:pStyle w:val="ListParagraph"/>
              <w:ind w:left="0"/>
              <w:rPr>
                <w:del w:author="Murguia, Sahima" w:date="2022-03-15T22:39:00Z" w:id="2959"/>
                <w:strike/>
                <w:sz w:val="20"/>
                <w:szCs w:val="20"/>
                <w:lang w:val="en-US"/>
              </w:rPr>
            </w:pPr>
          </w:p>
        </w:tc>
        <w:tc>
          <w:tcPr>
            <w:tcW w:w="1276" w:type="dxa"/>
            <w:vMerge/>
            <w:vAlign w:val="center"/>
          </w:tcPr>
          <w:p w:rsidRPr="009463FF" w:rsidR="008D489C" w:rsidDel="00262379" w:rsidP="00153EF4" w:rsidRDefault="008D489C" w14:paraId="27A1239B" w14:textId="6F4E336C">
            <w:pPr>
              <w:pStyle w:val="ListParagraph"/>
              <w:ind w:left="0"/>
              <w:rPr>
                <w:del w:author="Murguia, Sahima" w:date="2022-03-15T22:39:00Z" w:id="2960"/>
                <w:rFonts w:asciiTheme="majorHAnsi" w:hAnsiTheme="majorHAnsi" w:cstheme="majorHAnsi"/>
                <w:strike/>
                <w:szCs w:val="18"/>
                <w:lang w:val="en-US"/>
              </w:rPr>
            </w:pPr>
          </w:p>
        </w:tc>
        <w:tc>
          <w:tcPr>
            <w:tcW w:w="1559" w:type="dxa"/>
            <w:vAlign w:val="center"/>
          </w:tcPr>
          <w:p w:rsidRPr="009463FF" w:rsidR="008D489C" w:rsidDel="00262379" w:rsidP="00153EF4" w:rsidRDefault="008D489C" w14:paraId="6BDFB711" w14:textId="74EFED54">
            <w:pPr>
              <w:pStyle w:val="ListParagraph"/>
              <w:ind w:left="0"/>
              <w:rPr>
                <w:del w:author="Murguia, Sahima" w:date="2022-03-15T22:39:00Z" w:id="2961"/>
                <w:rFonts w:asciiTheme="majorHAnsi" w:hAnsiTheme="majorHAnsi" w:cstheme="majorHAnsi"/>
                <w:strike/>
                <w:szCs w:val="18"/>
                <w:lang w:val="en-US"/>
              </w:rPr>
            </w:pPr>
            <w:del w:author="Murguia, Sahima" w:date="2022-03-15T22:39:00Z" w:id="2962">
              <w:r w:rsidRPr="009463FF" w:rsidDel="00262379">
                <w:rPr>
                  <w:rFonts w:asciiTheme="majorHAnsi" w:hAnsiTheme="majorHAnsi" w:cstheme="majorHAnsi"/>
                  <w:strike/>
                  <w:szCs w:val="18"/>
                  <w:lang w:val="en-US"/>
                </w:rPr>
                <w:delText>Product Code</w:delText>
              </w:r>
            </w:del>
          </w:p>
        </w:tc>
        <w:tc>
          <w:tcPr>
            <w:tcW w:w="2127" w:type="dxa"/>
            <w:vAlign w:val="center"/>
          </w:tcPr>
          <w:p w:rsidRPr="009463FF" w:rsidR="008D489C" w:rsidDel="00262379" w:rsidP="00153EF4" w:rsidRDefault="008D489C" w14:paraId="007EE524" w14:textId="0309AF14">
            <w:pPr>
              <w:pStyle w:val="ListParagraph"/>
              <w:ind w:left="0"/>
              <w:rPr>
                <w:del w:author="Murguia, Sahima" w:date="2022-03-15T22:39:00Z" w:id="2963"/>
                <w:rFonts w:asciiTheme="majorHAnsi" w:hAnsiTheme="majorHAnsi" w:cstheme="majorHAnsi"/>
                <w:strike/>
                <w:szCs w:val="18"/>
                <w:lang w:val="en-US"/>
              </w:rPr>
            </w:pPr>
            <w:del w:author="Murguia, Sahima" w:date="2022-03-15T22:39:00Z" w:id="2964">
              <w:r w:rsidRPr="009463FF" w:rsidDel="00262379">
                <w:rPr>
                  <w:rFonts w:asciiTheme="majorHAnsi" w:hAnsiTheme="majorHAnsi" w:cstheme="majorHAnsi"/>
                  <w:strike/>
                  <w:szCs w:val="18"/>
                  <w:lang w:val="en-US"/>
                </w:rPr>
                <w:delText>PART_NUM</w:delText>
              </w:r>
            </w:del>
          </w:p>
        </w:tc>
        <w:tc>
          <w:tcPr>
            <w:tcW w:w="850" w:type="dxa"/>
            <w:vAlign w:val="center"/>
          </w:tcPr>
          <w:p w:rsidRPr="009463FF" w:rsidR="008D489C" w:rsidDel="00262379" w:rsidP="00153EF4" w:rsidRDefault="008D489C" w14:paraId="1F29412A" w14:textId="258E3DE0">
            <w:pPr>
              <w:pStyle w:val="ListParagraph"/>
              <w:ind w:left="0"/>
              <w:rPr>
                <w:del w:author="Murguia, Sahima" w:date="2022-03-15T22:39:00Z" w:id="2965"/>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CB5ACBF" w14:textId="5CE88947">
            <w:pPr>
              <w:pStyle w:val="ListParagraph"/>
              <w:ind w:left="0"/>
              <w:rPr>
                <w:del w:author="Murguia, Sahima" w:date="2022-03-15T22:39:00Z" w:id="2966"/>
                <w:rFonts w:asciiTheme="majorHAnsi" w:hAnsiTheme="majorHAnsi" w:cstheme="majorHAnsi"/>
                <w:strike/>
                <w:szCs w:val="18"/>
                <w:lang w:val="en-US"/>
              </w:rPr>
            </w:pPr>
          </w:p>
        </w:tc>
      </w:tr>
      <w:tr w:rsidRPr="009463FF" w:rsidR="008D489C" w:rsidDel="00262379" w:rsidTr="00F1429D" w14:paraId="0F7AEFA8" w14:textId="33ADBD73">
        <w:trPr>
          <w:trHeight w:val="43"/>
          <w:del w:author="Murguia, Sahima" w:date="2022-03-15T22:39:00Z" w:id="2967"/>
        </w:trPr>
        <w:tc>
          <w:tcPr>
            <w:tcW w:w="1418" w:type="dxa"/>
            <w:vMerge/>
            <w:vAlign w:val="center"/>
          </w:tcPr>
          <w:p w:rsidRPr="009463FF" w:rsidR="008D489C" w:rsidDel="00262379" w:rsidP="00153EF4" w:rsidRDefault="008D489C" w14:paraId="493588FE" w14:textId="45309B51">
            <w:pPr>
              <w:pStyle w:val="ListParagraph"/>
              <w:ind w:left="0"/>
              <w:rPr>
                <w:del w:author="Murguia, Sahima" w:date="2022-03-15T22:39:00Z" w:id="2968"/>
                <w:strike/>
                <w:sz w:val="20"/>
                <w:szCs w:val="20"/>
                <w:lang w:val="en-US"/>
              </w:rPr>
            </w:pPr>
          </w:p>
        </w:tc>
        <w:tc>
          <w:tcPr>
            <w:tcW w:w="1276" w:type="dxa"/>
            <w:vMerge/>
            <w:vAlign w:val="center"/>
          </w:tcPr>
          <w:p w:rsidRPr="009463FF" w:rsidR="008D489C" w:rsidDel="00262379" w:rsidP="00153EF4" w:rsidRDefault="008D489C" w14:paraId="25D54407" w14:textId="74C35780">
            <w:pPr>
              <w:pStyle w:val="ListParagraph"/>
              <w:ind w:left="0"/>
              <w:rPr>
                <w:del w:author="Murguia, Sahima" w:date="2022-03-15T22:39:00Z" w:id="2969"/>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19F8C86" w14:textId="0A77ADDE">
            <w:pPr>
              <w:pStyle w:val="ListParagraph"/>
              <w:ind w:left="0"/>
              <w:rPr>
                <w:del w:author="Murguia, Sahima" w:date="2022-03-15T22:39:00Z" w:id="2970"/>
                <w:rFonts w:asciiTheme="majorHAnsi" w:hAnsiTheme="majorHAnsi" w:cstheme="majorHAnsi"/>
                <w:strike/>
                <w:szCs w:val="18"/>
                <w:lang w:val="en-US"/>
              </w:rPr>
            </w:pPr>
            <w:del w:author="Murguia, Sahima" w:date="2022-03-15T22:39:00Z" w:id="2971">
              <w:r w:rsidRPr="009463FF" w:rsidDel="00262379">
                <w:rPr>
                  <w:rFonts w:asciiTheme="majorHAnsi" w:hAnsiTheme="majorHAnsi" w:cstheme="majorHAnsi"/>
                  <w:strike/>
                  <w:szCs w:val="18"/>
                  <w:lang w:val="en-US"/>
                </w:rPr>
                <w:delText>Description</w:delText>
              </w:r>
            </w:del>
          </w:p>
        </w:tc>
        <w:tc>
          <w:tcPr>
            <w:tcW w:w="2127" w:type="dxa"/>
            <w:vAlign w:val="center"/>
          </w:tcPr>
          <w:p w:rsidRPr="009463FF" w:rsidR="008D489C" w:rsidDel="00262379" w:rsidP="00153EF4" w:rsidRDefault="008D489C" w14:paraId="60DEAB32" w14:textId="74331F8F">
            <w:pPr>
              <w:pStyle w:val="ListParagraph"/>
              <w:ind w:left="0"/>
              <w:rPr>
                <w:del w:author="Murguia, Sahima" w:date="2022-03-15T22:39:00Z" w:id="2972"/>
                <w:rFonts w:asciiTheme="majorHAnsi" w:hAnsiTheme="majorHAnsi" w:cstheme="majorHAnsi"/>
                <w:strike/>
                <w:szCs w:val="18"/>
                <w:lang w:val="en-US"/>
              </w:rPr>
            </w:pPr>
            <w:del w:author="Murguia, Sahima" w:date="2022-03-15T22:39:00Z" w:id="2973">
              <w:r w:rsidRPr="009463FF" w:rsidDel="00262379">
                <w:rPr>
                  <w:rFonts w:asciiTheme="majorHAnsi" w:hAnsiTheme="majorHAnsi" w:cstheme="majorHAnsi"/>
                  <w:strike/>
                  <w:szCs w:val="18"/>
                  <w:lang w:val="en-US"/>
                </w:rPr>
                <w:delText>DESC_TEXT</w:delText>
              </w:r>
            </w:del>
          </w:p>
        </w:tc>
        <w:tc>
          <w:tcPr>
            <w:tcW w:w="850" w:type="dxa"/>
            <w:vAlign w:val="center"/>
          </w:tcPr>
          <w:p w:rsidRPr="009463FF" w:rsidR="008D489C" w:rsidDel="00262379" w:rsidP="00153EF4" w:rsidRDefault="008D489C" w14:paraId="595A980C" w14:textId="684EB3EC">
            <w:pPr>
              <w:pStyle w:val="ListParagraph"/>
              <w:ind w:left="0"/>
              <w:rPr>
                <w:del w:author="Murguia, Sahima" w:date="2022-03-15T22:39:00Z" w:id="2974"/>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387E578" w14:textId="2E59520E">
            <w:pPr>
              <w:pStyle w:val="ListParagraph"/>
              <w:ind w:left="0"/>
              <w:rPr>
                <w:del w:author="Murguia, Sahima" w:date="2022-03-15T22:39:00Z" w:id="2975"/>
                <w:rFonts w:asciiTheme="majorHAnsi" w:hAnsiTheme="majorHAnsi" w:cstheme="majorHAnsi"/>
                <w:strike/>
                <w:szCs w:val="18"/>
                <w:lang w:val="en-US"/>
              </w:rPr>
            </w:pPr>
          </w:p>
        </w:tc>
      </w:tr>
      <w:tr w:rsidRPr="009463FF" w:rsidR="008D489C" w:rsidDel="00262379" w:rsidTr="00F1429D" w14:paraId="72C35F75" w14:textId="2F539277">
        <w:trPr>
          <w:trHeight w:val="43"/>
          <w:del w:author="Murguia, Sahima" w:date="2022-03-15T22:39:00Z" w:id="2976"/>
        </w:trPr>
        <w:tc>
          <w:tcPr>
            <w:tcW w:w="1418" w:type="dxa"/>
            <w:vMerge/>
            <w:vAlign w:val="center"/>
          </w:tcPr>
          <w:p w:rsidRPr="009463FF" w:rsidR="008D489C" w:rsidDel="00262379" w:rsidP="00153EF4" w:rsidRDefault="008D489C" w14:paraId="3179BCBE" w14:textId="2B49C0DE">
            <w:pPr>
              <w:pStyle w:val="ListParagraph"/>
              <w:ind w:left="0"/>
              <w:rPr>
                <w:del w:author="Murguia, Sahima" w:date="2022-03-15T22:39:00Z" w:id="2977"/>
                <w:strike/>
                <w:sz w:val="20"/>
                <w:szCs w:val="20"/>
                <w:lang w:val="en-US"/>
              </w:rPr>
            </w:pPr>
          </w:p>
        </w:tc>
        <w:tc>
          <w:tcPr>
            <w:tcW w:w="1276" w:type="dxa"/>
            <w:vMerge/>
            <w:vAlign w:val="center"/>
          </w:tcPr>
          <w:p w:rsidRPr="009463FF" w:rsidR="008D489C" w:rsidDel="00262379" w:rsidP="00153EF4" w:rsidRDefault="008D489C" w14:paraId="264A9892" w14:textId="4778C131">
            <w:pPr>
              <w:pStyle w:val="ListParagraph"/>
              <w:ind w:left="0"/>
              <w:rPr>
                <w:del w:author="Murguia, Sahima" w:date="2022-03-15T22:39:00Z" w:id="2978"/>
                <w:rFonts w:asciiTheme="majorHAnsi" w:hAnsiTheme="majorHAnsi" w:cstheme="majorHAnsi"/>
                <w:strike/>
                <w:szCs w:val="18"/>
                <w:lang w:val="en-US"/>
              </w:rPr>
            </w:pPr>
          </w:p>
        </w:tc>
        <w:tc>
          <w:tcPr>
            <w:tcW w:w="1559" w:type="dxa"/>
            <w:vAlign w:val="center"/>
          </w:tcPr>
          <w:p w:rsidRPr="009463FF" w:rsidR="008D489C" w:rsidDel="00262379" w:rsidP="00153EF4" w:rsidRDefault="008D489C" w14:paraId="16CBE0D3" w14:textId="32B4CAC5">
            <w:pPr>
              <w:pStyle w:val="ListParagraph"/>
              <w:ind w:left="0"/>
              <w:rPr>
                <w:del w:author="Murguia, Sahima" w:date="2022-03-15T22:39:00Z" w:id="2979"/>
                <w:rFonts w:asciiTheme="majorHAnsi" w:hAnsiTheme="majorHAnsi" w:cstheme="majorHAnsi"/>
                <w:strike/>
                <w:szCs w:val="18"/>
                <w:lang w:val="en-US"/>
              </w:rPr>
            </w:pPr>
            <w:del w:author="Murguia, Sahima" w:date="2022-03-15T22:39:00Z" w:id="2980">
              <w:r w:rsidRPr="009463FF" w:rsidDel="00262379">
                <w:rPr>
                  <w:rFonts w:asciiTheme="majorHAnsi" w:hAnsiTheme="majorHAnsi" w:cstheme="majorHAnsi"/>
                  <w:strike/>
                  <w:szCs w:val="18"/>
                  <w:lang w:val="en-US"/>
                </w:rPr>
                <w:delText>Category</w:delText>
              </w:r>
            </w:del>
          </w:p>
        </w:tc>
        <w:tc>
          <w:tcPr>
            <w:tcW w:w="2127" w:type="dxa"/>
            <w:vAlign w:val="center"/>
          </w:tcPr>
          <w:p w:rsidRPr="009463FF" w:rsidR="008D489C" w:rsidDel="00262379" w:rsidP="00153EF4" w:rsidRDefault="008D489C" w14:paraId="267CB294" w14:textId="42030C36">
            <w:pPr>
              <w:pStyle w:val="ListParagraph"/>
              <w:ind w:left="0"/>
              <w:rPr>
                <w:del w:author="Murguia, Sahima" w:date="2022-03-15T22:39:00Z" w:id="2981"/>
                <w:rFonts w:asciiTheme="majorHAnsi" w:hAnsiTheme="majorHAnsi" w:cstheme="majorHAnsi"/>
                <w:strike/>
                <w:szCs w:val="18"/>
                <w:lang w:val="en-US"/>
              </w:rPr>
            </w:pPr>
            <w:del w:author="Murguia, Sahima" w:date="2022-03-15T22:39:00Z" w:id="2982">
              <w:r w:rsidRPr="009463FF" w:rsidDel="00262379">
                <w:rPr>
                  <w:rFonts w:asciiTheme="majorHAnsi" w:hAnsiTheme="majorHAnsi" w:cstheme="majorHAnsi"/>
                  <w:strike/>
                  <w:szCs w:val="18"/>
                  <w:lang w:val="en-US"/>
                </w:rPr>
                <w:delText>TYPE</w:delText>
              </w:r>
            </w:del>
          </w:p>
        </w:tc>
        <w:tc>
          <w:tcPr>
            <w:tcW w:w="850" w:type="dxa"/>
            <w:vAlign w:val="center"/>
          </w:tcPr>
          <w:p w:rsidRPr="009463FF" w:rsidR="008D489C" w:rsidDel="00262379" w:rsidP="00153EF4" w:rsidRDefault="008D489C" w14:paraId="18DBACE3" w14:textId="09F85E18">
            <w:pPr>
              <w:pStyle w:val="ListParagraph"/>
              <w:ind w:left="0"/>
              <w:rPr>
                <w:del w:author="Murguia, Sahima" w:date="2022-03-15T22:39:00Z" w:id="2983"/>
                <w:rFonts w:asciiTheme="majorHAnsi" w:hAnsiTheme="majorHAnsi" w:cstheme="majorHAnsi"/>
                <w:strike/>
                <w:szCs w:val="18"/>
                <w:lang w:val="en-US"/>
              </w:rPr>
            </w:pPr>
          </w:p>
        </w:tc>
        <w:tc>
          <w:tcPr>
            <w:tcW w:w="2954" w:type="dxa"/>
            <w:vAlign w:val="center"/>
          </w:tcPr>
          <w:p w:rsidRPr="009463FF" w:rsidR="008D489C" w:rsidDel="00262379" w:rsidP="00153EF4" w:rsidRDefault="008D489C" w14:paraId="3E844121" w14:textId="183E7678">
            <w:pPr>
              <w:pStyle w:val="ListParagraph"/>
              <w:ind w:left="0"/>
              <w:rPr>
                <w:del w:author="Murguia, Sahima" w:date="2022-03-15T22:39:00Z" w:id="2984"/>
                <w:rFonts w:asciiTheme="majorHAnsi" w:hAnsiTheme="majorHAnsi" w:cstheme="majorHAnsi"/>
                <w:strike/>
                <w:szCs w:val="18"/>
                <w:lang w:val="en-US"/>
              </w:rPr>
            </w:pPr>
          </w:p>
        </w:tc>
      </w:tr>
      <w:tr w:rsidRPr="009463FF" w:rsidR="008D489C" w:rsidDel="00262379" w:rsidTr="00F1429D" w14:paraId="57B35D01" w14:textId="5AC468B1">
        <w:trPr>
          <w:trHeight w:val="43"/>
          <w:del w:author="Murguia, Sahima" w:date="2022-03-15T22:39:00Z" w:id="2985"/>
        </w:trPr>
        <w:tc>
          <w:tcPr>
            <w:tcW w:w="1418" w:type="dxa"/>
            <w:vMerge/>
            <w:vAlign w:val="center"/>
          </w:tcPr>
          <w:p w:rsidRPr="009463FF" w:rsidR="008D489C" w:rsidDel="00262379" w:rsidP="00153EF4" w:rsidRDefault="008D489C" w14:paraId="4AD98CE9" w14:textId="3426B3E7">
            <w:pPr>
              <w:pStyle w:val="ListParagraph"/>
              <w:ind w:left="0"/>
              <w:rPr>
                <w:del w:author="Murguia, Sahima" w:date="2022-03-15T22:39:00Z" w:id="2986"/>
                <w:strike/>
                <w:sz w:val="20"/>
                <w:szCs w:val="20"/>
                <w:lang w:val="en-US"/>
              </w:rPr>
            </w:pPr>
          </w:p>
        </w:tc>
        <w:tc>
          <w:tcPr>
            <w:tcW w:w="1276" w:type="dxa"/>
            <w:vMerge/>
            <w:vAlign w:val="center"/>
          </w:tcPr>
          <w:p w:rsidRPr="009463FF" w:rsidR="008D489C" w:rsidDel="00262379" w:rsidP="00153EF4" w:rsidRDefault="008D489C" w14:paraId="16FFAA87" w14:textId="4BD06222">
            <w:pPr>
              <w:pStyle w:val="ListParagraph"/>
              <w:ind w:left="0"/>
              <w:rPr>
                <w:del w:author="Murguia, Sahima" w:date="2022-03-15T22:39:00Z" w:id="2987"/>
                <w:rFonts w:asciiTheme="majorHAnsi" w:hAnsiTheme="majorHAnsi" w:cstheme="majorHAnsi"/>
                <w:strike/>
                <w:szCs w:val="18"/>
                <w:lang w:val="en-US"/>
              </w:rPr>
            </w:pPr>
          </w:p>
        </w:tc>
        <w:tc>
          <w:tcPr>
            <w:tcW w:w="1559" w:type="dxa"/>
            <w:vAlign w:val="center"/>
          </w:tcPr>
          <w:p w:rsidRPr="009463FF" w:rsidR="008D489C" w:rsidDel="00262379" w:rsidP="00153EF4" w:rsidRDefault="008D489C" w14:paraId="693DB563" w14:textId="19C94AF7">
            <w:pPr>
              <w:pStyle w:val="ListParagraph"/>
              <w:ind w:left="0"/>
              <w:rPr>
                <w:del w:author="Murguia, Sahima" w:date="2022-03-15T22:39:00Z" w:id="2988"/>
                <w:rFonts w:asciiTheme="majorHAnsi" w:hAnsiTheme="majorHAnsi" w:cstheme="majorHAnsi"/>
                <w:strike/>
                <w:szCs w:val="18"/>
                <w:lang w:val="en-US"/>
              </w:rPr>
            </w:pPr>
            <w:del w:author="Murguia, Sahima" w:date="2022-03-15T22:39:00Z" w:id="2989">
              <w:r w:rsidRPr="009463FF" w:rsidDel="00262379">
                <w:rPr>
                  <w:rFonts w:asciiTheme="majorHAnsi" w:hAnsiTheme="majorHAnsi" w:cstheme="majorHAnsi"/>
                  <w:strike/>
                  <w:szCs w:val="18"/>
                  <w:lang w:val="en-US"/>
                </w:rPr>
                <w:delText>Sub Category</w:delText>
              </w:r>
            </w:del>
          </w:p>
        </w:tc>
        <w:tc>
          <w:tcPr>
            <w:tcW w:w="2127" w:type="dxa"/>
            <w:vAlign w:val="center"/>
          </w:tcPr>
          <w:p w:rsidRPr="009463FF" w:rsidR="008D489C" w:rsidDel="00262379" w:rsidP="00153EF4" w:rsidRDefault="008D489C" w14:paraId="7F648794" w14:textId="6DCA7A1F">
            <w:pPr>
              <w:pStyle w:val="ListParagraph"/>
              <w:ind w:left="0"/>
              <w:rPr>
                <w:del w:author="Murguia, Sahima" w:date="2022-03-15T22:39:00Z" w:id="2990"/>
                <w:rFonts w:asciiTheme="majorHAnsi" w:hAnsiTheme="majorHAnsi" w:cstheme="majorHAnsi"/>
                <w:strike/>
                <w:szCs w:val="18"/>
                <w:lang w:val="en-US"/>
              </w:rPr>
            </w:pPr>
            <w:del w:author="Murguia, Sahima" w:date="2022-03-15T22:39:00Z" w:id="2991">
              <w:r w:rsidRPr="009463FF" w:rsidDel="00262379">
                <w:rPr>
                  <w:rFonts w:asciiTheme="majorHAnsi" w:hAnsiTheme="majorHAnsi" w:cstheme="majorHAnsi"/>
                  <w:strike/>
                  <w:szCs w:val="18"/>
                  <w:lang w:val="en-US"/>
                </w:rPr>
                <w:delText>X_SUB_CATEGORY</w:delText>
              </w:r>
            </w:del>
          </w:p>
        </w:tc>
        <w:tc>
          <w:tcPr>
            <w:tcW w:w="850" w:type="dxa"/>
            <w:vAlign w:val="center"/>
          </w:tcPr>
          <w:p w:rsidRPr="009463FF" w:rsidR="008D489C" w:rsidDel="00262379" w:rsidP="00153EF4" w:rsidRDefault="008D489C" w14:paraId="4EB23931" w14:textId="0BBBF059">
            <w:pPr>
              <w:pStyle w:val="ListParagraph"/>
              <w:ind w:left="0"/>
              <w:rPr>
                <w:del w:author="Murguia, Sahima" w:date="2022-03-15T22:39:00Z" w:id="2992"/>
                <w:rFonts w:asciiTheme="majorHAnsi" w:hAnsiTheme="majorHAnsi" w:cstheme="majorHAnsi"/>
                <w:strike/>
                <w:szCs w:val="18"/>
                <w:lang w:val="en-US"/>
              </w:rPr>
            </w:pPr>
          </w:p>
        </w:tc>
        <w:tc>
          <w:tcPr>
            <w:tcW w:w="2954" w:type="dxa"/>
            <w:vAlign w:val="center"/>
          </w:tcPr>
          <w:p w:rsidRPr="009463FF" w:rsidR="008D489C" w:rsidDel="00262379" w:rsidP="00153EF4" w:rsidRDefault="008D489C" w14:paraId="2648F388" w14:textId="44004E30">
            <w:pPr>
              <w:pStyle w:val="ListParagraph"/>
              <w:ind w:left="0"/>
              <w:rPr>
                <w:del w:author="Murguia, Sahima" w:date="2022-03-15T22:39:00Z" w:id="2993"/>
                <w:rFonts w:asciiTheme="majorHAnsi" w:hAnsiTheme="majorHAnsi" w:cstheme="majorHAnsi"/>
                <w:strike/>
                <w:szCs w:val="18"/>
                <w:lang w:val="en-US"/>
              </w:rPr>
            </w:pPr>
          </w:p>
        </w:tc>
      </w:tr>
      <w:tr w:rsidRPr="009463FF" w:rsidR="008D489C" w:rsidDel="00262379" w:rsidTr="00F1429D" w14:paraId="44E6AA81" w14:textId="6A110F8F">
        <w:trPr>
          <w:trHeight w:val="43"/>
          <w:del w:author="Murguia, Sahima" w:date="2022-03-15T22:39:00Z" w:id="2994"/>
        </w:trPr>
        <w:tc>
          <w:tcPr>
            <w:tcW w:w="1418" w:type="dxa"/>
            <w:vMerge/>
            <w:vAlign w:val="center"/>
          </w:tcPr>
          <w:p w:rsidRPr="009463FF" w:rsidR="008D489C" w:rsidDel="00262379" w:rsidP="00153EF4" w:rsidRDefault="008D489C" w14:paraId="4CAFAB0E" w14:textId="3BF145AA">
            <w:pPr>
              <w:pStyle w:val="ListParagraph"/>
              <w:ind w:left="0"/>
              <w:rPr>
                <w:del w:author="Murguia, Sahima" w:date="2022-03-15T22:39:00Z" w:id="2995"/>
                <w:strike/>
                <w:sz w:val="20"/>
                <w:szCs w:val="20"/>
                <w:lang w:val="en-US"/>
              </w:rPr>
            </w:pPr>
          </w:p>
        </w:tc>
        <w:tc>
          <w:tcPr>
            <w:tcW w:w="1276" w:type="dxa"/>
            <w:vMerge/>
            <w:vAlign w:val="center"/>
          </w:tcPr>
          <w:p w:rsidRPr="009463FF" w:rsidR="008D489C" w:rsidDel="00262379" w:rsidP="00153EF4" w:rsidRDefault="008D489C" w14:paraId="0A421C45" w14:textId="320A4BCC">
            <w:pPr>
              <w:pStyle w:val="ListParagraph"/>
              <w:ind w:left="0"/>
              <w:rPr>
                <w:del w:author="Murguia, Sahima" w:date="2022-03-15T22:39:00Z" w:id="2996"/>
                <w:rFonts w:asciiTheme="majorHAnsi" w:hAnsiTheme="majorHAnsi" w:cstheme="majorHAnsi"/>
                <w:strike/>
                <w:szCs w:val="18"/>
                <w:lang w:val="en-US"/>
              </w:rPr>
            </w:pPr>
          </w:p>
        </w:tc>
        <w:tc>
          <w:tcPr>
            <w:tcW w:w="1559" w:type="dxa"/>
            <w:vAlign w:val="center"/>
          </w:tcPr>
          <w:p w:rsidRPr="009463FF" w:rsidR="008D489C" w:rsidDel="00262379" w:rsidP="00153EF4" w:rsidRDefault="008D489C" w14:paraId="254330ED" w14:textId="425E9432">
            <w:pPr>
              <w:pStyle w:val="ListParagraph"/>
              <w:ind w:left="0"/>
              <w:rPr>
                <w:del w:author="Murguia, Sahima" w:date="2022-03-15T22:39:00Z" w:id="2997"/>
                <w:rFonts w:asciiTheme="majorHAnsi" w:hAnsiTheme="majorHAnsi" w:cstheme="majorHAnsi"/>
                <w:strike/>
                <w:szCs w:val="18"/>
                <w:lang w:val="en-US"/>
              </w:rPr>
            </w:pPr>
            <w:del w:author="Murguia, Sahima" w:date="2022-03-15T22:39:00Z" w:id="2998">
              <w:r w:rsidRPr="009463FF" w:rsidDel="00262379">
                <w:rPr>
                  <w:rFonts w:asciiTheme="majorHAnsi" w:hAnsiTheme="majorHAnsi" w:cstheme="majorHAnsi"/>
                  <w:strike/>
                  <w:szCs w:val="18"/>
                  <w:lang w:val="en-US"/>
                </w:rPr>
                <w:delText>Start Date</w:delText>
              </w:r>
            </w:del>
          </w:p>
        </w:tc>
        <w:tc>
          <w:tcPr>
            <w:tcW w:w="2127" w:type="dxa"/>
            <w:vAlign w:val="center"/>
          </w:tcPr>
          <w:p w:rsidRPr="009463FF" w:rsidR="008D489C" w:rsidDel="00262379" w:rsidP="00153EF4" w:rsidRDefault="008D489C" w14:paraId="1DB8ADDF" w14:textId="4EF38778">
            <w:pPr>
              <w:pStyle w:val="ListParagraph"/>
              <w:ind w:left="0"/>
              <w:rPr>
                <w:del w:author="Murguia, Sahima" w:date="2022-03-15T22:39:00Z" w:id="2999"/>
                <w:rFonts w:asciiTheme="majorHAnsi" w:hAnsiTheme="majorHAnsi" w:cstheme="majorHAnsi"/>
                <w:strike/>
                <w:szCs w:val="18"/>
                <w:lang w:val="en-US"/>
              </w:rPr>
            </w:pPr>
            <w:del w:author="Murguia, Sahima" w:date="2022-03-15T22:39:00Z" w:id="3000">
              <w:r w:rsidRPr="009463FF" w:rsidDel="00262379">
                <w:rPr>
                  <w:rFonts w:asciiTheme="majorHAnsi" w:hAnsiTheme="majorHAnsi" w:cstheme="majorHAnsi"/>
                  <w:strike/>
                  <w:szCs w:val="18"/>
                  <w:lang w:val="en-US"/>
                </w:rPr>
                <w:delText>EFF_START_DT</w:delText>
              </w:r>
            </w:del>
          </w:p>
        </w:tc>
        <w:tc>
          <w:tcPr>
            <w:tcW w:w="850" w:type="dxa"/>
            <w:vAlign w:val="center"/>
          </w:tcPr>
          <w:p w:rsidRPr="009463FF" w:rsidR="008D489C" w:rsidDel="00262379" w:rsidP="00153EF4" w:rsidRDefault="008D489C" w14:paraId="50F2F936" w14:textId="6FA0F09D">
            <w:pPr>
              <w:pStyle w:val="ListParagraph"/>
              <w:ind w:left="0"/>
              <w:rPr>
                <w:del w:author="Murguia, Sahima" w:date="2022-03-15T22:39:00Z" w:id="3001"/>
                <w:rFonts w:asciiTheme="majorHAnsi" w:hAnsiTheme="majorHAnsi" w:cstheme="majorHAnsi"/>
                <w:strike/>
                <w:szCs w:val="18"/>
                <w:lang w:val="en-US"/>
              </w:rPr>
            </w:pPr>
          </w:p>
        </w:tc>
        <w:tc>
          <w:tcPr>
            <w:tcW w:w="2954" w:type="dxa"/>
            <w:vAlign w:val="center"/>
          </w:tcPr>
          <w:p w:rsidRPr="009463FF" w:rsidR="008D489C" w:rsidDel="00262379" w:rsidP="00153EF4" w:rsidRDefault="008D489C" w14:paraId="144F651C" w14:textId="0C3BB811">
            <w:pPr>
              <w:pStyle w:val="ListParagraph"/>
              <w:ind w:left="0"/>
              <w:rPr>
                <w:del w:author="Murguia, Sahima" w:date="2022-03-15T22:39:00Z" w:id="3002"/>
                <w:rFonts w:asciiTheme="majorHAnsi" w:hAnsiTheme="majorHAnsi" w:cstheme="majorHAnsi"/>
                <w:strike/>
                <w:szCs w:val="18"/>
                <w:lang w:val="en-US"/>
              </w:rPr>
            </w:pPr>
          </w:p>
        </w:tc>
      </w:tr>
      <w:tr w:rsidRPr="009463FF" w:rsidR="008D489C" w:rsidDel="00262379" w:rsidTr="00F1429D" w14:paraId="338506F6" w14:textId="6E34C5DF">
        <w:trPr>
          <w:trHeight w:val="43"/>
          <w:del w:author="Murguia, Sahima" w:date="2022-03-15T22:39:00Z" w:id="3003"/>
        </w:trPr>
        <w:tc>
          <w:tcPr>
            <w:tcW w:w="1418" w:type="dxa"/>
            <w:vMerge/>
            <w:vAlign w:val="center"/>
          </w:tcPr>
          <w:p w:rsidRPr="009463FF" w:rsidR="008D489C" w:rsidDel="00262379" w:rsidP="00153EF4" w:rsidRDefault="008D489C" w14:paraId="1C69DDC0" w14:textId="2B8EC14F">
            <w:pPr>
              <w:pStyle w:val="ListParagraph"/>
              <w:ind w:left="0"/>
              <w:rPr>
                <w:del w:author="Murguia, Sahima" w:date="2022-03-15T22:39:00Z" w:id="3004"/>
                <w:strike/>
                <w:sz w:val="20"/>
                <w:szCs w:val="20"/>
                <w:lang w:val="en-US"/>
              </w:rPr>
            </w:pPr>
          </w:p>
        </w:tc>
        <w:tc>
          <w:tcPr>
            <w:tcW w:w="1276" w:type="dxa"/>
            <w:vMerge/>
            <w:vAlign w:val="center"/>
          </w:tcPr>
          <w:p w:rsidRPr="009463FF" w:rsidR="008D489C" w:rsidDel="00262379" w:rsidP="00153EF4" w:rsidRDefault="008D489C" w14:paraId="246CE19F" w14:textId="1E9ABDCE">
            <w:pPr>
              <w:pStyle w:val="ListParagraph"/>
              <w:ind w:left="0"/>
              <w:rPr>
                <w:del w:author="Murguia, Sahima" w:date="2022-03-15T22:39:00Z" w:id="3005"/>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018668F" w14:textId="3D51F330">
            <w:pPr>
              <w:pStyle w:val="ListParagraph"/>
              <w:ind w:left="0"/>
              <w:rPr>
                <w:del w:author="Murguia, Sahima" w:date="2022-03-15T22:39:00Z" w:id="3006"/>
                <w:rFonts w:asciiTheme="majorHAnsi" w:hAnsiTheme="majorHAnsi" w:cstheme="majorHAnsi"/>
                <w:strike/>
                <w:szCs w:val="18"/>
                <w:lang w:val="en-US"/>
              </w:rPr>
            </w:pPr>
            <w:del w:author="Murguia, Sahima" w:date="2022-03-15T22:39:00Z" w:id="3007">
              <w:r w:rsidRPr="009463FF" w:rsidDel="00262379">
                <w:rPr>
                  <w:rFonts w:asciiTheme="majorHAnsi" w:hAnsiTheme="majorHAnsi" w:cstheme="majorHAnsi"/>
                  <w:strike/>
                  <w:szCs w:val="18"/>
                  <w:lang w:val="en-US"/>
                </w:rPr>
                <w:delText>End Date</w:delText>
              </w:r>
            </w:del>
          </w:p>
        </w:tc>
        <w:tc>
          <w:tcPr>
            <w:tcW w:w="2127" w:type="dxa"/>
            <w:vAlign w:val="center"/>
          </w:tcPr>
          <w:p w:rsidRPr="009463FF" w:rsidR="008D489C" w:rsidDel="00262379" w:rsidP="00153EF4" w:rsidRDefault="008D489C" w14:paraId="43232E9A" w14:textId="5BB7F6DF">
            <w:pPr>
              <w:pStyle w:val="ListParagraph"/>
              <w:ind w:left="0"/>
              <w:rPr>
                <w:del w:author="Murguia, Sahima" w:date="2022-03-15T22:39:00Z" w:id="3008"/>
                <w:rFonts w:asciiTheme="majorHAnsi" w:hAnsiTheme="majorHAnsi" w:cstheme="majorHAnsi"/>
                <w:strike/>
                <w:szCs w:val="18"/>
                <w:lang w:val="en-US"/>
              </w:rPr>
            </w:pPr>
            <w:del w:author="Murguia, Sahima" w:date="2022-03-15T22:39:00Z" w:id="3009">
              <w:r w:rsidRPr="009463FF" w:rsidDel="00262379">
                <w:rPr>
                  <w:rFonts w:asciiTheme="majorHAnsi" w:hAnsiTheme="majorHAnsi" w:cstheme="majorHAnsi"/>
                  <w:strike/>
                  <w:szCs w:val="18"/>
                  <w:lang w:val="en-US"/>
                </w:rPr>
                <w:delText>EFF_END_DT</w:delText>
              </w:r>
            </w:del>
          </w:p>
        </w:tc>
        <w:tc>
          <w:tcPr>
            <w:tcW w:w="850" w:type="dxa"/>
            <w:vAlign w:val="center"/>
          </w:tcPr>
          <w:p w:rsidRPr="009463FF" w:rsidR="008D489C" w:rsidDel="00262379" w:rsidP="00153EF4" w:rsidRDefault="008D489C" w14:paraId="37BF9BB2" w14:textId="3B86B369">
            <w:pPr>
              <w:pStyle w:val="ListParagraph"/>
              <w:ind w:left="0"/>
              <w:rPr>
                <w:del w:author="Murguia, Sahima" w:date="2022-03-15T22:39:00Z" w:id="3010"/>
                <w:rFonts w:asciiTheme="majorHAnsi" w:hAnsiTheme="majorHAnsi" w:cstheme="majorHAnsi"/>
                <w:strike/>
                <w:szCs w:val="18"/>
                <w:lang w:val="en-US"/>
              </w:rPr>
            </w:pPr>
          </w:p>
        </w:tc>
        <w:tc>
          <w:tcPr>
            <w:tcW w:w="2954" w:type="dxa"/>
            <w:vAlign w:val="center"/>
          </w:tcPr>
          <w:p w:rsidRPr="009463FF" w:rsidR="008D489C" w:rsidDel="00262379" w:rsidP="00153EF4" w:rsidRDefault="008D489C" w14:paraId="4CC4C34C" w14:textId="399D9A49">
            <w:pPr>
              <w:pStyle w:val="ListParagraph"/>
              <w:ind w:left="0"/>
              <w:rPr>
                <w:del w:author="Murguia, Sahima" w:date="2022-03-15T22:39:00Z" w:id="3011"/>
                <w:rFonts w:asciiTheme="majorHAnsi" w:hAnsiTheme="majorHAnsi" w:cstheme="majorHAnsi"/>
                <w:strike/>
                <w:szCs w:val="18"/>
                <w:lang w:val="en-US"/>
              </w:rPr>
            </w:pPr>
          </w:p>
        </w:tc>
      </w:tr>
      <w:tr w:rsidRPr="009463FF" w:rsidR="008D489C" w:rsidDel="00262379" w:rsidTr="00F1429D" w14:paraId="2111CBC7" w14:textId="36D7CB0E">
        <w:trPr>
          <w:trHeight w:val="43"/>
          <w:del w:author="Murguia, Sahima" w:date="2022-03-15T22:39:00Z" w:id="3012"/>
        </w:trPr>
        <w:tc>
          <w:tcPr>
            <w:tcW w:w="1418" w:type="dxa"/>
            <w:vMerge/>
            <w:vAlign w:val="center"/>
          </w:tcPr>
          <w:p w:rsidRPr="009463FF" w:rsidR="008D489C" w:rsidDel="00262379" w:rsidP="00153EF4" w:rsidRDefault="008D489C" w14:paraId="21941260" w14:textId="7997F6AB">
            <w:pPr>
              <w:pStyle w:val="ListParagraph"/>
              <w:ind w:left="0"/>
              <w:rPr>
                <w:del w:author="Murguia, Sahima" w:date="2022-03-15T22:39:00Z" w:id="3013"/>
                <w:strike/>
                <w:sz w:val="20"/>
                <w:szCs w:val="20"/>
                <w:lang w:val="en-US"/>
              </w:rPr>
            </w:pPr>
          </w:p>
        </w:tc>
        <w:tc>
          <w:tcPr>
            <w:tcW w:w="1276" w:type="dxa"/>
            <w:vMerge/>
            <w:vAlign w:val="center"/>
          </w:tcPr>
          <w:p w:rsidRPr="009463FF" w:rsidR="008D489C" w:rsidDel="00262379" w:rsidP="00153EF4" w:rsidRDefault="008D489C" w14:paraId="4891A598" w14:textId="55DEE54C">
            <w:pPr>
              <w:pStyle w:val="ListParagraph"/>
              <w:ind w:left="0"/>
              <w:rPr>
                <w:del w:author="Murguia, Sahima" w:date="2022-03-15T22:39:00Z" w:id="3014"/>
                <w:rFonts w:asciiTheme="majorHAnsi" w:hAnsiTheme="majorHAnsi" w:cstheme="majorHAnsi"/>
                <w:strike/>
                <w:szCs w:val="18"/>
                <w:lang w:val="en-US"/>
              </w:rPr>
            </w:pPr>
          </w:p>
        </w:tc>
        <w:tc>
          <w:tcPr>
            <w:tcW w:w="1559" w:type="dxa"/>
            <w:vAlign w:val="center"/>
          </w:tcPr>
          <w:p w:rsidRPr="009463FF" w:rsidR="008D489C" w:rsidDel="00262379" w:rsidP="00153EF4" w:rsidRDefault="008D489C" w14:paraId="168AA551" w14:textId="62BF3B6E">
            <w:pPr>
              <w:pStyle w:val="ListParagraph"/>
              <w:ind w:left="0"/>
              <w:rPr>
                <w:del w:author="Murguia, Sahima" w:date="2022-03-15T22:39:00Z" w:id="3015"/>
                <w:rFonts w:asciiTheme="majorHAnsi" w:hAnsiTheme="majorHAnsi" w:cstheme="majorHAnsi"/>
                <w:strike/>
                <w:szCs w:val="18"/>
                <w:lang w:val="en-US"/>
              </w:rPr>
            </w:pPr>
            <w:del w:author="Murguia, Sahima" w:date="2022-03-15T22:39:00Z" w:id="3016">
              <w:r w:rsidRPr="009463FF" w:rsidDel="00262379">
                <w:rPr>
                  <w:rFonts w:asciiTheme="majorHAnsi" w:hAnsiTheme="majorHAnsi" w:cstheme="majorHAnsi"/>
                  <w:strike/>
                  <w:szCs w:val="18"/>
                  <w:lang w:val="en-US"/>
                </w:rPr>
                <w:delText>Orderable</w:delText>
              </w:r>
            </w:del>
          </w:p>
        </w:tc>
        <w:tc>
          <w:tcPr>
            <w:tcW w:w="2127" w:type="dxa"/>
            <w:vAlign w:val="center"/>
          </w:tcPr>
          <w:p w:rsidRPr="009463FF" w:rsidR="008D489C" w:rsidDel="00262379" w:rsidP="00153EF4" w:rsidRDefault="008D489C" w14:paraId="5FF4D9E2" w14:textId="0D08A86C">
            <w:pPr>
              <w:pStyle w:val="ListParagraph"/>
              <w:ind w:left="0"/>
              <w:rPr>
                <w:del w:author="Murguia, Sahima" w:date="2022-03-15T22:39:00Z" w:id="3017"/>
                <w:rFonts w:asciiTheme="majorHAnsi" w:hAnsiTheme="majorHAnsi" w:cstheme="majorHAnsi"/>
                <w:strike/>
                <w:szCs w:val="18"/>
                <w:lang w:val="en-US"/>
              </w:rPr>
            </w:pPr>
            <w:del w:author="Murguia, Sahima" w:date="2022-03-15T22:39:00Z" w:id="3018">
              <w:r w:rsidRPr="009463FF" w:rsidDel="00262379">
                <w:rPr>
                  <w:rFonts w:asciiTheme="majorHAnsi" w:hAnsiTheme="majorHAnsi" w:cstheme="majorHAnsi"/>
                  <w:strike/>
                  <w:szCs w:val="18"/>
                  <w:lang w:val="en-US"/>
                </w:rPr>
                <w:delText>ORDERABLE_FLG</w:delText>
              </w:r>
            </w:del>
          </w:p>
        </w:tc>
        <w:tc>
          <w:tcPr>
            <w:tcW w:w="850" w:type="dxa"/>
            <w:vAlign w:val="center"/>
          </w:tcPr>
          <w:p w:rsidRPr="009463FF" w:rsidR="008D489C" w:rsidDel="00262379" w:rsidP="00153EF4" w:rsidRDefault="008D489C" w14:paraId="4F579B8D" w14:textId="2031E877">
            <w:pPr>
              <w:pStyle w:val="ListParagraph"/>
              <w:ind w:left="0"/>
              <w:rPr>
                <w:del w:author="Murguia, Sahima" w:date="2022-03-15T22:39:00Z" w:id="3019"/>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EF75200" w14:textId="35AFDDAB">
            <w:pPr>
              <w:pStyle w:val="ListParagraph"/>
              <w:ind w:left="0"/>
              <w:rPr>
                <w:del w:author="Murguia, Sahima" w:date="2022-03-15T22:39:00Z" w:id="3020"/>
                <w:rFonts w:asciiTheme="majorHAnsi" w:hAnsiTheme="majorHAnsi" w:cstheme="majorHAnsi"/>
                <w:strike/>
                <w:szCs w:val="18"/>
                <w:lang w:val="en-US"/>
              </w:rPr>
            </w:pPr>
          </w:p>
        </w:tc>
      </w:tr>
      <w:tr w:rsidRPr="009463FF" w:rsidR="008D489C" w:rsidDel="00262379" w:rsidTr="00F1429D" w14:paraId="6BF4E6C3" w14:textId="179F7A9F">
        <w:trPr>
          <w:trHeight w:val="43"/>
          <w:del w:author="Murguia, Sahima" w:date="2022-03-15T22:39:00Z" w:id="3021"/>
        </w:trPr>
        <w:tc>
          <w:tcPr>
            <w:tcW w:w="1418" w:type="dxa"/>
            <w:vMerge/>
            <w:vAlign w:val="center"/>
          </w:tcPr>
          <w:p w:rsidRPr="009463FF" w:rsidR="008D489C" w:rsidDel="00262379" w:rsidP="00153EF4" w:rsidRDefault="008D489C" w14:paraId="16F59F78" w14:textId="0F959B13">
            <w:pPr>
              <w:pStyle w:val="ListParagraph"/>
              <w:ind w:left="0"/>
              <w:rPr>
                <w:del w:author="Murguia, Sahima" w:date="2022-03-15T22:39:00Z" w:id="3022"/>
                <w:strike/>
                <w:sz w:val="20"/>
                <w:szCs w:val="20"/>
                <w:lang w:val="en-US"/>
              </w:rPr>
            </w:pPr>
          </w:p>
        </w:tc>
        <w:tc>
          <w:tcPr>
            <w:tcW w:w="1276" w:type="dxa"/>
            <w:vMerge/>
            <w:vAlign w:val="center"/>
          </w:tcPr>
          <w:p w:rsidRPr="009463FF" w:rsidR="008D489C" w:rsidDel="00262379" w:rsidP="00153EF4" w:rsidRDefault="008D489C" w14:paraId="67F38B9E" w14:textId="796AEA36">
            <w:pPr>
              <w:pStyle w:val="ListParagraph"/>
              <w:ind w:left="0"/>
              <w:rPr>
                <w:del w:author="Murguia, Sahima" w:date="2022-03-15T22:39:00Z" w:id="3023"/>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540221D" w14:textId="6B864F62">
            <w:pPr>
              <w:pStyle w:val="ListParagraph"/>
              <w:ind w:left="0"/>
              <w:rPr>
                <w:del w:author="Murguia, Sahima" w:date="2022-03-15T22:39:00Z" w:id="3024"/>
                <w:rFonts w:asciiTheme="majorHAnsi" w:hAnsiTheme="majorHAnsi" w:cstheme="majorHAnsi"/>
                <w:strike/>
                <w:szCs w:val="18"/>
                <w:lang w:val="en-US"/>
              </w:rPr>
            </w:pPr>
            <w:del w:author="Murguia, Sahima" w:date="2022-03-15T22:39:00Z" w:id="3025">
              <w:r w:rsidRPr="009463FF" w:rsidDel="00262379">
                <w:rPr>
                  <w:rFonts w:asciiTheme="majorHAnsi" w:hAnsiTheme="majorHAnsi" w:cstheme="majorHAnsi"/>
                  <w:strike/>
                  <w:szCs w:val="18"/>
                  <w:lang w:val="en-US"/>
                </w:rPr>
                <w:delText>Visible Stock</w:delText>
              </w:r>
            </w:del>
          </w:p>
        </w:tc>
        <w:tc>
          <w:tcPr>
            <w:tcW w:w="2127" w:type="dxa"/>
            <w:vAlign w:val="center"/>
          </w:tcPr>
          <w:p w:rsidRPr="009463FF" w:rsidR="008D489C" w:rsidDel="00262379" w:rsidP="00153EF4" w:rsidRDefault="008D489C" w14:paraId="086973BA" w14:textId="13DC031A">
            <w:pPr>
              <w:pStyle w:val="ListParagraph"/>
              <w:ind w:left="0"/>
              <w:rPr>
                <w:del w:author="Murguia, Sahima" w:date="2022-03-15T22:39:00Z" w:id="3026"/>
                <w:rFonts w:asciiTheme="majorHAnsi" w:hAnsiTheme="majorHAnsi" w:cstheme="majorHAnsi"/>
                <w:strike/>
                <w:szCs w:val="18"/>
                <w:lang w:val="en-US"/>
              </w:rPr>
            </w:pPr>
            <w:del w:author="Murguia, Sahima" w:date="2022-03-15T22:39:00Z" w:id="3027">
              <w:r w:rsidRPr="009463FF" w:rsidDel="00262379">
                <w:rPr>
                  <w:rFonts w:asciiTheme="majorHAnsi" w:hAnsiTheme="majorHAnsi" w:cstheme="majorHAnsi"/>
                  <w:strike/>
                  <w:szCs w:val="18"/>
                  <w:lang w:val="en-US"/>
                </w:rPr>
                <w:delText>X_VISIBLE_STOCK_FLG</w:delText>
              </w:r>
            </w:del>
          </w:p>
        </w:tc>
        <w:tc>
          <w:tcPr>
            <w:tcW w:w="850" w:type="dxa"/>
            <w:vAlign w:val="center"/>
          </w:tcPr>
          <w:p w:rsidRPr="009463FF" w:rsidR="008D489C" w:rsidDel="00262379" w:rsidP="00153EF4" w:rsidRDefault="008D489C" w14:paraId="50895B18" w14:textId="7A6FC905">
            <w:pPr>
              <w:pStyle w:val="ListParagraph"/>
              <w:ind w:left="0"/>
              <w:rPr>
                <w:del w:author="Murguia, Sahima" w:date="2022-03-15T22:39:00Z" w:id="3028"/>
                <w:rFonts w:asciiTheme="majorHAnsi" w:hAnsiTheme="majorHAnsi" w:cstheme="majorHAnsi"/>
                <w:strike/>
                <w:szCs w:val="18"/>
                <w:lang w:val="en-US"/>
              </w:rPr>
            </w:pPr>
          </w:p>
        </w:tc>
        <w:tc>
          <w:tcPr>
            <w:tcW w:w="2954" w:type="dxa"/>
            <w:vAlign w:val="center"/>
          </w:tcPr>
          <w:p w:rsidRPr="009463FF" w:rsidR="008D489C" w:rsidDel="00262379" w:rsidP="00153EF4" w:rsidRDefault="008D489C" w14:paraId="40788E39" w14:textId="2D7FB715">
            <w:pPr>
              <w:pStyle w:val="ListParagraph"/>
              <w:ind w:left="0"/>
              <w:rPr>
                <w:del w:author="Murguia, Sahima" w:date="2022-03-15T22:39:00Z" w:id="3029"/>
                <w:rFonts w:asciiTheme="majorHAnsi" w:hAnsiTheme="majorHAnsi" w:cstheme="majorHAnsi"/>
                <w:strike/>
                <w:szCs w:val="18"/>
                <w:lang w:val="en-US"/>
              </w:rPr>
            </w:pPr>
          </w:p>
        </w:tc>
      </w:tr>
      <w:tr w:rsidRPr="009463FF" w:rsidR="008D489C" w:rsidDel="00262379" w:rsidTr="00F1429D" w14:paraId="231483BF" w14:textId="0E8121DF">
        <w:trPr>
          <w:trHeight w:val="43"/>
          <w:del w:author="Murguia, Sahima" w:date="2022-03-15T22:39:00Z" w:id="3030"/>
        </w:trPr>
        <w:tc>
          <w:tcPr>
            <w:tcW w:w="1418" w:type="dxa"/>
            <w:vMerge/>
            <w:vAlign w:val="center"/>
          </w:tcPr>
          <w:p w:rsidRPr="009463FF" w:rsidR="008D489C" w:rsidDel="00262379" w:rsidP="00153EF4" w:rsidRDefault="008D489C" w14:paraId="4D57A22C" w14:textId="5C2FDF01">
            <w:pPr>
              <w:pStyle w:val="ListParagraph"/>
              <w:ind w:left="0"/>
              <w:rPr>
                <w:del w:author="Murguia, Sahima" w:date="2022-03-15T22:39:00Z" w:id="3031"/>
                <w:strike/>
                <w:sz w:val="20"/>
                <w:szCs w:val="20"/>
                <w:lang w:val="en-US"/>
              </w:rPr>
            </w:pPr>
          </w:p>
        </w:tc>
        <w:tc>
          <w:tcPr>
            <w:tcW w:w="1276" w:type="dxa"/>
            <w:vMerge/>
            <w:vAlign w:val="center"/>
          </w:tcPr>
          <w:p w:rsidRPr="009463FF" w:rsidR="008D489C" w:rsidDel="00262379" w:rsidP="00153EF4" w:rsidRDefault="008D489C" w14:paraId="35F5551E" w14:textId="338B20E0">
            <w:pPr>
              <w:pStyle w:val="ListParagraph"/>
              <w:ind w:left="0"/>
              <w:rPr>
                <w:del w:author="Murguia, Sahima" w:date="2022-03-15T22:39:00Z" w:id="3032"/>
                <w:rFonts w:asciiTheme="majorHAnsi" w:hAnsiTheme="majorHAnsi" w:cstheme="majorHAnsi"/>
                <w:strike/>
                <w:szCs w:val="18"/>
                <w:lang w:val="en-US"/>
              </w:rPr>
            </w:pPr>
          </w:p>
        </w:tc>
        <w:tc>
          <w:tcPr>
            <w:tcW w:w="1559" w:type="dxa"/>
            <w:vAlign w:val="center"/>
          </w:tcPr>
          <w:p w:rsidRPr="009463FF" w:rsidR="008D489C" w:rsidDel="00262379" w:rsidP="00153EF4" w:rsidRDefault="008D489C" w14:paraId="1FCF1F4A" w14:textId="6C0F4167">
            <w:pPr>
              <w:pStyle w:val="ListParagraph"/>
              <w:ind w:left="0"/>
              <w:rPr>
                <w:del w:author="Murguia, Sahima" w:date="2022-03-15T22:39:00Z" w:id="3033"/>
                <w:rFonts w:asciiTheme="majorHAnsi" w:hAnsiTheme="majorHAnsi" w:cstheme="majorHAnsi"/>
                <w:strike/>
                <w:szCs w:val="18"/>
                <w:lang w:val="en-US"/>
              </w:rPr>
            </w:pPr>
            <w:del w:author="Murguia, Sahima" w:date="2022-03-15T22:39:00Z" w:id="3034">
              <w:r w:rsidRPr="009463FF" w:rsidDel="00262379">
                <w:rPr>
                  <w:rFonts w:asciiTheme="majorHAnsi" w:hAnsiTheme="majorHAnsi" w:cstheme="majorHAnsi"/>
                  <w:strike/>
                  <w:szCs w:val="18"/>
                  <w:lang w:val="en-US"/>
                </w:rPr>
                <w:delText>Analysis Sequence</w:delText>
              </w:r>
            </w:del>
          </w:p>
        </w:tc>
        <w:tc>
          <w:tcPr>
            <w:tcW w:w="2127" w:type="dxa"/>
            <w:vAlign w:val="center"/>
          </w:tcPr>
          <w:p w:rsidRPr="009463FF" w:rsidR="008D489C" w:rsidDel="00262379" w:rsidP="00153EF4" w:rsidRDefault="008D489C" w14:paraId="67F026FB" w14:textId="446BDE38">
            <w:pPr>
              <w:pStyle w:val="ListParagraph"/>
              <w:ind w:left="0"/>
              <w:rPr>
                <w:del w:author="Murguia, Sahima" w:date="2022-03-15T22:39:00Z" w:id="3035"/>
                <w:rFonts w:asciiTheme="majorHAnsi" w:hAnsiTheme="majorHAnsi" w:cstheme="majorHAnsi"/>
                <w:strike/>
                <w:szCs w:val="18"/>
                <w:lang w:val="en-US"/>
              </w:rPr>
            </w:pPr>
            <w:del w:author="Murguia, Sahima" w:date="2022-03-15T22:39:00Z" w:id="3036">
              <w:r w:rsidRPr="009463FF" w:rsidDel="00262379">
                <w:rPr>
                  <w:rFonts w:asciiTheme="majorHAnsi" w:hAnsiTheme="majorHAnsi" w:cstheme="majorHAnsi"/>
                  <w:strike/>
                  <w:szCs w:val="18"/>
                  <w:lang w:val="en-US"/>
                </w:rPr>
                <w:delText>X_ANALYSIS_SEQUENCE_NUM</w:delText>
              </w:r>
            </w:del>
          </w:p>
        </w:tc>
        <w:tc>
          <w:tcPr>
            <w:tcW w:w="850" w:type="dxa"/>
            <w:vAlign w:val="center"/>
          </w:tcPr>
          <w:p w:rsidRPr="009463FF" w:rsidR="008D489C" w:rsidDel="00262379" w:rsidP="00153EF4" w:rsidRDefault="008D489C" w14:paraId="031467DE" w14:textId="7938E4DB">
            <w:pPr>
              <w:pStyle w:val="ListParagraph"/>
              <w:ind w:left="0"/>
              <w:rPr>
                <w:del w:author="Murguia, Sahima" w:date="2022-03-15T22:39:00Z" w:id="3037"/>
                <w:rFonts w:asciiTheme="majorHAnsi" w:hAnsiTheme="majorHAnsi" w:cstheme="majorHAnsi"/>
                <w:strike/>
                <w:szCs w:val="18"/>
                <w:lang w:val="en-US"/>
              </w:rPr>
            </w:pPr>
          </w:p>
        </w:tc>
        <w:tc>
          <w:tcPr>
            <w:tcW w:w="2954" w:type="dxa"/>
            <w:vAlign w:val="center"/>
          </w:tcPr>
          <w:p w:rsidRPr="009463FF" w:rsidR="008D489C" w:rsidDel="00262379" w:rsidP="00153EF4" w:rsidRDefault="008D489C" w14:paraId="40E16CB7" w14:textId="16B08F96">
            <w:pPr>
              <w:pStyle w:val="ListParagraph"/>
              <w:ind w:left="0"/>
              <w:rPr>
                <w:del w:author="Murguia, Sahima" w:date="2022-03-15T22:39:00Z" w:id="3038"/>
                <w:rFonts w:asciiTheme="majorHAnsi" w:hAnsiTheme="majorHAnsi" w:cstheme="majorHAnsi"/>
                <w:strike/>
                <w:szCs w:val="18"/>
                <w:lang w:val="en-US"/>
              </w:rPr>
            </w:pPr>
          </w:p>
        </w:tc>
      </w:tr>
      <w:tr w:rsidRPr="009463FF" w:rsidR="008D489C" w:rsidDel="00262379" w:rsidTr="00F1429D" w14:paraId="69A5EDA9" w14:textId="00551AD9">
        <w:trPr>
          <w:trHeight w:val="43"/>
          <w:del w:author="Murguia, Sahima" w:date="2022-03-15T22:39:00Z" w:id="3039"/>
        </w:trPr>
        <w:tc>
          <w:tcPr>
            <w:tcW w:w="1418" w:type="dxa"/>
            <w:vMerge/>
            <w:vAlign w:val="center"/>
          </w:tcPr>
          <w:p w:rsidRPr="009463FF" w:rsidR="008D489C" w:rsidDel="00262379" w:rsidP="00153EF4" w:rsidRDefault="008D489C" w14:paraId="4DA68941" w14:textId="0AFD1A38">
            <w:pPr>
              <w:pStyle w:val="ListParagraph"/>
              <w:ind w:left="0"/>
              <w:rPr>
                <w:del w:author="Murguia, Sahima" w:date="2022-03-15T22:39:00Z" w:id="3040"/>
                <w:strike/>
                <w:sz w:val="20"/>
                <w:szCs w:val="20"/>
                <w:lang w:val="en-US"/>
              </w:rPr>
            </w:pPr>
          </w:p>
        </w:tc>
        <w:tc>
          <w:tcPr>
            <w:tcW w:w="1276" w:type="dxa"/>
            <w:vMerge/>
            <w:vAlign w:val="center"/>
          </w:tcPr>
          <w:p w:rsidRPr="009463FF" w:rsidR="008D489C" w:rsidDel="00262379" w:rsidP="00153EF4" w:rsidRDefault="008D489C" w14:paraId="08EC65F9" w14:textId="2AE37E48">
            <w:pPr>
              <w:pStyle w:val="ListParagraph"/>
              <w:ind w:left="0"/>
              <w:rPr>
                <w:del w:author="Murguia, Sahima" w:date="2022-03-15T22:39:00Z" w:id="3041"/>
                <w:rFonts w:asciiTheme="majorHAnsi" w:hAnsiTheme="majorHAnsi" w:cstheme="majorHAnsi"/>
                <w:strike/>
                <w:szCs w:val="18"/>
                <w:lang w:val="en-US"/>
              </w:rPr>
            </w:pPr>
          </w:p>
        </w:tc>
        <w:tc>
          <w:tcPr>
            <w:tcW w:w="1559" w:type="dxa"/>
            <w:vAlign w:val="center"/>
          </w:tcPr>
          <w:p w:rsidRPr="009463FF" w:rsidR="008D489C" w:rsidDel="00262379" w:rsidP="00153EF4" w:rsidRDefault="008D489C" w14:paraId="7010AF63" w14:textId="168E1999">
            <w:pPr>
              <w:pStyle w:val="ListParagraph"/>
              <w:ind w:left="0"/>
              <w:rPr>
                <w:del w:author="Murguia, Sahima" w:date="2022-03-15T22:39:00Z" w:id="3042"/>
                <w:rFonts w:asciiTheme="majorHAnsi" w:hAnsiTheme="majorHAnsi" w:cstheme="majorHAnsi"/>
                <w:strike/>
                <w:szCs w:val="18"/>
                <w:lang w:val="en-US"/>
              </w:rPr>
            </w:pPr>
            <w:del w:author="Murguia, Sahima" w:date="2022-03-15T22:39:00Z" w:id="3043">
              <w:r w:rsidRPr="009463FF" w:rsidDel="00262379">
                <w:rPr>
                  <w:rFonts w:asciiTheme="majorHAnsi" w:hAnsiTheme="majorHAnsi" w:cstheme="majorHAnsi"/>
                  <w:strike/>
                  <w:szCs w:val="18"/>
                  <w:lang w:val="en-US"/>
                </w:rPr>
                <w:delText>Attribute 1</w:delText>
              </w:r>
            </w:del>
          </w:p>
        </w:tc>
        <w:tc>
          <w:tcPr>
            <w:tcW w:w="2127" w:type="dxa"/>
            <w:vAlign w:val="center"/>
          </w:tcPr>
          <w:p w:rsidRPr="009463FF" w:rsidR="008D489C" w:rsidDel="00262379" w:rsidP="00153EF4" w:rsidRDefault="008D489C" w14:paraId="4B255011" w14:textId="070CA231">
            <w:pPr>
              <w:pStyle w:val="ListParagraph"/>
              <w:ind w:left="0"/>
              <w:rPr>
                <w:del w:author="Murguia, Sahima" w:date="2022-03-15T22:39:00Z" w:id="3044"/>
                <w:rFonts w:asciiTheme="majorHAnsi" w:hAnsiTheme="majorHAnsi" w:cstheme="majorHAnsi"/>
                <w:strike/>
                <w:szCs w:val="18"/>
                <w:lang w:val="en-US"/>
              </w:rPr>
            </w:pPr>
            <w:del w:author="Murguia, Sahima" w:date="2022-03-15T22:39:00Z" w:id="3045">
              <w:r w:rsidRPr="009463FF" w:rsidDel="00262379">
                <w:rPr>
                  <w:rFonts w:asciiTheme="majorHAnsi" w:hAnsiTheme="majorHAnsi" w:cstheme="majorHAnsi"/>
                  <w:strike/>
                  <w:szCs w:val="18"/>
                  <w:lang w:val="en-US"/>
                </w:rPr>
                <w:delText>X_ATTRIB_01</w:delText>
              </w:r>
            </w:del>
          </w:p>
        </w:tc>
        <w:tc>
          <w:tcPr>
            <w:tcW w:w="850" w:type="dxa"/>
            <w:vAlign w:val="center"/>
          </w:tcPr>
          <w:p w:rsidRPr="009463FF" w:rsidR="008D489C" w:rsidDel="00262379" w:rsidP="00153EF4" w:rsidRDefault="008D489C" w14:paraId="717D739D" w14:textId="0AB6EEB9">
            <w:pPr>
              <w:pStyle w:val="ListParagraph"/>
              <w:ind w:left="0"/>
              <w:rPr>
                <w:del w:author="Murguia, Sahima" w:date="2022-03-15T22:39:00Z" w:id="3046"/>
                <w:rFonts w:asciiTheme="majorHAnsi" w:hAnsiTheme="majorHAnsi" w:cstheme="majorHAnsi"/>
                <w:strike/>
                <w:szCs w:val="18"/>
                <w:lang w:val="en-US"/>
              </w:rPr>
            </w:pPr>
          </w:p>
        </w:tc>
        <w:tc>
          <w:tcPr>
            <w:tcW w:w="2954" w:type="dxa"/>
            <w:vAlign w:val="center"/>
          </w:tcPr>
          <w:p w:rsidRPr="009463FF" w:rsidR="008D489C" w:rsidDel="00262379" w:rsidP="00153EF4" w:rsidRDefault="008D489C" w14:paraId="74C94D43" w14:textId="26F0D62C">
            <w:pPr>
              <w:pStyle w:val="ListParagraph"/>
              <w:ind w:left="0"/>
              <w:rPr>
                <w:del w:author="Murguia, Sahima" w:date="2022-03-15T22:39:00Z" w:id="3047"/>
                <w:rFonts w:asciiTheme="majorHAnsi" w:hAnsiTheme="majorHAnsi" w:cstheme="majorHAnsi"/>
                <w:strike/>
                <w:szCs w:val="18"/>
                <w:lang w:val="en-US"/>
              </w:rPr>
            </w:pPr>
          </w:p>
        </w:tc>
      </w:tr>
      <w:tr w:rsidRPr="009463FF" w:rsidR="008D489C" w:rsidDel="00262379" w:rsidTr="00F1429D" w14:paraId="7ADEE2F3" w14:textId="6A956F3E">
        <w:trPr>
          <w:trHeight w:val="43"/>
          <w:del w:author="Murguia, Sahima" w:date="2022-03-15T22:39:00Z" w:id="3048"/>
        </w:trPr>
        <w:tc>
          <w:tcPr>
            <w:tcW w:w="1418" w:type="dxa"/>
            <w:vMerge/>
            <w:vAlign w:val="center"/>
          </w:tcPr>
          <w:p w:rsidRPr="009463FF" w:rsidR="008D489C" w:rsidDel="00262379" w:rsidP="00153EF4" w:rsidRDefault="008D489C" w14:paraId="6FA86CDA" w14:textId="5BF3A789">
            <w:pPr>
              <w:pStyle w:val="ListParagraph"/>
              <w:ind w:left="0"/>
              <w:rPr>
                <w:del w:author="Murguia, Sahima" w:date="2022-03-15T22:39:00Z" w:id="3049"/>
                <w:strike/>
                <w:sz w:val="20"/>
                <w:szCs w:val="20"/>
                <w:lang w:val="en-US"/>
              </w:rPr>
            </w:pPr>
          </w:p>
        </w:tc>
        <w:tc>
          <w:tcPr>
            <w:tcW w:w="1276" w:type="dxa"/>
            <w:vMerge/>
            <w:vAlign w:val="center"/>
          </w:tcPr>
          <w:p w:rsidRPr="009463FF" w:rsidR="008D489C" w:rsidDel="00262379" w:rsidP="00153EF4" w:rsidRDefault="008D489C" w14:paraId="2B64D03F" w14:textId="2D6F0F29">
            <w:pPr>
              <w:pStyle w:val="ListParagraph"/>
              <w:ind w:left="0"/>
              <w:rPr>
                <w:del w:author="Murguia, Sahima" w:date="2022-03-15T22:39:00Z" w:id="3050"/>
                <w:rFonts w:asciiTheme="majorHAnsi" w:hAnsiTheme="majorHAnsi" w:cstheme="majorHAnsi"/>
                <w:strike/>
                <w:szCs w:val="18"/>
                <w:lang w:val="en-US"/>
              </w:rPr>
            </w:pPr>
          </w:p>
        </w:tc>
        <w:tc>
          <w:tcPr>
            <w:tcW w:w="1559" w:type="dxa"/>
            <w:vAlign w:val="center"/>
          </w:tcPr>
          <w:p w:rsidRPr="009463FF" w:rsidR="008D489C" w:rsidDel="00262379" w:rsidP="00153EF4" w:rsidRDefault="008D489C" w14:paraId="5595CDD6" w14:textId="1A3A96D0">
            <w:pPr>
              <w:pStyle w:val="ListParagraph"/>
              <w:ind w:left="0"/>
              <w:rPr>
                <w:del w:author="Murguia, Sahima" w:date="2022-03-15T22:39:00Z" w:id="3051"/>
                <w:rFonts w:asciiTheme="majorHAnsi" w:hAnsiTheme="majorHAnsi" w:cstheme="majorHAnsi"/>
                <w:strike/>
                <w:szCs w:val="18"/>
                <w:lang w:val="en-US"/>
              </w:rPr>
            </w:pPr>
            <w:del w:author="Murguia, Sahima" w:date="2022-03-15T22:39:00Z" w:id="3052">
              <w:r w:rsidRPr="009463FF" w:rsidDel="00262379">
                <w:rPr>
                  <w:rFonts w:asciiTheme="majorHAnsi" w:hAnsiTheme="majorHAnsi" w:cstheme="majorHAnsi"/>
                  <w:strike/>
                  <w:szCs w:val="18"/>
                  <w:lang w:val="en-US"/>
                </w:rPr>
                <w:delText>Attribute 2</w:delText>
              </w:r>
            </w:del>
          </w:p>
        </w:tc>
        <w:tc>
          <w:tcPr>
            <w:tcW w:w="2127" w:type="dxa"/>
            <w:vAlign w:val="center"/>
          </w:tcPr>
          <w:p w:rsidRPr="009463FF" w:rsidR="008D489C" w:rsidDel="00262379" w:rsidP="00153EF4" w:rsidRDefault="008D489C" w14:paraId="6F06797C" w14:textId="42291F89">
            <w:pPr>
              <w:pStyle w:val="ListParagraph"/>
              <w:ind w:left="0"/>
              <w:rPr>
                <w:del w:author="Murguia, Sahima" w:date="2022-03-15T22:39:00Z" w:id="3053"/>
                <w:rFonts w:asciiTheme="majorHAnsi" w:hAnsiTheme="majorHAnsi" w:cstheme="majorHAnsi"/>
                <w:strike/>
                <w:szCs w:val="18"/>
                <w:lang w:val="en-US"/>
              </w:rPr>
            </w:pPr>
            <w:del w:author="Murguia, Sahima" w:date="2022-03-15T22:39:00Z" w:id="3054">
              <w:r w:rsidRPr="009463FF" w:rsidDel="00262379">
                <w:rPr>
                  <w:rFonts w:asciiTheme="majorHAnsi" w:hAnsiTheme="majorHAnsi" w:cstheme="majorHAnsi"/>
                  <w:strike/>
                  <w:szCs w:val="18"/>
                  <w:lang w:val="en-US"/>
                </w:rPr>
                <w:delText>X_ATTRIB_02</w:delText>
              </w:r>
            </w:del>
          </w:p>
        </w:tc>
        <w:tc>
          <w:tcPr>
            <w:tcW w:w="850" w:type="dxa"/>
            <w:vAlign w:val="center"/>
          </w:tcPr>
          <w:p w:rsidRPr="009463FF" w:rsidR="008D489C" w:rsidDel="00262379" w:rsidP="00153EF4" w:rsidRDefault="008D489C" w14:paraId="666F75B8" w14:textId="3EAB9B18">
            <w:pPr>
              <w:pStyle w:val="ListParagraph"/>
              <w:ind w:left="0"/>
              <w:rPr>
                <w:del w:author="Murguia, Sahima" w:date="2022-03-15T22:39:00Z" w:id="3055"/>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D03EE6E" w14:textId="5869B6C4">
            <w:pPr>
              <w:pStyle w:val="ListParagraph"/>
              <w:ind w:left="0"/>
              <w:rPr>
                <w:del w:author="Murguia, Sahima" w:date="2022-03-15T22:39:00Z" w:id="3056"/>
                <w:rFonts w:asciiTheme="majorHAnsi" w:hAnsiTheme="majorHAnsi" w:cstheme="majorHAnsi"/>
                <w:strike/>
                <w:szCs w:val="18"/>
                <w:lang w:val="en-US"/>
              </w:rPr>
            </w:pPr>
          </w:p>
        </w:tc>
      </w:tr>
      <w:tr w:rsidRPr="009463FF" w:rsidR="008D489C" w:rsidDel="00262379" w:rsidTr="00F1429D" w14:paraId="11262830" w14:textId="12819718">
        <w:trPr>
          <w:trHeight w:val="43"/>
          <w:del w:author="Murguia, Sahima" w:date="2022-03-15T22:39:00Z" w:id="3057"/>
        </w:trPr>
        <w:tc>
          <w:tcPr>
            <w:tcW w:w="1418" w:type="dxa"/>
            <w:vMerge/>
            <w:vAlign w:val="center"/>
          </w:tcPr>
          <w:p w:rsidRPr="009463FF" w:rsidR="008D489C" w:rsidDel="00262379" w:rsidP="00153EF4" w:rsidRDefault="008D489C" w14:paraId="7762F214" w14:textId="01D988E6">
            <w:pPr>
              <w:pStyle w:val="ListParagraph"/>
              <w:ind w:left="0"/>
              <w:rPr>
                <w:del w:author="Murguia, Sahima" w:date="2022-03-15T22:39:00Z" w:id="3058"/>
                <w:strike/>
                <w:sz w:val="20"/>
                <w:szCs w:val="20"/>
                <w:lang w:val="en-US"/>
              </w:rPr>
            </w:pPr>
          </w:p>
        </w:tc>
        <w:tc>
          <w:tcPr>
            <w:tcW w:w="1276" w:type="dxa"/>
            <w:vMerge/>
            <w:vAlign w:val="center"/>
          </w:tcPr>
          <w:p w:rsidRPr="009463FF" w:rsidR="008D489C" w:rsidDel="00262379" w:rsidP="00153EF4" w:rsidRDefault="008D489C" w14:paraId="29EDDCE2" w14:textId="11659E33">
            <w:pPr>
              <w:pStyle w:val="ListParagraph"/>
              <w:ind w:left="0"/>
              <w:rPr>
                <w:del w:author="Murguia, Sahima" w:date="2022-03-15T22:39:00Z" w:id="3059"/>
                <w:rFonts w:asciiTheme="majorHAnsi" w:hAnsiTheme="majorHAnsi" w:cstheme="majorHAnsi"/>
                <w:strike/>
                <w:szCs w:val="18"/>
                <w:lang w:val="en-US"/>
              </w:rPr>
            </w:pPr>
          </w:p>
        </w:tc>
        <w:tc>
          <w:tcPr>
            <w:tcW w:w="1559" w:type="dxa"/>
            <w:vAlign w:val="center"/>
          </w:tcPr>
          <w:p w:rsidRPr="009463FF" w:rsidR="008D489C" w:rsidDel="00262379" w:rsidP="00153EF4" w:rsidRDefault="008D489C" w14:paraId="253F8812" w14:textId="06159EDF">
            <w:pPr>
              <w:pStyle w:val="ListParagraph"/>
              <w:ind w:left="0"/>
              <w:rPr>
                <w:del w:author="Murguia, Sahima" w:date="2022-03-15T22:39:00Z" w:id="3060"/>
                <w:rFonts w:asciiTheme="majorHAnsi" w:hAnsiTheme="majorHAnsi" w:cstheme="majorHAnsi"/>
                <w:strike/>
                <w:szCs w:val="18"/>
                <w:lang w:val="en-US"/>
              </w:rPr>
            </w:pPr>
            <w:del w:author="Murguia, Sahima" w:date="2022-03-15T22:39:00Z" w:id="3061">
              <w:r w:rsidRPr="009463FF" w:rsidDel="00262379">
                <w:rPr>
                  <w:rFonts w:asciiTheme="majorHAnsi" w:hAnsiTheme="majorHAnsi" w:cstheme="majorHAnsi"/>
                  <w:strike/>
                  <w:szCs w:val="18"/>
                  <w:lang w:val="en-US"/>
                </w:rPr>
                <w:delText>Attribute 3</w:delText>
              </w:r>
            </w:del>
          </w:p>
        </w:tc>
        <w:tc>
          <w:tcPr>
            <w:tcW w:w="2127" w:type="dxa"/>
            <w:vAlign w:val="center"/>
          </w:tcPr>
          <w:p w:rsidRPr="009463FF" w:rsidR="008D489C" w:rsidDel="00262379" w:rsidP="00153EF4" w:rsidRDefault="008D489C" w14:paraId="1153D656" w14:textId="7177FDA2">
            <w:pPr>
              <w:pStyle w:val="ListParagraph"/>
              <w:ind w:left="0"/>
              <w:rPr>
                <w:del w:author="Murguia, Sahima" w:date="2022-03-15T22:39:00Z" w:id="3062"/>
                <w:rFonts w:asciiTheme="majorHAnsi" w:hAnsiTheme="majorHAnsi" w:cstheme="majorHAnsi"/>
                <w:strike/>
                <w:szCs w:val="18"/>
                <w:lang w:val="en-US"/>
              </w:rPr>
            </w:pPr>
            <w:del w:author="Murguia, Sahima" w:date="2022-03-15T22:39:00Z" w:id="3063">
              <w:r w:rsidRPr="009463FF" w:rsidDel="00262379">
                <w:rPr>
                  <w:rFonts w:asciiTheme="majorHAnsi" w:hAnsiTheme="majorHAnsi" w:cstheme="majorHAnsi"/>
                  <w:strike/>
                  <w:szCs w:val="18"/>
                  <w:lang w:val="en-US"/>
                </w:rPr>
                <w:delText>X_ATTRIB_03</w:delText>
              </w:r>
            </w:del>
          </w:p>
        </w:tc>
        <w:tc>
          <w:tcPr>
            <w:tcW w:w="850" w:type="dxa"/>
            <w:vAlign w:val="center"/>
          </w:tcPr>
          <w:p w:rsidRPr="009463FF" w:rsidR="008D489C" w:rsidDel="00262379" w:rsidP="00153EF4" w:rsidRDefault="008D489C" w14:paraId="585252C5" w14:textId="234A2F09">
            <w:pPr>
              <w:pStyle w:val="ListParagraph"/>
              <w:ind w:left="0"/>
              <w:rPr>
                <w:del w:author="Murguia, Sahima" w:date="2022-03-15T22:39:00Z" w:id="3064"/>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93E2BE0" w14:textId="6FFB3087">
            <w:pPr>
              <w:pStyle w:val="ListParagraph"/>
              <w:ind w:left="0"/>
              <w:rPr>
                <w:del w:author="Murguia, Sahima" w:date="2022-03-15T22:39:00Z" w:id="3065"/>
                <w:rFonts w:asciiTheme="majorHAnsi" w:hAnsiTheme="majorHAnsi" w:cstheme="majorHAnsi"/>
                <w:strike/>
                <w:szCs w:val="18"/>
                <w:lang w:val="en-US"/>
              </w:rPr>
            </w:pPr>
          </w:p>
        </w:tc>
      </w:tr>
      <w:tr w:rsidRPr="009463FF" w:rsidR="008D489C" w:rsidDel="00262379" w:rsidTr="00F1429D" w14:paraId="71C15FCD" w14:textId="09D54A27">
        <w:trPr>
          <w:trHeight w:val="43"/>
          <w:del w:author="Murguia, Sahima" w:date="2022-03-15T22:39:00Z" w:id="3066"/>
        </w:trPr>
        <w:tc>
          <w:tcPr>
            <w:tcW w:w="1418" w:type="dxa"/>
            <w:vMerge/>
            <w:vAlign w:val="center"/>
          </w:tcPr>
          <w:p w:rsidRPr="009463FF" w:rsidR="008D489C" w:rsidDel="00262379" w:rsidP="00153EF4" w:rsidRDefault="008D489C" w14:paraId="4F196837" w14:textId="108E2480">
            <w:pPr>
              <w:pStyle w:val="ListParagraph"/>
              <w:ind w:left="0"/>
              <w:rPr>
                <w:del w:author="Murguia, Sahima" w:date="2022-03-15T22:39:00Z" w:id="3067"/>
                <w:strike/>
                <w:sz w:val="20"/>
                <w:szCs w:val="20"/>
                <w:lang w:val="en-US"/>
              </w:rPr>
            </w:pPr>
          </w:p>
        </w:tc>
        <w:tc>
          <w:tcPr>
            <w:tcW w:w="1276" w:type="dxa"/>
            <w:vMerge/>
            <w:vAlign w:val="center"/>
          </w:tcPr>
          <w:p w:rsidRPr="009463FF" w:rsidR="008D489C" w:rsidDel="00262379" w:rsidP="00153EF4" w:rsidRDefault="008D489C" w14:paraId="1CBFD781" w14:textId="381AFF7E">
            <w:pPr>
              <w:pStyle w:val="ListParagraph"/>
              <w:ind w:left="0"/>
              <w:rPr>
                <w:del w:author="Murguia, Sahima" w:date="2022-03-15T22:39:00Z" w:id="3068"/>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6BB3B52" w14:textId="670DC846">
            <w:pPr>
              <w:pStyle w:val="ListParagraph"/>
              <w:ind w:left="0"/>
              <w:rPr>
                <w:del w:author="Murguia, Sahima" w:date="2022-03-15T22:39:00Z" w:id="3069"/>
                <w:rFonts w:asciiTheme="majorHAnsi" w:hAnsiTheme="majorHAnsi" w:cstheme="majorHAnsi"/>
                <w:strike/>
                <w:szCs w:val="18"/>
                <w:lang w:val="en-US"/>
              </w:rPr>
            </w:pPr>
            <w:del w:author="Murguia, Sahima" w:date="2022-03-15T22:39:00Z" w:id="3070">
              <w:r w:rsidRPr="009463FF" w:rsidDel="00262379">
                <w:rPr>
                  <w:rFonts w:asciiTheme="majorHAnsi" w:hAnsiTheme="majorHAnsi" w:cstheme="majorHAnsi"/>
                  <w:strike/>
                  <w:szCs w:val="18"/>
                  <w:lang w:val="en-US"/>
                </w:rPr>
                <w:delText>Attribute 4</w:delText>
              </w:r>
            </w:del>
          </w:p>
        </w:tc>
        <w:tc>
          <w:tcPr>
            <w:tcW w:w="2127" w:type="dxa"/>
            <w:vAlign w:val="center"/>
          </w:tcPr>
          <w:p w:rsidRPr="009463FF" w:rsidR="008D489C" w:rsidDel="00262379" w:rsidP="00153EF4" w:rsidRDefault="008D489C" w14:paraId="57DF68E4" w14:textId="3D598DAA">
            <w:pPr>
              <w:pStyle w:val="ListParagraph"/>
              <w:ind w:left="0"/>
              <w:rPr>
                <w:del w:author="Murguia, Sahima" w:date="2022-03-15T22:39:00Z" w:id="3071"/>
                <w:rFonts w:asciiTheme="majorHAnsi" w:hAnsiTheme="majorHAnsi" w:cstheme="majorHAnsi"/>
                <w:strike/>
                <w:szCs w:val="18"/>
                <w:lang w:val="en-US"/>
              </w:rPr>
            </w:pPr>
            <w:del w:author="Murguia, Sahima" w:date="2022-03-15T22:39:00Z" w:id="3072">
              <w:r w:rsidRPr="009463FF" w:rsidDel="00262379">
                <w:rPr>
                  <w:rFonts w:asciiTheme="majorHAnsi" w:hAnsiTheme="majorHAnsi" w:cstheme="majorHAnsi"/>
                  <w:strike/>
                  <w:szCs w:val="18"/>
                  <w:lang w:val="en-US"/>
                </w:rPr>
                <w:delText>X_ATTRIB_07</w:delText>
              </w:r>
            </w:del>
          </w:p>
        </w:tc>
        <w:tc>
          <w:tcPr>
            <w:tcW w:w="850" w:type="dxa"/>
            <w:vAlign w:val="center"/>
          </w:tcPr>
          <w:p w:rsidRPr="009463FF" w:rsidR="008D489C" w:rsidDel="00262379" w:rsidP="00153EF4" w:rsidRDefault="008D489C" w14:paraId="30C7E432" w14:textId="2F9C7692">
            <w:pPr>
              <w:pStyle w:val="ListParagraph"/>
              <w:ind w:left="0"/>
              <w:rPr>
                <w:del w:author="Murguia, Sahima" w:date="2022-03-15T22:39:00Z" w:id="3073"/>
                <w:rFonts w:asciiTheme="majorHAnsi" w:hAnsiTheme="majorHAnsi" w:cstheme="majorHAnsi"/>
                <w:strike/>
                <w:szCs w:val="18"/>
                <w:lang w:val="en-US"/>
              </w:rPr>
            </w:pPr>
          </w:p>
        </w:tc>
        <w:tc>
          <w:tcPr>
            <w:tcW w:w="2954" w:type="dxa"/>
            <w:vAlign w:val="center"/>
          </w:tcPr>
          <w:p w:rsidRPr="009463FF" w:rsidR="008D489C" w:rsidDel="00262379" w:rsidP="00153EF4" w:rsidRDefault="008D489C" w14:paraId="7F8A252E" w14:textId="207D8147">
            <w:pPr>
              <w:pStyle w:val="ListParagraph"/>
              <w:ind w:left="0"/>
              <w:rPr>
                <w:del w:author="Murguia, Sahima" w:date="2022-03-15T22:39:00Z" w:id="3074"/>
                <w:rFonts w:asciiTheme="majorHAnsi" w:hAnsiTheme="majorHAnsi" w:cstheme="majorHAnsi"/>
                <w:strike/>
                <w:szCs w:val="18"/>
                <w:lang w:val="en-US"/>
              </w:rPr>
            </w:pPr>
          </w:p>
        </w:tc>
      </w:tr>
      <w:tr w:rsidRPr="009463FF" w:rsidR="008D489C" w:rsidDel="00262379" w:rsidTr="00F1429D" w14:paraId="35C0B4F9" w14:textId="48AE0D30">
        <w:trPr>
          <w:trHeight w:val="43"/>
          <w:del w:author="Murguia, Sahima" w:date="2022-03-15T22:39:00Z" w:id="3075"/>
        </w:trPr>
        <w:tc>
          <w:tcPr>
            <w:tcW w:w="1418" w:type="dxa"/>
            <w:vMerge/>
            <w:vAlign w:val="center"/>
          </w:tcPr>
          <w:p w:rsidRPr="009463FF" w:rsidR="008D489C" w:rsidDel="00262379" w:rsidP="00153EF4" w:rsidRDefault="008D489C" w14:paraId="745A7C20" w14:textId="568A66F9">
            <w:pPr>
              <w:pStyle w:val="ListParagraph"/>
              <w:ind w:left="0"/>
              <w:rPr>
                <w:del w:author="Murguia, Sahima" w:date="2022-03-15T22:39:00Z" w:id="3076"/>
                <w:strike/>
                <w:sz w:val="20"/>
                <w:szCs w:val="20"/>
                <w:lang w:val="en-US"/>
              </w:rPr>
            </w:pPr>
          </w:p>
        </w:tc>
        <w:tc>
          <w:tcPr>
            <w:tcW w:w="1276" w:type="dxa"/>
            <w:vMerge/>
            <w:vAlign w:val="center"/>
          </w:tcPr>
          <w:p w:rsidRPr="009463FF" w:rsidR="008D489C" w:rsidDel="00262379" w:rsidP="00153EF4" w:rsidRDefault="008D489C" w14:paraId="4E58C6BE" w14:textId="169D5020">
            <w:pPr>
              <w:pStyle w:val="ListParagraph"/>
              <w:ind w:left="0"/>
              <w:rPr>
                <w:del w:author="Murguia, Sahima" w:date="2022-03-15T22:39:00Z" w:id="3077"/>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ECD4F40" w14:textId="220165C7">
            <w:pPr>
              <w:pStyle w:val="ListParagraph"/>
              <w:ind w:left="0"/>
              <w:rPr>
                <w:del w:author="Murguia, Sahima" w:date="2022-03-15T22:39:00Z" w:id="3078"/>
                <w:rFonts w:asciiTheme="majorHAnsi" w:hAnsiTheme="majorHAnsi" w:cstheme="majorHAnsi"/>
                <w:strike/>
                <w:szCs w:val="18"/>
                <w:lang w:val="en-US"/>
              </w:rPr>
            </w:pPr>
            <w:del w:author="Murguia, Sahima" w:date="2022-03-15T22:39:00Z" w:id="3079">
              <w:r w:rsidRPr="009463FF" w:rsidDel="00262379">
                <w:rPr>
                  <w:rFonts w:asciiTheme="majorHAnsi" w:hAnsiTheme="majorHAnsi" w:cstheme="majorHAnsi"/>
                  <w:strike/>
                  <w:szCs w:val="18"/>
                  <w:lang w:val="en-US"/>
                </w:rPr>
                <w:delText>Product</w:delText>
              </w:r>
            </w:del>
          </w:p>
        </w:tc>
        <w:tc>
          <w:tcPr>
            <w:tcW w:w="2127" w:type="dxa"/>
            <w:vAlign w:val="center"/>
          </w:tcPr>
          <w:p w:rsidRPr="009463FF" w:rsidR="008D489C" w:rsidDel="00262379" w:rsidP="00153EF4" w:rsidRDefault="008D489C" w14:paraId="65661720" w14:textId="63A16015">
            <w:pPr>
              <w:pStyle w:val="ListParagraph"/>
              <w:ind w:left="0"/>
              <w:rPr>
                <w:del w:author="Murguia, Sahima" w:date="2022-03-15T22:39:00Z" w:id="3080"/>
                <w:rFonts w:asciiTheme="majorHAnsi" w:hAnsiTheme="majorHAnsi" w:cstheme="majorHAnsi"/>
                <w:strike/>
                <w:szCs w:val="18"/>
                <w:lang w:val="en-US"/>
              </w:rPr>
            </w:pPr>
            <w:del w:author="Murguia, Sahima" w:date="2022-03-15T22:39:00Z" w:id="3081">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18920E67" w14:textId="40EFFF9D">
            <w:pPr>
              <w:pStyle w:val="ListParagraph"/>
              <w:ind w:left="0"/>
              <w:rPr>
                <w:del w:author="Murguia, Sahima" w:date="2022-03-15T22:39:00Z" w:id="3082"/>
                <w:rFonts w:asciiTheme="majorHAnsi" w:hAnsiTheme="majorHAnsi" w:cstheme="majorHAnsi"/>
                <w:strike/>
                <w:szCs w:val="18"/>
                <w:lang w:val="en-US"/>
              </w:rPr>
            </w:pPr>
          </w:p>
        </w:tc>
        <w:tc>
          <w:tcPr>
            <w:tcW w:w="2954" w:type="dxa"/>
            <w:vAlign w:val="center"/>
          </w:tcPr>
          <w:p w:rsidRPr="009463FF" w:rsidR="008D489C" w:rsidDel="00262379" w:rsidP="00153EF4" w:rsidRDefault="008D489C" w14:paraId="363F4ED9" w14:textId="522DF8C9">
            <w:pPr>
              <w:pStyle w:val="ListParagraph"/>
              <w:ind w:left="0"/>
              <w:rPr>
                <w:del w:author="Murguia, Sahima" w:date="2022-03-15T22:39:00Z" w:id="3083"/>
                <w:rFonts w:asciiTheme="majorHAnsi" w:hAnsiTheme="majorHAnsi" w:cstheme="majorHAnsi"/>
                <w:strike/>
                <w:szCs w:val="18"/>
                <w:lang w:val="en-US"/>
              </w:rPr>
            </w:pPr>
          </w:p>
        </w:tc>
      </w:tr>
      <w:tr w:rsidRPr="009463FF" w:rsidR="008D489C" w:rsidDel="00262379" w:rsidTr="00F1429D" w14:paraId="10F33AE3" w14:textId="02810CCF">
        <w:trPr>
          <w:trHeight w:val="43"/>
          <w:del w:author="Murguia, Sahima" w:date="2022-03-15T22:39:00Z" w:id="3084"/>
        </w:trPr>
        <w:tc>
          <w:tcPr>
            <w:tcW w:w="1418" w:type="dxa"/>
            <w:vMerge/>
            <w:vAlign w:val="center"/>
          </w:tcPr>
          <w:p w:rsidRPr="009463FF" w:rsidR="008D489C" w:rsidDel="00262379" w:rsidP="00153EF4" w:rsidRDefault="008D489C" w14:paraId="27B83921" w14:textId="583CBFEE">
            <w:pPr>
              <w:pStyle w:val="ListParagraph"/>
              <w:ind w:left="0"/>
              <w:rPr>
                <w:del w:author="Murguia, Sahima" w:date="2022-03-15T22:39:00Z" w:id="3085"/>
                <w:strike/>
                <w:sz w:val="20"/>
                <w:szCs w:val="20"/>
                <w:lang w:val="en-US"/>
              </w:rPr>
            </w:pPr>
          </w:p>
        </w:tc>
        <w:tc>
          <w:tcPr>
            <w:tcW w:w="1276" w:type="dxa"/>
            <w:vMerge/>
            <w:vAlign w:val="center"/>
          </w:tcPr>
          <w:p w:rsidRPr="009463FF" w:rsidR="008D489C" w:rsidDel="00262379" w:rsidP="00153EF4" w:rsidRDefault="008D489C" w14:paraId="61747C54" w14:textId="2D9BF0F8">
            <w:pPr>
              <w:pStyle w:val="ListParagraph"/>
              <w:ind w:left="0"/>
              <w:rPr>
                <w:del w:author="Murguia, Sahima" w:date="2022-03-15T22:39:00Z" w:id="3086"/>
                <w:rFonts w:asciiTheme="majorHAnsi" w:hAnsiTheme="majorHAnsi" w:cstheme="majorHAnsi"/>
                <w:strike/>
                <w:szCs w:val="18"/>
                <w:lang w:val="en-US"/>
              </w:rPr>
            </w:pPr>
          </w:p>
        </w:tc>
        <w:tc>
          <w:tcPr>
            <w:tcW w:w="1559" w:type="dxa"/>
            <w:vAlign w:val="center"/>
          </w:tcPr>
          <w:p w:rsidRPr="009463FF" w:rsidR="008D489C" w:rsidDel="00262379" w:rsidP="00153EF4" w:rsidRDefault="008D489C" w14:paraId="4CD29E72" w14:textId="63EF5D39">
            <w:pPr>
              <w:pStyle w:val="ListParagraph"/>
              <w:ind w:left="0"/>
              <w:rPr>
                <w:del w:author="Murguia, Sahima" w:date="2022-03-15T22:39:00Z" w:id="3087"/>
                <w:rFonts w:asciiTheme="majorHAnsi" w:hAnsiTheme="majorHAnsi" w:cstheme="majorHAnsi"/>
                <w:strike/>
                <w:szCs w:val="18"/>
                <w:lang w:val="en-US"/>
              </w:rPr>
            </w:pPr>
            <w:del w:author="Murguia, Sahima" w:date="2022-03-15T22:39:00Z" w:id="3088">
              <w:r w:rsidRPr="009463FF" w:rsidDel="00262379">
                <w:rPr>
                  <w:rFonts w:asciiTheme="majorHAnsi" w:hAnsiTheme="majorHAnsi" w:cstheme="majorHAnsi"/>
                  <w:strike/>
                  <w:szCs w:val="18"/>
                  <w:lang w:val="en-US"/>
                </w:rPr>
                <w:delText>Product Code</w:delText>
              </w:r>
            </w:del>
          </w:p>
        </w:tc>
        <w:tc>
          <w:tcPr>
            <w:tcW w:w="2127" w:type="dxa"/>
            <w:vAlign w:val="center"/>
          </w:tcPr>
          <w:p w:rsidRPr="009463FF" w:rsidR="008D489C" w:rsidDel="00262379" w:rsidP="00153EF4" w:rsidRDefault="008D489C" w14:paraId="471565E3" w14:textId="35D8A62A">
            <w:pPr>
              <w:pStyle w:val="ListParagraph"/>
              <w:ind w:left="0"/>
              <w:rPr>
                <w:del w:author="Murguia, Sahima" w:date="2022-03-15T22:39:00Z" w:id="3089"/>
                <w:rFonts w:asciiTheme="majorHAnsi" w:hAnsiTheme="majorHAnsi" w:cstheme="majorHAnsi"/>
                <w:strike/>
                <w:szCs w:val="18"/>
                <w:lang w:val="en-US"/>
              </w:rPr>
            </w:pPr>
            <w:del w:author="Murguia, Sahima" w:date="2022-03-15T22:39:00Z" w:id="3090">
              <w:r w:rsidRPr="009463FF" w:rsidDel="00262379">
                <w:rPr>
                  <w:rFonts w:asciiTheme="majorHAnsi" w:hAnsiTheme="majorHAnsi" w:cstheme="majorHAnsi"/>
                  <w:strike/>
                  <w:szCs w:val="18"/>
                  <w:lang w:val="en-US"/>
                </w:rPr>
                <w:delText>PART_NUM</w:delText>
              </w:r>
            </w:del>
          </w:p>
        </w:tc>
        <w:tc>
          <w:tcPr>
            <w:tcW w:w="850" w:type="dxa"/>
            <w:vAlign w:val="center"/>
          </w:tcPr>
          <w:p w:rsidRPr="009463FF" w:rsidR="008D489C" w:rsidDel="00262379" w:rsidP="00153EF4" w:rsidRDefault="008D489C" w14:paraId="1AF29394" w14:textId="536B5A38">
            <w:pPr>
              <w:pStyle w:val="ListParagraph"/>
              <w:ind w:left="0"/>
              <w:rPr>
                <w:del w:author="Murguia, Sahima" w:date="2022-03-15T22:39:00Z" w:id="3091"/>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7144DA2" w14:textId="587102B0">
            <w:pPr>
              <w:pStyle w:val="ListParagraph"/>
              <w:ind w:left="0"/>
              <w:rPr>
                <w:del w:author="Murguia, Sahima" w:date="2022-03-15T22:39:00Z" w:id="3092"/>
                <w:rFonts w:asciiTheme="majorHAnsi" w:hAnsiTheme="majorHAnsi" w:cstheme="majorHAnsi"/>
                <w:strike/>
                <w:szCs w:val="18"/>
                <w:lang w:val="en-US"/>
              </w:rPr>
            </w:pPr>
          </w:p>
        </w:tc>
      </w:tr>
      <w:tr w:rsidRPr="009463FF" w:rsidR="008D489C" w:rsidDel="00262379" w:rsidTr="00F1429D" w14:paraId="116BB1CE" w14:textId="784A9AFE">
        <w:trPr>
          <w:trHeight w:val="43"/>
          <w:del w:author="Murguia, Sahima" w:date="2022-03-15T22:39:00Z" w:id="3093"/>
        </w:trPr>
        <w:tc>
          <w:tcPr>
            <w:tcW w:w="1418" w:type="dxa"/>
            <w:vMerge/>
            <w:vAlign w:val="center"/>
          </w:tcPr>
          <w:p w:rsidRPr="009463FF" w:rsidR="008D489C" w:rsidDel="00262379" w:rsidP="00153EF4" w:rsidRDefault="008D489C" w14:paraId="5797F7BF" w14:textId="2BD4FFC6">
            <w:pPr>
              <w:pStyle w:val="ListParagraph"/>
              <w:ind w:left="0"/>
              <w:rPr>
                <w:del w:author="Murguia, Sahima" w:date="2022-03-15T22:39:00Z" w:id="3094"/>
                <w:strike/>
                <w:sz w:val="20"/>
                <w:szCs w:val="20"/>
                <w:lang w:val="en-US"/>
              </w:rPr>
            </w:pPr>
          </w:p>
        </w:tc>
        <w:tc>
          <w:tcPr>
            <w:tcW w:w="1276" w:type="dxa"/>
            <w:vMerge/>
            <w:vAlign w:val="center"/>
          </w:tcPr>
          <w:p w:rsidRPr="009463FF" w:rsidR="008D489C" w:rsidDel="00262379" w:rsidP="00153EF4" w:rsidRDefault="008D489C" w14:paraId="7C08435C" w14:textId="2565069B">
            <w:pPr>
              <w:pStyle w:val="ListParagraph"/>
              <w:ind w:left="0"/>
              <w:rPr>
                <w:del w:author="Murguia, Sahima" w:date="2022-03-15T22:39:00Z" w:id="3095"/>
                <w:rFonts w:asciiTheme="majorHAnsi" w:hAnsiTheme="majorHAnsi" w:cstheme="majorHAnsi"/>
                <w:strike/>
                <w:szCs w:val="18"/>
                <w:lang w:val="en-US"/>
              </w:rPr>
            </w:pPr>
          </w:p>
        </w:tc>
        <w:tc>
          <w:tcPr>
            <w:tcW w:w="1559" w:type="dxa"/>
            <w:vAlign w:val="center"/>
          </w:tcPr>
          <w:p w:rsidRPr="009463FF" w:rsidR="008D489C" w:rsidDel="00262379" w:rsidP="00153EF4" w:rsidRDefault="008D489C" w14:paraId="640D0C9E" w14:textId="3B5BDAB4">
            <w:pPr>
              <w:pStyle w:val="ListParagraph"/>
              <w:ind w:left="0"/>
              <w:rPr>
                <w:del w:author="Murguia, Sahima" w:date="2022-03-15T22:39:00Z" w:id="3096"/>
                <w:rFonts w:asciiTheme="majorHAnsi" w:hAnsiTheme="majorHAnsi" w:cstheme="majorHAnsi"/>
                <w:strike/>
                <w:szCs w:val="18"/>
                <w:lang w:val="en-US"/>
              </w:rPr>
            </w:pPr>
            <w:del w:author="Murguia, Sahima" w:date="2022-03-15T22:39:00Z" w:id="3097">
              <w:r w:rsidRPr="009463FF" w:rsidDel="00262379">
                <w:rPr>
                  <w:rFonts w:asciiTheme="majorHAnsi" w:hAnsiTheme="majorHAnsi" w:cstheme="majorHAnsi"/>
                  <w:strike/>
                  <w:szCs w:val="18"/>
                  <w:lang w:val="en-US"/>
                </w:rPr>
                <w:delText>Cost</w:delText>
              </w:r>
            </w:del>
          </w:p>
        </w:tc>
        <w:tc>
          <w:tcPr>
            <w:tcW w:w="2127" w:type="dxa"/>
            <w:vAlign w:val="center"/>
          </w:tcPr>
          <w:p w:rsidRPr="009463FF" w:rsidR="008D489C" w:rsidDel="00262379" w:rsidP="00153EF4" w:rsidRDefault="008D489C" w14:paraId="63A9EE53" w14:textId="74766884">
            <w:pPr>
              <w:pStyle w:val="ListParagraph"/>
              <w:ind w:left="0"/>
              <w:rPr>
                <w:del w:author="Murguia, Sahima" w:date="2022-03-15T22:39:00Z" w:id="3098"/>
                <w:rFonts w:asciiTheme="majorHAnsi" w:hAnsiTheme="majorHAnsi" w:cstheme="majorHAnsi"/>
                <w:strike/>
                <w:szCs w:val="18"/>
                <w:lang w:val="en-US"/>
              </w:rPr>
            </w:pPr>
            <w:del w:author="Murguia, Sahima" w:date="2022-03-15T22:39:00Z" w:id="3099">
              <w:r w:rsidRPr="009463FF" w:rsidDel="00262379">
                <w:rPr>
                  <w:rFonts w:asciiTheme="majorHAnsi" w:hAnsiTheme="majorHAnsi" w:cstheme="majorHAnsi"/>
                  <w:strike/>
                  <w:szCs w:val="18"/>
                  <w:lang w:val="en-US"/>
                </w:rPr>
                <w:delText>X_JTI_COST1</w:delText>
              </w:r>
            </w:del>
          </w:p>
        </w:tc>
        <w:tc>
          <w:tcPr>
            <w:tcW w:w="850" w:type="dxa"/>
            <w:vAlign w:val="center"/>
          </w:tcPr>
          <w:p w:rsidRPr="009463FF" w:rsidR="008D489C" w:rsidDel="00262379" w:rsidP="00153EF4" w:rsidRDefault="008D489C" w14:paraId="0928D9B2" w14:textId="7D947853">
            <w:pPr>
              <w:pStyle w:val="ListParagraph"/>
              <w:ind w:left="0"/>
              <w:rPr>
                <w:del w:author="Murguia, Sahima" w:date="2022-03-15T22:39:00Z" w:id="3100"/>
                <w:rFonts w:asciiTheme="majorHAnsi" w:hAnsiTheme="majorHAnsi" w:cstheme="majorHAnsi"/>
                <w:strike/>
                <w:szCs w:val="18"/>
                <w:lang w:val="en-US"/>
              </w:rPr>
            </w:pPr>
          </w:p>
        </w:tc>
        <w:tc>
          <w:tcPr>
            <w:tcW w:w="2954" w:type="dxa"/>
            <w:vAlign w:val="center"/>
          </w:tcPr>
          <w:p w:rsidRPr="009463FF" w:rsidR="008D489C" w:rsidDel="00262379" w:rsidP="00153EF4" w:rsidRDefault="008D489C" w14:paraId="7F343895" w14:textId="43D90967">
            <w:pPr>
              <w:pStyle w:val="ListParagraph"/>
              <w:ind w:left="0"/>
              <w:rPr>
                <w:del w:author="Murguia, Sahima" w:date="2022-03-15T22:39:00Z" w:id="3101"/>
                <w:rFonts w:asciiTheme="majorHAnsi" w:hAnsiTheme="majorHAnsi" w:cstheme="majorHAnsi"/>
                <w:strike/>
                <w:szCs w:val="18"/>
                <w:lang w:val="en-US"/>
              </w:rPr>
            </w:pPr>
          </w:p>
        </w:tc>
      </w:tr>
      <w:tr w:rsidRPr="009463FF" w:rsidR="008D489C" w:rsidDel="00262379" w:rsidTr="00F1429D" w14:paraId="6500FAB0" w14:textId="186F5D05">
        <w:trPr>
          <w:trHeight w:val="43"/>
          <w:del w:author="Murguia, Sahima" w:date="2022-03-15T22:39:00Z" w:id="3102"/>
        </w:trPr>
        <w:tc>
          <w:tcPr>
            <w:tcW w:w="1418" w:type="dxa"/>
            <w:vMerge/>
            <w:vAlign w:val="center"/>
          </w:tcPr>
          <w:p w:rsidRPr="009463FF" w:rsidR="008D489C" w:rsidDel="00262379" w:rsidP="00153EF4" w:rsidRDefault="008D489C" w14:paraId="04FBC6A3" w14:textId="6128F5A9">
            <w:pPr>
              <w:pStyle w:val="ListParagraph"/>
              <w:ind w:left="0"/>
              <w:rPr>
                <w:del w:author="Murguia, Sahima" w:date="2022-03-15T22:39:00Z" w:id="3103"/>
                <w:strike/>
                <w:sz w:val="20"/>
                <w:szCs w:val="20"/>
                <w:lang w:val="en-US"/>
              </w:rPr>
            </w:pPr>
          </w:p>
        </w:tc>
        <w:tc>
          <w:tcPr>
            <w:tcW w:w="1276" w:type="dxa"/>
            <w:vMerge/>
            <w:vAlign w:val="center"/>
          </w:tcPr>
          <w:p w:rsidRPr="009463FF" w:rsidR="008D489C" w:rsidDel="00262379" w:rsidP="00153EF4" w:rsidRDefault="008D489C" w14:paraId="4A000B8B" w14:textId="7B654A1B">
            <w:pPr>
              <w:pStyle w:val="ListParagraph"/>
              <w:ind w:left="0"/>
              <w:rPr>
                <w:del w:author="Murguia, Sahima" w:date="2022-03-15T22:39:00Z" w:id="3104"/>
                <w:rFonts w:asciiTheme="majorHAnsi" w:hAnsiTheme="majorHAnsi" w:cstheme="majorHAnsi"/>
                <w:strike/>
                <w:szCs w:val="18"/>
                <w:lang w:val="en-US"/>
              </w:rPr>
            </w:pPr>
          </w:p>
        </w:tc>
        <w:tc>
          <w:tcPr>
            <w:tcW w:w="1559" w:type="dxa"/>
            <w:vAlign w:val="center"/>
          </w:tcPr>
          <w:p w:rsidRPr="009463FF" w:rsidR="008D489C" w:rsidDel="00262379" w:rsidP="00153EF4" w:rsidRDefault="008D489C" w14:paraId="7EC7B367" w14:textId="547E0575">
            <w:pPr>
              <w:pStyle w:val="ListParagraph"/>
              <w:ind w:left="0"/>
              <w:rPr>
                <w:del w:author="Murguia, Sahima" w:date="2022-03-15T22:39:00Z" w:id="3105"/>
                <w:rFonts w:asciiTheme="majorHAnsi" w:hAnsiTheme="majorHAnsi" w:cstheme="majorHAnsi"/>
                <w:strike/>
                <w:szCs w:val="18"/>
                <w:lang w:val="en-US"/>
              </w:rPr>
            </w:pPr>
            <w:del w:author="Murguia, Sahima" w:date="2022-03-15T22:39:00Z" w:id="3106">
              <w:r w:rsidRPr="009463FF" w:rsidDel="00262379">
                <w:rPr>
                  <w:rFonts w:asciiTheme="majorHAnsi" w:hAnsiTheme="majorHAnsi" w:cstheme="majorHAnsi"/>
                  <w:strike/>
                  <w:szCs w:val="18"/>
                  <w:lang w:val="en-US"/>
                </w:rPr>
                <w:delText>Part #</w:delText>
              </w:r>
            </w:del>
          </w:p>
        </w:tc>
        <w:tc>
          <w:tcPr>
            <w:tcW w:w="2127" w:type="dxa"/>
            <w:vAlign w:val="center"/>
          </w:tcPr>
          <w:p w:rsidRPr="009463FF" w:rsidR="008D489C" w:rsidDel="00262379" w:rsidP="00153EF4" w:rsidRDefault="008D489C" w14:paraId="4E3A6370" w14:textId="1751DA9A">
            <w:pPr>
              <w:pStyle w:val="ListParagraph"/>
              <w:ind w:left="0"/>
              <w:rPr>
                <w:del w:author="Murguia, Sahima" w:date="2022-03-15T22:39:00Z" w:id="3107"/>
                <w:rFonts w:asciiTheme="majorHAnsi" w:hAnsiTheme="majorHAnsi" w:cstheme="majorHAnsi"/>
                <w:strike/>
                <w:szCs w:val="18"/>
                <w:lang w:val="en-US"/>
              </w:rPr>
            </w:pPr>
            <w:del w:author="Murguia, Sahima" w:date="2022-03-15T22:39:00Z" w:id="3108">
              <w:r w:rsidRPr="009463FF" w:rsidDel="00262379">
                <w:rPr>
                  <w:rFonts w:asciiTheme="majorHAnsi" w:hAnsiTheme="majorHAnsi" w:cstheme="majorHAnsi"/>
                  <w:strike/>
                  <w:szCs w:val="18"/>
                  <w:lang w:val="en-US"/>
                </w:rPr>
                <w:delText>PART_NUM</w:delText>
              </w:r>
            </w:del>
          </w:p>
        </w:tc>
        <w:tc>
          <w:tcPr>
            <w:tcW w:w="850" w:type="dxa"/>
            <w:vAlign w:val="center"/>
          </w:tcPr>
          <w:p w:rsidRPr="009463FF" w:rsidR="008D489C" w:rsidDel="00262379" w:rsidP="00153EF4" w:rsidRDefault="008D489C" w14:paraId="3105A49E" w14:textId="3A3C160C">
            <w:pPr>
              <w:pStyle w:val="ListParagraph"/>
              <w:ind w:left="0"/>
              <w:rPr>
                <w:del w:author="Murguia, Sahima" w:date="2022-03-15T22:39:00Z" w:id="3109"/>
                <w:rFonts w:asciiTheme="majorHAnsi" w:hAnsiTheme="majorHAnsi" w:cstheme="majorHAnsi"/>
                <w:strike/>
                <w:szCs w:val="18"/>
                <w:lang w:val="en-US"/>
              </w:rPr>
            </w:pPr>
          </w:p>
        </w:tc>
        <w:tc>
          <w:tcPr>
            <w:tcW w:w="2954" w:type="dxa"/>
            <w:vAlign w:val="center"/>
          </w:tcPr>
          <w:p w:rsidRPr="009463FF" w:rsidR="008D489C" w:rsidDel="00262379" w:rsidP="00153EF4" w:rsidRDefault="008D489C" w14:paraId="40890E93" w14:textId="2E269002">
            <w:pPr>
              <w:pStyle w:val="ListParagraph"/>
              <w:ind w:left="0"/>
              <w:rPr>
                <w:del w:author="Murguia, Sahima" w:date="2022-03-15T22:39:00Z" w:id="3110"/>
                <w:rFonts w:asciiTheme="majorHAnsi" w:hAnsiTheme="majorHAnsi" w:cstheme="majorHAnsi"/>
                <w:strike/>
                <w:szCs w:val="18"/>
                <w:lang w:val="en-US"/>
              </w:rPr>
            </w:pPr>
          </w:p>
        </w:tc>
      </w:tr>
      <w:tr w:rsidRPr="009463FF" w:rsidR="008D489C" w:rsidDel="00262379" w:rsidTr="00F1429D" w14:paraId="125DFDD2" w14:textId="1F7B6FA3">
        <w:trPr>
          <w:trHeight w:val="43"/>
          <w:del w:author="Murguia, Sahima" w:date="2022-03-15T22:39:00Z" w:id="3111"/>
        </w:trPr>
        <w:tc>
          <w:tcPr>
            <w:tcW w:w="1418" w:type="dxa"/>
            <w:vMerge/>
            <w:vAlign w:val="center"/>
          </w:tcPr>
          <w:p w:rsidRPr="009463FF" w:rsidR="008D489C" w:rsidDel="00262379" w:rsidP="00153EF4" w:rsidRDefault="008D489C" w14:paraId="2561CC69" w14:textId="03503674">
            <w:pPr>
              <w:pStyle w:val="ListParagraph"/>
              <w:ind w:left="0"/>
              <w:rPr>
                <w:del w:author="Murguia, Sahima" w:date="2022-03-15T22:39:00Z" w:id="3112"/>
                <w:strike/>
                <w:sz w:val="20"/>
                <w:szCs w:val="20"/>
                <w:lang w:val="en-US"/>
              </w:rPr>
            </w:pPr>
          </w:p>
        </w:tc>
        <w:tc>
          <w:tcPr>
            <w:tcW w:w="1276" w:type="dxa"/>
            <w:vAlign w:val="center"/>
          </w:tcPr>
          <w:p w:rsidRPr="009463FF" w:rsidR="008D489C" w:rsidDel="00262379" w:rsidP="00153EF4" w:rsidRDefault="008D489C" w14:paraId="33EB93F0" w14:textId="05D7FF4C">
            <w:pPr>
              <w:pStyle w:val="ListParagraph"/>
              <w:ind w:left="0"/>
              <w:rPr>
                <w:del w:author="Murguia, Sahima" w:date="2022-03-15T22:39:00Z" w:id="3113"/>
                <w:rFonts w:asciiTheme="majorHAnsi" w:hAnsiTheme="majorHAnsi" w:cstheme="majorHAnsi"/>
                <w:strike/>
                <w:szCs w:val="18"/>
                <w:lang w:val="en-US"/>
              </w:rPr>
            </w:pPr>
            <w:del w:author="Murguia, Sahima" w:date="2022-03-15T22:39:00Z" w:id="3114">
              <w:r w:rsidRPr="009463FF" w:rsidDel="00262379">
                <w:rPr>
                  <w:rFonts w:asciiTheme="majorHAnsi" w:hAnsiTheme="majorHAnsi" w:cstheme="majorHAnsi"/>
                  <w:strike/>
                  <w:szCs w:val="18"/>
                  <w:lang w:val="en-US"/>
                </w:rPr>
                <w:delText>S_POSTN</w:delText>
              </w:r>
            </w:del>
          </w:p>
        </w:tc>
        <w:tc>
          <w:tcPr>
            <w:tcW w:w="1559" w:type="dxa"/>
            <w:vAlign w:val="center"/>
          </w:tcPr>
          <w:p w:rsidRPr="009463FF" w:rsidR="008D489C" w:rsidDel="00262379" w:rsidP="00153EF4" w:rsidRDefault="008D489C" w14:paraId="6F973613" w14:textId="52688E71">
            <w:pPr>
              <w:pStyle w:val="ListParagraph"/>
              <w:ind w:left="0"/>
              <w:rPr>
                <w:del w:author="Murguia, Sahima" w:date="2022-03-15T22:39:00Z" w:id="3115"/>
                <w:rFonts w:asciiTheme="majorHAnsi" w:hAnsiTheme="majorHAnsi" w:cstheme="majorHAnsi"/>
                <w:strike/>
                <w:szCs w:val="18"/>
                <w:lang w:val="en-US"/>
              </w:rPr>
            </w:pPr>
            <w:del w:author="Murguia, Sahima" w:date="2022-03-15T22:39:00Z" w:id="3116">
              <w:r w:rsidRPr="009463FF" w:rsidDel="00262379">
                <w:rPr>
                  <w:rFonts w:asciiTheme="majorHAnsi" w:hAnsiTheme="majorHAnsi" w:cstheme="majorHAnsi"/>
                  <w:strike/>
                  <w:szCs w:val="18"/>
                  <w:lang w:val="en-US"/>
                </w:rPr>
                <w:delText>Owner</w:delText>
              </w:r>
            </w:del>
          </w:p>
        </w:tc>
        <w:tc>
          <w:tcPr>
            <w:tcW w:w="2127" w:type="dxa"/>
            <w:vAlign w:val="center"/>
          </w:tcPr>
          <w:p w:rsidRPr="009463FF" w:rsidR="008D489C" w:rsidDel="00262379" w:rsidP="00153EF4" w:rsidRDefault="008D489C" w14:paraId="17027995" w14:textId="3ACE7DC6">
            <w:pPr>
              <w:pStyle w:val="ListParagraph"/>
              <w:ind w:left="0"/>
              <w:rPr>
                <w:del w:author="Murguia, Sahima" w:date="2022-03-15T22:39:00Z" w:id="3117"/>
                <w:rFonts w:asciiTheme="majorHAnsi" w:hAnsiTheme="majorHAnsi" w:cstheme="majorHAnsi"/>
                <w:strike/>
                <w:szCs w:val="18"/>
                <w:lang w:val="en-US"/>
              </w:rPr>
            </w:pPr>
            <w:del w:author="Murguia, Sahima" w:date="2022-03-15T22:39:00Z" w:id="3118">
              <w:r w:rsidRPr="009463FF" w:rsidDel="00262379">
                <w:rPr>
                  <w:rFonts w:asciiTheme="majorHAnsi" w:hAnsiTheme="majorHAnsi" w:cstheme="majorHAnsi"/>
                  <w:strike/>
                  <w:szCs w:val="18"/>
                  <w:lang w:val="en-US"/>
                </w:rPr>
                <w:delText>NAME</w:delText>
              </w:r>
            </w:del>
          </w:p>
        </w:tc>
        <w:tc>
          <w:tcPr>
            <w:tcW w:w="850" w:type="dxa"/>
            <w:vAlign w:val="center"/>
          </w:tcPr>
          <w:p w:rsidRPr="009463FF" w:rsidR="008D489C" w:rsidDel="00262379" w:rsidP="00153EF4" w:rsidRDefault="008D489C" w14:paraId="54FEF436" w14:textId="1EBBDAD7">
            <w:pPr>
              <w:pStyle w:val="ListParagraph"/>
              <w:ind w:left="0"/>
              <w:rPr>
                <w:del w:author="Murguia, Sahima" w:date="2022-03-15T22:39:00Z" w:id="3119"/>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3EBA677" w14:textId="27C72FA4">
            <w:pPr>
              <w:pStyle w:val="ListParagraph"/>
              <w:ind w:left="0"/>
              <w:rPr>
                <w:del w:author="Murguia, Sahima" w:date="2022-03-15T22:39:00Z" w:id="3120"/>
                <w:rFonts w:asciiTheme="majorHAnsi" w:hAnsiTheme="majorHAnsi" w:cstheme="majorHAnsi"/>
                <w:strike/>
                <w:szCs w:val="18"/>
                <w:lang w:val="en-US"/>
              </w:rPr>
            </w:pPr>
          </w:p>
        </w:tc>
      </w:tr>
      <w:tr w:rsidRPr="009463FF" w:rsidR="008D489C" w:rsidDel="00262379" w:rsidTr="00F1429D" w14:paraId="6238DFE5" w14:textId="654ED498">
        <w:trPr>
          <w:trHeight w:val="43"/>
          <w:del w:author="Murguia, Sahima" w:date="2022-03-15T22:39:00Z" w:id="3121"/>
        </w:trPr>
        <w:tc>
          <w:tcPr>
            <w:tcW w:w="1418" w:type="dxa"/>
            <w:vMerge/>
            <w:vAlign w:val="center"/>
          </w:tcPr>
          <w:p w:rsidRPr="009463FF" w:rsidR="008D489C" w:rsidDel="00262379" w:rsidP="00153EF4" w:rsidRDefault="008D489C" w14:paraId="01A385D6" w14:textId="5D767783">
            <w:pPr>
              <w:pStyle w:val="ListParagraph"/>
              <w:ind w:left="0"/>
              <w:rPr>
                <w:del w:author="Murguia, Sahima" w:date="2022-03-15T22:39:00Z" w:id="3122"/>
                <w:strike/>
                <w:sz w:val="20"/>
                <w:szCs w:val="20"/>
                <w:lang w:val="en-US"/>
              </w:rPr>
            </w:pPr>
          </w:p>
        </w:tc>
        <w:tc>
          <w:tcPr>
            <w:tcW w:w="1276" w:type="dxa"/>
            <w:vMerge w:val="restart"/>
            <w:vAlign w:val="center"/>
          </w:tcPr>
          <w:p w:rsidRPr="009463FF" w:rsidR="008D489C" w:rsidDel="00262379" w:rsidP="00153EF4" w:rsidRDefault="008D489C" w14:paraId="795218C3" w14:textId="69552845">
            <w:pPr>
              <w:pStyle w:val="ListParagraph"/>
              <w:ind w:left="0"/>
              <w:rPr>
                <w:del w:author="Murguia, Sahima" w:date="2022-03-15T22:39:00Z" w:id="3123"/>
                <w:rFonts w:asciiTheme="majorHAnsi" w:hAnsiTheme="majorHAnsi" w:cstheme="majorHAnsi"/>
                <w:strike/>
                <w:szCs w:val="18"/>
                <w:lang w:val="en-US"/>
              </w:rPr>
            </w:pPr>
            <w:del w:author="Murguia, Sahima" w:date="2022-03-15T22:39:00Z" w:id="3124">
              <w:r w:rsidRPr="009463FF" w:rsidDel="00262379">
                <w:rPr>
                  <w:rFonts w:asciiTheme="majorHAnsi" w:hAnsiTheme="majorHAnsi" w:cstheme="majorHAnsi"/>
                  <w:strike/>
                  <w:szCs w:val="18"/>
                  <w:lang w:val="en-US"/>
                </w:rPr>
                <w:delText>S_PROD_INV_CAT</w:delText>
              </w:r>
            </w:del>
          </w:p>
        </w:tc>
        <w:tc>
          <w:tcPr>
            <w:tcW w:w="1559" w:type="dxa"/>
            <w:vAlign w:val="center"/>
          </w:tcPr>
          <w:p w:rsidRPr="009463FF" w:rsidR="008D489C" w:rsidDel="00262379" w:rsidP="00153EF4" w:rsidRDefault="008D489C" w14:paraId="5D8CEF9E" w14:textId="4F3FE105">
            <w:pPr>
              <w:pStyle w:val="ListParagraph"/>
              <w:ind w:left="0"/>
              <w:rPr>
                <w:del w:author="Murguia, Sahima" w:date="2022-03-15T22:39:00Z" w:id="3125"/>
                <w:rFonts w:asciiTheme="majorHAnsi" w:hAnsiTheme="majorHAnsi" w:cstheme="majorHAnsi"/>
                <w:strike/>
                <w:szCs w:val="18"/>
                <w:lang w:val="en-US"/>
              </w:rPr>
            </w:pPr>
            <w:del w:author="Murguia, Sahima" w:date="2022-03-15T22:39:00Z" w:id="3126">
              <w:r w:rsidRPr="009463FF" w:rsidDel="00262379">
                <w:rPr>
                  <w:rFonts w:asciiTheme="majorHAnsi" w:hAnsiTheme="majorHAnsi" w:cstheme="majorHAnsi"/>
                  <w:strike/>
                  <w:szCs w:val="18"/>
                  <w:lang w:val="en-US"/>
                </w:rPr>
                <w:delText>Status Code</w:delText>
              </w:r>
            </w:del>
          </w:p>
        </w:tc>
        <w:tc>
          <w:tcPr>
            <w:tcW w:w="2127" w:type="dxa"/>
            <w:vAlign w:val="center"/>
          </w:tcPr>
          <w:p w:rsidRPr="009463FF" w:rsidR="008D489C" w:rsidDel="00262379" w:rsidP="00153EF4" w:rsidRDefault="008D489C" w14:paraId="02D172AB" w14:textId="367B8369">
            <w:pPr>
              <w:pStyle w:val="ListParagraph"/>
              <w:ind w:left="0"/>
              <w:rPr>
                <w:del w:author="Murguia, Sahima" w:date="2022-03-15T22:39:00Z" w:id="3127"/>
                <w:rFonts w:asciiTheme="majorHAnsi" w:hAnsiTheme="majorHAnsi" w:cstheme="majorHAnsi"/>
                <w:strike/>
                <w:szCs w:val="18"/>
                <w:lang w:val="en-US"/>
              </w:rPr>
            </w:pPr>
            <w:del w:author="Murguia, Sahima" w:date="2022-03-15T22:39:00Z" w:id="3128">
              <w:r w:rsidRPr="009463FF" w:rsidDel="00262379">
                <w:rPr>
                  <w:rFonts w:asciiTheme="majorHAnsi" w:hAnsiTheme="majorHAnsi" w:cstheme="majorHAnsi"/>
                  <w:strike/>
                  <w:szCs w:val="18"/>
                  <w:lang w:val="en-US"/>
                </w:rPr>
                <w:delText>STATUS_CD</w:delText>
              </w:r>
            </w:del>
          </w:p>
        </w:tc>
        <w:tc>
          <w:tcPr>
            <w:tcW w:w="850" w:type="dxa"/>
            <w:vAlign w:val="center"/>
          </w:tcPr>
          <w:p w:rsidRPr="009463FF" w:rsidR="008D489C" w:rsidDel="00262379" w:rsidP="00153EF4" w:rsidRDefault="008D489C" w14:paraId="3828BDAC" w14:textId="3B6D354D">
            <w:pPr>
              <w:pStyle w:val="ListParagraph"/>
              <w:ind w:left="0"/>
              <w:rPr>
                <w:del w:author="Murguia, Sahima" w:date="2022-03-15T22:39:00Z" w:id="3129"/>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E014821" w14:textId="67A2A2DD">
            <w:pPr>
              <w:pStyle w:val="ListParagraph"/>
              <w:ind w:left="0"/>
              <w:rPr>
                <w:del w:author="Murguia, Sahima" w:date="2022-03-15T22:39:00Z" w:id="3130"/>
                <w:rFonts w:asciiTheme="majorHAnsi" w:hAnsiTheme="majorHAnsi" w:cstheme="majorHAnsi"/>
                <w:strike/>
                <w:szCs w:val="18"/>
                <w:lang w:val="en-US"/>
              </w:rPr>
            </w:pPr>
          </w:p>
        </w:tc>
      </w:tr>
      <w:tr w:rsidRPr="009463FF" w:rsidR="008D489C" w:rsidDel="00262379" w:rsidTr="00F1429D" w14:paraId="4E933D47" w14:textId="4597783D">
        <w:trPr>
          <w:trHeight w:val="43"/>
          <w:del w:author="Murguia, Sahima" w:date="2022-03-15T22:39:00Z" w:id="3131"/>
        </w:trPr>
        <w:tc>
          <w:tcPr>
            <w:tcW w:w="1418" w:type="dxa"/>
            <w:vMerge/>
            <w:vAlign w:val="center"/>
          </w:tcPr>
          <w:p w:rsidRPr="009463FF" w:rsidR="008D489C" w:rsidDel="00262379" w:rsidP="00153EF4" w:rsidRDefault="008D489C" w14:paraId="2BFEB196" w14:textId="1C3EC308">
            <w:pPr>
              <w:pStyle w:val="ListParagraph"/>
              <w:ind w:left="0"/>
              <w:rPr>
                <w:del w:author="Murguia, Sahima" w:date="2022-03-15T22:39:00Z" w:id="3132"/>
                <w:strike/>
                <w:sz w:val="20"/>
                <w:szCs w:val="20"/>
                <w:lang w:val="en-US"/>
              </w:rPr>
            </w:pPr>
          </w:p>
        </w:tc>
        <w:tc>
          <w:tcPr>
            <w:tcW w:w="1276" w:type="dxa"/>
            <w:vMerge/>
            <w:vAlign w:val="center"/>
          </w:tcPr>
          <w:p w:rsidRPr="009463FF" w:rsidR="008D489C" w:rsidDel="00262379" w:rsidP="00153EF4" w:rsidRDefault="008D489C" w14:paraId="64EF90D8" w14:textId="2ECCCE64">
            <w:pPr>
              <w:pStyle w:val="ListParagraph"/>
              <w:ind w:left="0"/>
              <w:rPr>
                <w:del w:author="Murguia, Sahima" w:date="2022-03-15T22:39:00Z" w:id="3133"/>
                <w:rFonts w:asciiTheme="majorHAnsi" w:hAnsiTheme="majorHAnsi" w:cstheme="majorHAnsi"/>
                <w:strike/>
                <w:szCs w:val="18"/>
                <w:lang w:val="en-US"/>
              </w:rPr>
            </w:pPr>
          </w:p>
        </w:tc>
        <w:tc>
          <w:tcPr>
            <w:tcW w:w="1559" w:type="dxa"/>
            <w:vAlign w:val="center"/>
          </w:tcPr>
          <w:p w:rsidRPr="009463FF" w:rsidR="008D489C" w:rsidDel="00262379" w:rsidP="00153EF4" w:rsidRDefault="008D489C" w14:paraId="5594A800" w14:textId="3AF47E00">
            <w:pPr>
              <w:pStyle w:val="ListParagraph"/>
              <w:ind w:left="0"/>
              <w:rPr>
                <w:del w:author="Murguia, Sahima" w:date="2022-03-15T22:39:00Z" w:id="3134"/>
                <w:rFonts w:asciiTheme="majorHAnsi" w:hAnsiTheme="majorHAnsi" w:cstheme="majorHAnsi"/>
                <w:strike/>
                <w:szCs w:val="18"/>
                <w:lang w:val="en-US"/>
              </w:rPr>
            </w:pPr>
            <w:del w:author="Murguia, Sahima" w:date="2022-03-15T22:39:00Z" w:id="3135">
              <w:r w:rsidRPr="009463FF" w:rsidDel="00262379">
                <w:rPr>
                  <w:rFonts w:asciiTheme="majorHAnsi" w:hAnsiTheme="majorHAnsi" w:cstheme="majorHAnsi"/>
                  <w:strike/>
                  <w:szCs w:val="18"/>
                  <w:lang w:val="en-US"/>
                </w:rPr>
                <w:delText>Availability</w:delText>
              </w:r>
            </w:del>
          </w:p>
        </w:tc>
        <w:tc>
          <w:tcPr>
            <w:tcW w:w="2127" w:type="dxa"/>
            <w:vAlign w:val="center"/>
          </w:tcPr>
          <w:p w:rsidRPr="009463FF" w:rsidR="008D489C" w:rsidDel="00262379" w:rsidP="00153EF4" w:rsidRDefault="008D489C" w14:paraId="42FDF9AB" w14:textId="238C6979">
            <w:pPr>
              <w:pStyle w:val="ListParagraph"/>
              <w:ind w:left="0"/>
              <w:rPr>
                <w:del w:author="Murguia, Sahima" w:date="2022-03-15T22:39:00Z" w:id="3136"/>
                <w:rFonts w:asciiTheme="majorHAnsi" w:hAnsiTheme="majorHAnsi" w:cstheme="majorHAnsi"/>
                <w:strike/>
                <w:szCs w:val="18"/>
                <w:lang w:val="en-US"/>
              </w:rPr>
            </w:pPr>
            <w:del w:author="Murguia, Sahima" w:date="2022-03-15T22:39:00Z" w:id="3137">
              <w:r w:rsidRPr="009463FF" w:rsidDel="00262379">
                <w:rPr>
                  <w:rFonts w:asciiTheme="majorHAnsi" w:hAnsiTheme="majorHAnsi" w:cstheme="majorHAnsi"/>
                  <w:strike/>
                  <w:szCs w:val="18"/>
                  <w:lang w:val="en-US"/>
                </w:rPr>
                <w:delText>AVAIL_CD</w:delText>
              </w:r>
            </w:del>
          </w:p>
        </w:tc>
        <w:tc>
          <w:tcPr>
            <w:tcW w:w="850" w:type="dxa"/>
            <w:vAlign w:val="center"/>
          </w:tcPr>
          <w:p w:rsidRPr="009463FF" w:rsidR="008D489C" w:rsidDel="00262379" w:rsidP="00153EF4" w:rsidRDefault="008D489C" w14:paraId="245FDDA7" w14:textId="5CB70CCA">
            <w:pPr>
              <w:pStyle w:val="ListParagraph"/>
              <w:ind w:left="0"/>
              <w:rPr>
                <w:del w:author="Murguia, Sahima" w:date="2022-03-15T22:39:00Z" w:id="3138"/>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CC722EB" w14:textId="7572864F">
            <w:pPr>
              <w:pStyle w:val="ListParagraph"/>
              <w:ind w:left="0"/>
              <w:rPr>
                <w:del w:author="Murguia, Sahima" w:date="2022-03-15T22:39:00Z" w:id="3139"/>
                <w:rFonts w:asciiTheme="majorHAnsi" w:hAnsiTheme="majorHAnsi" w:cstheme="majorHAnsi"/>
                <w:strike/>
                <w:szCs w:val="18"/>
                <w:lang w:val="en-US"/>
              </w:rPr>
            </w:pPr>
          </w:p>
        </w:tc>
      </w:tr>
      <w:tr w:rsidRPr="009463FF" w:rsidR="008D489C" w:rsidDel="00262379" w:rsidTr="00F1429D" w14:paraId="3DA67EC4" w14:textId="76D030B8">
        <w:trPr>
          <w:trHeight w:val="43"/>
          <w:del w:author="Murguia, Sahima" w:date="2022-03-15T22:39:00Z" w:id="3140"/>
        </w:trPr>
        <w:tc>
          <w:tcPr>
            <w:tcW w:w="1418" w:type="dxa"/>
            <w:vMerge/>
            <w:vAlign w:val="center"/>
          </w:tcPr>
          <w:p w:rsidRPr="009463FF" w:rsidR="008D489C" w:rsidDel="00262379" w:rsidP="00153EF4" w:rsidRDefault="008D489C" w14:paraId="52A9A2C4" w14:textId="5EEC9998">
            <w:pPr>
              <w:pStyle w:val="ListParagraph"/>
              <w:ind w:left="0"/>
              <w:rPr>
                <w:del w:author="Murguia, Sahima" w:date="2022-03-15T22:39:00Z" w:id="3141"/>
                <w:strike/>
                <w:sz w:val="20"/>
                <w:szCs w:val="20"/>
                <w:lang w:val="en-US"/>
              </w:rPr>
            </w:pPr>
          </w:p>
        </w:tc>
        <w:tc>
          <w:tcPr>
            <w:tcW w:w="1276" w:type="dxa"/>
            <w:vMerge/>
            <w:vAlign w:val="center"/>
          </w:tcPr>
          <w:p w:rsidRPr="009463FF" w:rsidR="008D489C" w:rsidDel="00262379" w:rsidP="00153EF4" w:rsidRDefault="008D489C" w14:paraId="50D60CF9" w14:textId="35CD4977">
            <w:pPr>
              <w:pStyle w:val="ListParagraph"/>
              <w:ind w:left="0"/>
              <w:rPr>
                <w:del w:author="Murguia, Sahima" w:date="2022-03-15T22:39:00Z" w:id="3142"/>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EBC8925" w14:textId="464B3355">
            <w:pPr>
              <w:pStyle w:val="ListParagraph"/>
              <w:ind w:left="0"/>
              <w:rPr>
                <w:del w:author="Murguia, Sahima" w:date="2022-03-15T22:39:00Z" w:id="3143"/>
                <w:rFonts w:asciiTheme="majorHAnsi" w:hAnsiTheme="majorHAnsi" w:cstheme="majorHAnsi"/>
                <w:strike/>
                <w:szCs w:val="18"/>
                <w:lang w:val="en-US"/>
              </w:rPr>
            </w:pPr>
            <w:del w:author="Murguia, Sahima" w:date="2022-03-15T22:39:00Z" w:id="3144">
              <w:r w:rsidRPr="009463FF" w:rsidDel="00262379">
                <w:rPr>
                  <w:rFonts w:asciiTheme="majorHAnsi" w:hAnsiTheme="majorHAnsi" w:cstheme="majorHAnsi"/>
                  <w:strike/>
                  <w:szCs w:val="18"/>
                  <w:lang w:val="en-US"/>
                </w:rPr>
                <w:delText>Status</w:delText>
              </w:r>
            </w:del>
          </w:p>
        </w:tc>
        <w:tc>
          <w:tcPr>
            <w:tcW w:w="2127" w:type="dxa"/>
            <w:vAlign w:val="center"/>
          </w:tcPr>
          <w:p w:rsidRPr="009463FF" w:rsidR="008D489C" w:rsidDel="00262379" w:rsidP="00153EF4" w:rsidRDefault="008D489C" w14:paraId="61E61E5D" w14:textId="03B75E85">
            <w:pPr>
              <w:pStyle w:val="ListParagraph"/>
              <w:ind w:left="0"/>
              <w:rPr>
                <w:del w:author="Murguia, Sahima" w:date="2022-03-15T22:39:00Z" w:id="3145"/>
                <w:rFonts w:asciiTheme="majorHAnsi" w:hAnsiTheme="majorHAnsi" w:cstheme="majorHAnsi"/>
                <w:strike/>
                <w:szCs w:val="18"/>
                <w:lang w:val="en-US"/>
              </w:rPr>
            </w:pPr>
            <w:del w:author="Murguia, Sahima" w:date="2022-03-15T22:39:00Z" w:id="3146">
              <w:r w:rsidRPr="009463FF" w:rsidDel="00262379">
                <w:rPr>
                  <w:rFonts w:asciiTheme="majorHAnsi" w:hAnsiTheme="majorHAnsi" w:cstheme="majorHAnsi"/>
                  <w:strike/>
                  <w:szCs w:val="18"/>
                  <w:lang w:val="en-US"/>
                </w:rPr>
                <w:delText>STATUS_CD</w:delText>
              </w:r>
            </w:del>
          </w:p>
        </w:tc>
        <w:tc>
          <w:tcPr>
            <w:tcW w:w="850" w:type="dxa"/>
            <w:vAlign w:val="center"/>
          </w:tcPr>
          <w:p w:rsidRPr="009463FF" w:rsidR="008D489C" w:rsidDel="00262379" w:rsidP="00153EF4" w:rsidRDefault="008D489C" w14:paraId="5427D264" w14:textId="2CB1B5A9">
            <w:pPr>
              <w:pStyle w:val="ListParagraph"/>
              <w:ind w:left="0"/>
              <w:rPr>
                <w:del w:author="Murguia, Sahima" w:date="2022-03-15T22:39:00Z" w:id="3147"/>
                <w:rFonts w:asciiTheme="majorHAnsi" w:hAnsiTheme="majorHAnsi" w:cstheme="majorHAnsi"/>
                <w:strike/>
                <w:szCs w:val="18"/>
                <w:lang w:val="en-US"/>
              </w:rPr>
            </w:pPr>
          </w:p>
        </w:tc>
        <w:tc>
          <w:tcPr>
            <w:tcW w:w="2954" w:type="dxa"/>
            <w:vAlign w:val="center"/>
          </w:tcPr>
          <w:p w:rsidRPr="009463FF" w:rsidR="008D489C" w:rsidDel="00262379" w:rsidP="00153EF4" w:rsidRDefault="008D489C" w14:paraId="16BF22CB" w14:textId="3892E7B7">
            <w:pPr>
              <w:pStyle w:val="ListParagraph"/>
              <w:ind w:left="0"/>
              <w:rPr>
                <w:del w:author="Murguia, Sahima" w:date="2022-03-15T22:39:00Z" w:id="3148"/>
                <w:rFonts w:asciiTheme="majorHAnsi" w:hAnsiTheme="majorHAnsi" w:cstheme="majorHAnsi"/>
                <w:strike/>
                <w:szCs w:val="18"/>
                <w:lang w:val="en-US"/>
              </w:rPr>
            </w:pPr>
          </w:p>
        </w:tc>
      </w:tr>
      <w:tr w:rsidRPr="009463FF" w:rsidR="008D489C" w:rsidDel="00262379" w:rsidTr="00F1429D" w14:paraId="20B1053A" w14:textId="14A75F05">
        <w:trPr>
          <w:trHeight w:val="43"/>
          <w:del w:author="Murguia, Sahima" w:date="2022-03-15T22:39:00Z" w:id="3149"/>
        </w:trPr>
        <w:tc>
          <w:tcPr>
            <w:tcW w:w="1418" w:type="dxa"/>
            <w:vMerge/>
            <w:vAlign w:val="center"/>
          </w:tcPr>
          <w:p w:rsidRPr="009463FF" w:rsidR="008D489C" w:rsidDel="00262379" w:rsidP="00153EF4" w:rsidRDefault="008D489C" w14:paraId="127FFE29" w14:textId="2BE9E97F">
            <w:pPr>
              <w:pStyle w:val="ListParagraph"/>
              <w:ind w:left="0"/>
              <w:rPr>
                <w:del w:author="Murguia, Sahima" w:date="2022-03-15T22:39:00Z" w:id="3150"/>
                <w:strike/>
                <w:sz w:val="20"/>
                <w:szCs w:val="20"/>
                <w:lang w:val="en-US"/>
              </w:rPr>
            </w:pPr>
          </w:p>
        </w:tc>
        <w:tc>
          <w:tcPr>
            <w:tcW w:w="1276" w:type="dxa"/>
            <w:vMerge w:val="restart"/>
            <w:vAlign w:val="center"/>
          </w:tcPr>
          <w:p w:rsidRPr="009463FF" w:rsidR="008D489C" w:rsidDel="00262379" w:rsidP="00153EF4" w:rsidRDefault="008D489C" w14:paraId="53462629" w14:textId="32FF8052">
            <w:pPr>
              <w:pStyle w:val="ListParagraph"/>
              <w:ind w:left="0"/>
              <w:rPr>
                <w:del w:author="Murguia, Sahima" w:date="2022-03-15T22:39:00Z" w:id="3151"/>
                <w:rFonts w:asciiTheme="majorHAnsi" w:hAnsiTheme="majorHAnsi" w:cstheme="majorHAnsi"/>
                <w:strike/>
                <w:szCs w:val="18"/>
                <w:lang w:val="en-US"/>
              </w:rPr>
            </w:pPr>
            <w:del w:author="Murguia, Sahima" w:date="2022-03-15T22:39:00Z" w:id="3152">
              <w:r w:rsidRPr="009463FF" w:rsidDel="00262379">
                <w:rPr>
                  <w:rFonts w:asciiTheme="majorHAnsi" w:hAnsiTheme="majorHAnsi" w:cstheme="majorHAnsi"/>
                  <w:strike/>
                  <w:szCs w:val="18"/>
                  <w:lang w:val="en-US"/>
                </w:rPr>
                <w:delText>S_USER</w:delText>
              </w:r>
            </w:del>
          </w:p>
        </w:tc>
        <w:tc>
          <w:tcPr>
            <w:tcW w:w="1559" w:type="dxa"/>
            <w:vAlign w:val="center"/>
          </w:tcPr>
          <w:p w:rsidRPr="009463FF" w:rsidR="008D489C" w:rsidDel="00262379" w:rsidP="00153EF4" w:rsidRDefault="008D489C" w14:paraId="4532E6BC" w14:textId="5B745F12">
            <w:pPr>
              <w:pStyle w:val="ListParagraph"/>
              <w:ind w:left="0"/>
              <w:rPr>
                <w:del w:author="Murguia, Sahima" w:date="2022-03-15T22:39:00Z" w:id="3153"/>
                <w:rFonts w:asciiTheme="majorHAnsi" w:hAnsiTheme="majorHAnsi" w:cstheme="majorHAnsi"/>
                <w:strike/>
                <w:szCs w:val="18"/>
                <w:lang w:val="en-US"/>
              </w:rPr>
            </w:pPr>
            <w:del w:author="Murguia, Sahima" w:date="2022-03-15T22:39:00Z" w:id="3154">
              <w:r w:rsidRPr="009463FF" w:rsidDel="00262379">
                <w:rPr>
                  <w:rFonts w:asciiTheme="majorHAnsi" w:hAnsiTheme="majorHAnsi" w:cstheme="majorHAnsi"/>
                  <w:strike/>
                  <w:szCs w:val="18"/>
                  <w:lang w:val="en-US"/>
                </w:rPr>
                <w:delText>Created By</w:delText>
              </w:r>
            </w:del>
          </w:p>
        </w:tc>
        <w:tc>
          <w:tcPr>
            <w:tcW w:w="2127" w:type="dxa"/>
            <w:vAlign w:val="center"/>
          </w:tcPr>
          <w:p w:rsidRPr="009463FF" w:rsidR="008D489C" w:rsidDel="00262379" w:rsidP="00153EF4" w:rsidRDefault="008D489C" w14:paraId="4CCA8D18" w14:textId="5B8BA58F">
            <w:pPr>
              <w:pStyle w:val="ListParagraph"/>
              <w:ind w:left="0"/>
              <w:rPr>
                <w:del w:author="Murguia, Sahima" w:date="2022-03-15T22:39:00Z" w:id="3155"/>
                <w:rFonts w:asciiTheme="majorHAnsi" w:hAnsiTheme="majorHAnsi" w:cstheme="majorHAnsi"/>
                <w:strike/>
                <w:szCs w:val="18"/>
                <w:lang w:val="en-US"/>
              </w:rPr>
            </w:pPr>
            <w:del w:author="Murguia, Sahima" w:date="2022-03-15T22:39:00Z" w:id="3156">
              <w:r w:rsidRPr="009463FF" w:rsidDel="00262379">
                <w:rPr>
                  <w:rFonts w:asciiTheme="majorHAnsi" w:hAnsiTheme="majorHAnsi" w:cstheme="majorHAnsi"/>
                  <w:strike/>
                  <w:szCs w:val="18"/>
                  <w:lang w:val="en-US"/>
                </w:rPr>
                <w:delText>LOGIN</w:delText>
              </w:r>
            </w:del>
          </w:p>
        </w:tc>
        <w:tc>
          <w:tcPr>
            <w:tcW w:w="850" w:type="dxa"/>
            <w:vAlign w:val="center"/>
          </w:tcPr>
          <w:p w:rsidRPr="009463FF" w:rsidR="008D489C" w:rsidDel="00262379" w:rsidP="00153EF4" w:rsidRDefault="008D489C" w14:paraId="1193A08C" w14:textId="175B4AEC">
            <w:pPr>
              <w:pStyle w:val="ListParagraph"/>
              <w:ind w:left="0"/>
              <w:rPr>
                <w:del w:author="Murguia, Sahima" w:date="2022-03-15T22:39:00Z" w:id="3157"/>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782D1A1" w14:textId="24560FC3">
            <w:pPr>
              <w:pStyle w:val="ListParagraph"/>
              <w:ind w:left="0"/>
              <w:rPr>
                <w:del w:author="Murguia, Sahima" w:date="2022-03-15T22:39:00Z" w:id="3158"/>
                <w:rFonts w:asciiTheme="majorHAnsi" w:hAnsiTheme="majorHAnsi" w:cstheme="majorHAnsi"/>
                <w:strike/>
                <w:szCs w:val="18"/>
                <w:lang w:val="en-US"/>
              </w:rPr>
            </w:pPr>
          </w:p>
        </w:tc>
      </w:tr>
      <w:tr w:rsidRPr="009463FF" w:rsidR="008D489C" w:rsidDel="00262379" w:rsidTr="00F1429D" w14:paraId="006535D0" w14:textId="2E50857B">
        <w:trPr>
          <w:trHeight w:val="43"/>
          <w:del w:author="Murguia, Sahima" w:date="2022-03-15T22:39:00Z" w:id="3159"/>
        </w:trPr>
        <w:tc>
          <w:tcPr>
            <w:tcW w:w="1418" w:type="dxa"/>
            <w:vMerge/>
            <w:vAlign w:val="center"/>
          </w:tcPr>
          <w:p w:rsidRPr="009463FF" w:rsidR="008D489C" w:rsidDel="00262379" w:rsidP="00153EF4" w:rsidRDefault="008D489C" w14:paraId="094AD8C9" w14:textId="73F4F89D">
            <w:pPr>
              <w:pStyle w:val="ListParagraph"/>
              <w:ind w:left="0"/>
              <w:rPr>
                <w:del w:author="Murguia, Sahima" w:date="2022-03-15T22:39:00Z" w:id="3160"/>
                <w:strike/>
                <w:sz w:val="20"/>
                <w:szCs w:val="20"/>
                <w:lang w:val="en-US"/>
              </w:rPr>
            </w:pPr>
          </w:p>
        </w:tc>
        <w:tc>
          <w:tcPr>
            <w:tcW w:w="1276" w:type="dxa"/>
            <w:vMerge/>
            <w:vAlign w:val="center"/>
          </w:tcPr>
          <w:p w:rsidRPr="009463FF" w:rsidR="008D489C" w:rsidDel="00262379" w:rsidP="00153EF4" w:rsidRDefault="008D489C" w14:paraId="176B5B22" w14:textId="17F288E9">
            <w:pPr>
              <w:pStyle w:val="ListParagraph"/>
              <w:ind w:left="0"/>
              <w:rPr>
                <w:del w:author="Murguia, Sahima" w:date="2022-03-15T22:39:00Z" w:id="3161"/>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C93DF1A" w14:textId="64723938">
            <w:pPr>
              <w:pStyle w:val="ListParagraph"/>
              <w:ind w:left="0"/>
              <w:rPr>
                <w:del w:author="Murguia, Sahima" w:date="2022-03-15T22:39:00Z" w:id="3162"/>
                <w:rFonts w:asciiTheme="majorHAnsi" w:hAnsiTheme="majorHAnsi" w:cstheme="majorHAnsi"/>
                <w:strike/>
                <w:szCs w:val="18"/>
                <w:lang w:val="en-US"/>
              </w:rPr>
            </w:pPr>
            <w:del w:author="Murguia, Sahima" w:date="2022-03-15T22:39:00Z" w:id="3163">
              <w:r w:rsidRPr="009463FF" w:rsidDel="00262379">
                <w:rPr>
                  <w:rFonts w:asciiTheme="majorHAnsi" w:hAnsiTheme="majorHAnsi" w:cstheme="majorHAnsi"/>
                  <w:strike/>
                  <w:szCs w:val="18"/>
                  <w:lang w:val="en-US"/>
                </w:rPr>
                <w:delText>Updated By</w:delText>
              </w:r>
            </w:del>
          </w:p>
        </w:tc>
        <w:tc>
          <w:tcPr>
            <w:tcW w:w="2127" w:type="dxa"/>
            <w:vAlign w:val="center"/>
          </w:tcPr>
          <w:p w:rsidRPr="009463FF" w:rsidR="008D489C" w:rsidDel="00262379" w:rsidP="00153EF4" w:rsidRDefault="008D489C" w14:paraId="1FE2A151" w14:textId="55AB76BD">
            <w:pPr>
              <w:pStyle w:val="ListParagraph"/>
              <w:ind w:left="0"/>
              <w:rPr>
                <w:del w:author="Murguia, Sahima" w:date="2022-03-15T22:39:00Z" w:id="3164"/>
                <w:rFonts w:asciiTheme="majorHAnsi" w:hAnsiTheme="majorHAnsi" w:cstheme="majorHAnsi"/>
                <w:strike/>
                <w:szCs w:val="18"/>
                <w:lang w:val="en-US"/>
              </w:rPr>
            </w:pPr>
            <w:del w:author="Murguia, Sahima" w:date="2022-03-15T22:39:00Z" w:id="3165">
              <w:r w:rsidRPr="009463FF" w:rsidDel="00262379">
                <w:rPr>
                  <w:rFonts w:asciiTheme="majorHAnsi" w:hAnsiTheme="majorHAnsi" w:cstheme="majorHAnsi"/>
                  <w:strike/>
                  <w:szCs w:val="18"/>
                  <w:lang w:val="en-US"/>
                </w:rPr>
                <w:delText>LOGIN</w:delText>
              </w:r>
            </w:del>
          </w:p>
        </w:tc>
        <w:tc>
          <w:tcPr>
            <w:tcW w:w="850" w:type="dxa"/>
            <w:vAlign w:val="center"/>
          </w:tcPr>
          <w:p w:rsidRPr="009463FF" w:rsidR="008D489C" w:rsidDel="00262379" w:rsidP="00153EF4" w:rsidRDefault="008D489C" w14:paraId="54537518" w14:textId="2DF721BA">
            <w:pPr>
              <w:pStyle w:val="ListParagraph"/>
              <w:ind w:left="0"/>
              <w:rPr>
                <w:del w:author="Murguia, Sahima" w:date="2022-03-15T22:39:00Z" w:id="3166"/>
                <w:rFonts w:asciiTheme="majorHAnsi" w:hAnsiTheme="majorHAnsi" w:cstheme="majorHAnsi"/>
                <w:strike/>
                <w:szCs w:val="18"/>
                <w:lang w:val="en-US"/>
              </w:rPr>
            </w:pPr>
          </w:p>
        </w:tc>
        <w:tc>
          <w:tcPr>
            <w:tcW w:w="2954" w:type="dxa"/>
            <w:vAlign w:val="center"/>
          </w:tcPr>
          <w:p w:rsidRPr="009463FF" w:rsidR="008D489C" w:rsidDel="00262379" w:rsidP="00153EF4" w:rsidRDefault="008D489C" w14:paraId="20BFFD4D" w14:textId="7CD5BA14">
            <w:pPr>
              <w:pStyle w:val="ListParagraph"/>
              <w:ind w:left="0"/>
              <w:rPr>
                <w:del w:author="Murguia, Sahima" w:date="2022-03-15T22:39:00Z" w:id="3167"/>
                <w:rFonts w:asciiTheme="majorHAnsi" w:hAnsiTheme="majorHAnsi" w:cstheme="majorHAnsi"/>
                <w:strike/>
                <w:szCs w:val="18"/>
                <w:lang w:val="en-US"/>
              </w:rPr>
            </w:pPr>
          </w:p>
        </w:tc>
      </w:tr>
      <w:tr w:rsidRPr="009463FF" w:rsidR="008D489C" w:rsidDel="00262379" w:rsidTr="00F1429D" w14:paraId="17640D51" w14:textId="20C8088D">
        <w:trPr>
          <w:trHeight w:val="43"/>
          <w:del w:author="Murguia, Sahima" w:date="2022-03-15T22:39:00Z" w:id="3168"/>
        </w:trPr>
        <w:tc>
          <w:tcPr>
            <w:tcW w:w="1418" w:type="dxa"/>
            <w:vMerge/>
            <w:vAlign w:val="center"/>
          </w:tcPr>
          <w:p w:rsidRPr="009463FF" w:rsidR="008D489C" w:rsidDel="00262379" w:rsidP="00153EF4" w:rsidRDefault="008D489C" w14:paraId="6E4A75F5" w14:textId="621D8F08">
            <w:pPr>
              <w:pStyle w:val="ListParagraph"/>
              <w:ind w:left="0"/>
              <w:rPr>
                <w:del w:author="Murguia, Sahima" w:date="2022-03-15T22:39:00Z" w:id="3169"/>
                <w:strike/>
                <w:sz w:val="20"/>
                <w:szCs w:val="20"/>
                <w:lang w:val="en-US"/>
              </w:rPr>
            </w:pPr>
          </w:p>
        </w:tc>
        <w:tc>
          <w:tcPr>
            <w:tcW w:w="1276" w:type="dxa"/>
            <w:vMerge w:val="restart"/>
            <w:vAlign w:val="center"/>
          </w:tcPr>
          <w:p w:rsidRPr="009463FF" w:rsidR="008D489C" w:rsidDel="00262379" w:rsidP="00153EF4" w:rsidRDefault="008D489C" w14:paraId="399C2B18" w14:textId="13E21C65">
            <w:pPr>
              <w:pStyle w:val="ListParagraph"/>
              <w:ind w:left="0"/>
              <w:rPr>
                <w:del w:author="Murguia, Sahima" w:date="2022-03-15T22:39:00Z" w:id="3170"/>
                <w:rFonts w:asciiTheme="majorHAnsi" w:hAnsiTheme="majorHAnsi" w:cstheme="majorHAnsi"/>
                <w:strike/>
                <w:szCs w:val="18"/>
                <w:lang w:val="en-US"/>
              </w:rPr>
            </w:pPr>
            <w:del w:author="Murguia, Sahima" w:date="2022-03-15T22:39:00Z" w:id="3171">
              <w:r w:rsidRPr="009463FF" w:rsidDel="00262379">
                <w:rPr>
                  <w:rFonts w:asciiTheme="majorHAnsi" w:hAnsiTheme="majorHAnsi" w:cstheme="majorHAnsi"/>
                  <w:strike/>
                  <w:szCs w:val="18"/>
                  <w:lang w:val="en-US"/>
                </w:rPr>
                <w:delText>S_INV_TXN</w:delText>
              </w:r>
            </w:del>
          </w:p>
        </w:tc>
        <w:tc>
          <w:tcPr>
            <w:tcW w:w="1559" w:type="dxa"/>
            <w:vAlign w:val="center"/>
          </w:tcPr>
          <w:p w:rsidRPr="009463FF" w:rsidR="008D489C" w:rsidDel="00262379" w:rsidP="00153EF4" w:rsidRDefault="008D489C" w14:paraId="372E118F" w14:textId="070DC771">
            <w:pPr>
              <w:pStyle w:val="ListParagraph"/>
              <w:ind w:left="0"/>
              <w:rPr>
                <w:del w:author="Murguia, Sahima" w:date="2022-03-15T22:39:00Z" w:id="3172"/>
                <w:rFonts w:asciiTheme="majorHAnsi" w:hAnsiTheme="majorHAnsi" w:cstheme="majorHAnsi"/>
                <w:strike/>
                <w:szCs w:val="18"/>
                <w:lang w:val="en-US"/>
              </w:rPr>
            </w:pPr>
            <w:del w:author="Murguia, Sahima" w:date="2022-03-15T22:39:00Z" w:id="3173">
              <w:r w:rsidRPr="009463FF" w:rsidDel="00262379">
                <w:rPr>
                  <w:rFonts w:asciiTheme="majorHAnsi" w:hAnsiTheme="majorHAnsi" w:cstheme="majorHAnsi"/>
                  <w:strike/>
                  <w:szCs w:val="18"/>
                  <w:lang w:val="en-US"/>
                </w:rPr>
                <w:delText>Transaction Date/Time</w:delText>
              </w:r>
            </w:del>
          </w:p>
        </w:tc>
        <w:tc>
          <w:tcPr>
            <w:tcW w:w="2127" w:type="dxa"/>
            <w:vAlign w:val="center"/>
          </w:tcPr>
          <w:p w:rsidRPr="009463FF" w:rsidR="008D489C" w:rsidDel="00262379" w:rsidP="00153EF4" w:rsidRDefault="008D489C" w14:paraId="7D646C9E" w14:textId="08B8D0B6">
            <w:pPr>
              <w:pStyle w:val="ListParagraph"/>
              <w:ind w:left="0"/>
              <w:rPr>
                <w:del w:author="Murguia, Sahima" w:date="2022-03-15T22:39:00Z" w:id="3174"/>
                <w:rFonts w:asciiTheme="majorHAnsi" w:hAnsiTheme="majorHAnsi" w:cstheme="majorHAnsi"/>
                <w:strike/>
                <w:szCs w:val="18"/>
                <w:lang w:val="en-US"/>
              </w:rPr>
            </w:pPr>
            <w:del w:author="Murguia, Sahima" w:date="2022-03-15T22:39:00Z" w:id="3175">
              <w:r w:rsidRPr="009463FF" w:rsidDel="00262379">
                <w:rPr>
                  <w:rFonts w:asciiTheme="majorHAnsi" w:hAnsiTheme="majorHAnsi" w:cstheme="majorHAnsi"/>
                  <w:strike/>
                  <w:szCs w:val="18"/>
                  <w:lang w:val="en-US"/>
                </w:rPr>
                <w:delText>TXN_DT</w:delText>
              </w:r>
            </w:del>
          </w:p>
        </w:tc>
        <w:tc>
          <w:tcPr>
            <w:tcW w:w="850" w:type="dxa"/>
            <w:vAlign w:val="center"/>
          </w:tcPr>
          <w:p w:rsidRPr="009463FF" w:rsidR="008D489C" w:rsidDel="00262379" w:rsidP="00153EF4" w:rsidRDefault="008D489C" w14:paraId="10A7E928" w14:textId="352B8E2A">
            <w:pPr>
              <w:pStyle w:val="ListParagraph"/>
              <w:ind w:left="0"/>
              <w:rPr>
                <w:del w:author="Murguia, Sahima" w:date="2022-03-15T22:39:00Z" w:id="3176"/>
                <w:rFonts w:asciiTheme="majorHAnsi" w:hAnsiTheme="majorHAnsi" w:cstheme="majorHAnsi"/>
                <w:strike/>
                <w:szCs w:val="18"/>
                <w:lang w:val="en-US"/>
              </w:rPr>
            </w:pPr>
          </w:p>
        </w:tc>
        <w:tc>
          <w:tcPr>
            <w:tcW w:w="2954" w:type="dxa"/>
            <w:vAlign w:val="center"/>
          </w:tcPr>
          <w:p w:rsidRPr="009463FF" w:rsidR="008D489C" w:rsidDel="00262379" w:rsidP="00153EF4" w:rsidRDefault="008D489C" w14:paraId="14A84B79" w14:textId="62F9B600">
            <w:pPr>
              <w:pStyle w:val="ListParagraph"/>
              <w:ind w:left="0"/>
              <w:rPr>
                <w:del w:author="Murguia, Sahima" w:date="2022-03-15T22:39:00Z" w:id="3177"/>
                <w:rFonts w:asciiTheme="majorHAnsi" w:hAnsiTheme="majorHAnsi" w:cstheme="majorHAnsi"/>
                <w:strike/>
                <w:szCs w:val="18"/>
                <w:lang w:val="en-US"/>
              </w:rPr>
            </w:pPr>
          </w:p>
        </w:tc>
      </w:tr>
      <w:tr w:rsidRPr="009463FF" w:rsidR="008D489C" w:rsidDel="00262379" w:rsidTr="00F1429D" w14:paraId="7444830C" w14:textId="1B1FCD6A">
        <w:trPr>
          <w:trHeight w:val="43"/>
          <w:del w:author="Murguia, Sahima" w:date="2022-03-15T22:39:00Z" w:id="3178"/>
        </w:trPr>
        <w:tc>
          <w:tcPr>
            <w:tcW w:w="1418" w:type="dxa"/>
            <w:vMerge/>
            <w:vAlign w:val="center"/>
          </w:tcPr>
          <w:p w:rsidRPr="009463FF" w:rsidR="008D489C" w:rsidDel="00262379" w:rsidP="00153EF4" w:rsidRDefault="008D489C" w14:paraId="0C5B7CF3" w14:textId="34FCC7F0">
            <w:pPr>
              <w:pStyle w:val="ListParagraph"/>
              <w:ind w:left="0"/>
              <w:rPr>
                <w:del w:author="Murguia, Sahima" w:date="2022-03-15T22:39:00Z" w:id="3179"/>
                <w:strike/>
                <w:sz w:val="20"/>
                <w:szCs w:val="20"/>
                <w:lang w:val="en-US"/>
              </w:rPr>
            </w:pPr>
          </w:p>
        </w:tc>
        <w:tc>
          <w:tcPr>
            <w:tcW w:w="1276" w:type="dxa"/>
            <w:vMerge/>
            <w:vAlign w:val="center"/>
          </w:tcPr>
          <w:p w:rsidRPr="009463FF" w:rsidR="008D489C" w:rsidDel="00262379" w:rsidP="00153EF4" w:rsidRDefault="008D489C" w14:paraId="2CD53465" w14:textId="608F1D4C">
            <w:pPr>
              <w:pStyle w:val="ListParagraph"/>
              <w:ind w:left="0"/>
              <w:rPr>
                <w:del w:author="Murguia, Sahima" w:date="2022-03-15T22:39:00Z" w:id="3180"/>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A47D06D" w14:textId="2CC8C183">
            <w:pPr>
              <w:pStyle w:val="ListParagraph"/>
              <w:ind w:left="0"/>
              <w:rPr>
                <w:del w:author="Murguia, Sahima" w:date="2022-03-15T22:39:00Z" w:id="3181"/>
                <w:rFonts w:asciiTheme="majorHAnsi" w:hAnsiTheme="majorHAnsi" w:cstheme="majorHAnsi"/>
                <w:strike/>
                <w:szCs w:val="18"/>
                <w:lang w:val="en-US"/>
              </w:rPr>
            </w:pPr>
            <w:del w:author="Murguia, Sahima" w:date="2022-03-15T22:39:00Z" w:id="3182">
              <w:r w:rsidRPr="009463FF" w:rsidDel="00262379">
                <w:rPr>
                  <w:rFonts w:asciiTheme="majorHAnsi" w:hAnsiTheme="majorHAnsi" w:cstheme="majorHAnsi"/>
                  <w:strike/>
                  <w:szCs w:val="18"/>
                  <w:lang w:val="en-US"/>
                </w:rPr>
                <w:delText>Transaction #</w:delText>
              </w:r>
            </w:del>
          </w:p>
        </w:tc>
        <w:tc>
          <w:tcPr>
            <w:tcW w:w="2127" w:type="dxa"/>
            <w:vAlign w:val="center"/>
          </w:tcPr>
          <w:p w:rsidRPr="009463FF" w:rsidR="008D489C" w:rsidDel="00262379" w:rsidP="00153EF4" w:rsidRDefault="008D489C" w14:paraId="00138EE3" w14:textId="26850E6E">
            <w:pPr>
              <w:pStyle w:val="ListParagraph"/>
              <w:ind w:left="0"/>
              <w:rPr>
                <w:del w:author="Murguia, Sahima" w:date="2022-03-15T22:39:00Z" w:id="3183"/>
                <w:rFonts w:asciiTheme="majorHAnsi" w:hAnsiTheme="majorHAnsi" w:cstheme="majorHAnsi"/>
                <w:strike/>
                <w:szCs w:val="18"/>
                <w:lang w:val="en-US"/>
              </w:rPr>
            </w:pPr>
            <w:del w:author="Murguia, Sahima" w:date="2022-03-15T22:39:00Z" w:id="3184">
              <w:r w:rsidRPr="009463FF" w:rsidDel="00262379">
                <w:rPr>
                  <w:rFonts w:asciiTheme="majorHAnsi" w:hAnsiTheme="majorHAnsi" w:cstheme="majorHAnsi"/>
                  <w:strike/>
                  <w:szCs w:val="18"/>
                  <w:lang w:val="en-US"/>
                </w:rPr>
                <w:delText>INV_TXN_NUM</w:delText>
              </w:r>
            </w:del>
          </w:p>
        </w:tc>
        <w:tc>
          <w:tcPr>
            <w:tcW w:w="850" w:type="dxa"/>
            <w:vAlign w:val="center"/>
          </w:tcPr>
          <w:p w:rsidRPr="009463FF" w:rsidR="008D489C" w:rsidDel="00262379" w:rsidP="00153EF4" w:rsidRDefault="008D489C" w14:paraId="095D512B" w14:textId="598750AD">
            <w:pPr>
              <w:pStyle w:val="ListParagraph"/>
              <w:ind w:left="0"/>
              <w:rPr>
                <w:del w:author="Murguia, Sahima" w:date="2022-03-15T22:39:00Z" w:id="3185"/>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BFF82A9" w14:textId="372ED7F6">
            <w:pPr>
              <w:pStyle w:val="ListParagraph"/>
              <w:ind w:left="0"/>
              <w:rPr>
                <w:del w:author="Murguia, Sahima" w:date="2022-03-15T22:39:00Z" w:id="3186"/>
                <w:rFonts w:asciiTheme="majorHAnsi" w:hAnsiTheme="majorHAnsi" w:cstheme="majorHAnsi"/>
                <w:strike/>
                <w:szCs w:val="18"/>
                <w:lang w:val="en-US"/>
              </w:rPr>
            </w:pPr>
          </w:p>
        </w:tc>
      </w:tr>
      <w:tr w:rsidRPr="009463FF" w:rsidR="008D489C" w:rsidDel="00262379" w:rsidTr="00F1429D" w14:paraId="4D8F8F4F" w14:textId="578B5221">
        <w:trPr>
          <w:trHeight w:val="43"/>
          <w:del w:author="Murguia, Sahima" w:date="2022-03-15T22:39:00Z" w:id="3187"/>
        </w:trPr>
        <w:tc>
          <w:tcPr>
            <w:tcW w:w="1418" w:type="dxa"/>
            <w:vMerge/>
            <w:vAlign w:val="center"/>
          </w:tcPr>
          <w:p w:rsidRPr="009463FF" w:rsidR="008D489C" w:rsidDel="00262379" w:rsidP="00153EF4" w:rsidRDefault="008D489C" w14:paraId="6439E22C" w14:textId="2E181534">
            <w:pPr>
              <w:pStyle w:val="ListParagraph"/>
              <w:ind w:left="0"/>
              <w:rPr>
                <w:del w:author="Murguia, Sahima" w:date="2022-03-15T22:39:00Z" w:id="3188"/>
                <w:strike/>
                <w:sz w:val="20"/>
                <w:szCs w:val="20"/>
                <w:lang w:val="en-US"/>
              </w:rPr>
            </w:pPr>
          </w:p>
        </w:tc>
        <w:tc>
          <w:tcPr>
            <w:tcW w:w="1276" w:type="dxa"/>
            <w:vMerge/>
            <w:vAlign w:val="center"/>
          </w:tcPr>
          <w:p w:rsidRPr="009463FF" w:rsidR="008D489C" w:rsidDel="00262379" w:rsidP="00153EF4" w:rsidRDefault="008D489C" w14:paraId="1BA69711" w14:textId="6CF2407B">
            <w:pPr>
              <w:pStyle w:val="ListParagraph"/>
              <w:ind w:left="0"/>
              <w:rPr>
                <w:del w:author="Murguia, Sahima" w:date="2022-03-15T22:39:00Z" w:id="3189"/>
                <w:rFonts w:asciiTheme="majorHAnsi" w:hAnsiTheme="majorHAnsi" w:cstheme="majorHAnsi"/>
                <w:strike/>
                <w:szCs w:val="18"/>
                <w:lang w:val="en-US"/>
              </w:rPr>
            </w:pPr>
          </w:p>
        </w:tc>
        <w:tc>
          <w:tcPr>
            <w:tcW w:w="1559" w:type="dxa"/>
            <w:vAlign w:val="center"/>
          </w:tcPr>
          <w:p w:rsidRPr="009463FF" w:rsidR="008D489C" w:rsidDel="00262379" w:rsidP="00153EF4" w:rsidRDefault="008D489C" w14:paraId="60FE1BEC" w14:textId="43CC675A">
            <w:pPr>
              <w:pStyle w:val="ListParagraph"/>
              <w:ind w:left="0"/>
              <w:rPr>
                <w:del w:author="Murguia, Sahima" w:date="2022-03-15T22:39:00Z" w:id="3190"/>
                <w:rFonts w:asciiTheme="majorHAnsi" w:hAnsiTheme="majorHAnsi" w:cstheme="majorHAnsi"/>
                <w:strike/>
                <w:szCs w:val="18"/>
                <w:lang w:val="en-US"/>
              </w:rPr>
            </w:pPr>
            <w:del w:author="Murguia, Sahima" w:date="2022-03-15T22:39:00Z" w:id="3191">
              <w:r w:rsidRPr="009463FF" w:rsidDel="00262379">
                <w:rPr>
                  <w:rFonts w:asciiTheme="majorHAnsi" w:hAnsiTheme="majorHAnsi" w:cstheme="majorHAnsi"/>
                  <w:strike/>
                  <w:szCs w:val="18"/>
                  <w:lang w:val="en-US"/>
                </w:rPr>
                <w:delText>Transaction Reason</w:delText>
              </w:r>
            </w:del>
          </w:p>
        </w:tc>
        <w:tc>
          <w:tcPr>
            <w:tcW w:w="2127" w:type="dxa"/>
            <w:vAlign w:val="center"/>
          </w:tcPr>
          <w:p w:rsidRPr="009463FF" w:rsidR="008D489C" w:rsidDel="00262379" w:rsidP="00153EF4" w:rsidRDefault="008D489C" w14:paraId="0F822825" w14:textId="59129589">
            <w:pPr>
              <w:pStyle w:val="ListParagraph"/>
              <w:ind w:left="0"/>
              <w:rPr>
                <w:del w:author="Murguia, Sahima" w:date="2022-03-15T22:39:00Z" w:id="3192"/>
                <w:rFonts w:asciiTheme="majorHAnsi" w:hAnsiTheme="majorHAnsi" w:cstheme="majorHAnsi"/>
                <w:strike/>
                <w:szCs w:val="18"/>
                <w:lang w:val="en-US"/>
              </w:rPr>
            </w:pPr>
            <w:del w:author="Murguia, Sahima" w:date="2022-03-15T22:39:00Z" w:id="3193">
              <w:r w:rsidRPr="009463FF" w:rsidDel="00262379">
                <w:rPr>
                  <w:rFonts w:asciiTheme="majorHAnsi" w:hAnsiTheme="majorHAnsi" w:cstheme="majorHAnsi"/>
                  <w:strike/>
                  <w:szCs w:val="18"/>
                  <w:lang w:val="en-US"/>
                </w:rPr>
                <w:delText>X_TRANS_REASON</w:delText>
              </w:r>
            </w:del>
          </w:p>
        </w:tc>
        <w:tc>
          <w:tcPr>
            <w:tcW w:w="850" w:type="dxa"/>
            <w:vAlign w:val="center"/>
          </w:tcPr>
          <w:p w:rsidRPr="009463FF" w:rsidR="008D489C" w:rsidDel="00262379" w:rsidP="00153EF4" w:rsidRDefault="008D489C" w14:paraId="0F4ACD24" w14:textId="38FF8BAD">
            <w:pPr>
              <w:pStyle w:val="ListParagraph"/>
              <w:ind w:left="0"/>
              <w:rPr>
                <w:del w:author="Murguia, Sahima" w:date="2022-03-15T22:39:00Z" w:id="3194"/>
                <w:rFonts w:asciiTheme="majorHAnsi" w:hAnsiTheme="majorHAnsi" w:cstheme="majorHAnsi"/>
                <w:strike/>
                <w:szCs w:val="18"/>
                <w:lang w:val="en-US"/>
              </w:rPr>
            </w:pPr>
          </w:p>
        </w:tc>
        <w:tc>
          <w:tcPr>
            <w:tcW w:w="2954" w:type="dxa"/>
            <w:vAlign w:val="center"/>
          </w:tcPr>
          <w:p w:rsidRPr="009463FF" w:rsidR="008D489C" w:rsidDel="00262379" w:rsidP="00153EF4" w:rsidRDefault="008D489C" w14:paraId="43AC8C4F" w14:textId="3E9E3CB2">
            <w:pPr>
              <w:pStyle w:val="ListParagraph"/>
              <w:ind w:left="0"/>
              <w:rPr>
                <w:del w:author="Murguia, Sahima" w:date="2022-03-15T22:39:00Z" w:id="3195"/>
                <w:rFonts w:asciiTheme="majorHAnsi" w:hAnsiTheme="majorHAnsi" w:cstheme="majorHAnsi"/>
                <w:strike/>
                <w:szCs w:val="18"/>
                <w:lang w:val="en-US"/>
              </w:rPr>
            </w:pPr>
          </w:p>
        </w:tc>
      </w:tr>
      <w:tr w:rsidRPr="009463FF" w:rsidR="008D489C" w:rsidDel="00262379" w:rsidTr="00F1429D" w14:paraId="3355DECB" w14:textId="18223771">
        <w:trPr>
          <w:trHeight w:val="43"/>
          <w:del w:author="Murguia, Sahima" w:date="2022-03-15T22:39:00Z" w:id="3196"/>
        </w:trPr>
        <w:tc>
          <w:tcPr>
            <w:tcW w:w="1418" w:type="dxa"/>
            <w:vMerge/>
            <w:vAlign w:val="center"/>
          </w:tcPr>
          <w:p w:rsidRPr="009463FF" w:rsidR="008D489C" w:rsidDel="00262379" w:rsidP="00153EF4" w:rsidRDefault="008D489C" w14:paraId="35B3EACE" w14:textId="16DA912F">
            <w:pPr>
              <w:pStyle w:val="ListParagraph"/>
              <w:ind w:left="0"/>
              <w:rPr>
                <w:del w:author="Murguia, Sahima" w:date="2022-03-15T22:39:00Z" w:id="3197"/>
                <w:strike/>
                <w:sz w:val="20"/>
                <w:szCs w:val="20"/>
                <w:lang w:val="en-US"/>
              </w:rPr>
            </w:pPr>
          </w:p>
        </w:tc>
        <w:tc>
          <w:tcPr>
            <w:tcW w:w="1276" w:type="dxa"/>
            <w:vMerge/>
            <w:vAlign w:val="center"/>
          </w:tcPr>
          <w:p w:rsidRPr="009463FF" w:rsidR="008D489C" w:rsidDel="00262379" w:rsidP="00153EF4" w:rsidRDefault="008D489C" w14:paraId="5243BAF9" w14:textId="5A007FB4">
            <w:pPr>
              <w:pStyle w:val="ListParagraph"/>
              <w:ind w:left="0"/>
              <w:rPr>
                <w:del w:author="Murguia, Sahima" w:date="2022-03-15T22:39:00Z" w:id="3198"/>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B68D001" w14:textId="2EC05C2C">
            <w:pPr>
              <w:pStyle w:val="ListParagraph"/>
              <w:ind w:left="0"/>
              <w:rPr>
                <w:del w:author="Murguia, Sahima" w:date="2022-03-15T22:39:00Z" w:id="3199"/>
                <w:rFonts w:asciiTheme="majorHAnsi" w:hAnsiTheme="majorHAnsi" w:cstheme="majorHAnsi"/>
                <w:strike/>
                <w:szCs w:val="18"/>
                <w:lang w:val="en-US"/>
              </w:rPr>
            </w:pPr>
            <w:del w:author="Murguia, Sahima" w:date="2022-03-15T22:39:00Z" w:id="3200">
              <w:r w:rsidRPr="009463FF" w:rsidDel="00262379">
                <w:rPr>
                  <w:rFonts w:asciiTheme="majorHAnsi" w:hAnsiTheme="majorHAnsi" w:cstheme="majorHAnsi"/>
                  <w:strike/>
                  <w:szCs w:val="18"/>
                  <w:lang w:val="en-US"/>
                </w:rPr>
                <w:delText>Qty</w:delText>
              </w:r>
            </w:del>
          </w:p>
        </w:tc>
        <w:tc>
          <w:tcPr>
            <w:tcW w:w="2127" w:type="dxa"/>
            <w:vAlign w:val="center"/>
          </w:tcPr>
          <w:p w:rsidRPr="009463FF" w:rsidR="008D489C" w:rsidDel="00262379" w:rsidP="00153EF4" w:rsidRDefault="008D489C" w14:paraId="4F007F45" w14:textId="2D142613">
            <w:pPr>
              <w:pStyle w:val="ListParagraph"/>
              <w:ind w:left="0"/>
              <w:rPr>
                <w:del w:author="Murguia, Sahima" w:date="2022-03-15T22:39:00Z" w:id="3201"/>
                <w:rFonts w:asciiTheme="majorHAnsi" w:hAnsiTheme="majorHAnsi" w:cstheme="majorHAnsi"/>
                <w:strike/>
                <w:szCs w:val="18"/>
                <w:lang w:val="en-US"/>
              </w:rPr>
            </w:pPr>
            <w:del w:author="Murguia, Sahima" w:date="2022-03-15T22:39:00Z" w:id="3202">
              <w:r w:rsidRPr="009463FF" w:rsidDel="00262379">
                <w:rPr>
                  <w:rFonts w:asciiTheme="majorHAnsi" w:hAnsiTheme="majorHAnsi" w:cstheme="majorHAnsi"/>
                  <w:strike/>
                  <w:szCs w:val="18"/>
                  <w:lang w:val="en-US"/>
                </w:rPr>
                <w:delText>QTY</w:delText>
              </w:r>
            </w:del>
          </w:p>
        </w:tc>
        <w:tc>
          <w:tcPr>
            <w:tcW w:w="850" w:type="dxa"/>
            <w:vAlign w:val="center"/>
          </w:tcPr>
          <w:p w:rsidRPr="009463FF" w:rsidR="008D489C" w:rsidDel="00262379" w:rsidP="00153EF4" w:rsidRDefault="008D489C" w14:paraId="611F49CA" w14:textId="7905605F">
            <w:pPr>
              <w:pStyle w:val="ListParagraph"/>
              <w:ind w:left="0"/>
              <w:rPr>
                <w:del w:author="Murguia, Sahima" w:date="2022-03-15T22:39:00Z" w:id="3203"/>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85EAE6A" w14:textId="5E4F0290">
            <w:pPr>
              <w:pStyle w:val="ListParagraph"/>
              <w:ind w:left="0"/>
              <w:rPr>
                <w:del w:author="Murguia, Sahima" w:date="2022-03-15T22:39:00Z" w:id="3204"/>
                <w:rFonts w:asciiTheme="majorHAnsi" w:hAnsiTheme="majorHAnsi" w:cstheme="majorHAnsi"/>
                <w:strike/>
                <w:szCs w:val="18"/>
                <w:lang w:val="en-US"/>
              </w:rPr>
            </w:pPr>
          </w:p>
        </w:tc>
      </w:tr>
      <w:tr w:rsidRPr="009463FF" w:rsidR="008D489C" w:rsidDel="00262379" w:rsidTr="00F1429D" w14:paraId="45DD5031" w14:textId="52CBC8DB">
        <w:trPr>
          <w:trHeight w:val="43"/>
          <w:del w:author="Murguia, Sahima" w:date="2022-03-15T22:39:00Z" w:id="3205"/>
        </w:trPr>
        <w:tc>
          <w:tcPr>
            <w:tcW w:w="1418" w:type="dxa"/>
            <w:vMerge/>
            <w:vAlign w:val="center"/>
          </w:tcPr>
          <w:p w:rsidRPr="009463FF" w:rsidR="008D489C" w:rsidDel="00262379" w:rsidP="00153EF4" w:rsidRDefault="008D489C" w14:paraId="24EB259C" w14:textId="73B59774">
            <w:pPr>
              <w:pStyle w:val="ListParagraph"/>
              <w:ind w:left="0"/>
              <w:rPr>
                <w:del w:author="Murguia, Sahima" w:date="2022-03-15T22:39:00Z" w:id="3206"/>
                <w:strike/>
                <w:sz w:val="20"/>
                <w:szCs w:val="20"/>
                <w:lang w:val="en-US"/>
              </w:rPr>
            </w:pPr>
          </w:p>
        </w:tc>
        <w:tc>
          <w:tcPr>
            <w:tcW w:w="1276" w:type="dxa"/>
            <w:vMerge/>
            <w:vAlign w:val="center"/>
          </w:tcPr>
          <w:p w:rsidRPr="009463FF" w:rsidR="008D489C" w:rsidDel="00262379" w:rsidP="00153EF4" w:rsidRDefault="008D489C" w14:paraId="6C0EA6F0" w14:textId="18804031">
            <w:pPr>
              <w:pStyle w:val="ListParagraph"/>
              <w:ind w:left="0"/>
              <w:rPr>
                <w:del w:author="Murguia, Sahima" w:date="2022-03-15T22:39:00Z" w:id="3207"/>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9273A27" w14:textId="1AED46B0">
            <w:pPr>
              <w:pStyle w:val="ListParagraph"/>
              <w:ind w:left="0"/>
              <w:rPr>
                <w:del w:author="Murguia, Sahima" w:date="2022-03-15T22:39:00Z" w:id="3208"/>
                <w:rFonts w:asciiTheme="majorHAnsi" w:hAnsiTheme="majorHAnsi" w:cstheme="majorHAnsi"/>
                <w:strike/>
                <w:szCs w:val="18"/>
                <w:lang w:val="en-US"/>
              </w:rPr>
            </w:pPr>
            <w:del w:author="Murguia, Sahima" w:date="2022-03-15T22:39:00Z" w:id="3209">
              <w:r w:rsidRPr="009463FF" w:rsidDel="00262379">
                <w:rPr>
                  <w:rFonts w:asciiTheme="majorHAnsi" w:hAnsiTheme="majorHAnsi" w:cstheme="majorHAnsi"/>
                  <w:strike/>
                  <w:szCs w:val="18"/>
                  <w:lang w:val="en-US"/>
                </w:rPr>
                <w:delText>Commit</w:delText>
              </w:r>
            </w:del>
          </w:p>
        </w:tc>
        <w:tc>
          <w:tcPr>
            <w:tcW w:w="2127" w:type="dxa"/>
            <w:vAlign w:val="center"/>
          </w:tcPr>
          <w:p w:rsidRPr="009463FF" w:rsidR="008D489C" w:rsidDel="00262379" w:rsidP="00153EF4" w:rsidRDefault="008D489C" w14:paraId="40EEB279" w14:textId="4FE113C4">
            <w:pPr>
              <w:pStyle w:val="ListParagraph"/>
              <w:ind w:left="0"/>
              <w:rPr>
                <w:del w:author="Murguia, Sahima" w:date="2022-03-15T22:39:00Z" w:id="3210"/>
                <w:rFonts w:asciiTheme="majorHAnsi" w:hAnsiTheme="majorHAnsi" w:cstheme="majorHAnsi"/>
                <w:strike/>
                <w:szCs w:val="18"/>
                <w:lang w:val="en-US"/>
              </w:rPr>
            </w:pPr>
            <w:del w:author="Murguia, Sahima" w:date="2022-03-15T22:39:00Z" w:id="3211">
              <w:r w:rsidRPr="009463FF" w:rsidDel="00262379">
                <w:rPr>
                  <w:rFonts w:asciiTheme="majorHAnsi" w:hAnsiTheme="majorHAnsi" w:cstheme="majorHAnsi"/>
                  <w:strike/>
                  <w:szCs w:val="18"/>
                  <w:lang w:val="en-US"/>
                </w:rPr>
                <w:delText>COMMIT_FLG</w:delText>
              </w:r>
            </w:del>
          </w:p>
        </w:tc>
        <w:tc>
          <w:tcPr>
            <w:tcW w:w="850" w:type="dxa"/>
            <w:vAlign w:val="center"/>
          </w:tcPr>
          <w:p w:rsidRPr="009463FF" w:rsidR="008D489C" w:rsidDel="00262379" w:rsidP="00153EF4" w:rsidRDefault="008D489C" w14:paraId="2041B0AA" w14:textId="08C0254A">
            <w:pPr>
              <w:pStyle w:val="ListParagraph"/>
              <w:ind w:left="0"/>
              <w:rPr>
                <w:del w:author="Murguia, Sahima" w:date="2022-03-15T22:39:00Z" w:id="3212"/>
                <w:rFonts w:asciiTheme="majorHAnsi" w:hAnsiTheme="majorHAnsi" w:cstheme="majorHAnsi"/>
                <w:strike/>
                <w:szCs w:val="18"/>
                <w:lang w:val="en-US"/>
              </w:rPr>
            </w:pPr>
          </w:p>
        </w:tc>
        <w:tc>
          <w:tcPr>
            <w:tcW w:w="2954" w:type="dxa"/>
            <w:vAlign w:val="center"/>
          </w:tcPr>
          <w:p w:rsidRPr="009463FF" w:rsidR="008D489C" w:rsidDel="00262379" w:rsidP="00153EF4" w:rsidRDefault="008D489C" w14:paraId="13232208" w14:textId="4E634E9D">
            <w:pPr>
              <w:pStyle w:val="ListParagraph"/>
              <w:ind w:left="0"/>
              <w:rPr>
                <w:del w:author="Murguia, Sahima" w:date="2022-03-15T22:39:00Z" w:id="3213"/>
                <w:rFonts w:asciiTheme="majorHAnsi" w:hAnsiTheme="majorHAnsi" w:cstheme="majorHAnsi"/>
                <w:strike/>
                <w:szCs w:val="18"/>
                <w:lang w:val="en-US"/>
              </w:rPr>
            </w:pPr>
          </w:p>
        </w:tc>
      </w:tr>
      <w:tr w:rsidRPr="009463FF" w:rsidR="008D489C" w:rsidDel="00262379" w:rsidTr="00F1429D" w14:paraId="21DAFD06" w14:textId="5BF72C94">
        <w:trPr>
          <w:trHeight w:val="43"/>
          <w:del w:author="Murguia, Sahima" w:date="2022-03-15T22:39:00Z" w:id="3214"/>
        </w:trPr>
        <w:tc>
          <w:tcPr>
            <w:tcW w:w="1418" w:type="dxa"/>
            <w:vMerge/>
            <w:vAlign w:val="center"/>
          </w:tcPr>
          <w:p w:rsidRPr="009463FF" w:rsidR="008D489C" w:rsidDel="00262379" w:rsidP="00153EF4" w:rsidRDefault="008D489C" w14:paraId="0D36B771" w14:textId="6EE56202">
            <w:pPr>
              <w:pStyle w:val="ListParagraph"/>
              <w:ind w:left="0"/>
              <w:rPr>
                <w:del w:author="Murguia, Sahima" w:date="2022-03-15T22:39:00Z" w:id="3215"/>
                <w:strike/>
                <w:sz w:val="20"/>
                <w:szCs w:val="20"/>
                <w:lang w:val="en-US"/>
              </w:rPr>
            </w:pPr>
          </w:p>
        </w:tc>
        <w:tc>
          <w:tcPr>
            <w:tcW w:w="1276" w:type="dxa"/>
            <w:vMerge/>
            <w:vAlign w:val="center"/>
          </w:tcPr>
          <w:p w:rsidRPr="009463FF" w:rsidR="008D489C" w:rsidDel="00262379" w:rsidP="00153EF4" w:rsidRDefault="008D489C" w14:paraId="07282925" w14:textId="70EDC881">
            <w:pPr>
              <w:pStyle w:val="ListParagraph"/>
              <w:ind w:left="0"/>
              <w:rPr>
                <w:del w:author="Murguia, Sahima" w:date="2022-03-15T22:39:00Z" w:id="3216"/>
                <w:rFonts w:asciiTheme="majorHAnsi" w:hAnsiTheme="majorHAnsi" w:cstheme="majorHAnsi"/>
                <w:strike/>
                <w:szCs w:val="18"/>
                <w:lang w:val="en-US"/>
              </w:rPr>
            </w:pPr>
          </w:p>
        </w:tc>
        <w:tc>
          <w:tcPr>
            <w:tcW w:w="1559" w:type="dxa"/>
            <w:vAlign w:val="center"/>
          </w:tcPr>
          <w:p w:rsidRPr="009463FF" w:rsidR="008D489C" w:rsidDel="00262379" w:rsidP="00153EF4" w:rsidRDefault="008D489C" w14:paraId="2ABF21AC" w14:textId="32058414">
            <w:pPr>
              <w:pStyle w:val="ListParagraph"/>
              <w:ind w:left="0"/>
              <w:rPr>
                <w:del w:author="Murguia, Sahima" w:date="2022-03-15T22:39:00Z" w:id="3217"/>
                <w:rFonts w:asciiTheme="majorHAnsi" w:hAnsiTheme="majorHAnsi" w:cstheme="majorHAnsi"/>
                <w:strike/>
                <w:szCs w:val="18"/>
                <w:lang w:val="en-US"/>
              </w:rPr>
            </w:pPr>
            <w:del w:author="Murguia, Sahima" w:date="2022-03-15T22:39:00Z" w:id="3218">
              <w:r w:rsidRPr="009463FF" w:rsidDel="00262379">
                <w:rPr>
                  <w:rFonts w:asciiTheme="majorHAnsi" w:hAnsiTheme="majorHAnsi" w:cstheme="majorHAnsi"/>
                  <w:strike/>
                  <w:szCs w:val="18"/>
                  <w:lang w:val="en-US"/>
                </w:rPr>
                <w:delText>Updated Date\Time</w:delText>
              </w:r>
            </w:del>
          </w:p>
        </w:tc>
        <w:tc>
          <w:tcPr>
            <w:tcW w:w="2127" w:type="dxa"/>
            <w:vAlign w:val="center"/>
          </w:tcPr>
          <w:p w:rsidRPr="009463FF" w:rsidR="008D489C" w:rsidDel="00262379" w:rsidP="00153EF4" w:rsidRDefault="008D489C" w14:paraId="017B83ED" w14:textId="1DB7A328">
            <w:pPr>
              <w:pStyle w:val="ListParagraph"/>
              <w:ind w:left="0"/>
              <w:rPr>
                <w:del w:author="Murguia, Sahima" w:date="2022-03-15T22:39:00Z" w:id="3219"/>
                <w:rFonts w:asciiTheme="majorHAnsi" w:hAnsiTheme="majorHAnsi" w:cstheme="majorHAnsi"/>
                <w:strike/>
                <w:szCs w:val="18"/>
                <w:lang w:val="en-US"/>
              </w:rPr>
            </w:pPr>
            <w:del w:author="Murguia, Sahima" w:date="2022-03-15T22:39:00Z" w:id="3220">
              <w:r w:rsidRPr="009463FF" w:rsidDel="00262379">
                <w:rPr>
                  <w:rFonts w:asciiTheme="majorHAnsi" w:hAnsiTheme="majorHAnsi" w:cstheme="majorHAnsi"/>
                  <w:strike/>
                  <w:szCs w:val="18"/>
                  <w:lang w:val="en-US"/>
                </w:rPr>
                <w:delText>LAST_UPD</w:delText>
              </w:r>
            </w:del>
          </w:p>
        </w:tc>
        <w:tc>
          <w:tcPr>
            <w:tcW w:w="850" w:type="dxa"/>
            <w:vAlign w:val="center"/>
          </w:tcPr>
          <w:p w:rsidRPr="009463FF" w:rsidR="008D489C" w:rsidDel="00262379" w:rsidP="00153EF4" w:rsidRDefault="008D489C" w14:paraId="7A80D6AA" w14:textId="28FAFCCA">
            <w:pPr>
              <w:pStyle w:val="ListParagraph"/>
              <w:ind w:left="0"/>
              <w:rPr>
                <w:del w:author="Murguia, Sahima" w:date="2022-03-15T22:39:00Z" w:id="3221"/>
                <w:rFonts w:asciiTheme="majorHAnsi" w:hAnsiTheme="majorHAnsi" w:cstheme="majorHAnsi"/>
                <w:strike/>
                <w:szCs w:val="18"/>
                <w:lang w:val="en-US"/>
              </w:rPr>
            </w:pPr>
          </w:p>
        </w:tc>
        <w:tc>
          <w:tcPr>
            <w:tcW w:w="2954" w:type="dxa"/>
            <w:vAlign w:val="center"/>
          </w:tcPr>
          <w:p w:rsidRPr="009463FF" w:rsidR="008D489C" w:rsidDel="00262379" w:rsidP="00153EF4" w:rsidRDefault="008D489C" w14:paraId="3BB8211C" w14:textId="3FC0A142">
            <w:pPr>
              <w:pStyle w:val="ListParagraph"/>
              <w:ind w:left="0"/>
              <w:rPr>
                <w:del w:author="Murguia, Sahima" w:date="2022-03-15T22:39:00Z" w:id="3222"/>
                <w:rFonts w:asciiTheme="majorHAnsi" w:hAnsiTheme="majorHAnsi" w:cstheme="majorHAnsi"/>
                <w:strike/>
                <w:szCs w:val="18"/>
                <w:lang w:val="en-US"/>
              </w:rPr>
            </w:pPr>
          </w:p>
        </w:tc>
      </w:tr>
      <w:tr w:rsidRPr="009463FF" w:rsidR="008D489C" w:rsidDel="00262379" w:rsidTr="00F1429D" w14:paraId="229466D3" w14:textId="705B6265">
        <w:trPr>
          <w:trHeight w:val="43"/>
          <w:del w:author="Murguia, Sahima" w:date="2022-03-15T22:39:00Z" w:id="3223"/>
        </w:trPr>
        <w:tc>
          <w:tcPr>
            <w:tcW w:w="1418" w:type="dxa"/>
            <w:vMerge/>
            <w:vAlign w:val="center"/>
          </w:tcPr>
          <w:p w:rsidRPr="009463FF" w:rsidR="008D489C" w:rsidDel="00262379" w:rsidP="00153EF4" w:rsidRDefault="008D489C" w14:paraId="62E6D1BA" w14:textId="34760E2C">
            <w:pPr>
              <w:pStyle w:val="ListParagraph"/>
              <w:ind w:left="0"/>
              <w:rPr>
                <w:del w:author="Murguia, Sahima" w:date="2022-03-15T22:39:00Z" w:id="3224"/>
                <w:strike/>
                <w:sz w:val="20"/>
                <w:szCs w:val="20"/>
                <w:lang w:val="en-US"/>
              </w:rPr>
            </w:pPr>
          </w:p>
        </w:tc>
        <w:tc>
          <w:tcPr>
            <w:tcW w:w="1276" w:type="dxa"/>
            <w:vMerge/>
            <w:vAlign w:val="center"/>
          </w:tcPr>
          <w:p w:rsidRPr="009463FF" w:rsidR="008D489C" w:rsidDel="00262379" w:rsidP="00153EF4" w:rsidRDefault="008D489C" w14:paraId="4C08A942" w14:textId="300A70BF">
            <w:pPr>
              <w:pStyle w:val="ListParagraph"/>
              <w:ind w:left="0"/>
              <w:rPr>
                <w:del w:author="Murguia, Sahima" w:date="2022-03-15T22:39:00Z" w:id="3225"/>
                <w:rFonts w:asciiTheme="majorHAnsi" w:hAnsiTheme="majorHAnsi" w:cstheme="majorHAnsi"/>
                <w:strike/>
                <w:szCs w:val="18"/>
                <w:lang w:val="en-US"/>
              </w:rPr>
            </w:pPr>
          </w:p>
        </w:tc>
        <w:tc>
          <w:tcPr>
            <w:tcW w:w="1559" w:type="dxa"/>
            <w:vAlign w:val="center"/>
          </w:tcPr>
          <w:p w:rsidRPr="009463FF" w:rsidR="008D489C" w:rsidDel="00262379" w:rsidP="00153EF4" w:rsidRDefault="008D489C" w14:paraId="035216E8" w14:textId="1D159238">
            <w:pPr>
              <w:pStyle w:val="ListParagraph"/>
              <w:ind w:left="0"/>
              <w:rPr>
                <w:del w:author="Murguia, Sahima" w:date="2022-03-15T22:39:00Z" w:id="3226"/>
                <w:rFonts w:asciiTheme="majorHAnsi" w:hAnsiTheme="majorHAnsi" w:cstheme="majorHAnsi"/>
                <w:strike/>
                <w:szCs w:val="18"/>
                <w:lang w:val="en-US"/>
              </w:rPr>
            </w:pPr>
            <w:del w:author="Murguia, Sahima" w:date="2022-03-15T22:39:00Z" w:id="3227">
              <w:r w:rsidRPr="009463FF" w:rsidDel="00262379">
                <w:rPr>
                  <w:rFonts w:asciiTheme="majorHAnsi" w:hAnsiTheme="majorHAnsi" w:cstheme="majorHAnsi"/>
                  <w:strike/>
                  <w:szCs w:val="18"/>
                  <w:lang w:val="en-US"/>
                </w:rPr>
                <w:delText>Source Availability</w:delText>
              </w:r>
            </w:del>
          </w:p>
        </w:tc>
        <w:tc>
          <w:tcPr>
            <w:tcW w:w="2127" w:type="dxa"/>
            <w:vAlign w:val="center"/>
          </w:tcPr>
          <w:p w:rsidRPr="009463FF" w:rsidR="008D489C" w:rsidDel="00262379" w:rsidP="00153EF4" w:rsidRDefault="008D489C" w14:paraId="7F457228" w14:textId="47EFF94F">
            <w:pPr>
              <w:pStyle w:val="ListParagraph"/>
              <w:ind w:left="0"/>
              <w:rPr>
                <w:del w:author="Murguia, Sahima" w:date="2022-03-15T22:39:00Z" w:id="3228"/>
                <w:rFonts w:asciiTheme="majorHAnsi" w:hAnsiTheme="majorHAnsi" w:cstheme="majorHAnsi"/>
                <w:strike/>
                <w:szCs w:val="18"/>
                <w:lang w:val="en-US"/>
              </w:rPr>
            </w:pPr>
            <w:del w:author="Murguia, Sahima" w:date="2022-03-15T22:39:00Z" w:id="3229">
              <w:r w:rsidRPr="009463FF" w:rsidDel="00262379">
                <w:rPr>
                  <w:rFonts w:asciiTheme="majorHAnsi" w:hAnsiTheme="majorHAnsi" w:cstheme="majorHAnsi"/>
                  <w:strike/>
                  <w:szCs w:val="18"/>
                  <w:lang w:val="en-US"/>
                </w:rPr>
                <w:delText>PHYS_SRC_AVAIL_CD</w:delText>
              </w:r>
            </w:del>
          </w:p>
        </w:tc>
        <w:tc>
          <w:tcPr>
            <w:tcW w:w="850" w:type="dxa"/>
            <w:vAlign w:val="center"/>
          </w:tcPr>
          <w:p w:rsidRPr="009463FF" w:rsidR="008D489C" w:rsidDel="00262379" w:rsidP="00153EF4" w:rsidRDefault="008D489C" w14:paraId="26396B5C" w14:textId="5C3C2829">
            <w:pPr>
              <w:pStyle w:val="ListParagraph"/>
              <w:ind w:left="0"/>
              <w:rPr>
                <w:del w:author="Murguia, Sahima" w:date="2022-03-15T22:39:00Z" w:id="3230"/>
                <w:rFonts w:asciiTheme="majorHAnsi" w:hAnsiTheme="majorHAnsi" w:cstheme="majorHAnsi"/>
                <w:strike/>
                <w:szCs w:val="18"/>
                <w:lang w:val="en-US"/>
              </w:rPr>
            </w:pPr>
          </w:p>
        </w:tc>
        <w:tc>
          <w:tcPr>
            <w:tcW w:w="2954" w:type="dxa"/>
            <w:vAlign w:val="center"/>
          </w:tcPr>
          <w:p w:rsidRPr="009463FF" w:rsidR="008D489C" w:rsidDel="00262379" w:rsidP="00153EF4" w:rsidRDefault="008D489C" w14:paraId="03D87886" w14:textId="0ADD8C48">
            <w:pPr>
              <w:pStyle w:val="ListParagraph"/>
              <w:ind w:left="0"/>
              <w:rPr>
                <w:del w:author="Murguia, Sahima" w:date="2022-03-15T22:39:00Z" w:id="3231"/>
                <w:rFonts w:asciiTheme="majorHAnsi" w:hAnsiTheme="majorHAnsi" w:cstheme="majorHAnsi"/>
                <w:strike/>
                <w:szCs w:val="18"/>
                <w:lang w:val="en-US"/>
              </w:rPr>
            </w:pPr>
          </w:p>
        </w:tc>
      </w:tr>
      <w:tr w:rsidRPr="009463FF" w:rsidR="008D489C" w:rsidDel="00262379" w:rsidTr="00F1429D" w14:paraId="5DADC12B" w14:textId="5F666C62">
        <w:trPr>
          <w:trHeight w:val="43"/>
          <w:del w:author="Murguia, Sahima" w:date="2022-03-15T22:39:00Z" w:id="3232"/>
        </w:trPr>
        <w:tc>
          <w:tcPr>
            <w:tcW w:w="1418" w:type="dxa"/>
            <w:vMerge/>
            <w:vAlign w:val="center"/>
          </w:tcPr>
          <w:p w:rsidRPr="009463FF" w:rsidR="008D489C" w:rsidDel="00262379" w:rsidP="00153EF4" w:rsidRDefault="008D489C" w14:paraId="3047A424" w14:textId="7CDABE64">
            <w:pPr>
              <w:pStyle w:val="ListParagraph"/>
              <w:ind w:left="0"/>
              <w:rPr>
                <w:del w:author="Murguia, Sahima" w:date="2022-03-15T22:39:00Z" w:id="3233"/>
                <w:strike/>
                <w:sz w:val="20"/>
                <w:szCs w:val="20"/>
                <w:lang w:val="en-US"/>
              </w:rPr>
            </w:pPr>
          </w:p>
        </w:tc>
        <w:tc>
          <w:tcPr>
            <w:tcW w:w="1276" w:type="dxa"/>
            <w:vMerge/>
            <w:vAlign w:val="center"/>
          </w:tcPr>
          <w:p w:rsidRPr="009463FF" w:rsidR="008D489C" w:rsidDel="00262379" w:rsidP="00153EF4" w:rsidRDefault="008D489C" w14:paraId="4770CC06" w14:textId="6EC6EC59">
            <w:pPr>
              <w:pStyle w:val="ListParagraph"/>
              <w:ind w:left="0"/>
              <w:rPr>
                <w:del w:author="Murguia, Sahima" w:date="2022-03-15T22:39:00Z" w:id="3234"/>
                <w:rFonts w:asciiTheme="majorHAnsi" w:hAnsiTheme="majorHAnsi" w:cstheme="majorHAnsi"/>
                <w:strike/>
                <w:szCs w:val="18"/>
                <w:lang w:val="en-US"/>
              </w:rPr>
            </w:pPr>
          </w:p>
        </w:tc>
        <w:tc>
          <w:tcPr>
            <w:tcW w:w="1559" w:type="dxa"/>
            <w:vAlign w:val="center"/>
          </w:tcPr>
          <w:p w:rsidRPr="009463FF" w:rsidR="008D489C" w:rsidDel="00262379" w:rsidP="00153EF4" w:rsidRDefault="008D489C" w14:paraId="4D4FDEF1" w14:textId="470461F7">
            <w:pPr>
              <w:pStyle w:val="ListParagraph"/>
              <w:ind w:left="0"/>
              <w:rPr>
                <w:del w:author="Murguia, Sahima" w:date="2022-03-15T22:39:00Z" w:id="3235"/>
                <w:rFonts w:asciiTheme="majorHAnsi" w:hAnsiTheme="majorHAnsi" w:cstheme="majorHAnsi"/>
                <w:strike/>
                <w:szCs w:val="18"/>
                <w:lang w:val="en-US"/>
              </w:rPr>
            </w:pPr>
            <w:del w:author="Murguia, Sahima" w:date="2022-03-15T22:39:00Z" w:id="3236">
              <w:r w:rsidRPr="009463FF" w:rsidDel="00262379">
                <w:rPr>
                  <w:rFonts w:asciiTheme="majorHAnsi" w:hAnsiTheme="majorHAnsi" w:cstheme="majorHAnsi"/>
                  <w:strike/>
                  <w:szCs w:val="18"/>
                  <w:lang w:val="en-US"/>
                </w:rPr>
                <w:delText>Source Status</w:delText>
              </w:r>
            </w:del>
          </w:p>
        </w:tc>
        <w:tc>
          <w:tcPr>
            <w:tcW w:w="2127" w:type="dxa"/>
            <w:vAlign w:val="center"/>
          </w:tcPr>
          <w:p w:rsidRPr="009463FF" w:rsidR="008D489C" w:rsidDel="00262379" w:rsidP="00153EF4" w:rsidRDefault="008D489C" w14:paraId="0C289873" w14:textId="3F6BCC9A">
            <w:pPr>
              <w:pStyle w:val="ListParagraph"/>
              <w:ind w:left="0"/>
              <w:rPr>
                <w:del w:author="Murguia, Sahima" w:date="2022-03-15T22:39:00Z" w:id="3237"/>
                <w:rFonts w:asciiTheme="majorHAnsi" w:hAnsiTheme="majorHAnsi" w:cstheme="majorHAnsi"/>
                <w:strike/>
                <w:szCs w:val="18"/>
                <w:lang w:val="en-US"/>
              </w:rPr>
            </w:pPr>
            <w:del w:author="Murguia, Sahima" w:date="2022-03-15T22:39:00Z" w:id="3238">
              <w:r w:rsidRPr="009463FF" w:rsidDel="00262379">
                <w:rPr>
                  <w:rFonts w:asciiTheme="majorHAnsi" w:hAnsiTheme="majorHAnsi" w:cstheme="majorHAnsi"/>
                  <w:strike/>
                  <w:szCs w:val="18"/>
                  <w:lang w:val="en-US"/>
                </w:rPr>
                <w:delText>PHYS_SRC_STATUS_CD</w:delText>
              </w:r>
            </w:del>
          </w:p>
        </w:tc>
        <w:tc>
          <w:tcPr>
            <w:tcW w:w="850" w:type="dxa"/>
            <w:vAlign w:val="center"/>
          </w:tcPr>
          <w:p w:rsidRPr="009463FF" w:rsidR="008D489C" w:rsidDel="00262379" w:rsidP="00153EF4" w:rsidRDefault="008D489C" w14:paraId="0C6D1F8A" w14:textId="2594F82E">
            <w:pPr>
              <w:pStyle w:val="ListParagraph"/>
              <w:ind w:left="0"/>
              <w:rPr>
                <w:del w:author="Murguia, Sahima" w:date="2022-03-15T22:39:00Z" w:id="3239"/>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15FA79B" w14:textId="5F01B415">
            <w:pPr>
              <w:pStyle w:val="ListParagraph"/>
              <w:ind w:left="0"/>
              <w:rPr>
                <w:del w:author="Murguia, Sahima" w:date="2022-03-15T22:39:00Z" w:id="3240"/>
                <w:rFonts w:asciiTheme="majorHAnsi" w:hAnsiTheme="majorHAnsi" w:cstheme="majorHAnsi"/>
                <w:strike/>
                <w:szCs w:val="18"/>
                <w:lang w:val="en-US"/>
              </w:rPr>
            </w:pPr>
          </w:p>
        </w:tc>
      </w:tr>
      <w:tr w:rsidRPr="009463FF" w:rsidR="008D489C" w:rsidDel="00262379" w:rsidTr="00F1429D" w14:paraId="30A3560E" w14:textId="518032D8">
        <w:trPr>
          <w:trHeight w:val="43"/>
          <w:del w:author="Murguia, Sahima" w:date="2022-03-15T22:39:00Z" w:id="3241"/>
        </w:trPr>
        <w:tc>
          <w:tcPr>
            <w:tcW w:w="1418" w:type="dxa"/>
            <w:vMerge/>
            <w:vAlign w:val="center"/>
          </w:tcPr>
          <w:p w:rsidRPr="009463FF" w:rsidR="008D489C" w:rsidDel="00262379" w:rsidP="00153EF4" w:rsidRDefault="008D489C" w14:paraId="017ABD16" w14:textId="7758D4DF">
            <w:pPr>
              <w:pStyle w:val="ListParagraph"/>
              <w:ind w:left="0"/>
              <w:rPr>
                <w:del w:author="Murguia, Sahima" w:date="2022-03-15T22:39:00Z" w:id="3242"/>
                <w:strike/>
                <w:sz w:val="20"/>
                <w:szCs w:val="20"/>
                <w:lang w:val="en-US"/>
              </w:rPr>
            </w:pPr>
          </w:p>
        </w:tc>
        <w:tc>
          <w:tcPr>
            <w:tcW w:w="1276" w:type="dxa"/>
            <w:vMerge/>
            <w:vAlign w:val="center"/>
          </w:tcPr>
          <w:p w:rsidRPr="009463FF" w:rsidR="008D489C" w:rsidDel="00262379" w:rsidP="00153EF4" w:rsidRDefault="008D489C" w14:paraId="5CB4955C" w14:textId="25EB7715">
            <w:pPr>
              <w:pStyle w:val="ListParagraph"/>
              <w:ind w:left="0"/>
              <w:rPr>
                <w:del w:author="Murguia, Sahima" w:date="2022-03-15T22:39:00Z" w:id="3243"/>
                <w:rFonts w:asciiTheme="majorHAnsi" w:hAnsiTheme="majorHAnsi" w:cstheme="majorHAnsi"/>
                <w:strike/>
                <w:szCs w:val="18"/>
                <w:lang w:val="en-US"/>
              </w:rPr>
            </w:pPr>
          </w:p>
        </w:tc>
        <w:tc>
          <w:tcPr>
            <w:tcW w:w="1559" w:type="dxa"/>
            <w:vAlign w:val="center"/>
          </w:tcPr>
          <w:p w:rsidRPr="009463FF" w:rsidR="008D489C" w:rsidDel="00262379" w:rsidP="00153EF4" w:rsidRDefault="008D489C" w14:paraId="16D2D63F" w14:textId="34B4E894">
            <w:pPr>
              <w:pStyle w:val="ListParagraph"/>
              <w:ind w:left="0"/>
              <w:rPr>
                <w:del w:author="Murguia, Sahima" w:date="2022-03-15T22:39:00Z" w:id="3244"/>
                <w:rFonts w:asciiTheme="majorHAnsi" w:hAnsiTheme="majorHAnsi" w:cstheme="majorHAnsi"/>
                <w:strike/>
                <w:szCs w:val="18"/>
                <w:lang w:val="en-US"/>
              </w:rPr>
            </w:pPr>
            <w:del w:author="Murguia, Sahima" w:date="2022-03-15T22:39:00Z" w:id="3245">
              <w:r w:rsidRPr="009463FF" w:rsidDel="00262379">
                <w:rPr>
                  <w:rFonts w:asciiTheme="majorHAnsi" w:hAnsiTheme="majorHAnsi" w:cstheme="majorHAnsi"/>
                  <w:strike/>
                  <w:szCs w:val="18"/>
                  <w:lang w:val="en-US"/>
                </w:rPr>
                <w:delText>Destination Availability</w:delText>
              </w:r>
            </w:del>
          </w:p>
        </w:tc>
        <w:tc>
          <w:tcPr>
            <w:tcW w:w="2127" w:type="dxa"/>
            <w:vAlign w:val="center"/>
          </w:tcPr>
          <w:p w:rsidRPr="009463FF" w:rsidR="008D489C" w:rsidDel="00262379" w:rsidP="00153EF4" w:rsidRDefault="008D489C" w14:paraId="3171FC70" w14:textId="31A19159">
            <w:pPr>
              <w:pStyle w:val="ListParagraph"/>
              <w:ind w:left="0"/>
              <w:rPr>
                <w:del w:author="Murguia, Sahima" w:date="2022-03-15T22:39:00Z" w:id="3246"/>
                <w:rFonts w:asciiTheme="majorHAnsi" w:hAnsiTheme="majorHAnsi" w:cstheme="majorHAnsi"/>
                <w:strike/>
                <w:szCs w:val="18"/>
                <w:lang w:val="en-US"/>
              </w:rPr>
            </w:pPr>
            <w:del w:author="Murguia, Sahima" w:date="2022-03-15T22:39:00Z" w:id="3247">
              <w:r w:rsidRPr="009463FF" w:rsidDel="00262379">
                <w:rPr>
                  <w:rFonts w:asciiTheme="majorHAnsi" w:hAnsiTheme="majorHAnsi" w:cstheme="majorHAnsi"/>
                  <w:strike/>
                  <w:szCs w:val="18"/>
                  <w:lang w:val="en-US"/>
                </w:rPr>
                <w:delText>PHYS_DEST_AVAIL_CD</w:delText>
              </w:r>
            </w:del>
          </w:p>
        </w:tc>
        <w:tc>
          <w:tcPr>
            <w:tcW w:w="850" w:type="dxa"/>
            <w:vAlign w:val="center"/>
          </w:tcPr>
          <w:p w:rsidRPr="009463FF" w:rsidR="008D489C" w:rsidDel="00262379" w:rsidP="00153EF4" w:rsidRDefault="008D489C" w14:paraId="7CEE2E73" w14:textId="1E51C01A">
            <w:pPr>
              <w:pStyle w:val="ListParagraph"/>
              <w:ind w:left="0"/>
              <w:rPr>
                <w:del w:author="Murguia, Sahima" w:date="2022-03-15T22:39:00Z" w:id="3248"/>
                <w:rFonts w:asciiTheme="majorHAnsi" w:hAnsiTheme="majorHAnsi" w:cstheme="majorHAnsi"/>
                <w:strike/>
                <w:szCs w:val="18"/>
                <w:lang w:val="en-US"/>
              </w:rPr>
            </w:pPr>
          </w:p>
        </w:tc>
        <w:tc>
          <w:tcPr>
            <w:tcW w:w="2954" w:type="dxa"/>
            <w:vAlign w:val="center"/>
          </w:tcPr>
          <w:p w:rsidRPr="009463FF" w:rsidR="008D489C" w:rsidDel="00262379" w:rsidP="00153EF4" w:rsidRDefault="008D489C" w14:paraId="5878E2D8" w14:textId="414364D6">
            <w:pPr>
              <w:pStyle w:val="ListParagraph"/>
              <w:ind w:left="0"/>
              <w:rPr>
                <w:del w:author="Murguia, Sahima" w:date="2022-03-15T22:39:00Z" w:id="3249"/>
                <w:rFonts w:asciiTheme="majorHAnsi" w:hAnsiTheme="majorHAnsi" w:cstheme="majorHAnsi"/>
                <w:strike/>
                <w:szCs w:val="18"/>
                <w:lang w:val="en-US"/>
              </w:rPr>
            </w:pPr>
          </w:p>
        </w:tc>
      </w:tr>
      <w:tr w:rsidRPr="009463FF" w:rsidR="008D489C" w:rsidDel="00262379" w:rsidTr="00F1429D" w14:paraId="4BC0D061" w14:textId="55F579A6">
        <w:trPr>
          <w:trHeight w:val="43"/>
          <w:del w:author="Murguia, Sahima" w:date="2022-03-15T22:39:00Z" w:id="3250"/>
        </w:trPr>
        <w:tc>
          <w:tcPr>
            <w:tcW w:w="1418" w:type="dxa"/>
            <w:vMerge/>
            <w:vAlign w:val="center"/>
          </w:tcPr>
          <w:p w:rsidRPr="009463FF" w:rsidR="008D489C" w:rsidDel="00262379" w:rsidP="00153EF4" w:rsidRDefault="008D489C" w14:paraId="7C4E4359" w14:textId="3E2B5EC9">
            <w:pPr>
              <w:pStyle w:val="ListParagraph"/>
              <w:ind w:left="0"/>
              <w:rPr>
                <w:del w:author="Murguia, Sahima" w:date="2022-03-15T22:39:00Z" w:id="3251"/>
                <w:strike/>
                <w:sz w:val="20"/>
                <w:szCs w:val="20"/>
                <w:lang w:val="en-US"/>
              </w:rPr>
            </w:pPr>
          </w:p>
        </w:tc>
        <w:tc>
          <w:tcPr>
            <w:tcW w:w="1276" w:type="dxa"/>
            <w:vMerge/>
            <w:vAlign w:val="center"/>
          </w:tcPr>
          <w:p w:rsidRPr="009463FF" w:rsidR="008D489C" w:rsidDel="00262379" w:rsidP="00153EF4" w:rsidRDefault="008D489C" w14:paraId="617AA896" w14:textId="20E02874">
            <w:pPr>
              <w:pStyle w:val="ListParagraph"/>
              <w:ind w:left="0"/>
              <w:rPr>
                <w:del w:author="Murguia, Sahima" w:date="2022-03-15T22:39:00Z" w:id="3252"/>
                <w:rFonts w:asciiTheme="majorHAnsi" w:hAnsiTheme="majorHAnsi" w:cstheme="majorHAnsi"/>
                <w:strike/>
                <w:szCs w:val="18"/>
                <w:lang w:val="en-US"/>
              </w:rPr>
            </w:pPr>
          </w:p>
        </w:tc>
        <w:tc>
          <w:tcPr>
            <w:tcW w:w="1559" w:type="dxa"/>
            <w:vAlign w:val="center"/>
          </w:tcPr>
          <w:p w:rsidRPr="009463FF" w:rsidR="008D489C" w:rsidDel="00262379" w:rsidP="00153EF4" w:rsidRDefault="008D489C" w14:paraId="39A27B0D" w14:textId="11EE259E">
            <w:pPr>
              <w:pStyle w:val="ListParagraph"/>
              <w:ind w:left="0"/>
              <w:rPr>
                <w:del w:author="Murguia, Sahima" w:date="2022-03-15T22:39:00Z" w:id="3253"/>
                <w:rFonts w:asciiTheme="majorHAnsi" w:hAnsiTheme="majorHAnsi" w:cstheme="majorHAnsi"/>
                <w:strike/>
                <w:szCs w:val="18"/>
                <w:lang w:val="en-US"/>
              </w:rPr>
            </w:pPr>
            <w:del w:author="Murguia, Sahima" w:date="2022-03-15T22:39:00Z" w:id="3254">
              <w:r w:rsidRPr="009463FF" w:rsidDel="00262379">
                <w:rPr>
                  <w:rFonts w:asciiTheme="majorHAnsi" w:hAnsiTheme="majorHAnsi" w:cstheme="majorHAnsi"/>
                  <w:strike/>
                  <w:szCs w:val="18"/>
                  <w:lang w:val="en-US"/>
                </w:rPr>
                <w:delText>Transaction Source</w:delText>
              </w:r>
            </w:del>
          </w:p>
        </w:tc>
        <w:tc>
          <w:tcPr>
            <w:tcW w:w="2127" w:type="dxa"/>
            <w:vAlign w:val="center"/>
          </w:tcPr>
          <w:p w:rsidRPr="009463FF" w:rsidR="008D489C" w:rsidDel="00262379" w:rsidP="00153EF4" w:rsidRDefault="008D489C" w14:paraId="29578587" w14:textId="5DA3B38A">
            <w:pPr>
              <w:pStyle w:val="ListParagraph"/>
              <w:ind w:left="0"/>
              <w:rPr>
                <w:del w:author="Murguia, Sahima" w:date="2022-03-15T22:39:00Z" w:id="3255"/>
                <w:rFonts w:asciiTheme="majorHAnsi" w:hAnsiTheme="majorHAnsi" w:cstheme="majorHAnsi"/>
                <w:strike/>
                <w:szCs w:val="18"/>
                <w:lang w:val="en-US"/>
              </w:rPr>
            </w:pPr>
            <w:del w:author="Murguia, Sahima" w:date="2022-03-15T22:39:00Z" w:id="3256">
              <w:r w:rsidRPr="009463FF" w:rsidDel="00262379">
                <w:rPr>
                  <w:rFonts w:asciiTheme="majorHAnsi" w:hAnsiTheme="majorHAnsi" w:cstheme="majorHAnsi"/>
                  <w:strike/>
                  <w:szCs w:val="18"/>
                  <w:lang w:val="en-US"/>
                </w:rPr>
                <w:delText>X_TRANS_SOURCE</w:delText>
              </w:r>
            </w:del>
          </w:p>
        </w:tc>
        <w:tc>
          <w:tcPr>
            <w:tcW w:w="850" w:type="dxa"/>
            <w:vAlign w:val="center"/>
          </w:tcPr>
          <w:p w:rsidRPr="009463FF" w:rsidR="008D489C" w:rsidDel="00262379" w:rsidP="00153EF4" w:rsidRDefault="008D489C" w14:paraId="1DAA63C9" w14:textId="6C2B8AC6">
            <w:pPr>
              <w:pStyle w:val="ListParagraph"/>
              <w:ind w:left="0"/>
              <w:rPr>
                <w:del w:author="Murguia, Sahima" w:date="2022-03-15T22:39:00Z" w:id="3257"/>
                <w:rFonts w:asciiTheme="majorHAnsi" w:hAnsiTheme="majorHAnsi" w:cstheme="majorHAnsi"/>
                <w:strike/>
                <w:szCs w:val="18"/>
                <w:lang w:val="en-US"/>
              </w:rPr>
            </w:pPr>
          </w:p>
        </w:tc>
        <w:tc>
          <w:tcPr>
            <w:tcW w:w="2954" w:type="dxa"/>
            <w:vAlign w:val="center"/>
          </w:tcPr>
          <w:p w:rsidRPr="009463FF" w:rsidR="008D489C" w:rsidDel="00262379" w:rsidP="00153EF4" w:rsidRDefault="008D489C" w14:paraId="2CC2E465" w14:textId="5D77BF5F">
            <w:pPr>
              <w:pStyle w:val="ListParagraph"/>
              <w:ind w:left="0"/>
              <w:rPr>
                <w:del w:author="Murguia, Sahima" w:date="2022-03-15T22:39:00Z" w:id="3258"/>
                <w:rFonts w:asciiTheme="majorHAnsi" w:hAnsiTheme="majorHAnsi" w:cstheme="majorHAnsi"/>
                <w:strike/>
                <w:szCs w:val="18"/>
                <w:lang w:val="en-US"/>
              </w:rPr>
            </w:pPr>
          </w:p>
        </w:tc>
      </w:tr>
      <w:tr w:rsidRPr="009463FF" w:rsidR="008D489C" w:rsidDel="00262379" w:rsidTr="00F1429D" w14:paraId="39D5245A" w14:textId="416DD801">
        <w:trPr>
          <w:trHeight w:val="43"/>
          <w:del w:author="Murguia, Sahima" w:date="2022-03-15T22:39:00Z" w:id="3259"/>
        </w:trPr>
        <w:tc>
          <w:tcPr>
            <w:tcW w:w="1418" w:type="dxa"/>
            <w:vMerge/>
            <w:vAlign w:val="center"/>
          </w:tcPr>
          <w:p w:rsidRPr="009463FF" w:rsidR="008D489C" w:rsidDel="00262379" w:rsidP="00153EF4" w:rsidRDefault="008D489C" w14:paraId="3385F0F6" w14:textId="4548C2DA">
            <w:pPr>
              <w:pStyle w:val="ListParagraph"/>
              <w:ind w:left="0"/>
              <w:rPr>
                <w:del w:author="Murguia, Sahima" w:date="2022-03-15T22:39:00Z" w:id="3260"/>
                <w:strike/>
                <w:sz w:val="20"/>
                <w:szCs w:val="20"/>
                <w:lang w:val="en-US"/>
              </w:rPr>
            </w:pPr>
          </w:p>
        </w:tc>
        <w:tc>
          <w:tcPr>
            <w:tcW w:w="1276" w:type="dxa"/>
            <w:vMerge/>
            <w:vAlign w:val="center"/>
          </w:tcPr>
          <w:p w:rsidRPr="009463FF" w:rsidR="008D489C" w:rsidDel="00262379" w:rsidP="00153EF4" w:rsidRDefault="008D489C" w14:paraId="3479E6FC" w14:textId="1367EE1B">
            <w:pPr>
              <w:pStyle w:val="ListParagraph"/>
              <w:ind w:left="0"/>
              <w:rPr>
                <w:del w:author="Murguia, Sahima" w:date="2022-03-15T22:39:00Z" w:id="3261"/>
                <w:rFonts w:asciiTheme="majorHAnsi" w:hAnsiTheme="majorHAnsi" w:cstheme="majorHAnsi"/>
                <w:strike/>
                <w:szCs w:val="18"/>
                <w:lang w:val="en-US"/>
              </w:rPr>
            </w:pPr>
          </w:p>
        </w:tc>
        <w:tc>
          <w:tcPr>
            <w:tcW w:w="1559" w:type="dxa"/>
            <w:vAlign w:val="center"/>
          </w:tcPr>
          <w:p w:rsidRPr="009463FF" w:rsidR="008D489C" w:rsidDel="00262379" w:rsidP="00153EF4" w:rsidRDefault="008D489C" w14:paraId="439F0E50" w14:textId="7452F4A6">
            <w:pPr>
              <w:pStyle w:val="ListParagraph"/>
              <w:ind w:left="0"/>
              <w:rPr>
                <w:del w:author="Murguia, Sahima" w:date="2022-03-15T22:39:00Z" w:id="3262"/>
                <w:rFonts w:asciiTheme="majorHAnsi" w:hAnsiTheme="majorHAnsi" w:cstheme="majorHAnsi"/>
                <w:strike/>
                <w:szCs w:val="18"/>
                <w:lang w:val="en-US"/>
              </w:rPr>
            </w:pPr>
            <w:del w:author="Murguia, Sahima" w:date="2022-03-15T22:39:00Z" w:id="3263">
              <w:r w:rsidRPr="009463FF" w:rsidDel="00262379">
                <w:rPr>
                  <w:rFonts w:asciiTheme="majorHAnsi" w:hAnsiTheme="majorHAnsi" w:cstheme="majorHAnsi"/>
                  <w:strike/>
                  <w:szCs w:val="18"/>
                  <w:lang w:val="en-US"/>
                </w:rPr>
                <w:delText>Cycle Count #</w:delText>
              </w:r>
            </w:del>
          </w:p>
        </w:tc>
        <w:tc>
          <w:tcPr>
            <w:tcW w:w="2127" w:type="dxa"/>
            <w:vAlign w:val="center"/>
          </w:tcPr>
          <w:p w:rsidRPr="009463FF" w:rsidR="008D489C" w:rsidDel="00262379" w:rsidP="00153EF4" w:rsidRDefault="008D489C" w14:paraId="47F4F8D1" w14:textId="337A02CE">
            <w:pPr>
              <w:pStyle w:val="ListParagraph"/>
              <w:ind w:left="0"/>
              <w:rPr>
                <w:del w:author="Murguia, Sahima" w:date="2022-03-15T22:39:00Z" w:id="3264"/>
                <w:rFonts w:asciiTheme="majorHAnsi" w:hAnsiTheme="majorHAnsi" w:cstheme="majorHAnsi"/>
                <w:strike/>
                <w:szCs w:val="18"/>
                <w:lang w:val="en-US"/>
              </w:rPr>
            </w:pPr>
            <w:del w:author="Murguia, Sahima" w:date="2022-03-15T22:39:00Z" w:id="3265">
              <w:r w:rsidRPr="009463FF" w:rsidDel="00262379">
                <w:rPr>
                  <w:rFonts w:asciiTheme="majorHAnsi" w:hAnsiTheme="majorHAnsi" w:cstheme="majorHAnsi"/>
                  <w:strike/>
                  <w:szCs w:val="18"/>
                  <w:lang w:val="en-US"/>
                </w:rPr>
                <w:delText>PROD_INV_CNT_ID</w:delText>
              </w:r>
            </w:del>
          </w:p>
        </w:tc>
        <w:tc>
          <w:tcPr>
            <w:tcW w:w="850" w:type="dxa"/>
            <w:vAlign w:val="center"/>
          </w:tcPr>
          <w:p w:rsidRPr="009463FF" w:rsidR="008D489C" w:rsidDel="00262379" w:rsidP="00153EF4" w:rsidRDefault="008D489C" w14:paraId="1BFA3708" w14:textId="6ACA5B38">
            <w:pPr>
              <w:pStyle w:val="ListParagraph"/>
              <w:ind w:left="0"/>
              <w:rPr>
                <w:del w:author="Murguia, Sahima" w:date="2022-03-15T22:39:00Z" w:id="3266"/>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91DDDDC" w14:textId="701A70FF">
            <w:pPr>
              <w:pStyle w:val="ListParagraph"/>
              <w:ind w:left="0"/>
              <w:rPr>
                <w:del w:author="Murguia, Sahima" w:date="2022-03-15T22:39:00Z" w:id="3267"/>
                <w:rFonts w:asciiTheme="majorHAnsi" w:hAnsiTheme="majorHAnsi" w:cstheme="majorHAnsi"/>
                <w:strike/>
                <w:szCs w:val="18"/>
                <w:lang w:val="en-US"/>
              </w:rPr>
            </w:pPr>
          </w:p>
        </w:tc>
      </w:tr>
      <w:tr w:rsidRPr="009463FF" w:rsidR="008D489C" w:rsidDel="00262379" w:rsidTr="00F1429D" w14:paraId="3F230AE2" w14:textId="7217B64D">
        <w:trPr>
          <w:trHeight w:val="582"/>
          <w:del w:author="Murguia, Sahima" w:date="2022-03-15T22:39:00Z" w:id="3268"/>
        </w:trPr>
        <w:tc>
          <w:tcPr>
            <w:tcW w:w="1418" w:type="dxa"/>
            <w:vMerge/>
            <w:vAlign w:val="center"/>
          </w:tcPr>
          <w:p w:rsidRPr="009463FF" w:rsidR="008D489C" w:rsidDel="00262379" w:rsidP="00153EF4" w:rsidRDefault="008D489C" w14:paraId="1F65069E" w14:textId="2E047176">
            <w:pPr>
              <w:pStyle w:val="ListParagraph"/>
              <w:ind w:left="0"/>
              <w:rPr>
                <w:del w:author="Murguia, Sahima" w:date="2022-03-15T22:39:00Z" w:id="3269"/>
                <w:strike/>
                <w:sz w:val="20"/>
                <w:szCs w:val="20"/>
                <w:lang w:val="en-US"/>
              </w:rPr>
            </w:pPr>
          </w:p>
        </w:tc>
        <w:tc>
          <w:tcPr>
            <w:tcW w:w="1276" w:type="dxa"/>
            <w:vAlign w:val="center"/>
          </w:tcPr>
          <w:p w:rsidRPr="009463FF" w:rsidR="008D489C" w:rsidDel="00262379" w:rsidP="00153EF4" w:rsidRDefault="008D489C" w14:paraId="01BB994B" w14:textId="3220178B">
            <w:pPr>
              <w:pStyle w:val="ListParagraph"/>
              <w:ind w:left="0"/>
              <w:rPr>
                <w:del w:author="Murguia, Sahima" w:date="2022-03-15T22:39:00Z" w:id="3270"/>
                <w:rFonts w:asciiTheme="majorHAnsi" w:hAnsiTheme="majorHAnsi" w:cstheme="majorHAnsi"/>
                <w:strike/>
                <w:szCs w:val="18"/>
                <w:lang w:val="en-US"/>
              </w:rPr>
            </w:pPr>
            <w:del w:author="Murguia, Sahima" w:date="2022-03-15T22:39:00Z" w:id="3271">
              <w:r w:rsidRPr="009463FF" w:rsidDel="00262379">
                <w:rPr>
                  <w:rFonts w:asciiTheme="majorHAnsi" w:hAnsiTheme="majorHAnsi" w:cstheme="majorHAnsi"/>
                  <w:strike/>
                  <w:szCs w:val="18"/>
                  <w:lang w:val="en-US"/>
                </w:rPr>
                <w:delText>S_INV_TXN_TYPE</w:delText>
              </w:r>
            </w:del>
          </w:p>
        </w:tc>
        <w:tc>
          <w:tcPr>
            <w:tcW w:w="1559" w:type="dxa"/>
            <w:vAlign w:val="center"/>
          </w:tcPr>
          <w:p w:rsidRPr="009463FF" w:rsidR="008D489C" w:rsidDel="00262379" w:rsidP="00153EF4" w:rsidRDefault="008D489C" w14:paraId="14F48713" w14:textId="2A4E85D0">
            <w:pPr>
              <w:pStyle w:val="ListParagraph"/>
              <w:ind w:left="0"/>
              <w:rPr>
                <w:del w:author="Murguia, Sahima" w:date="2022-03-15T22:39:00Z" w:id="3272"/>
                <w:rFonts w:asciiTheme="majorHAnsi" w:hAnsiTheme="majorHAnsi" w:cstheme="majorHAnsi"/>
                <w:strike/>
                <w:szCs w:val="18"/>
                <w:lang w:val="en-US"/>
              </w:rPr>
            </w:pPr>
            <w:del w:author="Murguia, Sahima" w:date="2022-03-15T22:39:00Z" w:id="3273">
              <w:r w:rsidRPr="009463FF" w:rsidDel="00262379">
                <w:rPr>
                  <w:rFonts w:asciiTheme="majorHAnsi" w:hAnsiTheme="majorHAnsi" w:cstheme="majorHAnsi"/>
                  <w:strike/>
                  <w:szCs w:val="18"/>
                  <w:highlight w:val="cyan"/>
                  <w:lang w:val="en-US"/>
                </w:rPr>
                <w:delText>Type</w:delText>
              </w:r>
            </w:del>
          </w:p>
        </w:tc>
        <w:tc>
          <w:tcPr>
            <w:tcW w:w="2127" w:type="dxa"/>
            <w:vAlign w:val="center"/>
          </w:tcPr>
          <w:p w:rsidRPr="009463FF" w:rsidR="008D489C" w:rsidDel="00262379" w:rsidP="00153EF4" w:rsidRDefault="008D489C" w14:paraId="03EE998F" w14:textId="21705175">
            <w:pPr>
              <w:pStyle w:val="ListParagraph"/>
              <w:ind w:left="0"/>
              <w:rPr>
                <w:del w:author="Murguia, Sahima" w:date="2022-03-15T22:39:00Z" w:id="3274"/>
                <w:rFonts w:asciiTheme="majorHAnsi" w:hAnsiTheme="majorHAnsi" w:cstheme="majorHAnsi"/>
                <w:strike/>
                <w:szCs w:val="18"/>
                <w:lang w:val="en-US"/>
              </w:rPr>
            </w:pPr>
          </w:p>
        </w:tc>
        <w:tc>
          <w:tcPr>
            <w:tcW w:w="850" w:type="dxa"/>
            <w:vAlign w:val="center"/>
          </w:tcPr>
          <w:p w:rsidRPr="009463FF" w:rsidR="008D489C" w:rsidDel="00262379" w:rsidP="00153EF4" w:rsidRDefault="008D489C" w14:paraId="7385A929" w14:textId="6CF1C79F">
            <w:pPr>
              <w:pStyle w:val="ListParagraph"/>
              <w:ind w:left="0"/>
              <w:rPr>
                <w:del w:author="Murguia, Sahima" w:date="2022-03-15T22:39:00Z" w:id="3275"/>
                <w:rFonts w:asciiTheme="majorHAnsi" w:hAnsiTheme="majorHAnsi" w:cstheme="majorHAnsi"/>
                <w:strike/>
                <w:szCs w:val="18"/>
                <w:lang w:val="en-US"/>
              </w:rPr>
            </w:pPr>
          </w:p>
        </w:tc>
        <w:tc>
          <w:tcPr>
            <w:tcW w:w="2954" w:type="dxa"/>
            <w:vAlign w:val="center"/>
          </w:tcPr>
          <w:p w:rsidRPr="009463FF" w:rsidR="008D489C" w:rsidDel="00262379" w:rsidP="00153EF4" w:rsidRDefault="008D489C" w14:paraId="69B77C28" w14:textId="128421F7">
            <w:pPr>
              <w:pStyle w:val="ListParagraph"/>
              <w:ind w:left="0"/>
              <w:rPr>
                <w:del w:author="Murguia, Sahima" w:date="2022-03-15T22:39:00Z" w:id="3276"/>
                <w:rFonts w:asciiTheme="majorHAnsi" w:hAnsiTheme="majorHAnsi" w:cstheme="majorHAnsi"/>
                <w:strike/>
                <w:szCs w:val="18"/>
                <w:lang w:val="en-US"/>
              </w:rPr>
            </w:pPr>
          </w:p>
        </w:tc>
      </w:tr>
    </w:tbl>
    <w:p w:rsidRPr="009463FF" w:rsidR="00361264" w:rsidDel="00262379" w:rsidP="00DA0C4A" w:rsidRDefault="00361264" w14:paraId="2F190C19" w14:textId="6E24DA23">
      <w:pPr>
        <w:rPr>
          <w:del w:author="Murguia, Sahima" w:date="2022-03-15T22:40:00Z" w:id="3277"/>
          <w:strike/>
        </w:rPr>
      </w:pPr>
    </w:p>
    <w:p w:rsidRPr="009463FF" w:rsidR="00361264" w:rsidDel="00262379" w:rsidP="00DA0C4A" w:rsidRDefault="00361264" w14:paraId="474B40F9" w14:textId="16D15858">
      <w:pPr>
        <w:rPr>
          <w:del w:author="Murguia, Sahima" w:date="2022-03-15T22:40:00Z" w:id="3278"/>
          <w:strike/>
        </w:rPr>
      </w:pPr>
    </w:p>
    <w:tbl>
      <w:tblPr>
        <w:tblStyle w:val="TableGrid"/>
        <w:tblW w:w="10065" w:type="dxa"/>
        <w:tblInd w:w="-289" w:type="dxa"/>
        <w:tblLayout w:type="fixed"/>
        <w:tblLook w:val="04A0" w:firstRow="1" w:lastRow="0" w:firstColumn="1" w:lastColumn="0" w:noHBand="0" w:noVBand="1"/>
      </w:tblPr>
      <w:tblGrid>
        <w:gridCol w:w="1380"/>
        <w:gridCol w:w="1243"/>
        <w:gridCol w:w="1517"/>
        <w:gridCol w:w="2067"/>
        <w:gridCol w:w="1023"/>
        <w:gridCol w:w="2835"/>
      </w:tblGrid>
      <w:tr w:rsidRPr="009463FF" w:rsidR="00B86507" w:rsidDel="00262379" w:rsidTr="00A06B54" w14:paraId="7F5FDC84" w14:textId="658EDD92">
        <w:trPr>
          <w:del w:author="Murguia, Sahima" w:date="2022-03-15T22:39:00Z" w:id="3279"/>
        </w:trPr>
        <w:tc>
          <w:tcPr>
            <w:tcW w:w="1380" w:type="dxa"/>
            <w:shd w:val="clear" w:color="auto" w:fill="2B5D9A" w:themeFill="accent6" w:themeFillShade="BF"/>
          </w:tcPr>
          <w:p w:rsidRPr="009463FF" w:rsidR="00BA2CB2" w:rsidDel="00262379" w:rsidP="00153EF4" w:rsidRDefault="00BA2CB2" w14:paraId="56AEFFB2" w14:textId="4516F490">
            <w:pPr>
              <w:pStyle w:val="BodyText"/>
              <w:rPr>
                <w:del w:author="Murguia, Sahima" w:date="2022-03-15T22:39:00Z" w:id="3280"/>
                <w:rFonts w:ascii="Arial" w:hAnsi="Arial" w:cs="Arial"/>
                <w:b/>
                <w:bCs/>
                <w:strike/>
                <w:color w:val="FFFFFF" w:themeColor="background1"/>
                <w:szCs w:val="20"/>
              </w:rPr>
            </w:pPr>
            <w:del w:author="Murguia, Sahima" w:date="2022-03-15T22:39:00Z" w:id="3281">
              <w:r w:rsidRPr="009463FF" w:rsidDel="00262379">
                <w:rPr>
                  <w:rFonts w:ascii="Arial" w:hAnsi="Arial" w:cs="Arial"/>
                  <w:b/>
                  <w:bCs/>
                  <w:strike/>
                  <w:color w:val="FFFFFF" w:themeColor="background1"/>
                  <w:szCs w:val="20"/>
                </w:rPr>
                <w:delText>BC</w:delText>
              </w:r>
            </w:del>
          </w:p>
        </w:tc>
        <w:tc>
          <w:tcPr>
            <w:tcW w:w="1243" w:type="dxa"/>
            <w:shd w:val="clear" w:color="auto" w:fill="2B5D9A" w:themeFill="accent6" w:themeFillShade="BF"/>
          </w:tcPr>
          <w:p w:rsidRPr="009463FF" w:rsidR="00BA2CB2" w:rsidDel="00262379" w:rsidP="00153EF4" w:rsidRDefault="00BA2CB2" w14:paraId="129422CD" w14:textId="52CF9449">
            <w:pPr>
              <w:pStyle w:val="BodyText"/>
              <w:rPr>
                <w:del w:author="Murguia, Sahima" w:date="2022-03-15T22:39:00Z" w:id="3282"/>
                <w:rFonts w:ascii="Arial" w:hAnsi="Arial" w:cs="Arial"/>
                <w:b/>
                <w:bCs/>
                <w:strike/>
                <w:color w:val="FFFFFF" w:themeColor="background1"/>
                <w:szCs w:val="20"/>
              </w:rPr>
            </w:pPr>
            <w:del w:author="Murguia, Sahima" w:date="2022-03-15T22:39:00Z" w:id="3283">
              <w:r w:rsidRPr="009463FF" w:rsidDel="00262379">
                <w:rPr>
                  <w:rFonts w:ascii="Arial" w:hAnsi="Arial" w:cs="Arial"/>
                  <w:b/>
                  <w:bCs/>
                  <w:strike/>
                  <w:color w:val="FFFFFF" w:themeColor="background1"/>
                  <w:szCs w:val="20"/>
                </w:rPr>
                <w:delText>Table</w:delText>
              </w:r>
            </w:del>
          </w:p>
        </w:tc>
        <w:tc>
          <w:tcPr>
            <w:tcW w:w="1517" w:type="dxa"/>
            <w:shd w:val="clear" w:color="auto" w:fill="2B5D9A" w:themeFill="accent6" w:themeFillShade="BF"/>
          </w:tcPr>
          <w:p w:rsidRPr="009463FF" w:rsidR="00BA2CB2" w:rsidDel="00262379" w:rsidP="00153EF4" w:rsidRDefault="00BA2CB2" w14:paraId="5807D29C" w14:textId="2AB27FD7">
            <w:pPr>
              <w:pStyle w:val="BodyText"/>
              <w:rPr>
                <w:del w:author="Murguia, Sahima" w:date="2022-03-15T22:39:00Z" w:id="3284"/>
                <w:rFonts w:ascii="Arial" w:hAnsi="Arial" w:cs="Arial"/>
                <w:b/>
                <w:bCs/>
                <w:strike/>
                <w:color w:val="FFFFFF" w:themeColor="background1"/>
                <w:szCs w:val="20"/>
              </w:rPr>
            </w:pPr>
            <w:del w:author="Murguia, Sahima" w:date="2022-03-15T22:39:00Z" w:id="3285">
              <w:r w:rsidRPr="009463FF" w:rsidDel="00262379">
                <w:rPr>
                  <w:rFonts w:ascii="Arial" w:hAnsi="Arial" w:cs="Arial"/>
                  <w:b/>
                  <w:bCs/>
                  <w:strike/>
                  <w:color w:val="FFFFFF" w:themeColor="background1"/>
                  <w:szCs w:val="20"/>
                </w:rPr>
                <w:delText>Field</w:delText>
              </w:r>
            </w:del>
          </w:p>
        </w:tc>
        <w:tc>
          <w:tcPr>
            <w:tcW w:w="2067" w:type="dxa"/>
            <w:shd w:val="clear" w:color="auto" w:fill="2B5D9A" w:themeFill="accent6" w:themeFillShade="BF"/>
          </w:tcPr>
          <w:p w:rsidRPr="009463FF" w:rsidR="00BA2CB2" w:rsidDel="00262379" w:rsidP="00153EF4" w:rsidRDefault="00BA2CB2" w14:paraId="3F279718" w14:textId="359837C9">
            <w:pPr>
              <w:pStyle w:val="BodyText"/>
              <w:rPr>
                <w:del w:author="Murguia, Sahima" w:date="2022-03-15T22:39:00Z" w:id="3286"/>
                <w:rFonts w:ascii="Arial" w:hAnsi="Arial" w:cs="Arial"/>
                <w:b/>
                <w:bCs/>
                <w:strike/>
                <w:color w:val="FFFFFF" w:themeColor="background1"/>
                <w:szCs w:val="20"/>
              </w:rPr>
            </w:pPr>
            <w:del w:author="Murguia, Sahima" w:date="2022-03-15T22:39:00Z" w:id="3287">
              <w:r w:rsidRPr="009463FF" w:rsidDel="00262379">
                <w:rPr>
                  <w:rFonts w:ascii="Arial" w:hAnsi="Arial" w:cs="Arial"/>
                  <w:b/>
                  <w:bCs/>
                  <w:strike/>
                  <w:color w:val="FFFFFF" w:themeColor="background1"/>
                  <w:szCs w:val="20"/>
                </w:rPr>
                <w:delText>Column</w:delText>
              </w:r>
            </w:del>
          </w:p>
        </w:tc>
        <w:tc>
          <w:tcPr>
            <w:tcW w:w="1023" w:type="dxa"/>
            <w:shd w:val="clear" w:color="auto" w:fill="2B5D9A" w:themeFill="accent6" w:themeFillShade="BF"/>
          </w:tcPr>
          <w:p w:rsidRPr="009463FF" w:rsidR="00BA2CB2" w:rsidDel="00262379" w:rsidP="00153EF4" w:rsidRDefault="00BA2CB2" w14:paraId="6CDC4730" w14:textId="55BA0318">
            <w:pPr>
              <w:pStyle w:val="BodyText"/>
              <w:rPr>
                <w:del w:author="Murguia, Sahima" w:date="2022-03-15T22:39:00Z" w:id="3288"/>
                <w:rFonts w:ascii="Arial" w:hAnsi="Arial" w:cs="Arial"/>
                <w:b/>
                <w:bCs/>
                <w:strike/>
                <w:color w:val="FFFFFF" w:themeColor="background1"/>
                <w:szCs w:val="20"/>
              </w:rPr>
            </w:pPr>
            <w:del w:author="Murguia, Sahima" w:date="2022-03-15T22:39:00Z" w:id="3289">
              <w:r w:rsidRPr="009463FF" w:rsidDel="00262379">
                <w:rPr>
                  <w:rFonts w:ascii="Arial" w:hAnsi="Arial" w:cs="Arial"/>
                  <w:b/>
                  <w:bCs/>
                  <w:strike/>
                  <w:color w:val="FFFFFF" w:themeColor="background1"/>
                  <w:szCs w:val="20"/>
                </w:rPr>
                <w:delText>Type</w:delText>
              </w:r>
            </w:del>
          </w:p>
        </w:tc>
        <w:tc>
          <w:tcPr>
            <w:tcW w:w="2835" w:type="dxa"/>
            <w:shd w:val="clear" w:color="auto" w:fill="2B5D9A" w:themeFill="accent6" w:themeFillShade="BF"/>
          </w:tcPr>
          <w:p w:rsidRPr="009463FF" w:rsidR="00BA2CB2" w:rsidDel="00262379" w:rsidP="00153EF4" w:rsidRDefault="00BA2CB2" w14:paraId="59A3E39D" w14:textId="455B95CE">
            <w:pPr>
              <w:pStyle w:val="BodyText"/>
              <w:rPr>
                <w:del w:author="Murguia, Sahima" w:date="2022-03-15T22:39:00Z" w:id="3290"/>
                <w:rFonts w:ascii="Arial" w:hAnsi="Arial" w:cs="Arial"/>
                <w:b/>
                <w:bCs/>
                <w:strike/>
                <w:color w:val="FFFFFF" w:themeColor="background1"/>
                <w:szCs w:val="20"/>
              </w:rPr>
            </w:pPr>
            <w:del w:author="Murguia, Sahima" w:date="2022-03-15T22:39:00Z" w:id="3291">
              <w:r w:rsidRPr="009463FF" w:rsidDel="00262379">
                <w:rPr>
                  <w:rFonts w:ascii="Arial" w:hAnsi="Arial" w:cs="Arial"/>
                  <w:b/>
                  <w:bCs/>
                  <w:strike/>
                  <w:color w:val="FFFFFF" w:themeColor="background1"/>
                  <w:szCs w:val="20"/>
                </w:rPr>
                <w:delText>Description</w:delText>
              </w:r>
            </w:del>
          </w:p>
        </w:tc>
      </w:tr>
      <w:tr w:rsidRPr="009463FF" w:rsidR="00EF4C12" w:rsidDel="00262379" w:rsidTr="00A06B54" w14:paraId="4C7D4DE7" w14:textId="2B0D7293">
        <w:trPr>
          <w:trHeight w:val="352"/>
          <w:del w:author="Murguia, Sahima" w:date="2022-03-15T22:39:00Z" w:id="3292"/>
        </w:trPr>
        <w:tc>
          <w:tcPr>
            <w:tcW w:w="1380" w:type="dxa"/>
            <w:vMerge w:val="restart"/>
            <w:vAlign w:val="center"/>
          </w:tcPr>
          <w:p w:rsidRPr="009463FF" w:rsidR="00EF4C12" w:rsidDel="00262379" w:rsidP="00153EF4" w:rsidRDefault="00EF4C12" w14:paraId="1B9BB608" w14:textId="3912B105">
            <w:pPr>
              <w:pStyle w:val="ListParagraph"/>
              <w:ind w:left="0"/>
              <w:rPr>
                <w:del w:author="Murguia, Sahima" w:date="2022-03-15T22:39:00Z" w:id="3293"/>
                <w:rFonts w:asciiTheme="majorHAnsi" w:hAnsiTheme="majorHAnsi" w:cstheme="majorHAnsi"/>
                <w:strike/>
                <w:szCs w:val="18"/>
                <w:lang w:val="en-US"/>
              </w:rPr>
            </w:pPr>
            <w:del w:author="Murguia, Sahima" w:date="2022-03-15T22:39:00Z" w:id="3294">
              <w:r w:rsidRPr="009463FF" w:rsidDel="00262379">
                <w:rPr>
                  <w:rFonts w:asciiTheme="majorHAnsi" w:hAnsiTheme="majorHAnsi" w:cstheme="majorHAnsi"/>
                  <w:strike/>
                  <w:szCs w:val="18"/>
                  <w:lang w:val="en-US"/>
                </w:rPr>
                <w:delText>Payment</w:delText>
              </w:r>
            </w:del>
          </w:p>
        </w:tc>
        <w:tc>
          <w:tcPr>
            <w:tcW w:w="1243" w:type="dxa"/>
            <w:vMerge w:val="restart"/>
            <w:vAlign w:val="center"/>
          </w:tcPr>
          <w:p w:rsidRPr="009463FF" w:rsidR="00EF4C12" w:rsidDel="00262379" w:rsidP="00153EF4" w:rsidRDefault="00EF4C12" w14:paraId="3FA310F8" w14:textId="20545F20">
            <w:pPr>
              <w:pStyle w:val="ListParagraph"/>
              <w:ind w:left="0"/>
              <w:rPr>
                <w:del w:author="Murguia, Sahima" w:date="2022-03-15T22:39:00Z" w:id="3295"/>
                <w:rFonts w:asciiTheme="majorHAnsi" w:hAnsiTheme="majorHAnsi" w:cstheme="majorHAnsi"/>
                <w:strike/>
                <w:szCs w:val="18"/>
                <w:lang w:val="en-US"/>
              </w:rPr>
            </w:pPr>
            <w:del w:author="Murguia, Sahima" w:date="2022-03-15T22:39:00Z" w:id="3296">
              <w:r w:rsidRPr="009463FF" w:rsidDel="00262379">
                <w:rPr>
                  <w:rFonts w:asciiTheme="majorHAnsi" w:hAnsiTheme="majorHAnsi" w:cstheme="majorHAnsi"/>
                  <w:strike/>
                  <w:szCs w:val="18"/>
                  <w:lang w:val="en-US"/>
                </w:rPr>
                <w:delText>S_USER</w:delText>
              </w:r>
            </w:del>
          </w:p>
        </w:tc>
        <w:tc>
          <w:tcPr>
            <w:tcW w:w="1517" w:type="dxa"/>
            <w:vAlign w:val="center"/>
          </w:tcPr>
          <w:p w:rsidRPr="009463FF" w:rsidR="00EF4C12" w:rsidDel="00262379" w:rsidP="00153EF4" w:rsidRDefault="00EF4C12" w14:paraId="6DCEDF8B" w14:textId="1ABAE22D">
            <w:pPr>
              <w:pStyle w:val="ListParagraph"/>
              <w:ind w:left="0"/>
              <w:rPr>
                <w:del w:author="Murguia, Sahima" w:date="2022-03-15T22:39:00Z" w:id="3297"/>
                <w:rFonts w:asciiTheme="majorHAnsi" w:hAnsiTheme="majorHAnsi" w:cstheme="majorHAnsi"/>
                <w:strike/>
                <w:szCs w:val="18"/>
                <w:lang w:val="en-US"/>
              </w:rPr>
            </w:pPr>
            <w:del w:author="Murguia, Sahima" w:date="2022-03-15T22:39:00Z" w:id="3298">
              <w:r w:rsidRPr="009463FF" w:rsidDel="00262379">
                <w:rPr>
                  <w:rFonts w:asciiTheme="majorHAnsi" w:hAnsiTheme="majorHAnsi" w:cstheme="majorHAnsi"/>
                  <w:strike/>
                  <w:szCs w:val="18"/>
                  <w:lang w:val="en-US"/>
                </w:rPr>
                <w:delText>Created Name</w:delText>
              </w:r>
            </w:del>
          </w:p>
        </w:tc>
        <w:tc>
          <w:tcPr>
            <w:tcW w:w="2067" w:type="dxa"/>
            <w:vAlign w:val="center"/>
          </w:tcPr>
          <w:p w:rsidRPr="009463FF" w:rsidR="00EF4C12" w:rsidDel="00262379" w:rsidP="00153EF4" w:rsidRDefault="00EF4C12" w14:paraId="3462D574" w14:textId="678F4FB6">
            <w:pPr>
              <w:pStyle w:val="ListParagraph"/>
              <w:ind w:left="0"/>
              <w:rPr>
                <w:del w:author="Murguia, Sahima" w:date="2022-03-15T22:39:00Z" w:id="3299"/>
                <w:rFonts w:asciiTheme="majorHAnsi" w:hAnsiTheme="majorHAnsi" w:cstheme="majorHAnsi"/>
                <w:strike/>
                <w:szCs w:val="18"/>
                <w:lang w:val="en-US"/>
              </w:rPr>
            </w:pPr>
            <w:del w:author="Murguia, Sahima" w:date="2022-03-15T22:39:00Z" w:id="3300">
              <w:r w:rsidRPr="009463FF" w:rsidDel="00262379">
                <w:rPr>
                  <w:rFonts w:asciiTheme="majorHAnsi" w:hAnsiTheme="majorHAnsi" w:cstheme="majorHAnsi"/>
                  <w:strike/>
                  <w:szCs w:val="18"/>
                  <w:lang w:val="en-US"/>
                </w:rPr>
                <w:delText>LOGIN</w:delText>
              </w:r>
            </w:del>
          </w:p>
        </w:tc>
        <w:tc>
          <w:tcPr>
            <w:tcW w:w="1023" w:type="dxa"/>
            <w:vAlign w:val="center"/>
          </w:tcPr>
          <w:p w:rsidRPr="009463FF" w:rsidR="00EF4C12" w:rsidDel="00262379" w:rsidP="00153EF4" w:rsidRDefault="00EF4C12" w14:paraId="4EA383A7" w14:textId="7CFFDE1C">
            <w:pPr>
              <w:pStyle w:val="ListParagraph"/>
              <w:ind w:left="0"/>
              <w:rPr>
                <w:del w:author="Murguia, Sahima" w:date="2022-03-15T22:39:00Z" w:id="3301"/>
                <w:rFonts w:asciiTheme="majorHAnsi" w:hAnsiTheme="majorHAnsi" w:cstheme="majorHAnsi"/>
                <w:strike/>
                <w:szCs w:val="18"/>
                <w:lang w:val="en-US"/>
              </w:rPr>
            </w:pPr>
            <w:del w:author="Murguia, Sahima" w:date="2022-03-15T22:39:00Z" w:id="3302">
              <w:r w:rsidRPr="009463FF" w:rsidDel="00262379">
                <w:rPr>
                  <w:rFonts w:asciiTheme="majorHAnsi" w:hAnsiTheme="majorHAnsi" w:cstheme="majorHAnsi"/>
                  <w:strike/>
                  <w:szCs w:val="18"/>
                  <w:lang w:val="en-US"/>
                </w:rPr>
                <w:delText>Lookup</w:delText>
              </w:r>
            </w:del>
          </w:p>
        </w:tc>
        <w:tc>
          <w:tcPr>
            <w:tcW w:w="2835" w:type="dxa"/>
            <w:vAlign w:val="center"/>
          </w:tcPr>
          <w:p w:rsidRPr="009463FF" w:rsidR="00EF4C12" w:rsidDel="00262379" w:rsidP="00153EF4" w:rsidRDefault="00EF4C12" w14:paraId="71FE8691" w14:textId="7EF8D4ED">
            <w:pPr>
              <w:pStyle w:val="ListParagraph"/>
              <w:ind w:left="0"/>
              <w:rPr>
                <w:del w:author="Murguia, Sahima" w:date="2022-03-15T22:39:00Z" w:id="3303"/>
                <w:rFonts w:asciiTheme="majorHAnsi" w:hAnsiTheme="majorHAnsi" w:cstheme="majorHAnsi"/>
                <w:strike/>
                <w:szCs w:val="18"/>
                <w:lang w:val="en-US"/>
              </w:rPr>
            </w:pPr>
          </w:p>
        </w:tc>
      </w:tr>
      <w:tr w:rsidRPr="009463FF" w:rsidR="00EF4C12" w:rsidDel="00262379" w:rsidTr="00A06B54" w14:paraId="60543041" w14:textId="7015DE59">
        <w:trPr>
          <w:trHeight w:val="352"/>
          <w:del w:author="Murguia, Sahima" w:date="2022-03-15T22:39:00Z" w:id="3304"/>
        </w:trPr>
        <w:tc>
          <w:tcPr>
            <w:tcW w:w="1380" w:type="dxa"/>
            <w:vMerge/>
            <w:vAlign w:val="center"/>
          </w:tcPr>
          <w:p w:rsidRPr="009463FF" w:rsidR="00EF4C12" w:rsidDel="00262379" w:rsidP="00153EF4" w:rsidRDefault="00EF4C12" w14:paraId="379DD6EA" w14:textId="3DF12939">
            <w:pPr>
              <w:pStyle w:val="ListParagraph"/>
              <w:ind w:left="0"/>
              <w:rPr>
                <w:del w:author="Murguia, Sahima" w:date="2022-03-15T22:39:00Z" w:id="3305"/>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D4AAE2B" w14:textId="67C755E8">
            <w:pPr>
              <w:pStyle w:val="ListParagraph"/>
              <w:ind w:left="0"/>
              <w:rPr>
                <w:del w:author="Murguia, Sahima" w:date="2022-03-15T22:39:00Z" w:id="3306"/>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5087552" w14:textId="216FE7C2">
            <w:pPr>
              <w:pStyle w:val="ListParagraph"/>
              <w:ind w:left="0"/>
              <w:rPr>
                <w:del w:author="Murguia, Sahima" w:date="2022-03-15T22:39:00Z" w:id="3307"/>
                <w:rFonts w:asciiTheme="majorHAnsi" w:hAnsiTheme="majorHAnsi" w:cstheme="majorHAnsi"/>
                <w:strike/>
                <w:szCs w:val="18"/>
                <w:lang w:val="en-US"/>
              </w:rPr>
            </w:pPr>
            <w:del w:author="Murguia, Sahima" w:date="2022-03-15T22:39:00Z" w:id="3308">
              <w:r w:rsidRPr="009463FF" w:rsidDel="00262379">
                <w:rPr>
                  <w:rFonts w:asciiTheme="majorHAnsi" w:hAnsiTheme="majorHAnsi" w:cstheme="majorHAnsi"/>
                  <w:strike/>
                  <w:szCs w:val="18"/>
                  <w:lang w:val="en-US"/>
                </w:rPr>
                <w:delText>Last Updated By</w:delText>
              </w:r>
            </w:del>
          </w:p>
        </w:tc>
        <w:tc>
          <w:tcPr>
            <w:tcW w:w="2067" w:type="dxa"/>
            <w:vAlign w:val="center"/>
          </w:tcPr>
          <w:p w:rsidRPr="009463FF" w:rsidR="00EF4C12" w:rsidDel="00262379" w:rsidP="00153EF4" w:rsidRDefault="00EF4C12" w14:paraId="6089B27D" w14:textId="65C97DE1">
            <w:pPr>
              <w:pStyle w:val="ListParagraph"/>
              <w:ind w:left="0"/>
              <w:rPr>
                <w:del w:author="Murguia, Sahima" w:date="2022-03-15T22:39:00Z" w:id="3309"/>
                <w:rFonts w:asciiTheme="majorHAnsi" w:hAnsiTheme="majorHAnsi" w:cstheme="majorHAnsi"/>
                <w:strike/>
                <w:szCs w:val="18"/>
                <w:lang w:val="en-US"/>
              </w:rPr>
            </w:pPr>
            <w:del w:author="Murguia, Sahima" w:date="2022-03-15T22:39:00Z" w:id="3310">
              <w:r w:rsidRPr="009463FF" w:rsidDel="00262379">
                <w:rPr>
                  <w:rFonts w:asciiTheme="majorHAnsi" w:hAnsiTheme="majorHAnsi" w:cstheme="majorHAnsi"/>
                  <w:strike/>
                  <w:szCs w:val="18"/>
                  <w:lang w:val="en-US"/>
                </w:rPr>
                <w:delText>LOGIN</w:delText>
              </w:r>
            </w:del>
          </w:p>
        </w:tc>
        <w:tc>
          <w:tcPr>
            <w:tcW w:w="1023" w:type="dxa"/>
            <w:vAlign w:val="center"/>
          </w:tcPr>
          <w:p w:rsidRPr="009463FF" w:rsidR="00EF4C12" w:rsidDel="00262379" w:rsidP="00153EF4" w:rsidRDefault="00EF4C12" w14:paraId="1D914E3D" w14:textId="7DEEFB2C">
            <w:pPr>
              <w:pStyle w:val="ListParagraph"/>
              <w:ind w:left="0"/>
              <w:rPr>
                <w:del w:author="Murguia, Sahima" w:date="2022-03-15T22:39:00Z" w:id="3311"/>
                <w:rFonts w:asciiTheme="majorHAnsi" w:hAnsiTheme="majorHAnsi" w:cstheme="majorHAnsi"/>
                <w:strike/>
                <w:szCs w:val="18"/>
                <w:lang w:val="en-US"/>
              </w:rPr>
            </w:pPr>
          </w:p>
        </w:tc>
        <w:tc>
          <w:tcPr>
            <w:tcW w:w="2835" w:type="dxa"/>
            <w:vAlign w:val="center"/>
          </w:tcPr>
          <w:p w:rsidRPr="009463FF" w:rsidR="00EF4C12" w:rsidDel="00262379" w:rsidP="00153EF4" w:rsidRDefault="00EF4C12" w14:paraId="6A73320E" w14:textId="5426D067">
            <w:pPr>
              <w:pStyle w:val="ListParagraph"/>
              <w:ind w:left="0"/>
              <w:rPr>
                <w:del w:author="Murguia, Sahima" w:date="2022-03-15T22:39:00Z" w:id="3312"/>
                <w:rFonts w:asciiTheme="majorHAnsi" w:hAnsiTheme="majorHAnsi" w:cstheme="majorHAnsi"/>
                <w:strike/>
                <w:szCs w:val="18"/>
                <w:lang w:val="en-US"/>
              </w:rPr>
            </w:pPr>
          </w:p>
        </w:tc>
      </w:tr>
      <w:tr w:rsidRPr="009463FF" w:rsidR="00EF4C12" w:rsidDel="00262379" w:rsidTr="00A06B54" w14:paraId="7B68D338" w14:textId="77A04426">
        <w:trPr>
          <w:trHeight w:val="352"/>
          <w:del w:author="Murguia, Sahima" w:date="2022-03-15T22:39:00Z" w:id="3313"/>
        </w:trPr>
        <w:tc>
          <w:tcPr>
            <w:tcW w:w="1380" w:type="dxa"/>
            <w:vMerge/>
            <w:vAlign w:val="center"/>
          </w:tcPr>
          <w:p w:rsidRPr="009463FF" w:rsidR="00EF4C12" w:rsidDel="00262379" w:rsidP="00153EF4" w:rsidRDefault="00EF4C12" w14:paraId="6C170103" w14:textId="120001DB">
            <w:pPr>
              <w:pStyle w:val="ListParagraph"/>
              <w:ind w:left="0"/>
              <w:rPr>
                <w:del w:author="Murguia, Sahima" w:date="2022-03-15T22:39:00Z" w:id="331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98EC727" w14:textId="2553FC69">
            <w:pPr>
              <w:pStyle w:val="ListParagraph"/>
              <w:ind w:left="0"/>
              <w:rPr>
                <w:del w:author="Murguia, Sahima" w:date="2022-03-15T22:39:00Z" w:id="331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57AEEC6" w14:textId="051A4475">
            <w:pPr>
              <w:pStyle w:val="ListParagraph"/>
              <w:ind w:left="0"/>
              <w:rPr>
                <w:del w:author="Murguia, Sahima" w:date="2022-03-15T22:39:00Z" w:id="3316"/>
                <w:rFonts w:asciiTheme="majorHAnsi" w:hAnsiTheme="majorHAnsi" w:cstheme="majorHAnsi"/>
                <w:strike/>
                <w:szCs w:val="18"/>
                <w:lang w:val="en-US"/>
              </w:rPr>
            </w:pPr>
            <w:del w:author="Murguia, Sahima" w:date="2022-03-15T22:39:00Z" w:id="3317">
              <w:r w:rsidRPr="009463FF" w:rsidDel="00262379">
                <w:rPr>
                  <w:rFonts w:asciiTheme="majorHAnsi" w:hAnsiTheme="majorHAnsi" w:cstheme="majorHAnsi"/>
                  <w:strike/>
                  <w:szCs w:val="18"/>
                  <w:lang w:val="en-US"/>
                </w:rPr>
                <w:delText>Created By</w:delText>
              </w:r>
            </w:del>
          </w:p>
        </w:tc>
        <w:tc>
          <w:tcPr>
            <w:tcW w:w="2067" w:type="dxa"/>
            <w:vAlign w:val="center"/>
          </w:tcPr>
          <w:p w:rsidRPr="009463FF" w:rsidR="00EF4C12" w:rsidDel="00262379" w:rsidP="00153EF4" w:rsidRDefault="00EF4C12" w14:paraId="5826DFF8" w14:textId="148998EF">
            <w:pPr>
              <w:pStyle w:val="ListParagraph"/>
              <w:ind w:left="0"/>
              <w:rPr>
                <w:del w:author="Murguia, Sahima" w:date="2022-03-15T22:39:00Z" w:id="3318"/>
                <w:rFonts w:asciiTheme="majorHAnsi" w:hAnsiTheme="majorHAnsi" w:cstheme="majorHAnsi"/>
                <w:strike/>
                <w:szCs w:val="18"/>
                <w:lang w:val="en-US"/>
              </w:rPr>
            </w:pPr>
            <w:del w:author="Murguia, Sahima" w:date="2022-03-15T22:39:00Z" w:id="3319">
              <w:r w:rsidRPr="009463FF" w:rsidDel="00262379">
                <w:rPr>
                  <w:rFonts w:asciiTheme="majorHAnsi" w:hAnsiTheme="majorHAnsi" w:cstheme="majorHAnsi"/>
                  <w:strike/>
                  <w:szCs w:val="18"/>
                  <w:lang w:val="en-US"/>
                </w:rPr>
                <w:delText>LOGIN</w:delText>
              </w:r>
            </w:del>
          </w:p>
        </w:tc>
        <w:tc>
          <w:tcPr>
            <w:tcW w:w="1023" w:type="dxa"/>
            <w:vAlign w:val="center"/>
          </w:tcPr>
          <w:p w:rsidRPr="009463FF" w:rsidR="00EF4C12" w:rsidDel="00262379" w:rsidP="00153EF4" w:rsidRDefault="00EF4C12" w14:paraId="666B1637" w14:textId="7DBCD266">
            <w:pPr>
              <w:pStyle w:val="ListParagraph"/>
              <w:ind w:left="0"/>
              <w:rPr>
                <w:del w:author="Murguia, Sahima" w:date="2022-03-15T22:39:00Z" w:id="3320"/>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540361D" w14:textId="4FE0A17E">
            <w:pPr>
              <w:pStyle w:val="ListParagraph"/>
              <w:ind w:left="0"/>
              <w:rPr>
                <w:del w:author="Murguia, Sahima" w:date="2022-03-15T22:39:00Z" w:id="3321"/>
                <w:rFonts w:asciiTheme="majorHAnsi" w:hAnsiTheme="majorHAnsi" w:cstheme="majorHAnsi"/>
                <w:strike/>
                <w:szCs w:val="18"/>
                <w:lang w:val="en-US"/>
              </w:rPr>
            </w:pPr>
          </w:p>
        </w:tc>
      </w:tr>
      <w:tr w:rsidRPr="009463FF" w:rsidR="00EF4C12" w:rsidDel="00262379" w:rsidTr="00A06B54" w14:paraId="135BA834" w14:textId="72C043E6">
        <w:trPr>
          <w:trHeight w:val="352"/>
          <w:del w:author="Murguia, Sahima" w:date="2022-03-15T22:39:00Z" w:id="3322"/>
        </w:trPr>
        <w:tc>
          <w:tcPr>
            <w:tcW w:w="1380" w:type="dxa"/>
            <w:vMerge/>
            <w:vAlign w:val="center"/>
          </w:tcPr>
          <w:p w:rsidRPr="009463FF" w:rsidR="00EF4C12" w:rsidDel="00262379" w:rsidP="00153EF4" w:rsidRDefault="00EF4C12" w14:paraId="42B03E33" w14:textId="5A635CCA">
            <w:pPr>
              <w:pStyle w:val="ListParagraph"/>
              <w:ind w:left="0"/>
              <w:rPr>
                <w:del w:author="Murguia, Sahima" w:date="2022-03-15T22:39:00Z" w:id="3323"/>
                <w:rFonts w:asciiTheme="majorHAnsi" w:hAnsiTheme="majorHAnsi" w:cstheme="majorHAnsi"/>
                <w:strike/>
                <w:szCs w:val="18"/>
                <w:lang w:val="en-US"/>
              </w:rPr>
            </w:pPr>
          </w:p>
        </w:tc>
        <w:tc>
          <w:tcPr>
            <w:tcW w:w="1243" w:type="dxa"/>
            <w:vMerge w:val="restart"/>
            <w:vAlign w:val="center"/>
          </w:tcPr>
          <w:p w:rsidRPr="009463FF" w:rsidR="00EF4C12" w:rsidDel="00262379" w:rsidP="00153EF4" w:rsidRDefault="00EF4C12" w14:paraId="7E4F0AF5" w14:textId="59D83DE4">
            <w:pPr>
              <w:pStyle w:val="ListParagraph"/>
              <w:ind w:left="0"/>
              <w:rPr>
                <w:del w:author="Murguia, Sahima" w:date="2022-03-15T22:39:00Z" w:id="3324"/>
                <w:rFonts w:asciiTheme="majorHAnsi" w:hAnsiTheme="majorHAnsi" w:cstheme="majorHAnsi"/>
                <w:strike/>
                <w:szCs w:val="18"/>
                <w:lang w:val="en-US"/>
              </w:rPr>
            </w:pPr>
            <w:del w:author="Murguia, Sahima" w:date="2022-03-15T22:39:00Z" w:id="3325">
              <w:r w:rsidRPr="009463FF" w:rsidDel="00262379">
                <w:rPr>
                  <w:rFonts w:asciiTheme="majorHAnsi" w:hAnsiTheme="majorHAnsi" w:cstheme="majorHAnsi"/>
                  <w:strike/>
                  <w:szCs w:val="18"/>
                  <w:lang w:val="en-US"/>
                </w:rPr>
                <w:delText>S_SRC_PAYMENT</w:delText>
              </w:r>
            </w:del>
          </w:p>
        </w:tc>
        <w:tc>
          <w:tcPr>
            <w:tcW w:w="1517" w:type="dxa"/>
            <w:vAlign w:val="center"/>
          </w:tcPr>
          <w:p w:rsidRPr="009463FF" w:rsidR="00EF4C12" w:rsidDel="00262379" w:rsidP="00153EF4" w:rsidRDefault="00EF4C12" w14:paraId="39645071" w14:textId="2B7DE9F2">
            <w:pPr>
              <w:pStyle w:val="ListParagraph"/>
              <w:ind w:left="0"/>
              <w:rPr>
                <w:del w:author="Murguia, Sahima" w:date="2022-03-15T22:39:00Z" w:id="3326"/>
                <w:rFonts w:asciiTheme="majorHAnsi" w:hAnsiTheme="majorHAnsi" w:cstheme="majorHAnsi"/>
                <w:strike/>
                <w:szCs w:val="18"/>
                <w:lang w:val="en-US"/>
              </w:rPr>
            </w:pPr>
            <w:del w:author="Murguia, Sahima" w:date="2022-03-15T22:39:00Z" w:id="3327">
              <w:r w:rsidRPr="009463FF" w:rsidDel="00262379">
                <w:rPr>
                  <w:rFonts w:asciiTheme="majorHAnsi" w:hAnsiTheme="majorHAnsi" w:cstheme="majorHAnsi"/>
                  <w:strike/>
                  <w:szCs w:val="18"/>
                  <w:lang w:val="en-US"/>
                </w:rPr>
                <w:delText>Created</w:delText>
              </w:r>
            </w:del>
          </w:p>
        </w:tc>
        <w:tc>
          <w:tcPr>
            <w:tcW w:w="2067" w:type="dxa"/>
            <w:vAlign w:val="center"/>
          </w:tcPr>
          <w:p w:rsidRPr="009463FF" w:rsidR="00EF4C12" w:rsidDel="00262379" w:rsidP="00153EF4" w:rsidRDefault="00EF4C12" w14:paraId="586EC735" w14:textId="367B4B72">
            <w:pPr>
              <w:pStyle w:val="ListParagraph"/>
              <w:ind w:left="0"/>
              <w:rPr>
                <w:del w:author="Murguia, Sahima" w:date="2022-03-15T22:39:00Z" w:id="3328"/>
                <w:rFonts w:asciiTheme="majorHAnsi" w:hAnsiTheme="majorHAnsi" w:cstheme="majorHAnsi"/>
                <w:strike/>
                <w:szCs w:val="18"/>
                <w:lang w:val="en-US"/>
              </w:rPr>
            </w:pPr>
            <w:del w:author="Murguia, Sahima" w:date="2022-03-15T22:39:00Z" w:id="3329">
              <w:r w:rsidRPr="009463FF" w:rsidDel="00262379">
                <w:rPr>
                  <w:rFonts w:asciiTheme="majorHAnsi" w:hAnsiTheme="majorHAnsi" w:cstheme="majorHAnsi"/>
                  <w:strike/>
                  <w:szCs w:val="18"/>
                  <w:lang w:val="en-US"/>
                </w:rPr>
                <w:delText>ACTL_PAY_DT</w:delText>
              </w:r>
            </w:del>
          </w:p>
        </w:tc>
        <w:tc>
          <w:tcPr>
            <w:tcW w:w="1023" w:type="dxa"/>
            <w:vAlign w:val="center"/>
          </w:tcPr>
          <w:p w:rsidRPr="009463FF" w:rsidR="00EF4C12" w:rsidDel="00262379" w:rsidP="00153EF4" w:rsidRDefault="00EF4C12" w14:paraId="2CDD1306" w14:textId="24AF328D">
            <w:pPr>
              <w:pStyle w:val="ListParagraph"/>
              <w:ind w:left="0"/>
              <w:rPr>
                <w:del w:author="Murguia, Sahima" w:date="2022-03-15T22:39:00Z" w:id="3330"/>
                <w:rFonts w:asciiTheme="majorHAnsi" w:hAnsiTheme="majorHAnsi" w:cstheme="majorHAnsi"/>
                <w:strike/>
                <w:szCs w:val="18"/>
                <w:lang w:val="en-US"/>
              </w:rPr>
            </w:pPr>
            <w:del w:author="Murguia, Sahima" w:date="2022-03-15T22:39:00Z" w:id="3331">
              <w:r w:rsidRPr="009463FF" w:rsidDel="00262379">
                <w:rPr>
                  <w:rFonts w:asciiTheme="majorHAnsi" w:hAnsiTheme="majorHAnsi" w:cstheme="majorHAnsi"/>
                  <w:strike/>
                  <w:szCs w:val="18"/>
                  <w:lang w:val="en-US"/>
                </w:rPr>
                <w:delText>Date</w:delText>
              </w:r>
            </w:del>
          </w:p>
        </w:tc>
        <w:tc>
          <w:tcPr>
            <w:tcW w:w="2835" w:type="dxa"/>
            <w:vAlign w:val="center"/>
          </w:tcPr>
          <w:p w:rsidRPr="009463FF" w:rsidR="00EF4C12" w:rsidDel="00262379" w:rsidP="00153EF4" w:rsidRDefault="00EF4C12" w14:paraId="382F8DB2" w14:textId="7033152D">
            <w:pPr>
              <w:pStyle w:val="ListParagraph"/>
              <w:ind w:left="0"/>
              <w:rPr>
                <w:del w:author="Murguia, Sahima" w:date="2022-03-15T22:39:00Z" w:id="3332"/>
                <w:rFonts w:asciiTheme="majorHAnsi" w:hAnsiTheme="majorHAnsi" w:cstheme="majorHAnsi"/>
                <w:strike/>
                <w:szCs w:val="18"/>
                <w:lang w:val="en-US"/>
              </w:rPr>
            </w:pPr>
          </w:p>
        </w:tc>
      </w:tr>
      <w:tr w:rsidRPr="009463FF" w:rsidR="00EF4C12" w:rsidDel="00262379" w:rsidTr="00A06B54" w14:paraId="1CAD5860" w14:textId="6E068626">
        <w:trPr>
          <w:trHeight w:val="352"/>
          <w:del w:author="Murguia, Sahima" w:date="2022-03-15T22:39:00Z" w:id="3333"/>
        </w:trPr>
        <w:tc>
          <w:tcPr>
            <w:tcW w:w="1380" w:type="dxa"/>
            <w:vMerge/>
            <w:vAlign w:val="center"/>
          </w:tcPr>
          <w:p w:rsidRPr="009463FF" w:rsidR="00EF4C12" w:rsidDel="00262379" w:rsidP="00153EF4" w:rsidRDefault="00EF4C12" w14:paraId="17DEDB60" w14:textId="54F9C5C4">
            <w:pPr>
              <w:pStyle w:val="ListParagraph"/>
              <w:ind w:left="0"/>
              <w:rPr>
                <w:del w:author="Murguia, Sahima" w:date="2022-03-15T22:39:00Z" w:id="333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B92ABB8" w14:textId="0D24C9BF">
            <w:pPr>
              <w:pStyle w:val="ListParagraph"/>
              <w:ind w:left="0"/>
              <w:rPr>
                <w:del w:author="Murguia, Sahima" w:date="2022-03-15T22:39:00Z" w:id="333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4D29460" w14:textId="0CFCA6F4">
            <w:pPr>
              <w:pStyle w:val="ListParagraph"/>
              <w:ind w:left="0"/>
              <w:rPr>
                <w:del w:author="Murguia, Sahima" w:date="2022-03-15T22:39:00Z" w:id="3336"/>
                <w:rFonts w:asciiTheme="majorHAnsi" w:hAnsiTheme="majorHAnsi" w:cstheme="majorHAnsi"/>
                <w:strike/>
                <w:szCs w:val="18"/>
                <w:lang w:val="en-US"/>
              </w:rPr>
            </w:pPr>
            <w:del w:author="Murguia, Sahima" w:date="2022-03-15T22:39:00Z" w:id="3337">
              <w:r w:rsidRPr="009463FF" w:rsidDel="00262379">
                <w:rPr>
                  <w:rFonts w:asciiTheme="majorHAnsi" w:hAnsiTheme="majorHAnsi" w:cstheme="majorHAnsi"/>
                  <w:strike/>
                  <w:szCs w:val="18"/>
                  <w:lang w:val="en-US"/>
                </w:rPr>
                <w:delText>Amount</w:delText>
              </w:r>
            </w:del>
          </w:p>
        </w:tc>
        <w:tc>
          <w:tcPr>
            <w:tcW w:w="2067" w:type="dxa"/>
            <w:vAlign w:val="center"/>
          </w:tcPr>
          <w:p w:rsidRPr="009463FF" w:rsidR="00EF4C12" w:rsidDel="00262379" w:rsidP="00153EF4" w:rsidRDefault="00EF4C12" w14:paraId="3D92FB3F" w14:textId="5D045133">
            <w:pPr>
              <w:pStyle w:val="ListParagraph"/>
              <w:ind w:left="0"/>
              <w:rPr>
                <w:del w:author="Murguia, Sahima" w:date="2022-03-15T22:39:00Z" w:id="3338"/>
                <w:rFonts w:asciiTheme="majorHAnsi" w:hAnsiTheme="majorHAnsi" w:cstheme="majorHAnsi"/>
                <w:strike/>
                <w:szCs w:val="18"/>
                <w:lang w:val="en-US"/>
              </w:rPr>
            </w:pPr>
            <w:del w:author="Murguia, Sahima" w:date="2022-03-15T22:39:00Z" w:id="3339">
              <w:r w:rsidRPr="009463FF" w:rsidDel="00262379">
                <w:rPr>
                  <w:rFonts w:asciiTheme="majorHAnsi" w:hAnsiTheme="majorHAnsi" w:cstheme="majorHAnsi"/>
                  <w:strike/>
                  <w:szCs w:val="18"/>
                  <w:lang w:val="en-US"/>
                </w:rPr>
                <w:delText>PAY_AMT</w:delText>
              </w:r>
            </w:del>
          </w:p>
        </w:tc>
        <w:tc>
          <w:tcPr>
            <w:tcW w:w="1023" w:type="dxa"/>
            <w:vAlign w:val="center"/>
          </w:tcPr>
          <w:p w:rsidRPr="009463FF" w:rsidR="00EF4C12" w:rsidDel="00262379" w:rsidP="00153EF4" w:rsidRDefault="00EF4C12" w14:paraId="4ABD6798" w14:textId="27F7B2B4">
            <w:pPr>
              <w:pStyle w:val="ListParagraph"/>
              <w:ind w:left="0"/>
              <w:rPr>
                <w:del w:author="Murguia, Sahima" w:date="2022-03-15T22:39:00Z" w:id="3340"/>
                <w:rFonts w:asciiTheme="majorHAnsi" w:hAnsiTheme="majorHAnsi" w:cstheme="majorHAnsi"/>
                <w:strike/>
                <w:szCs w:val="18"/>
                <w:lang w:val="en-US"/>
              </w:rPr>
            </w:pPr>
            <w:del w:author="Murguia, Sahima" w:date="2022-03-15T22:39:00Z" w:id="3341">
              <w:r w:rsidRPr="009463FF" w:rsidDel="00262379">
                <w:rPr>
                  <w:rFonts w:asciiTheme="majorHAnsi" w:hAnsiTheme="majorHAnsi" w:cstheme="majorHAnsi"/>
                  <w:strike/>
                  <w:szCs w:val="18"/>
                  <w:lang w:val="en-US"/>
                </w:rPr>
                <w:delText>Currency</w:delText>
              </w:r>
            </w:del>
          </w:p>
        </w:tc>
        <w:tc>
          <w:tcPr>
            <w:tcW w:w="2835" w:type="dxa"/>
            <w:vAlign w:val="center"/>
          </w:tcPr>
          <w:p w:rsidRPr="009463FF" w:rsidR="00EF4C12" w:rsidDel="00262379" w:rsidP="00153EF4" w:rsidRDefault="00EF4C12" w14:paraId="5F3C058A" w14:textId="648F719D">
            <w:pPr>
              <w:pStyle w:val="ListParagraph"/>
              <w:ind w:left="0"/>
              <w:rPr>
                <w:del w:author="Murguia, Sahima" w:date="2022-03-15T22:39:00Z" w:id="3342"/>
                <w:rFonts w:asciiTheme="majorHAnsi" w:hAnsiTheme="majorHAnsi" w:cstheme="majorHAnsi"/>
                <w:strike/>
                <w:szCs w:val="18"/>
                <w:lang w:val="en-US"/>
              </w:rPr>
            </w:pPr>
          </w:p>
        </w:tc>
      </w:tr>
      <w:tr w:rsidRPr="009463FF" w:rsidR="00EF4C12" w:rsidDel="00262379" w:rsidTr="00A06B54" w14:paraId="36DA891C" w14:textId="42486D4C">
        <w:trPr>
          <w:trHeight w:val="352"/>
          <w:del w:author="Murguia, Sahima" w:date="2022-03-15T22:39:00Z" w:id="3343"/>
        </w:trPr>
        <w:tc>
          <w:tcPr>
            <w:tcW w:w="1380" w:type="dxa"/>
            <w:vMerge/>
            <w:vAlign w:val="center"/>
          </w:tcPr>
          <w:p w:rsidRPr="009463FF" w:rsidR="00EF4C12" w:rsidDel="00262379" w:rsidP="00153EF4" w:rsidRDefault="00EF4C12" w14:paraId="379FE973" w14:textId="0B555226">
            <w:pPr>
              <w:pStyle w:val="ListParagraph"/>
              <w:ind w:left="0"/>
              <w:rPr>
                <w:del w:author="Murguia, Sahima" w:date="2022-03-15T22:39:00Z" w:id="334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CCBA2A5" w14:textId="633D3679">
            <w:pPr>
              <w:pStyle w:val="ListParagraph"/>
              <w:ind w:left="0"/>
              <w:rPr>
                <w:del w:author="Murguia, Sahima" w:date="2022-03-15T22:39:00Z" w:id="334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B2B3A74" w14:textId="75E689E8">
            <w:pPr>
              <w:pStyle w:val="ListParagraph"/>
              <w:ind w:left="0"/>
              <w:rPr>
                <w:del w:author="Murguia, Sahima" w:date="2022-03-15T22:39:00Z" w:id="3346"/>
                <w:rFonts w:asciiTheme="majorHAnsi" w:hAnsiTheme="majorHAnsi" w:cstheme="majorHAnsi"/>
                <w:strike/>
                <w:szCs w:val="18"/>
                <w:lang w:val="en-US"/>
              </w:rPr>
            </w:pPr>
            <w:del w:author="Murguia, Sahima" w:date="2022-03-15T22:39:00Z" w:id="3347">
              <w:r w:rsidRPr="009463FF" w:rsidDel="00262379">
                <w:rPr>
                  <w:rFonts w:asciiTheme="majorHAnsi" w:hAnsiTheme="majorHAnsi" w:cstheme="majorHAnsi"/>
                  <w:strike/>
                  <w:szCs w:val="18"/>
                  <w:lang w:val="en-US"/>
                </w:rPr>
                <w:delText>Payment Num</w:delText>
              </w:r>
            </w:del>
          </w:p>
        </w:tc>
        <w:tc>
          <w:tcPr>
            <w:tcW w:w="2067" w:type="dxa"/>
            <w:vAlign w:val="center"/>
          </w:tcPr>
          <w:p w:rsidRPr="009463FF" w:rsidR="00EF4C12" w:rsidDel="00262379" w:rsidP="00153EF4" w:rsidRDefault="00EF4C12" w14:paraId="446E5BEB" w14:textId="0C9EA3E8">
            <w:pPr>
              <w:pStyle w:val="ListParagraph"/>
              <w:ind w:left="0"/>
              <w:rPr>
                <w:del w:author="Murguia, Sahima" w:date="2022-03-15T22:39:00Z" w:id="3348"/>
                <w:rFonts w:asciiTheme="majorHAnsi" w:hAnsiTheme="majorHAnsi" w:cstheme="majorHAnsi"/>
                <w:strike/>
                <w:szCs w:val="18"/>
                <w:lang w:val="en-US"/>
              </w:rPr>
            </w:pPr>
            <w:del w:author="Murguia, Sahima" w:date="2022-03-15T22:39:00Z" w:id="3349">
              <w:r w:rsidRPr="009463FF" w:rsidDel="00262379">
                <w:rPr>
                  <w:rFonts w:asciiTheme="majorHAnsi" w:hAnsiTheme="majorHAnsi" w:cstheme="majorHAnsi"/>
                  <w:strike/>
                  <w:szCs w:val="18"/>
                  <w:lang w:val="en-US"/>
                </w:rPr>
                <w:delText>PAYMENT_REQ_NUM</w:delText>
              </w:r>
            </w:del>
          </w:p>
        </w:tc>
        <w:tc>
          <w:tcPr>
            <w:tcW w:w="1023" w:type="dxa"/>
            <w:vAlign w:val="center"/>
          </w:tcPr>
          <w:p w:rsidRPr="009463FF" w:rsidR="00EF4C12" w:rsidDel="00262379" w:rsidP="00153EF4" w:rsidRDefault="00EF4C12" w14:paraId="58C90FE0" w14:textId="2B67351B">
            <w:pPr>
              <w:pStyle w:val="ListParagraph"/>
              <w:ind w:left="0"/>
              <w:rPr>
                <w:del w:author="Murguia, Sahima" w:date="2022-03-15T22:39:00Z" w:id="3350"/>
                <w:rFonts w:asciiTheme="majorHAnsi" w:hAnsiTheme="majorHAnsi" w:cstheme="majorHAnsi"/>
                <w:strike/>
                <w:szCs w:val="18"/>
                <w:lang w:val="en-US"/>
              </w:rPr>
            </w:pPr>
            <w:del w:author="Murguia, Sahima" w:date="2022-03-15T22:39:00Z" w:id="3351">
              <w:r w:rsidRPr="009463FF" w:rsidDel="00262379">
                <w:rPr>
                  <w:rFonts w:asciiTheme="majorHAnsi" w:hAnsiTheme="majorHAnsi" w:cstheme="majorHAnsi"/>
                  <w:strike/>
                  <w:szCs w:val="18"/>
                  <w:lang w:val="en-US"/>
                </w:rPr>
                <w:delText>Text</w:delText>
              </w:r>
            </w:del>
          </w:p>
        </w:tc>
        <w:tc>
          <w:tcPr>
            <w:tcW w:w="2835" w:type="dxa"/>
            <w:vAlign w:val="center"/>
          </w:tcPr>
          <w:p w:rsidRPr="009463FF" w:rsidR="00EF4C12" w:rsidDel="00262379" w:rsidP="00153EF4" w:rsidRDefault="00EF4C12" w14:paraId="3472E57C" w14:textId="316D1EEE">
            <w:pPr>
              <w:pStyle w:val="ListParagraph"/>
              <w:ind w:left="0"/>
              <w:rPr>
                <w:del w:author="Murguia, Sahima" w:date="2022-03-15T22:39:00Z" w:id="3352"/>
                <w:rFonts w:asciiTheme="majorHAnsi" w:hAnsiTheme="majorHAnsi" w:cstheme="majorHAnsi"/>
                <w:strike/>
                <w:szCs w:val="18"/>
                <w:lang w:val="en-US"/>
              </w:rPr>
            </w:pPr>
          </w:p>
        </w:tc>
      </w:tr>
      <w:tr w:rsidRPr="009463FF" w:rsidR="00EF4C12" w:rsidDel="00262379" w:rsidTr="00A06B54" w14:paraId="6FD42A5B" w14:textId="63A430FE">
        <w:trPr>
          <w:trHeight w:val="352"/>
          <w:del w:author="Murguia, Sahima" w:date="2022-03-15T22:39:00Z" w:id="3353"/>
        </w:trPr>
        <w:tc>
          <w:tcPr>
            <w:tcW w:w="1380" w:type="dxa"/>
            <w:vMerge/>
            <w:vAlign w:val="center"/>
          </w:tcPr>
          <w:p w:rsidRPr="009463FF" w:rsidR="00EF4C12" w:rsidDel="00262379" w:rsidP="00153EF4" w:rsidRDefault="00EF4C12" w14:paraId="01B9D6ED" w14:textId="6F95D878">
            <w:pPr>
              <w:pStyle w:val="ListParagraph"/>
              <w:ind w:left="0"/>
              <w:rPr>
                <w:del w:author="Murguia, Sahima" w:date="2022-03-15T22:39:00Z" w:id="335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176FA5E" w14:textId="629E67F5">
            <w:pPr>
              <w:pStyle w:val="ListParagraph"/>
              <w:ind w:left="0"/>
              <w:rPr>
                <w:del w:author="Murguia, Sahima" w:date="2022-03-15T22:39:00Z" w:id="335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C6FD1CC" w14:textId="117C9932">
            <w:pPr>
              <w:pStyle w:val="ListParagraph"/>
              <w:ind w:left="0"/>
              <w:rPr>
                <w:del w:author="Murguia, Sahima" w:date="2022-03-15T22:39:00Z" w:id="3356"/>
                <w:rFonts w:asciiTheme="majorHAnsi" w:hAnsiTheme="majorHAnsi" w:cstheme="majorHAnsi"/>
                <w:strike/>
                <w:szCs w:val="18"/>
                <w:lang w:val="en-US"/>
              </w:rPr>
            </w:pPr>
            <w:del w:author="Murguia, Sahima" w:date="2022-03-15T22:39:00Z" w:id="3357">
              <w:r w:rsidRPr="009463FF" w:rsidDel="00262379">
                <w:rPr>
                  <w:rFonts w:asciiTheme="majorHAnsi" w:hAnsiTheme="majorHAnsi" w:cstheme="majorHAnsi"/>
                  <w:strike/>
                  <w:szCs w:val="18"/>
                  <w:lang w:val="en-US"/>
                </w:rPr>
                <w:delText>Id</w:delText>
              </w:r>
            </w:del>
          </w:p>
        </w:tc>
        <w:tc>
          <w:tcPr>
            <w:tcW w:w="2067" w:type="dxa"/>
            <w:vAlign w:val="center"/>
          </w:tcPr>
          <w:p w:rsidRPr="009463FF" w:rsidR="00EF4C12" w:rsidDel="00262379" w:rsidP="00153EF4" w:rsidRDefault="00EF4C12" w14:paraId="48D0744C" w14:textId="4FCF5025">
            <w:pPr>
              <w:pStyle w:val="ListParagraph"/>
              <w:ind w:left="0"/>
              <w:rPr>
                <w:del w:author="Murguia, Sahima" w:date="2022-03-15T22:39:00Z" w:id="3358"/>
                <w:rFonts w:asciiTheme="majorHAnsi" w:hAnsiTheme="majorHAnsi" w:cstheme="majorHAnsi"/>
                <w:strike/>
                <w:szCs w:val="18"/>
                <w:lang w:val="en-US"/>
              </w:rPr>
            </w:pPr>
            <w:del w:author="Murguia, Sahima" w:date="2022-03-15T22:39:00Z" w:id="3359">
              <w:r w:rsidRPr="009463FF" w:rsidDel="00262379">
                <w:rPr>
                  <w:rFonts w:asciiTheme="majorHAnsi" w:hAnsiTheme="majorHAnsi" w:cstheme="majorHAnsi"/>
                  <w:strike/>
                  <w:szCs w:val="18"/>
                  <w:lang w:val="en-US"/>
                </w:rPr>
                <w:delText>ROW_ID</w:delText>
              </w:r>
            </w:del>
          </w:p>
        </w:tc>
        <w:tc>
          <w:tcPr>
            <w:tcW w:w="1023" w:type="dxa"/>
            <w:vAlign w:val="center"/>
          </w:tcPr>
          <w:p w:rsidRPr="009463FF" w:rsidR="00EF4C12" w:rsidDel="00262379" w:rsidP="00153EF4" w:rsidRDefault="00EF4C12" w14:paraId="000A64C0" w14:textId="15FB816A">
            <w:pPr>
              <w:pStyle w:val="ListParagraph"/>
              <w:ind w:left="0"/>
              <w:rPr>
                <w:del w:author="Murguia, Sahima" w:date="2022-03-15T22:39:00Z" w:id="3360"/>
                <w:rFonts w:asciiTheme="majorHAnsi" w:hAnsiTheme="majorHAnsi" w:cstheme="majorHAnsi"/>
                <w:strike/>
                <w:szCs w:val="18"/>
                <w:lang w:val="en-US"/>
              </w:rPr>
            </w:pPr>
            <w:del w:author="Murguia, Sahima" w:date="2022-03-15T22:39:00Z" w:id="3361">
              <w:r w:rsidRPr="009463FF" w:rsidDel="00262379">
                <w:rPr>
                  <w:rFonts w:asciiTheme="majorHAnsi" w:hAnsiTheme="majorHAnsi" w:cstheme="majorHAnsi"/>
                  <w:strike/>
                  <w:szCs w:val="18"/>
                  <w:lang w:val="en-US"/>
                </w:rPr>
                <w:delText>ID</w:delText>
              </w:r>
            </w:del>
          </w:p>
        </w:tc>
        <w:tc>
          <w:tcPr>
            <w:tcW w:w="2835" w:type="dxa"/>
            <w:vAlign w:val="center"/>
          </w:tcPr>
          <w:p w:rsidRPr="009463FF" w:rsidR="00EF4C12" w:rsidDel="00262379" w:rsidP="00153EF4" w:rsidRDefault="00EF4C12" w14:paraId="29C7C4C3" w14:textId="6CA07B39">
            <w:pPr>
              <w:pStyle w:val="ListParagraph"/>
              <w:ind w:left="0"/>
              <w:rPr>
                <w:del w:author="Murguia, Sahima" w:date="2022-03-15T22:39:00Z" w:id="3362"/>
                <w:rFonts w:asciiTheme="majorHAnsi" w:hAnsiTheme="majorHAnsi" w:cstheme="majorHAnsi"/>
                <w:strike/>
                <w:szCs w:val="18"/>
                <w:lang w:val="en-US"/>
              </w:rPr>
            </w:pPr>
          </w:p>
        </w:tc>
      </w:tr>
      <w:tr w:rsidRPr="009463FF" w:rsidR="00EF4C12" w:rsidDel="00262379" w:rsidTr="00A06B54" w14:paraId="52E4D628" w14:textId="47D622BE">
        <w:trPr>
          <w:trHeight w:val="352"/>
          <w:del w:author="Murguia, Sahima" w:date="2022-03-15T22:39:00Z" w:id="3363"/>
        </w:trPr>
        <w:tc>
          <w:tcPr>
            <w:tcW w:w="1380" w:type="dxa"/>
            <w:vMerge/>
            <w:vAlign w:val="center"/>
          </w:tcPr>
          <w:p w:rsidRPr="009463FF" w:rsidR="00EF4C12" w:rsidDel="00262379" w:rsidP="00153EF4" w:rsidRDefault="00EF4C12" w14:paraId="50E8BAA0" w14:textId="2CF860B5">
            <w:pPr>
              <w:pStyle w:val="ListParagraph"/>
              <w:ind w:left="0"/>
              <w:rPr>
                <w:del w:author="Murguia, Sahima" w:date="2022-03-15T22:39:00Z" w:id="336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B4C5FF9" w14:textId="4FA2D0D3">
            <w:pPr>
              <w:pStyle w:val="ListParagraph"/>
              <w:ind w:left="0"/>
              <w:rPr>
                <w:del w:author="Murguia, Sahima" w:date="2022-03-15T22:39:00Z" w:id="336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C0A90C0" w14:textId="01903804">
            <w:pPr>
              <w:pStyle w:val="ListParagraph"/>
              <w:ind w:left="0"/>
              <w:rPr>
                <w:del w:author="Murguia, Sahima" w:date="2022-03-15T22:39:00Z" w:id="3366"/>
                <w:rFonts w:asciiTheme="majorHAnsi" w:hAnsiTheme="majorHAnsi" w:cstheme="majorHAnsi"/>
                <w:strike/>
                <w:szCs w:val="18"/>
                <w:lang w:val="en-US"/>
              </w:rPr>
            </w:pPr>
            <w:del w:author="Murguia, Sahima" w:date="2022-03-15T22:39:00Z" w:id="3367">
              <w:r w:rsidRPr="009463FF" w:rsidDel="00262379">
                <w:rPr>
                  <w:rFonts w:asciiTheme="majorHAnsi" w:hAnsiTheme="majorHAnsi" w:cstheme="majorHAnsi"/>
                  <w:strike/>
                  <w:szCs w:val="18"/>
                  <w:lang w:val="en-US"/>
                </w:rPr>
                <w:delText>JTI Commit Date</w:delText>
              </w:r>
            </w:del>
          </w:p>
        </w:tc>
        <w:tc>
          <w:tcPr>
            <w:tcW w:w="2067" w:type="dxa"/>
            <w:vAlign w:val="center"/>
          </w:tcPr>
          <w:p w:rsidRPr="009463FF" w:rsidR="00EF4C12" w:rsidDel="00262379" w:rsidP="00153EF4" w:rsidRDefault="00EF4C12" w14:paraId="0C5FDF8F" w14:textId="6151AD9E">
            <w:pPr>
              <w:pStyle w:val="ListParagraph"/>
              <w:ind w:left="0"/>
              <w:rPr>
                <w:del w:author="Murguia, Sahima" w:date="2022-03-15T22:39:00Z" w:id="3368"/>
                <w:rFonts w:asciiTheme="majorHAnsi" w:hAnsiTheme="majorHAnsi" w:cstheme="majorHAnsi"/>
                <w:strike/>
                <w:szCs w:val="18"/>
                <w:lang w:val="en-US"/>
              </w:rPr>
            </w:pPr>
            <w:del w:author="Murguia, Sahima" w:date="2022-03-15T22:39:00Z" w:id="3369">
              <w:r w:rsidRPr="009463FF" w:rsidDel="00262379">
                <w:rPr>
                  <w:rFonts w:asciiTheme="majorHAnsi" w:hAnsiTheme="majorHAnsi" w:cstheme="majorHAnsi"/>
                  <w:strike/>
                  <w:szCs w:val="18"/>
                  <w:lang w:val="en-US"/>
                </w:rPr>
                <w:delText>X_COMMIT_DT</w:delText>
              </w:r>
            </w:del>
          </w:p>
        </w:tc>
        <w:tc>
          <w:tcPr>
            <w:tcW w:w="1023" w:type="dxa"/>
            <w:vAlign w:val="center"/>
          </w:tcPr>
          <w:p w:rsidRPr="009463FF" w:rsidR="00EF4C12" w:rsidDel="00262379" w:rsidP="00153EF4" w:rsidRDefault="00EF4C12" w14:paraId="55102134" w14:textId="30BB3234">
            <w:pPr>
              <w:pStyle w:val="ListParagraph"/>
              <w:ind w:left="0"/>
              <w:rPr>
                <w:del w:author="Murguia, Sahima" w:date="2022-03-15T22:39:00Z" w:id="3370"/>
                <w:rFonts w:asciiTheme="majorHAnsi" w:hAnsiTheme="majorHAnsi" w:cstheme="majorHAnsi"/>
                <w:strike/>
                <w:szCs w:val="18"/>
                <w:lang w:val="en-US"/>
              </w:rPr>
            </w:pPr>
            <w:del w:author="Murguia, Sahima" w:date="2022-03-15T22:39:00Z" w:id="3371">
              <w:r w:rsidRPr="009463FF" w:rsidDel="00262379">
                <w:rPr>
                  <w:rFonts w:asciiTheme="majorHAnsi" w:hAnsiTheme="majorHAnsi" w:cstheme="majorHAnsi"/>
                  <w:strike/>
                  <w:szCs w:val="18"/>
                  <w:lang w:val="en-US"/>
                </w:rPr>
                <w:delText>Date</w:delText>
              </w:r>
            </w:del>
          </w:p>
        </w:tc>
        <w:tc>
          <w:tcPr>
            <w:tcW w:w="2835" w:type="dxa"/>
            <w:vAlign w:val="center"/>
          </w:tcPr>
          <w:p w:rsidRPr="009463FF" w:rsidR="00EF4C12" w:rsidDel="00262379" w:rsidP="00153EF4" w:rsidRDefault="00EF4C12" w14:paraId="66D6A0D4" w14:textId="1881D507">
            <w:pPr>
              <w:pStyle w:val="ListParagraph"/>
              <w:ind w:left="0"/>
              <w:rPr>
                <w:del w:author="Murguia, Sahima" w:date="2022-03-15T22:39:00Z" w:id="3372"/>
                <w:rFonts w:asciiTheme="majorHAnsi" w:hAnsiTheme="majorHAnsi" w:cstheme="majorHAnsi"/>
                <w:strike/>
                <w:szCs w:val="18"/>
                <w:lang w:val="en-US"/>
              </w:rPr>
            </w:pPr>
          </w:p>
        </w:tc>
      </w:tr>
      <w:tr w:rsidRPr="009463FF" w:rsidR="00EF4C12" w:rsidDel="00262379" w:rsidTr="00A06B54" w14:paraId="4F621908" w14:textId="32640DF6">
        <w:trPr>
          <w:trHeight w:val="352"/>
          <w:del w:author="Murguia, Sahima" w:date="2022-03-15T22:39:00Z" w:id="3373"/>
        </w:trPr>
        <w:tc>
          <w:tcPr>
            <w:tcW w:w="1380" w:type="dxa"/>
            <w:vMerge/>
            <w:vAlign w:val="center"/>
          </w:tcPr>
          <w:p w:rsidRPr="009463FF" w:rsidR="00EF4C12" w:rsidDel="00262379" w:rsidP="00153EF4" w:rsidRDefault="00EF4C12" w14:paraId="7170CDA8" w14:textId="7CFFAB83">
            <w:pPr>
              <w:pStyle w:val="ListParagraph"/>
              <w:ind w:left="0"/>
              <w:rPr>
                <w:del w:author="Murguia, Sahima" w:date="2022-03-15T22:39:00Z" w:id="337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F8E96A7" w14:textId="7763AE48">
            <w:pPr>
              <w:pStyle w:val="ListParagraph"/>
              <w:ind w:left="0"/>
              <w:rPr>
                <w:del w:author="Murguia, Sahima" w:date="2022-03-15T22:39:00Z" w:id="337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C363871" w14:textId="2101A058">
            <w:pPr>
              <w:pStyle w:val="ListParagraph"/>
              <w:ind w:left="0"/>
              <w:rPr>
                <w:del w:author="Murguia, Sahima" w:date="2022-03-15T22:39:00Z" w:id="3376"/>
                <w:rFonts w:asciiTheme="majorHAnsi" w:hAnsiTheme="majorHAnsi" w:cstheme="majorHAnsi"/>
                <w:strike/>
                <w:szCs w:val="18"/>
                <w:lang w:val="en-US"/>
              </w:rPr>
            </w:pPr>
            <w:del w:author="Murguia, Sahima" w:date="2022-03-15T22:39:00Z" w:id="3377">
              <w:r w:rsidRPr="009463FF" w:rsidDel="00262379">
                <w:rPr>
                  <w:rFonts w:asciiTheme="majorHAnsi" w:hAnsiTheme="majorHAnsi" w:cstheme="majorHAnsi"/>
                  <w:strike/>
                  <w:szCs w:val="18"/>
                  <w:highlight w:val="cyan"/>
                  <w:lang w:val="en-US"/>
                </w:rPr>
                <w:delText>JTI Contact Id</w:delText>
              </w:r>
            </w:del>
          </w:p>
        </w:tc>
        <w:tc>
          <w:tcPr>
            <w:tcW w:w="2067" w:type="dxa"/>
            <w:vAlign w:val="center"/>
          </w:tcPr>
          <w:p w:rsidRPr="009463FF" w:rsidR="00EF4C12" w:rsidDel="00262379" w:rsidP="00153EF4" w:rsidRDefault="00EF4C12" w14:paraId="77203498" w14:textId="5671155A">
            <w:pPr>
              <w:pStyle w:val="ListParagraph"/>
              <w:ind w:left="0"/>
              <w:rPr>
                <w:del w:author="Murguia, Sahima" w:date="2022-03-15T22:39:00Z" w:id="3378"/>
                <w:rFonts w:asciiTheme="majorHAnsi" w:hAnsiTheme="majorHAnsi" w:cstheme="majorHAnsi"/>
                <w:strike/>
                <w:szCs w:val="18"/>
                <w:lang w:val="en-US"/>
              </w:rPr>
            </w:pPr>
          </w:p>
        </w:tc>
        <w:tc>
          <w:tcPr>
            <w:tcW w:w="1023" w:type="dxa"/>
            <w:vAlign w:val="center"/>
          </w:tcPr>
          <w:p w:rsidRPr="009463FF" w:rsidR="00EF4C12" w:rsidDel="00262379" w:rsidP="00153EF4" w:rsidRDefault="00EF4C12" w14:paraId="298E9AA4" w14:textId="63E64740">
            <w:pPr>
              <w:pStyle w:val="ListParagraph"/>
              <w:ind w:left="0"/>
              <w:rPr>
                <w:del w:author="Murguia, Sahima" w:date="2022-03-15T22:39:00Z" w:id="3379"/>
                <w:rFonts w:asciiTheme="majorHAnsi" w:hAnsiTheme="majorHAnsi" w:cstheme="majorHAnsi"/>
                <w:strike/>
                <w:szCs w:val="18"/>
                <w:lang w:val="en-US"/>
              </w:rPr>
            </w:pPr>
            <w:del w:author="Murguia, Sahima" w:date="2022-03-15T22:39:00Z" w:id="3380">
              <w:r w:rsidRPr="009463FF" w:rsidDel="00262379">
                <w:rPr>
                  <w:rFonts w:asciiTheme="majorHAnsi" w:hAnsiTheme="majorHAnsi" w:cstheme="majorHAnsi"/>
                  <w:strike/>
                  <w:szCs w:val="18"/>
                  <w:lang w:val="en-US"/>
                </w:rPr>
                <w:delText>ID</w:delText>
              </w:r>
            </w:del>
          </w:p>
        </w:tc>
        <w:tc>
          <w:tcPr>
            <w:tcW w:w="2835" w:type="dxa"/>
            <w:vAlign w:val="center"/>
          </w:tcPr>
          <w:p w:rsidRPr="009463FF" w:rsidR="00EF4C12" w:rsidDel="00262379" w:rsidP="00153EF4" w:rsidRDefault="00EF4C12" w14:paraId="5ECF3CF3" w14:textId="14483D4A">
            <w:pPr>
              <w:pStyle w:val="ListParagraph"/>
              <w:ind w:left="0"/>
              <w:rPr>
                <w:del w:author="Murguia, Sahima" w:date="2022-03-15T22:39:00Z" w:id="3381"/>
                <w:rFonts w:asciiTheme="majorHAnsi" w:hAnsiTheme="majorHAnsi" w:cstheme="majorHAnsi"/>
                <w:strike/>
                <w:szCs w:val="18"/>
                <w:lang w:val="en-US"/>
              </w:rPr>
            </w:pPr>
          </w:p>
        </w:tc>
      </w:tr>
      <w:tr w:rsidRPr="009463FF" w:rsidR="00EF4C12" w:rsidDel="00262379" w:rsidTr="00A06B54" w14:paraId="0B1F0DBC" w14:textId="018B9CEA">
        <w:trPr>
          <w:trHeight w:val="352"/>
          <w:del w:author="Murguia, Sahima" w:date="2022-03-15T22:39:00Z" w:id="3382"/>
        </w:trPr>
        <w:tc>
          <w:tcPr>
            <w:tcW w:w="1380" w:type="dxa"/>
            <w:vMerge/>
            <w:vAlign w:val="center"/>
          </w:tcPr>
          <w:p w:rsidRPr="009463FF" w:rsidR="00EF4C12" w:rsidDel="00262379" w:rsidP="00153EF4" w:rsidRDefault="00EF4C12" w14:paraId="6072B325" w14:textId="4378542F">
            <w:pPr>
              <w:pStyle w:val="ListParagraph"/>
              <w:ind w:left="0"/>
              <w:rPr>
                <w:del w:author="Murguia, Sahima" w:date="2022-03-15T22:39:00Z" w:id="338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B4F6F6E" w14:textId="7A42634A">
            <w:pPr>
              <w:pStyle w:val="ListParagraph"/>
              <w:ind w:left="0"/>
              <w:rPr>
                <w:del w:author="Murguia, Sahima" w:date="2022-03-15T22:39:00Z" w:id="338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1729266" w14:textId="14F578D6">
            <w:pPr>
              <w:pStyle w:val="ListParagraph"/>
              <w:ind w:left="0"/>
              <w:rPr>
                <w:del w:author="Murguia, Sahima" w:date="2022-03-15T22:39:00Z" w:id="3385"/>
                <w:rFonts w:asciiTheme="majorHAnsi" w:hAnsiTheme="majorHAnsi" w:cstheme="majorHAnsi"/>
                <w:strike/>
                <w:szCs w:val="18"/>
                <w:lang w:val="en-US"/>
              </w:rPr>
            </w:pPr>
            <w:del w:author="Murguia, Sahima" w:date="2022-03-15T22:39:00Z" w:id="3386">
              <w:r w:rsidRPr="009463FF" w:rsidDel="00262379">
                <w:rPr>
                  <w:rFonts w:asciiTheme="majorHAnsi" w:hAnsiTheme="majorHAnsi" w:cstheme="majorHAnsi"/>
                  <w:strike/>
                  <w:szCs w:val="18"/>
                  <w:highlight w:val="cyan"/>
                  <w:lang w:val="en-US"/>
                </w:rPr>
                <w:delText>JTI Contact First Name</w:delText>
              </w:r>
            </w:del>
          </w:p>
        </w:tc>
        <w:tc>
          <w:tcPr>
            <w:tcW w:w="2067" w:type="dxa"/>
            <w:vAlign w:val="center"/>
          </w:tcPr>
          <w:p w:rsidRPr="009463FF" w:rsidR="00EF4C12" w:rsidDel="00262379" w:rsidP="00153EF4" w:rsidRDefault="00EF4C12" w14:paraId="436718D0" w14:textId="28296CF4">
            <w:pPr>
              <w:pStyle w:val="ListParagraph"/>
              <w:ind w:left="0"/>
              <w:rPr>
                <w:del w:author="Murguia, Sahima" w:date="2022-03-15T22:39:00Z" w:id="3387"/>
                <w:rFonts w:asciiTheme="majorHAnsi" w:hAnsiTheme="majorHAnsi" w:cstheme="majorHAnsi"/>
                <w:strike/>
                <w:szCs w:val="18"/>
                <w:lang w:val="en-US"/>
              </w:rPr>
            </w:pPr>
          </w:p>
        </w:tc>
        <w:tc>
          <w:tcPr>
            <w:tcW w:w="1023" w:type="dxa"/>
            <w:vAlign w:val="center"/>
          </w:tcPr>
          <w:p w:rsidRPr="009463FF" w:rsidR="00EF4C12" w:rsidDel="00262379" w:rsidP="00153EF4" w:rsidRDefault="00EF4C12" w14:paraId="652FC185" w14:textId="02ABF2E3">
            <w:pPr>
              <w:pStyle w:val="ListParagraph"/>
              <w:ind w:left="0"/>
              <w:rPr>
                <w:del w:author="Murguia, Sahima" w:date="2022-03-15T22:39:00Z" w:id="3388"/>
                <w:rFonts w:asciiTheme="majorHAnsi" w:hAnsiTheme="majorHAnsi" w:cstheme="majorHAnsi"/>
                <w:strike/>
                <w:szCs w:val="18"/>
                <w:lang w:val="en-US"/>
              </w:rPr>
            </w:pPr>
            <w:del w:author="Murguia, Sahima" w:date="2022-03-15T22:39:00Z" w:id="3389">
              <w:r w:rsidRPr="009463FF" w:rsidDel="00262379">
                <w:rPr>
                  <w:rFonts w:asciiTheme="majorHAnsi" w:hAnsiTheme="majorHAnsi" w:cstheme="majorHAnsi"/>
                  <w:strike/>
                  <w:szCs w:val="18"/>
                  <w:lang w:val="en-US"/>
                </w:rPr>
                <w:delText>Lookup</w:delText>
              </w:r>
            </w:del>
          </w:p>
        </w:tc>
        <w:tc>
          <w:tcPr>
            <w:tcW w:w="2835" w:type="dxa"/>
            <w:vAlign w:val="center"/>
          </w:tcPr>
          <w:p w:rsidRPr="009463FF" w:rsidR="00EF4C12" w:rsidDel="00262379" w:rsidP="00153EF4" w:rsidRDefault="00EF4C12" w14:paraId="742002F9" w14:textId="19919847">
            <w:pPr>
              <w:pStyle w:val="ListParagraph"/>
              <w:ind w:left="0"/>
              <w:rPr>
                <w:del w:author="Murguia, Sahima" w:date="2022-03-15T22:39:00Z" w:id="3390"/>
                <w:rFonts w:asciiTheme="majorHAnsi" w:hAnsiTheme="majorHAnsi" w:cstheme="majorHAnsi"/>
                <w:strike/>
                <w:szCs w:val="18"/>
                <w:lang w:val="en-US"/>
              </w:rPr>
            </w:pPr>
          </w:p>
        </w:tc>
      </w:tr>
      <w:tr w:rsidRPr="009463FF" w:rsidR="00EF4C12" w:rsidDel="00262379" w:rsidTr="00A06B54" w14:paraId="51335B5D" w14:textId="0D9263A1">
        <w:trPr>
          <w:trHeight w:val="352"/>
          <w:del w:author="Murguia, Sahima" w:date="2022-03-15T22:39:00Z" w:id="3391"/>
        </w:trPr>
        <w:tc>
          <w:tcPr>
            <w:tcW w:w="1380" w:type="dxa"/>
            <w:vMerge/>
            <w:vAlign w:val="center"/>
          </w:tcPr>
          <w:p w:rsidRPr="009463FF" w:rsidR="00EF4C12" w:rsidDel="00262379" w:rsidP="00153EF4" w:rsidRDefault="00EF4C12" w14:paraId="42C8E61E" w14:textId="640F5B34">
            <w:pPr>
              <w:pStyle w:val="ListParagraph"/>
              <w:ind w:left="0"/>
              <w:rPr>
                <w:del w:author="Murguia, Sahima" w:date="2022-03-15T22:39:00Z" w:id="3392"/>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030DE6C" w14:textId="3C2ABB73">
            <w:pPr>
              <w:pStyle w:val="ListParagraph"/>
              <w:ind w:left="0"/>
              <w:rPr>
                <w:del w:author="Murguia, Sahima" w:date="2022-03-15T22:39:00Z" w:id="3393"/>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DD1A0B0" w14:textId="399E20A6">
            <w:pPr>
              <w:pStyle w:val="ListParagraph"/>
              <w:ind w:left="0"/>
              <w:rPr>
                <w:del w:author="Murguia, Sahima" w:date="2022-03-15T22:39:00Z" w:id="3394"/>
                <w:rFonts w:asciiTheme="majorHAnsi" w:hAnsiTheme="majorHAnsi" w:cstheme="majorHAnsi"/>
                <w:strike/>
                <w:szCs w:val="18"/>
                <w:lang w:val="en-US"/>
              </w:rPr>
            </w:pPr>
            <w:del w:author="Murguia, Sahima" w:date="2022-03-15T22:39:00Z" w:id="3395">
              <w:r w:rsidRPr="009463FF" w:rsidDel="00262379">
                <w:rPr>
                  <w:rFonts w:asciiTheme="majorHAnsi" w:hAnsiTheme="majorHAnsi" w:cstheme="majorHAnsi"/>
                  <w:strike/>
                  <w:szCs w:val="18"/>
                  <w:highlight w:val="cyan"/>
                  <w:lang w:val="en-US"/>
                </w:rPr>
                <w:delText>JTI Contact Last Name</w:delText>
              </w:r>
            </w:del>
          </w:p>
        </w:tc>
        <w:tc>
          <w:tcPr>
            <w:tcW w:w="2067" w:type="dxa"/>
            <w:vAlign w:val="center"/>
          </w:tcPr>
          <w:p w:rsidRPr="009463FF" w:rsidR="00EF4C12" w:rsidDel="00262379" w:rsidP="00153EF4" w:rsidRDefault="00EF4C12" w14:paraId="4E0E5667" w14:textId="0257646A">
            <w:pPr>
              <w:pStyle w:val="ListParagraph"/>
              <w:ind w:left="0"/>
              <w:rPr>
                <w:del w:author="Murguia, Sahima" w:date="2022-03-15T22:39:00Z" w:id="3396"/>
                <w:rFonts w:asciiTheme="majorHAnsi" w:hAnsiTheme="majorHAnsi" w:cstheme="majorHAnsi"/>
                <w:strike/>
                <w:szCs w:val="18"/>
                <w:lang w:val="en-US"/>
              </w:rPr>
            </w:pPr>
          </w:p>
        </w:tc>
        <w:tc>
          <w:tcPr>
            <w:tcW w:w="1023" w:type="dxa"/>
            <w:vAlign w:val="center"/>
          </w:tcPr>
          <w:p w:rsidRPr="009463FF" w:rsidR="00EF4C12" w:rsidDel="00262379" w:rsidP="00153EF4" w:rsidRDefault="00EF4C12" w14:paraId="17159ECA" w14:textId="28414FF3">
            <w:pPr>
              <w:pStyle w:val="ListParagraph"/>
              <w:ind w:left="0"/>
              <w:rPr>
                <w:del w:author="Murguia, Sahima" w:date="2022-03-15T22:39:00Z" w:id="3397"/>
                <w:rFonts w:asciiTheme="majorHAnsi" w:hAnsiTheme="majorHAnsi" w:cstheme="majorHAnsi"/>
                <w:strike/>
                <w:szCs w:val="18"/>
                <w:lang w:val="en-US"/>
              </w:rPr>
            </w:pPr>
            <w:del w:author="Murguia, Sahima" w:date="2022-03-15T22:39:00Z" w:id="3398">
              <w:r w:rsidRPr="009463FF" w:rsidDel="00262379">
                <w:rPr>
                  <w:rFonts w:asciiTheme="majorHAnsi" w:hAnsiTheme="majorHAnsi" w:cstheme="majorHAnsi"/>
                  <w:strike/>
                  <w:szCs w:val="18"/>
                  <w:lang w:val="en-US"/>
                </w:rPr>
                <w:delText>Lookup</w:delText>
              </w:r>
            </w:del>
          </w:p>
        </w:tc>
        <w:tc>
          <w:tcPr>
            <w:tcW w:w="2835" w:type="dxa"/>
            <w:vAlign w:val="center"/>
          </w:tcPr>
          <w:p w:rsidRPr="009463FF" w:rsidR="00EF4C12" w:rsidDel="00262379" w:rsidP="00153EF4" w:rsidRDefault="00EF4C12" w14:paraId="3379580B" w14:textId="6CA4E92D">
            <w:pPr>
              <w:pStyle w:val="ListParagraph"/>
              <w:ind w:left="0"/>
              <w:rPr>
                <w:del w:author="Murguia, Sahima" w:date="2022-03-15T22:39:00Z" w:id="3399"/>
                <w:rFonts w:asciiTheme="majorHAnsi" w:hAnsiTheme="majorHAnsi" w:cstheme="majorHAnsi"/>
                <w:strike/>
                <w:szCs w:val="18"/>
                <w:lang w:val="en-US"/>
              </w:rPr>
            </w:pPr>
          </w:p>
        </w:tc>
      </w:tr>
      <w:tr w:rsidRPr="009463FF" w:rsidR="00EF4C12" w:rsidDel="00262379" w:rsidTr="00A06B54" w14:paraId="74B802DC" w14:textId="5E5EB990">
        <w:trPr>
          <w:trHeight w:val="352"/>
          <w:del w:author="Murguia, Sahima" w:date="2022-03-15T22:39:00Z" w:id="3400"/>
        </w:trPr>
        <w:tc>
          <w:tcPr>
            <w:tcW w:w="1380" w:type="dxa"/>
            <w:vMerge/>
            <w:vAlign w:val="center"/>
          </w:tcPr>
          <w:p w:rsidRPr="009463FF" w:rsidR="00EF4C12" w:rsidDel="00262379" w:rsidP="00153EF4" w:rsidRDefault="00EF4C12" w14:paraId="799178AB" w14:textId="4404C9C4">
            <w:pPr>
              <w:pStyle w:val="ListParagraph"/>
              <w:ind w:left="0"/>
              <w:rPr>
                <w:del w:author="Murguia, Sahima" w:date="2022-03-15T22:39:00Z" w:id="340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CCF2896" w14:textId="06BD397A">
            <w:pPr>
              <w:pStyle w:val="ListParagraph"/>
              <w:ind w:left="0"/>
              <w:rPr>
                <w:del w:author="Murguia, Sahima" w:date="2022-03-15T22:39:00Z" w:id="340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254F510" w14:textId="11A6272F">
            <w:pPr>
              <w:pStyle w:val="ListParagraph"/>
              <w:ind w:left="0"/>
              <w:rPr>
                <w:del w:author="Murguia, Sahima" w:date="2022-03-15T22:39:00Z" w:id="3403"/>
                <w:rFonts w:asciiTheme="majorHAnsi" w:hAnsiTheme="majorHAnsi" w:cstheme="majorHAnsi"/>
                <w:strike/>
                <w:szCs w:val="18"/>
                <w:lang w:val="en-US"/>
              </w:rPr>
            </w:pPr>
            <w:del w:author="Murguia, Sahima" w:date="2022-03-15T22:39:00Z" w:id="3404">
              <w:r w:rsidRPr="009463FF" w:rsidDel="00262379">
                <w:rPr>
                  <w:rFonts w:asciiTheme="majorHAnsi" w:hAnsiTheme="majorHAnsi" w:cstheme="majorHAnsi"/>
                  <w:strike/>
                  <w:szCs w:val="18"/>
                  <w:lang w:val="en-US"/>
                </w:rPr>
                <w:delText>JTI Contract Payment Method</w:delText>
              </w:r>
            </w:del>
          </w:p>
        </w:tc>
        <w:tc>
          <w:tcPr>
            <w:tcW w:w="2067" w:type="dxa"/>
            <w:vAlign w:val="center"/>
          </w:tcPr>
          <w:p w:rsidRPr="009463FF" w:rsidR="00EF4C12" w:rsidDel="00262379" w:rsidP="00153EF4" w:rsidRDefault="00EF4C12" w14:paraId="604A0FDF" w14:textId="7F57112A">
            <w:pPr>
              <w:pStyle w:val="ListParagraph"/>
              <w:ind w:left="0"/>
              <w:rPr>
                <w:del w:author="Murguia, Sahima" w:date="2022-03-15T22:39:00Z" w:id="3405"/>
                <w:rFonts w:asciiTheme="majorHAnsi" w:hAnsiTheme="majorHAnsi" w:cstheme="majorHAnsi"/>
                <w:strike/>
                <w:szCs w:val="18"/>
                <w:lang w:val="en-US"/>
              </w:rPr>
            </w:pPr>
            <w:del w:author="Murguia, Sahima" w:date="2022-03-15T22:39:00Z" w:id="3406">
              <w:r w:rsidRPr="009463FF" w:rsidDel="00262379">
                <w:rPr>
                  <w:rFonts w:asciiTheme="majorHAnsi" w:hAnsiTheme="majorHAnsi" w:cstheme="majorHAnsi"/>
                  <w:strike/>
                  <w:szCs w:val="18"/>
                  <w:lang w:val="en-US"/>
                </w:rPr>
                <w:delText>X_PAYMENT_DEL_METHOD_CD</w:delText>
              </w:r>
            </w:del>
          </w:p>
        </w:tc>
        <w:tc>
          <w:tcPr>
            <w:tcW w:w="1023" w:type="dxa"/>
            <w:vAlign w:val="center"/>
          </w:tcPr>
          <w:p w:rsidRPr="009463FF" w:rsidR="00EF4C12" w:rsidDel="00262379" w:rsidP="00153EF4" w:rsidRDefault="00EF4C12" w14:paraId="144FCC89" w14:textId="427C3DF9">
            <w:pPr>
              <w:pStyle w:val="ListParagraph"/>
              <w:ind w:left="0"/>
              <w:rPr>
                <w:del w:author="Murguia, Sahima" w:date="2022-03-15T22:39:00Z" w:id="3407"/>
                <w:rFonts w:asciiTheme="majorHAnsi" w:hAnsiTheme="majorHAnsi" w:cstheme="majorHAnsi"/>
                <w:strike/>
                <w:szCs w:val="18"/>
                <w:lang w:val="en-US"/>
              </w:rPr>
            </w:pPr>
            <w:del w:author="Murguia, Sahima" w:date="2022-03-15T22:39:00Z" w:id="3408">
              <w:r w:rsidRPr="009463FF" w:rsidDel="00262379">
                <w:rPr>
                  <w:rFonts w:asciiTheme="majorHAnsi" w:hAnsiTheme="majorHAnsi" w:cstheme="majorHAnsi"/>
                  <w:strike/>
                  <w:szCs w:val="18"/>
                  <w:lang w:val="en-US"/>
                </w:rPr>
                <w:delText>Text</w:delText>
              </w:r>
            </w:del>
          </w:p>
        </w:tc>
        <w:tc>
          <w:tcPr>
            <w:tcW w:w="2835" w:type="dxa"/>
            <w:vAlign w:val="center"/>
          </w:tcPr>
          <w:p w:rsidRPr="009463FF" w:rsidR="00EF4C12" w:rsidDel="00262379" w:rsidP="00153EF4" w:rsidRDefault="00EF4C12" w14:paraId="5466542C" w14:textId="336254DF">
            <w:pPr>
              <w:pStyle w:val="ListParagraph"/>
              <w:ind w:left="0"/>
              <w:rPr>
                <w:del w:author="Murguia, Sahima" w:date="2022-03-15T22:39:00Z" w:id="3409"/>
                <w:rFonts w:asciiTheme="majorHAnsi" w:hAnsiTheme="majorHAnsi" w:cstheme="majorHAnsi"/>
                <w:strike/>
                <w:szCs w:val="18"/>
                <w:lang w:val="en-US"/>
              </w:rPr>
            </w:pPr>
          </w:p>
        </w:tc>
      </w:tr>
      <w:tr w:rsidRPr="009463FF" w:rsidR="00EF4C12" w:rsidDel="00262379" w:rsidTr="00A06B54" w14:paraId="6CE42EB6" w14:textId="39AC817E">
        <w:trPr>
          <w:trHeight w:val="352"/>
          <w:del w:author="Murguia, Sahima" w:date="2022-03-15T22:39:00Z" w:id="3410"/>
        </w:trPr>
        <w:tc>
          <w:tcPr>
            <w:tcW w:w="1380" w:type="dxa"/>
            <w:vMerge/>
            <w:vAlign w:val="center"/>
          </w:tcPr>
          <w:p w:rsidRPr="009463FF" w:rsidR="00EF4C12" w:rsidDel="00262379" w:rsidP="00153EF4" w:rsidRDefault="00EF4C12" w14:paraId="6B0AFD55" w14:textId="7301BF3F">
            <w:pPr>
              <w:pStyle w:val="ListParagraph"/>
              <w:ind w:left="0"/>
              <w:rPr>
                <w:del w:author="Murguia, Sahima" w:date="2022-03-15T22:39:00Z" w:id="341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FA596F3" w14:textId="2512D058">
            <w:pPr>
              <w:pStyle w:val="ListParagraph"/>
              <w:ind w:left="0"/>
              <w:rPr>
                <w:del w:author="Murguia, Sahima" w:date="2022-03-15T22:39:00Z" w:id="341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E9C9F80" w14:textId="7E9D3F44">
            <w:pPr>
              <w:pStyle w:val="ListParagraph"/>
              <w:ind w:left="0"/>
              <w:rPr>
                <w:del w:author="Murguia, Sahima" w:date="2022-03-15T22:39:00Z" w:id="3413"/>
                <w:rFonts w:asciiTheme="majorHAnsi" w:hAnsiTheme="majorHAnsi" w:cstheme="majorHAnsi"/>
                <w:strike/>
                <w:szCs w:val="18"/>
                <w:lang w:val="en-US"/>
              </w:rPr>
            </w:pPr>
            <w:del w:author="Murguia, Sahima" w:date="2022-03-15T22:39:00Z" w:id="3414">
              <w:r w:rsidRPr="009463FF" w:rsidDel="00262379">
                <w:rPr>
                  <w:rFonts w:asciiTheme="majorHAnsi" w:hAnsiTheme="majorHAnsi" w:cstheme="majorHAnsi"/>
                  <w:strike/>
                  <w:szCs w:val="18"/>
                  <w:lang w:val="en-US"/>
                </w:rPr>
                <w:delText>JTI Modification Reason</w:delText>
              </w:r>
            </w:del>
          </w:p>
        </w:tc>
        <w:tc>
          <w:tcPr>
            <w:tcW w:w="2067" w:type="dxa"/>
            <w:vAlign w:val="center"/>
          </w:tcPr>
          <w:p w:rsidRPr="009463FF" w:rsidR="00EF4C12" w:rsidDel="00262379" w:rsidP="00153EF4" w:rsidRDefault="00EF4C12" w14:paraId="499FC652" w14:textId="664AF64D">
            <w:pPr>
              <w:pStyle w:val="ListParagraph"/>
              <w:ind w:left="0"/>
              <w:rPr>
                <w:del w:author="Murguia, Sahima" w:date="2022-03-15T22:39:00Z" w:id="3415"/>
                <w:rFonts w:asciiTheme="majorHAnsi" w:hAnsiTheme="majorHAnsi" w:cstheme="majorHAnsi"/>
                <w:strike/>
                <w:szCs w:val="18"/>
                <w:lang w:val="en-US"/>
              </w:rPr>
            </w:pPr>
            <w:del w:author="Murguia, Sahima" w:date="2022-03-15T22:39:00Z" w:id="3416">
              <w:r w:rsidRPr="009463FF" w:rsidDel="00262379">
                <w:rPr>
                  <w:rFonts w:asciiTheme="majorHAnsi" w:hAnsiTheme="majorHAnsi" w:cstheme="majorHAnsi"/>
                  <w:strike/>
                  <w:szCs w:val="18"/>
                  <w:lang w:val="en-US"/>
                </w:rPr>
                <w:delText>X_CANCELLATION_REASON</w:delText>
              </w:r>
            </w:del>
          </w:p>
        </w:tc>
        <w:tc>
          <w:tcPr>
            <w:tcW w:w="1023" w:type="dxa"/>
            <w:vAlign w:val="center"/>
          </w:tcPr>
          <w:p w:rsidRPr="009463FF" w:rsidR="00EF4C12" w:rsidDel="00262379" w:rsidP="00153EF4" w:rsidRDefault="00EF4C12" w14:paraId="118802F2" w14:textId="47917370">
            <w:pPr>
              <w:pStyle w:val="ListParagraph"/>
              <w:ind w:left="0"/>
              <w:rPr>
                <w:del w:author="Murguia, Sahima" w:date="2022-03-15T22:39:00Z" w:id="3417"/>
                <w:rFonts w:asciiTheme="majorHAnsi" w:hAnsiTheme="majorHAnsi" w:cstheme="majorHAnsi"/>
                <w:strike/>
                <w:szCs w:val="18"/>
                <w:lang w:val="en-US"/>
              </w:rPr>
            </w:pPr>
            <w:del w:author="Murguia, Sahima" w:date="2022-03-15T22:39:00Z" w:id="3418">
              <w:r w:rsidRPr="009463FF" w:rsidDel="00262379">
                <w:rPr>
                  <w:rFonts w:asciiTheme="majorHAnsi" w:hAnsiTheme="majorHAnsi" w:cstheme="majorHAnsi"/>
                  <w:strike/>
                  <w:szCs w:val="18"/>
                  <w:lang w:val="en-US"/>
                </w:rPr>
                <w:delText>Text</w:delText>
              </w:r>
            </w:del>
          </w:p>
        </w:tc>
        <w:tc>
          <w:tcPr>
            <w:tcW w:w="2835" w:type="dxa"/>
            <w:vAlign w:val="center"/>
          </w:tcPr>
          <w:p w:rsidRPr="009463FF" w:rsidR="00EF4C12" w:rsidDel="00262379" w:rsidP="00153EF4" w:rsidRDefault="00EF4C12" w14:paraId="29E5B882" w14:textId="32066063">
            <w:pPr>
              <w:pStyle w:val="ListParagraph"/>
              <w:ind w:left="0"/>
              <w:rPr>
                <w:del w:author="Murguia, Sahima" w:date="2022-03-15T22:39:00Z" w:id="3419"/>
                <w:rFonts w:asciiTheme="majorHAnsi" w:hAnsiTheme="majorHAnsi" w:cstheme="majorHAnsi"/>
                <w:strike/>
                <w:szCs w:val="18"/>
                <w:lang w:val="en-US"/>
              </w:rPr>
            </w:pPr>
          </w:p>
        </w:tc>
      </w:tr>
      <w:tr w:rsidRPr="009463FF" w:rsidR="00EF4C12" w:rsidDel="00262379" w:rsidTr="00A06B54" w14:paraId="7056CC39" w14:textId="721F4D75">
        <w:trPr>
          <w:trHeight w:val="352"/>
          <w:del w:author="Murguia, Sahima" w:date="2022-03-15T22:39:00Z" w:id="3420"/>
        </w:trPr>
        <w:tc>
          <w:tcPr>
            <w:tcW w:w="1380" w:type="dxa"/>
            <w:vMerge/>
            <w:vAlign w:val="center"/>
          </w:tcPr>
          <w:p w:rsidRPr="009463FF" w:rsidR="00EF4C12" w:rsidDel="00262379" w:rsidP="00153EF4" w:rsidRDefault="00EF4C12" w14:paraId="5558B41A" w14:textId="29F09C36">
            <w:pPr>
              <w:pStyle w:val="ListParagraph"/>
              <w:ind w:left="0"/>
              <w:rPr>
                <w:del w:author="Murguia, Sahima" w:date="2022-03-15T22:39:00Z" w:id="342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70236B1" w14:textId="0EA58A81">
            <w:pPr>
              <w:pStyle w:val="ListParagraph"/>
              <w:ind w:left="0"/>
              <w:rPr>
                <w:del w:author="Murguia, Sahima" w:date="2022-03-15T22:39:00Z" w:id="342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AF8F7B2" w14:textId="62D0E866">
            <w:pPr>
              <w:pStyle w:val="ListParagraph"/>
              <w:ind w:left="0"/>
              <w:rPr>
                <w:del w:author="Murguia, Sahima" w:date="2022-03-15T22:39:00Z" w:id="3423"/>
                <w:rFonts w:asciiTheme="majorHAnsi" w:hAnsiTheme="majorHAnsi" w:cstheme="majorHAnsi"/>
                <w:strike/>
                <w:szCs w:val="18"/>
                <w:lang w:val="en-US"/>
              </w:rPr>
            </w:pPr>
            <w:del w:author="Murguia, Sahima" w:date="2022-03-15T22:39:00Z" w:id="3424">
              <w:r w:rsidRPr="009463FF" w:rsidDel="00262379">
                <w:rPr>
                  <w:rFonts w:asciiTheme="majorHAnsi" w:hAnsiTheme="majorHAnsi" w:cstheme="majorHAnsi"/>
                  <w:strike/>
                  <w:szCs w:val="18"/>
                  <w:highlight w:val="cyan"/>
                  <w:lang w:val="en-US"/>
                </w:rPr>
                <w:delText>JTI Pay Date</w:delText>
              </w:r>
            </w:del>
          </w:p>
        </w:tc>
        <w:tc>
          <w:tcPr>
            <w:tcW w:w="2067" w:type="dxa"/>
            <w:vAlign w:val="center"/>
          </w:tcPr>
          <w:p w:rsidRPr="009463FF" w:rsidR="00EF4C12" w:rsidDel="00262379" w:rsidP="00153EF4" w:rsidRDefault="00EF4C12" w14:paraId="7C4347DE" w14:textId="03707397">
            <w:pPr>
              <w:pStyle w:val="ListParagraph"/>
              <w:ind w:left="0"/>
              <w:rPr>
                <w:del w:author="Murguia, Sahima" w:date="2022-03-15T22:39:00Z" w:id="3425"/>
                <w:rFonts w:asciiTheme="majorHAnsi" w:hAnsiTheme="majorHAnsi" w:cstheme="majorHAnsi"/>
                <w:strike/>
                <w:szCs w:val="18"/>
                <w:lang w:val="en-US"/>
              </w:rPr>
            </w:pPr>
          </w:p>
        </w:tc>
        <w:tc>
          <w:tcPr>
            <w:tcW w:w="1023" w:type="dxa"/>
            <w:vAlign w:val="center"/>
          </w:tcPr>
          <w:p w:rsidRPr="009463FF" w:rsidR="00EF4C12" w:rsidDel="00262379" w:rsidP="00153EF4" w:rsidRDefault="00EF4C12" w14:paraId="3C29188B" w14:textId="39C686FE">
            <w:pPr>
              <w:pStyle w:val="ListParagraph"/>
              <w:ind w:left="0"/>
              <w:rPr>
                <w:del w:author="Murguia, Sahima" w:date="2022-03-15T22:39:00Z" w:id="3426"/>
                <w:rFonts w:asciiTheme="majorHAnsi" w:hAnsiTheme="majorHAnsi" w:cstheme="majorHAnsi"/>
                <w:strike/>
                <w:szCs w:val="18"/>
                <w:lang w:val="en-US"/>
              </w:rPr>
            </w:pPr>
            <w:del w:author="Murguia, Sahima" w:date="2022-03-15T22:39:00Z" w:id="3427">
              <w:r w:rsidRPr="009463FF" w:rsidDel="00262379">
                <w:rPr>
                  <w:rFonts w:asciiTheme="majorHAnsi" w:hAnsiTheme="majorHAnsi" w:cstheme="majorHAnsi"/>
                  <w:strike/>
                  <w:szCs w:val="18"/>
                  <w:lang w:val="en-US"/>
                </w:rPr>
                <w:delText>Date</w:delText>
              </w:r>
            </w:del>
          </w:p>
        </w:tc>
        <w:tc>
          <w:tcPr>
            <w:tcW w:w="2835" w:type="dxa"/>
            <w:vAlign w:val="center"/>
          </w:tcPr>
          <w:p w:rsidRPr="009463FF" w:rsidR="00EF4C12" w:rsidDel="00262379" w:rsidP="00153EF4" w:rsidRDefault="00EF4C12" w14:paraId="0F9F60F2" w14:textId="10359199">
            <w:pPr>
              <w:pStyle w:val="ListParagraph"/>
              <w:ind w:left="0"/>
              <w:rPr>
                <w:del w:author="Murguia, Sahima" w:date="2022-03-15T22:39:00Z" w:id="3428"/>
                <w:rFonts w:asciiTheme="majorHAnsi" w:hAnsiTheme="majorHAnsi" w:cstheme="majorHAnsi"/>
                <w:strike/>
                <w:szCs w:val="18"/>
                <w:lang w:val="en-US"/>
              </w:rPr>
            </w:pPr>
          </w:p>
        </w:tc>
      </w:tr>
      <w:tr w:rsidRPr="009463FF" w:rsidR="00EF4C12" w:rsidDel="00262379" w:rsidTr="00A06B54" w14:paraId="5D0E5652" w14:textId="22491C35">
        <w:trPr>
          <w:trHeight w:val="352"/>
          <w:del w:author="Murguia, Sahima" w:date="2022-03-15T22:39:00Z" w:id="3429"/>
        </w:trPr>
        <w:tc>
          <w:tcPr>
            <w:tcW w:w="1380" w:type="dxa"/>
            <w:vMerge/>
            <w:vAlign w:val="center"/>
          </w:tcPr>
          <w:p w:rsidRPr="009463FF" w:rsidR="00EF4C12" w:rsidDel="00262379" w:rsidP="00153EF4" w:rsidRDefault="00EF4C12" w14:paraId="2BCE51F9" w14:textId="35EB6828">
            <w:pPr>
              <w:pStyle w:val="ListParagraph"/>
              <w:ind w:left="0"/>
              <w:rPr>
                <w:del w:author="Murguia, Sahima" w:date="2022-03-15T22:39:00Z" w:id="343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52B9A98" w14:textId="23079AAE">
            <w:pPr>
              <w:pStyle w:val="ListParagraph"/>
              <w:ind w:left="0"/>
              <w:rPr>
                <w:del w:author="Murguia, Sahima" w:date="2022-03-15T22:39:00Z" w:id="343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4D68A98" w14:textId="3D312AC6">
            <w:pPr>
              <w:pStyle w:val="ListParagraph"/>
              <w:ind w:left="0"/>
              <w:rPr>
                <w:del w:author="Murguia, Sahima" w:date="2022-03-15T22:39:00Z" w:id="3432"/>
                <w:rFonts w:asciiTheme="majorHAnsi" w:hAnsiTheme="majorHAnsi" w:cstheme="majorHAnsi"/>
                <w:strike/>
                <w:szCs w:val="18"/>
                <w:lang w:val="en-US"/>
              </w:rPr>
            </w:pPr>
            <w:del w:author="Murguia, Sahima" w:date="2022-03-15T22:39:00Z" w:id="3433">
              <w:r w:rsidRPr="009463FF" w:rsidDel="00262379">
                <w:rPr>
                  <w:rFonts w:asciiTheme="majorHAnsi" w:hAnsiTheme="majorHAnsi" w:cstheme="majorHAnsi"/>
                  <w:strike/>
                  <w:szCs w:val="18"/>
                  <w:lang w:val="en-US"/>
                </w:rPr>
                <w:delText>JTI Payment Plan Id</w:delText>
              </w:r>
            </w:del>
          </w:p>
        </w:tc>
        <w:tc>
          <w:tcPr>
            <w:tcW w:w="2067" w:type="dxa"/>
            <w:vAlign w:val="center"/>
          </w:tcPr>
          <w:p w:rsidRPr="009463FF" w:rsidR="00EF4C12" w:rsidDel="00262379" w:rsidP="00153EF4" w:rsidRDefault="00EF4C12" w14:paraId="058FA6BD" w14:textId="76B76515">
            <w:pPr>
              <w:pStyle w:val="ListParagraph"/>
              <w:ind w:left="0"/>
              <w:rPr>
                <w:del w:author="Murguia, Sahima" w:date="2022-03-15T22:39:00Z" w:id="3434"/>
                <w:rFonts w:asciiTheme="majorHAnsi" w:hAnsiTheme="majorHAnsi" w:cstheme="majorHAnsi"/>
                <w:strike/>
                <w:szCs w:val="18"/>
                <w:lang w:val="en-US"/>
              </w:rPr>
            </w:pPr>
            <w:del w:author="Murguia, Sahima" w:date="2022-03-15T22:39:00Z" w:id="3435">
              <w:r w:rsidRPr="009463FF" w:rsidDel="00262379">
                <w:rPr>
                  <w:rFonts w:asciiTheme="majorHAnsi" w:hAnsiTheme="majorHAnsi" w:cstheme="majorHAnsi"/>
                  <w:strike/>
                  <w:szCs w:val="18"/>
                  <w:lang w:val="en-US"/>
                </w:rPr>
                <w:delText>X_PAY_PLAN_ID</w:delText>
              </w:r>
            </w:del>
          </w:p>
        </w:tc>
        <w:tc>
          <w:tcPr>
            <w:tcW w:w="1023" w:type="dxa"/>
            <w:vAlign w:val="center"/>
          </w:tcPr>
          <w:p w:rsidRPr="009463FF" w:rsidR="00EF4C12" w:rsidDel="00262379" w:rsidP="00153EF4" w:rsidRDefault="00EF4C12" w14:paraId="72FC5901" w14:textId="485D2610">
            <w:pPr>
              <w:pStyle w:val="ListParagraph"/>
              <w:ind w:left="0"/>
              <w:rPr>
                <w:del w:author="Murguia, Sahima" w:date="2022-03-15T22:39:00Z" w:id="3436"/>
                <w:rFonts w:asciiTheme="majorHAnsi" w:hAnsiTheme="majorHAnsi" w:cstheme="majorHAnsi"/>
                <w:strike/>
                <w:szCs w:val="18"/>
                <w:lang w:val="en-US"/>
              </w:rPr>
            </w:pPr>
            <w:del w:author="Murguia, Sahima" w:date="2022-03-15T22:39:00Z" w:id="3437">
              <w:r w:rsidRPr="009463FF" w:rsidDel="00262379">
                <w:rPr>
                  <w:rFonts w:asciiTheme="majorHAnsi" w:hAnsiTheme="majorHAnsi" w:cstheme="majorHAnsi"/>
                  <w:strike/>
                  <w:szCs w:val="18"/>
                  <w:lang w:val="en-US"/>
                </w:rPr>
                <w:delText>ID</w:delText>
              </w:r>
            </w:del>
          </w:p>
        </w:tc>
        <w:tc>
          <w:tcPr>
            <w:tcW w:w="2835" w:type="dxa"/>
            <w:vAlign w:val="center"/>
          </w:tcPr>
          <w:p w:rsidRPr="009463FF" w:rsidR="00EF4C12" w:rsidDel="00262379" w:rsidP="00153EF4" w:rsidRDefault="00EF4C12" w14:paraId="55EF6BFB" w14:textId="388A075C">
            <w:pPr>
              <w:pStyle w:val="ListParagraph"/>
              <w:ind w:left="0"/>
              <w:rPr>
                <w:del w:author="Murguia, Sahima" w:date="2022-03-15T22:39:00Z" w:id="3438"/>
                <w:rFonts w:asciiTheme="majorHAnsi" w:hAnsiTheme="majorHAnsi" w:cstheme="majorHAnsi"/>
                <w:strike/>
                <w:szCs w:val="18"/>
                <w:lang w:val="en-US"/>
              </w:rPr>
            </w:pPr>
          </w:p>
        </w:tc>
      </w:tr>
      <w:tr w:rsidRPr="009463FF" w:rsidR="00EF4C12" w:rsidDel="00262379" w:rsidTr="00A06B54" w14:paraId="72C5B556" w14:textId="1C29323A">
        <w:trPr>
          <w:trHeight w:val="352"/>
          <w:del w:author="Murguia, Sahima" w:date="2022-03-15T22:39:00Z" w:id="3439"/>
        </w:trPr>
        <w:tc>
          <w:tcPr>
            <w:tcW w:w="1380" w:type="dxa"/>
            <w:vMerge/>
            <w:vAlign w:val="center"/>
          </w:tcPr>
          <w:p w:rsidRPr="009463FF" w:rsidR="00EF4C12" w:rsidDel="00262379" w:rsidP="00153EF4" w:rsidRDefault="00EF4C12" w14:paraId="2D1ED7E0" w14:textId="69CBD12D">
            <w:pPr>
              <w:pStyle w:val="ListParagraph"/>
              <w:ind w:left="0"/>
              <w:rPr>
                <w:del w:author="Murguia, Sahima" w:date="2022-03-15T22:39:00Z" w:id="344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34C6792" w14:textId="4B24A6D4">
            <w:pPr>
              <w:pStyle w:val="ListParagraph"/>
              <w:ind w:left="0"/>
              <w:rPr>
                <w:del w:author="Murguia, Sahima" w:date="2022-03-15T22:39:00Z" w:id="344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52E128B" w14:textId="255A0095">
            <w:pPr>
              <w:pStyle w:val="ListParagraph"/>
              <w:ind w:left="0"/>
              <w:rPr>
                <w:del w:author="Murguia, Sahima" w:date="2022-03-15T22:39:00Z" w:id="3442"/>
                <w:rFonts w:asciiTheme="majorHAnsi" w:hAnsiTheme="majorHAnsi" w:cstheme="majorHAnsi"/>
                <w:strike/>
                <w:szCs w:val="18"/>
                <w:lang w:val="en-US"/>
              </w:rPr>
            </w:pPr>
            <w:del w:author="Murguia, Sahima" w:date="2022-03-15T22:39:00Z" w:id="3443">
              <w:r w:rsidRPr="009463FF" w:rsidDel="00262379">
                <w:rPr>
                  <w:rFonts w:asciiTheme="majorHAnsi" w:hAnsiTheme="majorHAnsi" w:cstheme="majorHAnsi"/>
                  <w:strike/>
                  <w:szCs w:val="18"/>
                  <w:lang w:val="en-US"/>
                </w:rPr>
                <w:delText>JTI Period End Date</w:delText>
              </w:r>
            </w:del>
          </w:p>
        </w:tc>
        <w:tc>
          <w:tcPr>
            <w:tcW w:w="2067" w:type="dxa"/>
            <w:vAlign w:val="center"/>
          </w:tcPr>
          <w:p w:rsidRPr="009463FF" w:rsidR="00EF4C12" w:rsidDel="00262379" w:rsidP="00153EF4" w:rsidRDefault="00EF4C12" w14:paraId="038A5BC8" w14:textId="71F5DB6E">
            <w:pPr>
              <w:pStyle w:val="ListParagraph"/>
              <w:ind w:left="0"/>
              <w:rPr>
                <w:del w:author="Murguia, Sahima" w:date="2022-03-15T22:39:00Z" w:id="3444"/>
                <w:rFonts w:asciiTheme="majorHAnsi" w:hAnsiTheme="majorHAnsi" w:cstheme="majorHAnsi"/>
                <w:strike/>
                <w:szCs w:val="18"/>
                <w:lang w:val="en-US"/>
              </w:rPr>
            </w:pPr>
            <w:del w:author="Murguia, Sahima" w:date="2022-03-15T22:39:00Z" w:id="3445">
              <w:r w:rsidRPr="009463FF" w:rsidDel="00262379">
                <w:rPr>
                  <w:rFonts w:asciiTheme="majorHAnsi" w:hAnsiTheme="majorHAnsi" w:cstheme="majorHAnsi"/>
                  <w:strike/>
                  <w:szCs w:val="18"/>
                  <w:lang w:val="en-US"/>
                </w:rPr>
                <w:delText>X_PERIOD_END_DT</w:delText>
              </w:r>
            </w:del>
          </w:p>
        </w:tc>
        <w:tc>
          <w:tcPr>
            <w:tcW w:w="1023" w:type="dxa"/>
            <w:vAlign w:val="center"/>
          </w:tcPr>
          <w:p w:rsidRPr="009463FF" w:rsidR="00EF4C12" w:rsidDel="00262379" w:rsidP="00153EF4" w:rsidRDefault="00EF4C12" w14:paraId="6DEFAFBE" w14:textId="378734F8">
            <w:pPr>
              <w:pStyle w:val="ListParagraph"/>
              <w:ind w:left="0"/>
              <w:rPr>
                <w:del w:author="Murguia, Sahima" w:date="2022-03-15T22:39:00Z" w:id="3446"/>
                <w:rFonts w:asciiTheme="majorHAnsi" w:hAnsiTheme="majorHAnsi" w:cstheme="majorHAnsi"/>
                <w:strike/>
                <w:szCs w:val="18"/>
                <w:lang w:val="en-US"/>
              </w:rPr>
            </w:pPr>
            <w:del w:author="Murguia, Sahima" w:date="2022-03-15T22:39:00Z" w:id="3447">
              <w:r w:rsidRPr="009463FF" w:rsidDel="00262379">
                <w:rPr>
                  <w:rFonts w:asciiTheme="majorHAnsi" w:hAnsiTheme="majorHAnsi" w:cstheme="majorHAnsi"/>
                  <w:strike/>
                  <w:szCs w:val="18"/>
                  <w:lang w:val="en-US"/>
                </w:rPr>
                <w:delText>Date</w:delText>
              </w:r>
            </w:del>
          </w:p>
        </w:tc>
        <w:tc>
          <w:tcPr>
            <w:tcW w:w="2835" w:type="dxa"/>
            <w:vAlign w:val="center"/>
          </w:tcPr>
          <w:p w:rsidRPr="009463FF" w:rsidR="00EF4C12" w:rsidDel="00262379" w:rsidP="00153EF4" w:rsidRDefault="00EF4C12" w14:paraId="1F35ECAF" w14:textId="5907D2A7">
            <w:pPr>
              <w:pStyle w:val="ListParagraph"/>
              <w:ind w:left="0"/>
              <w:rPr>
                <w:del w:author="Murguia, Sahima" w:date="2022-03-15T22:39:00Z" w:id="3448"/>
                <w:rFonts w:asciiTheme="majorHAnsi" w:hAnsiTheme="majorHAnsi" w:cstheme="majorHAnsi"/>
                <w:strike/>
                <w:szCs w:val="18"/>
                <w:lang w:val="en-US"/>
              </w:rPr>
            </w:pPr>
          </w:p>
        </w:tc>
      </w:tr>
      <w:tr w:rsidRPr="009463FF" w:rsidR="00EF4C12" w:rsidDel="00262379" w:rsidTr="00A06B54" w14:paraId="08D435AF" w14:textId="19610808">
        <w:trPr>
          <w:trHeight w:val="352"/>
          <w:del w:author="Murguia, Sahima" w:date="2022-03-15T22:39:00Z" w:id="3449"/>
        </w:trPr>
        <w:tc>
          <w:tcPr>
            <w:tcW w:w="1380" w:type="dxa"/>
            <w:vMerge/>
            <w:vAlign w:val="center"/>
          </w:tcPr>
          <w:p w:rsidRPr="009463FF" w:rsidR="00EF4C12" w:rsidDel="00262379" w:rsidP="00153EF4" w:rsidRDefault="00EF4C12" w14:paraId="7896CBFA" w14:textId="7378A193">
            <w:pPr>
              <w:pStyle w:val="ListParagraph"/>
              <w:ind w:left="0"/>
              <w:rPr>
                <w:del w:author="Murguia, Sahima" w:date="2022-03-15T22:39:00Z" w:id="345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C1C1FB2" w14:textId="75DB81AE">
            <w:pPr>
              <w:pStyle w:val="ListParagraph"/>
              <w:ind w:left="0"/>
              <w:rPr>
                <w:del w:author="Murguia, Sahima" w:date="2022-03-15T22:39:00Z" w:id="345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DF8BC77" w14:textId="1A00F7EA">
            <w:pPr>
              <w:pStyle w:val="ListParagraph"/>
              <w:ind w:left="0"/>
              <w:rPr>
                <w:del w:author="Murguia, Sahima" w:date="2022-03-15T22:39:00Z" w:id="3452"/>
                <w:rFonts w:asciiTheme="majorHAnsi" w:hAnsiTheme="majorHAnsi" w:cstheme="majorHAnsi"/>
                <w:strike/>
                <w:szCs w:val="18"/>
                <w:lang w:val="en-US"/>
              </w:rPr>
            </w:pPr>
            <w:del w:author="Murguia, Sahima" w:date="2022-03-15T22:39:00Z" w:id="3453">
              <w:r w:rsidRPr="009463FF" w:rsidDel="00262379">
                <w:rPr>
                  <w:rFonts w:asciiTheme="majorHAnsi" w:hAnsiTheme="majorHAnsi" w:cstheme="majorHAnsi"/>
                  <w:strike/>
                  <w:szCs w:val="18"/>
                  <w:lang w:val="en-US"/>
                </w:rPr>
                <w:delText>JTI Period Start Date</w:delText>
              </w:r>
            </w:del>
          </w:p>
        </w:tc>
        <w:tc>
          <w:tcPr>
            <w:tcW w:w="2067" w:type="dxa"/>
            <w:vAlign w:val="center"/>
          </w:tcPr>
          <w:p w:rsidRPr="009463FF" w:rsidR="00EF4C12" w:rsidDel="00262379" w:rsidP="00153EF4" w:rsidRDefault="00EF4C12" w14:paraId="7A630209" w14:textId="7F8B943D">
            <w:pPr>
              <w:pStyle w:val="ListParagraph"/>
              <w:ind w:left="0"/>
              <w:rPr>
                <w:del w:author="Murguia, Sahima" w:date="2022-03-15T22:39:00Z" w:id="3454"/>
                <w:rFonts w:asciiTheme="majorHAnsi" w:hAnsiTheme="majorHAnsi" w:cstheme="majorHAnsi"/>
                <w:strike/>
                <w:szCs w:val="18"/>
                <w:lang w:val="en-US"/>
              </w:rPr>
            </w:pPr>
            <w:del w:author="Murguia, Sahima" w:date="2022-03-15T22:39:00Z" w:id="3455">
              <w:r w:rsidRPr="009463FF" w:rsidDel="00262379">
                <w:rPr>
                  <w:rFonts w:asciiTheme="majorHAnsi" w:hAnsiTheme="majorHAnsi" w:cstheme="majorHAnsi"/>
                  <w:strike/>
                  <w:szCs w:val="18"/>
                  <w:lang w:val="en-US"/>
                </w:rPr>
                <w:delText>X_PERIOD_START_DT</w:delText>
              </w:r>
            </w:del>
          </w:p>
        </w:tc>
        <w:tc>
          <w:tcPr>
            <w:tcW w:w="1023" w:type="dxa"/>
            <w:vAlign w:val="center"/>
          </w:tcPr>
          <w:p w:rsidRPr="009463FF" w:rsidR="00EF4C12" w:rsidDel="00262379" w:rsidP="00153EF4" w:rsidRDefault="00EF4C12" w14:paraId="4352072F" w14:textId="5837FAFB">
            <w:pPr>
              <w:pStyle w:val="ListParagraph"/>
              <w:ind w:left="0"/>
              <w:rPr>
                <w:del w:author="Murguia, Sahima" w:date="2022-03-15T22:39:00Z" w:id="3456"/>
                <w:rFonts w:asciiTheme="majorHAnsi" w:hAnsiTheme="majorHAnsi" w:cstheme="majorHAnsi"/>
                <w:strike/>
                <w:szCs w:val="18"/>
                <w:lang w:val="en-US"/>
              </w:rPr>
            </w:pPr>
            <w:del w:author="Murguia, Sahima" w:date="2022-03-15T22:39:00Z" w:id="3457">
              <w:r w:rsidRPr="009463FF" w:rsidDel="00262379">
                <w:rPr>
                  <w:rFonts w:asciiTheme="majorHAnsi" w:hAnsiTheme="majorHAnsi" w:cstheme="majorHAnsi"/>
                  <w:strike/>
                  <w:szCs w:val="18"/>
                  <w:lang w:val="en-US"/>
                </w:rPr>
                <w:delText>Date</w:delText>
              </w:r>
            </w:del>
          </w:p>
        </w:tc>
        <w:tc>
          <w:tcPr>
            <w:tcW w:w="2835" w:type="dxa"/>
            <w:vAlign w:val="center"/>
          </w:tcPr>
          <w:p w:rsidRPr="009463FF" w:rsidR="00EF4C12" w:rsidDel="00262379" w:rsidP="00153EF4" w:rsidRDefault="00EF4C12" w14:paraId="3CEA6FEA" w14:textId="76A45515">
            <w:pPr>
              <w:pStyle w:val="ListParagraph"/>
              <w:ind w:left="0"/>
              <w:rPr>
                <w:del w:author="Murguia, Sahima" w:date="2022-03-15T22:39:00Z" w:id="3458"/>
                <w:rFonts w:asciiTheme="majorHAnsi" w:hAnsiTheme="majorHAnsi" w:cstheme="majorHAnsi"/>
                <w:strike/>
                <w:szCs w:val="18"/>
                <w:lang w:val="en-US"/>
              </w:rPr>
            </w:pPr>
          </w:p>
        </w:tc>
      </w:tr>
      <w:tr w:rsidRPr="009463FF" w:rsidR="00EF4C12" w:rsidDel="00262379" w:rsidTr="00A06B54" w14:paraId="3746BD6E" w14:textId="4774A3C6">
        <w:trPr>
          <w:trHeight w:val="352"/>
          <w:del w:author="Murguia, Sahima" w:date="2022-03-15T22:39:00Z" w:id="3459"/>
        </w:trPr>
        <w:tc>
          <w:tcPr>
            <w:tcW w:w="1380" w:type="dxa"/>
            <w:vMerge/>
            <w:vAlign w:val="center"/>
          </w:tcPr>
          <w:p w:rsidRPr="009463FF" w:rsidR="00EF4C12" w:rsidDel="00262379" w:rsidP="00153EF4" w:rsidRDefault="00EF4C12" w14:paraId="4A429697" w14:textId="3A7DE90F">
            <w:pPr>
              <w:pStyle w:val="ListParagraph"/>
              <w:ind w:left="0"/>
              <w:rPr>
                <w:del w:author="Murguia, Sahima" w:date="2022-03-15T22:39:00Z" w:id="346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7797E9EE" w14:textId="0B62A93D">
            <w:pPr>
              <w:pStyle w:val="ListParagraph"/>
              <w:ind w:left="0"/>
              <w:rPr>
                <w:del w:author="Murguia, Sahima" w:date="2022-03-15T22:39:00Z" w:id="346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9F64FD1" w14:textId="0CC45BB4">
            <w:pPr>
              <w:pStyle w:val="ListParagraph"/>
              <w:ind w:left="0"/>
              <w:rPr>
                <w:del w:author="Murguia, Sahima" w:date="2022-03-15T22:39:00Z" w:id="3462"/>
                <w:rFonts w:asciiTheme="majorHAnsi" w:hAnsiTheme="majorHAnsi" w:cstheme="majorHAnsi"/>
                <w:strike/>
                <w:szCs w:val="18"/>
                <w:lang w:val="en-US"/>
              </w:rPr>
            </w:pPr>
            <w:del w:author="Murguia, Sahima" w:date="2022-03-15T22:39:00Z" w:id="3463">
              <w:r w:rsidRPr="009463FF" w:rsidDel="00262379">
                <w:rPr>
                  <w:rFonts w:asciiTheme="majorHAnsi" w:hAnsiTheme="majorHAnsi" w:cstheme="majorHAnsi"/>
                  <w:strike/>
                  <w:szCs w:val="18"/>
                  <w:lang w:val="en-US"/>
                </w:rPr>
                <w:delText>Payment Status</w:delText>
              </w:r>
            </w:del>
          </w:p>
        </w:tc>
        <w:tc>
          <w:tcPr>
            <w:tcW w:w="2067" w:type="dxa"/>
            <w:vAlign w:val="center"/>
          </w:tcPr>
          <w:p w:rsidRPr="009463FF" w:rsidR="00EF4C12" w:rsidDel="00262379" w:rsidP="00153EF4" w:rsidRDefault="00EF4C12" w14:paraId="1960BE40" w14:textId="3E35086D">
            <w:pPr>
              <w:pStyle w:val="ListParagraph"/>
              <w:ind w:left="0"/>
              <w:rPr>
                <w:del w:author="Murguia, Sahima" w:date="2022-03-15T22:39:00Z" w:id="3464"/>
                <w:rFonts w:asciiTheme="majorHAnsi" w:hAnsiTheme="majorHAnsi" w:cstheme="majorHAnsi"/>
                <w:strike/>
                <w:szCs w:val="18"/>
                <w:lang w:val="en-US"/>
              </w:rPr>
            </w:pPr>
            <w:del w:author="Murguia, Sahima" w:date="2022-03-15T22:39:00Z" w:id="3465">
              <w:r w:rsidRPr="009463FF" w:rsidDel="00262379">
                <w:rPr>
                  <w:rFonts w:asciiTheme="majorHAnsi" w:hAnsiTheme="majorHAnsi" w:cstheme="majorHAnsi"/>
                  <w:strike/>
                  <w:szCs w:val="18"/>
                  <w:lang w:val="en-US"/>
                </w:rPr>
                <w:delText>PAY_STAT_CD</w:delText>
              </w:r>
            </w:del>
          </w:p>
        </w:tc>
        <w:tc>
          <w:tcPr>
            <w:tcW w:w="1023" w:type="dxa"/>
            <w:vAlign w:val="center"/>
          </w:tcPr>
          <w:p w:rsidRPr="009463FF" w:rsidR="00EF4C12" w:rsidDel="00262379" w:rsidP="00153EF4" w:rsidRDefault="00EF4C12" w14:paraId="2F6F4F01" w14:textId="3DBED212">
            <w:pPr>
              <w:pStyle w:val="ListParagraph"/>
              <w:ind w:left="0"/>
              <w:rPr>
                <w:del w:author="Murguia, Sahima" w:date="2022-03-15T22:39:00Z" w:id="3466"/>
                <w:rFonts w:asciiTheme="majorHAnsi" w:hAnsiTheme="majorHAnsi" w:cstheme="majorHAnsi"/>
                <w:strike/>
                <w:szCs w:val="18"/>
                <w:lang w:val="en-US"/>
              </w:rPr>
            </w:pPr>
            <w:del w:author="Murguia, Sahima" w:date="2022-03-15T22:39:00Z" w:id="3467">
              <w:r w:rsidRPr="009463FF" w:rsidDel="00262379">
                <w:rPr>
                  <w:rFonts w:asciiTheme="majorHAnsi" w:hAnsiTheme="majorHAnsi" w:cstheme="majorHAnsi"/>
                  <w:strike/>
                  <w:szCs w:val="18"/>
                  <w:lang w:val="en-US"/>
                </w:rPr>
                <w:delText>Text</w:delText>
              </w:r>
            </w:del>
          </w:p>
        </w:tc>
        <w:tc>
          <w:tcPr>
            <w:tcW w:w="2835" w:type="dxa"/>
            <w:vAlign w:val="center"/>
          </w:tcPr>
          <w:p w:rsidRPr="009463FF" w:rsidR="00EF4C12" w:rsidDel="00262379" w:rsidP="00153EF4" w:rsidRDefault="00EF4C12" w14:paraId="5C36A437" w14:textId="5C8DD015">
            <w:pPr>
              <w:pStyle w:val="ListParagraph"/>
              <w:ind w:left="0"/>
              <w:rPr>
                <w:del w:author="Murguia, Sahima" w:date="2022-03-15T22:39:00Z" w:id="3468"/>
                <w:rFonts w:asciiTheme="majorHAnsi" w:hAnsiTheme="majorHAnsi" w:cstheme="majorHAnsi"/>
                <w:strike/>
                <w:szCs w:val="18"/>
                <w:lang w:val="en-US"/>
              </w:rPr>
            </w:pPr>
          </w:p>
        </w:tc>
      </w:tr>
      <w:tr w:rsidRPr="009463FF" w:rsidR="00EF4C12" w:rsidDel="00262379" w:rsidTr="00A06B54" w14:paraId="6D8B9C41" w14:textId="463C43B8">
        <w:trPr>
          <w:trHeight w:val="352"/>
          <w:del w:author="Murguia, Sahima" w:date="2022-03-15T22:39:00Z" w:id="3469"/>
        </w:trPr>
        <w:tc>
          <w:tcPr>
            <w:tcW w:w="1380" w:type="dxa"/>
            <w:vMerge/>
            <w:vAlign w:val="center"/>
          </w:tcPr>
          <w:p w:rsidRPr="009463FF" w:rsidR="00EF4C12" w:rsidDel="00262379" w:rsidP="00153EF4" w:rsidRDefault="00EF4C12" w14:paraId="277220C4" w14:textId="60BBBD37">
            <w:pPr>
              <w:pStyle w:val="ListParagraph"/>
              <w:ind w:left="0"/>
              <w:rPr>
                <w:del w:author="Murguia, Sahima" w:date="2022-03-15T22:39:00Z" w:id="347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05FD8D9" w14:textId="1D56E277">
            <w:pPr>
              <w:pStyle w:val="ListParagraph"/>
              <w:ind w:left="0"/>
              <w:rPr>
                <w:del w:author="Murguia, Sahima" w:date="2022-03-15T22:39:00Z" w:id="347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80EEEFC" w14:textId="4B7AB4AA">
            <w:pPr>
              <w:pStyle w:val="ListParagraph"/>
              <w:ind w:left="0"/>
              <w:rPr>
                <w:del w:author="Murguia, Sahima" w:date="2022-03-15T22:39:00Z" w:id="3472"/>
                <w:rFonts w:asciiTheme="majorHAnsi" w:hAnsiTheme="majorHAnsi" w:cstheme="majorHAnsi"/>
                <w:strike/>
                <w:szCs w:val="18"/>
                <w:lang w:val="en-US"/>
              </w:rPr>
            </w:pPr>
            <w:del w:author="Murguia, Sahima" w:date="2022-03-15T22:39:00Z" w:id="3473">
              <w:r w:rsidRPr="009463FF" w:rsidDel="00262379">
                <w:rPr>
                  <w:rFonts w:asciiTheme="majorHAnsi" w:hAnsiTheme="majorHAnsi" w:cstheme="majorHAnsi"/>
                  <w:strike/>
                  <w:szCs w:val="18"/>
                  <w:lang w:val="en-US"/>
                </w:rPr>
                <w:delText>JTI Account Id</w:delText>
              </w:r>
            </w:del>
          </w:p>
        </w:tc>
        <w:tc>
          <w:tcPr>
            <w:tcW w:w="2067" w:type="dxa"/>
            <w:vAlign w:val="center"/>
          </w:tcPr>
          <w:p w:rsidRPr="009463FF" w:rsidR="00EF4C12" w:rsidDel="00262379" w:rsidP="00153EF4" w:rsidRDefault="00EF4C12" w14:paraId="4FF31C27" w14:textId="4F15F4D2">
            <w:pPr>
              <w:pStyle w:val="ListParagraph"/>
              <w:ind w:left="0"/>
              <w:rPr>
                <w:del w:author="Murguia, Sahima" w:date="2022-03-15T22:39:00Z" w:id="3474"/>
                <w:rFonts w:asciiTheme="majorHAnsi" w:hAnsiTheme="majorHAnsi" w:cstheme="majorHAnsi"/>
                <w:strike/>
                <w:szCs w:val="18"/>
                <w:lang w:val="en-US"/>
              </w:rPr>
            </w:pPr>
            <w:del w:author="Murguia, Sahima" w:date="2022-03-15T22:39:00Z" w:id="3475">
              <w:r w:rsidRPr="009463FF" w:rsidDel="00262379">
                <w:rPr>
                  <w:rFonts w:asciiTheme="majorHAnsi" w:hAnsiTheme="majorHAnsi" w:cstheme="majorHAnsi"/>
                  <w:strike/>
                  <w:szCs w:val="18"/>
                  <w:lang w:val="en-US"/>
                </w:rPr>
                <w:delText>ACCNT_ID</w:delText>
              </w:r>
            </w:del>
          </w:p>
        </w:tc>
        <w:tc>
          <w:tcPr>
            <w:tcW w:w="1023" w:type="dxa"/>
            <w:vAlign w:val="center"/>
          </w:tcPr>
          <w:p w:rsidRPr="009463FF" w:rsidR="00EF4C12" w:rsidDel="00262379" w:rsidP="00153EF4" w:rsidRDefault="00EF4C12" w14:paraId="3C8BDF82" w14:textId="6A75821A">
            <w:pPr>
              <w:pStyle w:val="ListParagraph"/>
              <w:ind w:left="0"/>
              <w:rPr>
                <w:del w:author="Murguia, Sahima" w:date="2022-03-15T22:39:00Z" w:id="3476"/>
                <w:rFonts w:asciiTheme="majorHAnsi" w:hAnsiTheme="majorHAnsi" w:cstheme="majorHAnsi"/>
                <w:strike/>
                <w:szCs w:val="18"/>
                <w:lang w:val="en-US"/>
              </w:rPr>
            </w:pPr>
            <w:del w:author="Murguia, Sahima" w:date="2022-03-15T22:39:00Z" w:id="3477">
              <w:r w:rsidRPr="009463FF" w:rsidDel="00262379">
                <w:rPr>
                  <w:rFonts w:asciiTheme="majorHAnsi" w:hAnsiTheme="majorHAnsi" w:cstheme="majorHAnsi"/>
                  <w:strike/>
                  <w:szCs w:val="18"/>
                  <w:lang w:val="en-US"/>
                </w:rPr>
                <w:delText>ID</w:delText>
              </w:r>
            </w:del>
          </w:p>
        </w:tc>
        <w:tc>
          <w:tcPr>
            <w:tcW w:w="2835" w:type="dxa"/>
            <w:vAlign w:val="center"/>
          </w:tcPr>
          <w:p w:rsidRPr="009463FF" w:rsidR="00EF4C12" w:rsidDel="00262379" w:rsidP="00153EF4" w:rsidRDefault="00EF4C12" w14:paraId="5D0A41CF" w14:textId="390D171B">
            <w:pPr>
              <w:pStyle w:val="ListParagraph"/>
              <w:ind w:left="0"/>
              <w:rPr>
                <w:del w:author="Murguia, Sahima" w:date="2022-03-15T22:39:00Z" w:id="3478"/>
                <w:rFonts w:asciiTheme="majorHAnsi" w:hAnsiTheme="majorHAnsi" w:cstheme="majorHAnsi"/>
                <w:strike/>
                <w:szCs w:val="18"/>
                <w:lang w:val="en-US"/>
              </w:rPr>
            </w:pPr>
          </w:p>
        </w:tc>
      </w:tr>
      <w:tr w:rsidRPr="009463FF" w:rsidR="00EF4C12" w:rsidDel="00262379" w:rsidTr="00A06B54" w14:paraId="06205301" w14:textId="3080A240">
        <w:trPr>
          <w:trHeight w:val="352"/>
          <w:del w:author="Murguia, Sahima" w:date="2022-03-15T22:39:00Z" w:id="3479"/>
        </w:trPr>
        <w:tc>
          <w:tcPr>
            <w:tcW w:w="1380" w:type="dxa"/>
            <w:vMerge/>
            <w:vAlign w:val="center"/>
          </w:tcPr>
          <w:p w:rsidRPr="009463FF" w:rsidR="00EF4C12" w:rsidDel="00262379" w:rsidP="00153EF4" w:rsidRDefault="00EF4C12" w14:paraId="14FCE52A" w14:textId="10FECCAD">
            <w:pPr>
              <w:pStyle w:val="ListParagraph"/>
              <w:ind w:left="0"/>
              <w:rPr>
                <w:del w:author="Murguia, Sahima" w:date="2022-03-15T22:39:00Z" w:id="348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4F033C8" w14:textId="19FED2BB">
            <w:pPr>
              <w:pStyle w:val="ListParagraph"/>
              <w:ind w:left="0"/>
              <w:rPr>
                <w:del w:author="Murguia, Sahima" w:date="2022-03-15T22:39:00Z" w:id="348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DFF49FC" w14:textId="3D0A5E5A">
            <w:pPr>
              <w:pStyle w:val="ListParagraph"/>
              <w:ind w:left="0"/>
              <w:rPr>
                <w:del w:author="Murguia, Sahima" w:date="2022-03-15T22:39:00Z" w:id="3482"/>
                <w:rFonts w:asciiTheme="majorHAnsi" w:hAnsiTheme="majorHAnsi" w:cstheme="majorHAnsi"/>
                <w:strike/>
                <w:szCs w:val="18"/>
                <w:lang w:val="en-US"/>
              </w:rPr>
            </w:pPr>
            <w:del w:author="Murguia, Sahima" w:date="2022-03-15T22:39:00Z" w:id="3483">
              <w:r w:rsidRPr="009463FF" w:rsidDel="00262379">
                <w:rPr>
                  <w:rFonts w:asciiTheme="majorHAnsi" w:hAnsiTheme="majorHAnsi" w:cstheme="majorHAnsi"/>
                  <w:strike/>
                  <w:szCs w:val="18"/>
                  <w:lang w:val="en-US"/>
                </w:rPr>
                <w:delText>Account Code</w:delText>
              </w:r>
            </w:del>
          </w:p>
        </w:tc>
        <w:tc>
          <w:tcPr>
            <w:tcW w:w="2067" w:type="dxa"/>
            <w:vAlign w:val="center"/>
          </w:tcPr>
          <w:p w:rsidRPr="009463FF" w:rsidR="00EF4C12" w:rsidDel="00262379" w:rsidP="00153EF4" w:rsidRDefault="00EF4C12" w14:paraId="55C62994" w14:textId="10CCFECB">
            <w:pPr>
              <w:pStyle w:val="ListParagraph"/>
              <w:ind w:left="0"/>
              <w:rPr>
                <w:del w:author="Murguia, Sahima" w:date="2022-03-15T22:39:00Z" w:id="3484"/>
                <w:rFonts w:asciiTheme="majorHAnsi" w:hAnsiTheme="majorHAnsi" w:cstheme="majorHAnsi"/>
                <w:strike/>
                <w:szCs w:val="18"/>
                <w:lang w:val="en-US"/>
              </w:rPr>
            </w:pPr>
            <w:del w:author="Murguia, Sahima" w:date="2022-03-15T22:39:00Z" w:id="3485">
              <w:r w:rsidRPr="009463FF" w:rsidDel="00262379">
                <w:rPr>
                  <w:rFonts w:asciiTheme="majorHAnsi" w:hAnsiTheme="majorHAnsi" w:cstheme="majorHAnsi"/>
                  <w:strike/>
                  <w:szCs w:val="18"/>
                  <w:lang w:val="en-US"/>
                </w:rPr>
                <w:delText>ACCNT_ID</w:delText>
              </w:r>
            </w:del>
          </w:p>
        </w:tc>
        <w:tc>
          <w:tcPr>
            <w:tcW w:w="1023" w:type="dxa"/>
            <w:vAlign w:val="center"/>
          </w:tcPr>
          <w:p w:rsidRPr="009463FF" w:rsidR="00EF4C12" w:rsidDel="00262379" w:rsidP="00153EF4" w:rsidRDefault="00EF4C12" w14:paraId="2E35F539" w14:textId="6B124A88">
            <w:pPr>
              <w:pStyle w:val="ListParagraph"/>
              <w:ind w:left="0"/>
              <w:rPr>
                <w:del w:author="Murguia, Sahima" w:date="2022-03-15T22:39:00Z" w:id="3486"/>
                <w:rFonts w:asciiTheme="majorHAnsi" w:hAnsiTheme="majorHAnsi" w:cstheme="majorHAnsi"/>
                <w:strike/>
                <w:szCs w:val="18"/>
                <w:lang w:val="en-US"/>
              </w:rPr>
            </w:pPr>
            <w:del w:author="Murguia, Sahima" w:date="2022-03-15T22:39:00Z" w:id="3487">
              <w:r w:rsidRPr="009463FF" w:rsidDel="00262379">
                <w:rPr>
                  <w:rFonts w:asciiTheme="majorHAnsi" w:hAnsiTheme="majorHAnsi" w:cstheme="majorHAnsi"/>
                  <w:strike/>
                  <w:szCs w:val="18"/>
                  <w:lang w:val="en-US"/>
                </w:rPr>
                <w:delText>Lookup</w:delText>
              </w:r>
            </w:del>
          </w:p>
        </w:tc>
        <w:tc>
          <w:tcPr>
            <w:tcW w:w="2835" w:type="dxa"/>
            <w:vAlign w:val="center"/>
          </w:tcPr>
          <w:p w:rsidRPr="009463FF" w:rsidR="00EF4C12" w:rsidDel="00262379" w:rsidP="00153EF4" w:rsidRDefault="00EF4C12" w14:paraId="670D591B" w14:textId="37C23539">
            <w:pPr>
              <w:pStyle w:val="ListParagraph"/>
              <w:ind w:left="0"/>
              <w:rPr>
                <w:del w:author="Murguia, Sahima" w:date="2022-03-15T22:39:00Z" w:id="3488"/>
                <w:rFonts w:asciiTheme="majorHAnsi" w:hAnsiTheme="majorHAnsi" w:cstheme="majorHAnsi"/>
                <w:strike/>
                <w:szCs w:val="18"/>
                <w:lang w:val="en-US"/>
              </w:rPr>
            </w:pPr>
          </w:p>
        </w:tc>
      </w:tr>
      <w:tr w:rsidRPr="009463FF" w:rsidR="00EF4C12" w:rsidDel="00262379" w:rsidTr="00A06B54" w14:paraId="0F08E094" w14:textId="0E1977BB">
        <w:trPr>
          <w:trHeight w:val="352"/>
          <w:del w:author="Murguia, Sahima" w:date="2022-03-15T22:39:00Z" w:id="3489"/>
        </w:trPr>
        <w:tc>
          <w:tcPr>
            <w:tcW w:w="1380" w:type="dxa"/>
            <w:vMerge/>
            <w:vAlign w:val="center"/>
          </w:tcPr>
          <w:p w:rsidRPr="009463FF" w:rsidR="00EF4C12" w:rsidDel="00262379" w:rsidP="00153EF4" w:rsidRDefault="00EF4C12" w14:paraId="7227791F" w14:textId="51DD4339">
            <w:pPr>
              <w:pStyle w:val="ListParagraph"/>
              <w:ind w:left="0"/>
              <w:rPr>
                <w:del w:author="Murguia, Sahima" w:date="2022-03-15T22:39:00Z" w:id="349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F5E9AB0" w14:textId="3068B09C">
            <w:pPr>
              <w:pStyle w:val="ListParagraph"/>
              <w:ind w:left="0"/>
              <w:rPr>
                <w:del w:author="Murguia, Sahima" w:date="2022-03-15T22:39:00Z" w:id="349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B6138AB" w14:textId="6FD1C5C2">
            <w:pPr>
              <w:pStyle w:val="ListParagraph"/>
              <w:ind w:left="0"/>
              <w:rPr>
                <w:del w:author="Murguia, Sahima" w:date="2022-03-15T22:39:00Z" w:id="3492"/>
                <w:rFonts w:asciiTheme="majorHAnsi" w:hAnsiTheme="majorHAnsi" w:cstheme="majorHAnsi"/>
                <w:strike/>
                <w:szCs w:val="18"/>
                <w:lang w:val="en-US"/>
              </w:rPr>
            </w:pPr>
            <w:del w:author="Murguia, Sahima" w:date="2022-03-15T22:39:00Z" w:id="3493">
              <w:r w:rsidRPr="009463FF" w:rsidDel="00262379">
                <w:rPr>
                  <w:rFonts w:asciiTheme="majorHAnsi" w:hAnsiTheme="majorHAnsi" w:cstheme="majorHAnsi"/>
                  <w:strike/>
                  <w:szCs w:val="18"/>
                  <w:lang w:val="en-US"/>
                </w:rPr>
                <w:delText>JTI Contract Id</w:delText>
              </w:r>
            </w:del>
          </w:p>
        </w:tc>
        <w:tc>
          <w:tcPr>
            <w:tcW w:w="2067" w:type="dxa"/>
            <w:vAlign w:val="center"/>
          </w:tcPr>
          <w:p w:rsidRPr="009463FF" w:rsidR="00EF4C12" w:rsidDel="00262379" w:rsidP="00153EF4" w:rsidRDefault="00EF4C12" w14:paraId="7BC7ACCB" w14:textId="590FEC45">
            <w:pPr>
              <w:pStyle w:val="ListParagraph"/>
              <w:ind w:left="0"/>
              <w:rPr>
                <w:del w:author="Murguia, Sahima" w:date="2022-03-15T22:39:00Z" w:id="3494"/>
                <w:rFonts w:asciiTheme="majorHAnsi" w:hAnsiTheme="majorHAnsi" w:cstheme="majorHAnsi"/>
                <w:strike/>
                <w:szCs w:val="18"/>
                <w:lang w:val="en-US"/>
              </w:rPr>
            </w:pPr>
            <w:del w:author="Murguia, Sahima" w:date="2022-03-15T22:39:00Z" w:id="3495">
              <w:r w:rsidRPr="009463FF" w:rsidDel="00262379">
                <w:rPr>
                  <w:rFonts w:asciiTheme="majorHAnsi" w:hAnsiTheme="majorHAnsi" w:cstheme="majorHAnsi"/>
                  <w:strike/>
                  <w:szCs w:val="18"/>
                  <w:lang w:val="en-US"/>
                </w:rPr>
                <w:delText>CONTRACT_ID</w:delText>
              </w:r>
            </w:del>
          </w:p>
        </w:tc>
        <w:tc>
          <w:tcPr>
            <w:tcW w:w="1023" w:type="dxa"/>
            <w:vAlign w:val="center"/>
          </w:tcPr>
          <w:p w:rsidRPr="009463FF" w:rsidR="00EF4C12" w:rsidDel="00262379" w:rsidP="00153EF4" w:rsidRDefault="00EF4C12" w14:paraId="363CDC30" w14:textId="28E25626">
            <w:pPr>
              <w:pStyle w:val="ListParagraph"/>
              <w:ind w:left="0"/>
              <w:rPr>
                <w:del w:author="Murguia, Sahima" w:date="2022-03-15T22:39:00Z" w:id="3496"/>
                <w:rFonts w:asciiTheme="majorHAnsi" w:hAnsiTheme="majorHAnsi" w:cstheme="majorHAnsi"/>
                <w:strike/>
                <w:szCs w:val="18"/>
                <w:lang w:val="en-US"/>
              </w:rPr>
            </w:pPr>
            <w:del w:author="Murguia, Sahima" w:date="2022-03-15T22:39:00Z" w:id="3497">
              <w:r w:rsidRPr="009463FF" w:rsidDel="00262379">
                <w:rPr>
                  <w:rFonts w:asciiTheme="majorHAnsi" w:hAnsiTheme="majorHAnsi" w:cstheme="majorHAnsi"/>
                  <w:strike/>
                  <w:szCs w:val="18"/>
                  <w:lang w:val="en-US"/>
                </w:rPr>
                <w:delText>ID</w:delText>
              </w:r>
            </w:del>
          </w:p>
        </w:tc>
        <w:tc>
          <w:tcPr>
            <w:tcW w:w="2835" w:type="dxa"/>
            <w:vAlign w:val="center"/>
          </w:tcPr>
          <w:p w:rsidRPr="009463FF" w:rsidR="00EF4C12" w:rsidDel="00262379" w:rsidP="00153EF4" w:rsidRDefault="00EF4C12" w14:paraId="57D7DB67" w14:textId="0E0FC587">
            <w:pPr>
              <w:pStyle w:val="ListParagraph"/>
              <w:ind w:left="0"/>
              <w:rPr>
                <w:del w:author="Murguia, Sahima" w:date="2022-03-15T22:39:00Z" w:id="3498"/>
                <w:rFonts w:asciiTheme="majorHAnsi" w:hAnsiTheme="majorHAnsi" w:cstheme="majorHAnsi"/>
                <w:strike/>
                <w:szCs w:val="18"/>
                <w:lang w:val="en-US"/>
              </w:rPr>
            </w:pPr>
          </w:p>
        </w:tc>
      </w:tr>
      <w:tr w:rsidRPr="009463FF" w:rsidR="00EF4C12" w:rsidDel="00262379" w:rsidTr="00A06B54" w14:paraId="6E5DA49F" w14:textId="50221E2B">
        <w:trPr>
          <w:trHeight w:val="352"/>
          <w:del w:author="Murguia, Sahima" w:date="2022-03-15T22:39:00Z" w:id="3499"/>
        </w:trPr>
        <w:tc>
          <w:tcPr>
            <w:tcW w:w="1380" w:type="dxa"/>
            <w:vMerge/>
            <w:vAlign w:val="center"/>
          </w:tcPr>
          <w:p w:rsidRPr="009463FF" w:rsidR="00EF4C12" w:rsidDel="00262379" w:rsidP="00153EF4" w:rsidRDefault="00EF4C12" w14:paraId="7A4DB3A7" w14:textId="0212F071">
            <w:pPr>
              <w:pStyle w:val="ListParagraph"/>
              <w:ind w:left="0"/>
              <w:rPr>
                <w:del w:author="Murguia, Sahima" w:date="2022-03-15T22:39:00Z" w:id="350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1F21358" w14:textId="2B9ED8AC">
            <w:pPr>
              <w:pStyle w:val="ListParagraph"/>
              <w:ind w:left="0"/>
              <w:rPr>
                <w:del w:author="Murguia, Sahima" w:date="2022-03-15T22:39:00Z" w:id="350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EDCCC3F" w14:textId="5F3C85E8">
            <w:pPr>
              <w:pStyle w:val="ListParagraph"/>
              <w:ind w:left="0"/>
              <w:rPr>
                <w:del w:author="Murguia, Sahima" w:date="2022-03-15T22:39:00Z" w:id="3502"/>
                <w:rFonts w:asciiTheme="majorHAnsi" w:hAnsiTheme="majorHAnsi" w:cstheme="majorHAnsi"/>
                <w:strike/>
                <w:szCs w:val="18"/>
                <w:lang w:val="en-US"/>
              </w:rPr>
            </w:pPr>
            <w:del w:author="Murguia, Sahima" w:date="2022-03-15T22:39:00Z" w:id="3503">
              <w:r w:rsidRPr="009463FF" w:rsidDel="00262379">
                <w:rPr>
                  <w:rFonts w:asciiTheme="majorHAnsi" w:hAnsiTheme="majorHAnsi" w:cstheme="majorHAnsi"/>
                  <w:strike/>
                  <w:szCs w:val="18"/>
                  <w:lang w:val="en-US"/>
                </w:rPr>
                <w:delText>JTI Org Id</w:delText>
              </w:r>
            </w:del>
          </w:p>
        </w:tc>
        <w:tc>
          <w:tcPr>
            <w:tcW w:w="2067" w:type="dxa"/>
            <w:vAlign w:val="center"/>
          </w:tcPr>
          <w:p w:rsidRPr="009463FF" w:rsidR="00EF4C12" w:rsidDel="00262379" w:rsidP="00153EF4" w:rsidRDefault="00EF4C12" w14:paraId="479445FB" w14:textId="3E08789B">
            <w:pPr>
              <w:pStyle w:val="ListParagraph"/>
              <w:ind w:left="0"/>
              <w:rPr>
                <w:del w:author="Murguia, Sahima" w:date="2022-03-15T22:39:00Z" w:id="3504"/>
                <w:rFonts w:asciiTheme="majorHAnsi" w:hAnsiTheme="majorHAnsi" w:cstheme="majorHAnsi"/>
                <w:strike/>
                <w:szCs w:val="18"/>
                <w:lang w:val="en-US"/>
              </w:rPr>
            </w:pPr>
            <w:del w:author="Murguia, Sahima" w:date="2022-03-15T22:39:00Z" w:id="3505">
              <w:r w:rsidRPr="009463FF" w:rsidDel="00262379">
                <w:rPr>
                  <w:rFonts w:asciiTheme="majorHAnsi" w:hAnsiTheme="majorHAnsi" w:cstheme="majorHAnsi"/>
                  <w:strike/>
                  <w:szCs w:val="18"/>
                  <w:lang w:val="en-US"/>
                </w:rPr>
                <w:delText>X_BU_ID</w:delText>
              </w:r>
            </w:del>
          </w:p>
        </w:tc>
        <w:tc>
          <w:tcPr>
            <w:tcW w:w="1023" w:type="dxa"/>
            <w:vAlign w:val="center"/>
          </w:tcPr>
          <w:p w:rsidRPr="009463FF" w:rsidR="00EF4C12" w:rsidDel="00262379" w:rsidP="00153EF4" w:rsidRDefault="00EF4C12" w14:paraId="1E4D97C3" w14:textId="4D0E1A60">
            <w:pPr>
              <w:pStyle w:val="ListParagraph"/>
              <w:ind w:left="0"/>
              <w:rPr>
                <w:del w:author="Murguia, Sahima" w:date="2022-03-15T22:39:00Z" w:id="3506"/>
                <w:rFonts w:asciiTheme="majorHAnsi" w:hAnsiTheme="majorHAnsi" w:cstheme="majorHAnsi"/>
                <w:strike/>
                <w:szCs w:val="18"/>
                <w:lang w:val="en-US"/>
              </w:rPr>
            </w:pPr>
            <w:del w:author="Murguia, Sahima" w:date="2022-03-15T22:39:00Z" w:id="3507">
              <w:r w:rsidRPr="009463FF" w:rsidDel="00262379">
                <w:rPr>
                  <w:rFonts w:asciiTheme="majorHAnsi" w:hAnsiTheme="majorHAnsi" w:cstheme="majorHAnsi"/>
                  <w:strike/>
                  <w:szCs w:val="18"/>
                  <w:lang w:val="en-US"/>
                </w:rPr>
                <w:delText>ID</w:delText>
              </w:r>
            </w:del>
          </w:p>
        </w:tc>
        <w:tc>
          <w:tcPr>
            <w:tcW w:w="2835" w:type="dxa"/>
            <w:vAlign w:val="center"/>
          </w:tcPr>
          <w:p w:rsidRPr="009463FF" w:rsidR="00EF4C12" w:rsidDel="00262379" w:rsidP="00153EF4" w:rsidRDefault="00EF4C12" w14:paraId="21C3C4B2" w14:textId="3116BB74">
            <w:pPr>
              <w:pStyle w:val="ListParagraph"/>
              <w:ind w:left="0"/>
              <w:rPr>
                <w:del w:author="Murguia, Sahima" w:date="2022-03-15T22:39:00Z" w:id="3508"/>
                <w:rFonts w:asciiTheme="majorHAnsi" w:hAnsiTheme="majorHAnsi" w:cstheme="majorHAnsi"/>
                <w:strike/>
                <w:szCs w:val="18"/>
                <w:lang w:val="en-US"/>
              </w:rPr>
            </w:pPr>
          </w:p>
        </w:tc>
      </w:tr>
      <w:tr w:rsidRPr="009463FF" w:rsidR="00EF4C12" w:rsidDel="00262379" w:rsidTr="00A06B54" w14:paraId="48BCAD2E" w14:textId="6C2EB8BC">
        <w:trPr>
          <w:trHeight w:val="352"/>
          <w:del w:author="Murguia, Sahima" w:date="2022-03-15T22:39:00Z" w:id="3509"/>
        </w:trPr>
        <w:tc>
          <w:tcPr>
            <w:tcW w:w="1380" w:type="dxa"/>
            <w:vMerge/>
            <w:vAlign w:val="center"/>
          </w:tcPr>
          <w:p w:rsidRPr="009463FF" w:rsidR="00EF4C12" w:rsidDel="00262379" w:rsidP="00153EF4" w:rsidRDefault="00EF4C12" w14:paraId="0A0E36B8" w14:textId="47EC26F8">
            <w:pPr>
              <w:pStyle w:val="ListParagraph"/>
              <w:ind w:left="0"/>
              <w:rPr>
                <w:del w:author="Murguia, Sahima" w:date="2022-03-15T22:39:00Z" w:id="351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E55DCE6" w14:textId="499FDFA5">
            <w:pPr>
              <w:pStyle w:val="ListParagraph"/>
              <w:ind w:left="0"/>
              <w:rPr>
                <w:del w:author="Murguia, Sahima" w:date="2022-03-15T22:39:00Z" w:id="351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F085C44" w14:textId="42F48685">
            <w:pPr>
              <w:pStyle w:val="ListParagraph"/>
              <w:ind w:left="0"/>
              <w:rPr>
                <w:del w:author="Murguia, Sahima" w:date="2022-03-15T22:39:00Z" w:id="3512"/>
                <w:rFonts w:asciiTheme="majorHAnsi" w:hAnsiTheme="majorHAnsi" w:cstheme="majorHAnsi"/>
                <w:strike/>
                <w:szCs w:val="18"/>
                <w:lang w:val="en-US"/>
              </w:rPr>
            </w:pPr>
            <w:del w:author="Murguia, Sahima" w:date="2022-03-15T22:39:00Z" w:id="3513">
              <w:r w:rsidRPr="009463FF" w:rsidDel="00262379">
                <w:rPr>
                  <w:rFonts w:asciiTheme="majorHAnsi" w:hAnsiTheme="majorHAnsi" w:cstheme="majorHAnsi"/>
                  <w:strike/>
                  <w:szCs w:val="18"/>
                  <w:lang w:val="en-US"/>
                </w:rPr>
                <w:delText>Currency Code</w:delText>
              </w:r>
            </w:del>
          </w:p>
        </w:tc>
        <w:tc>
          <w:tcPr>
            <w:tcW w:w="2067" w:type="dxa"/>
            <w:vAlign w:val="center"/>
          </w:tcPr>
          <w:p w:rsidRPr="009463FF" w:rsidR="00EF4C12" w:rsidDel="00262379" w:rsidP="00153EF4" w:rsidRDefault="00EF4C12" w14:paraId="1EC86815" w14:textId="639FD058">
            <w:pPr>
              <w:pStyle w:val="ListParagraph"/>
              <w:ind w:left="0"/>
              <w:rPr>
                <w:del w:author="Murguia, Sahima" w:date="2022-03-15T22:39:00Z" w:id="3514"/>
                <w:rFonts w:asciiTheme="majorHAnsi" w:hAnsiTheme="majorHAnsi" w:cstheme="majorHAnsi"/>
                <w:strike/>
                <w:szCs w:val="18"/>
                <w:lang w:val="en-US"/>
              </w:rPr>
            </w:pPr>
            <w:del w:author="Murguia, Sahima" w:date="2022-03-15T22:39:00Z" w:id="3515">
              <w:r w:rsidRPr="009463FF" w:rsidDel="00262379">
                <w:rPr>
                  <w:rFonts w:asciiTheme="majorHAnsi" w:hAnsiTheme="majorHAnsi" w:cstheme="majorHAnsi"/>
                  <w:strike/>
                  <w:szCs w:val="18"/>
                  <w:lang w:val="en-US"/>
                </w:rPr>
                <w:delText>AMT_CURCY_CD</w:delText>
              </w:r>
            </w:del>
          </w:p>
        </w:tc>
        <w:tc>
          <w:tcPr>
            <w:tcW w:w="1023" w:type="dxa"/>
            <w:vAlign w:val="center"/>
          </w:tcPr>
          <w:p w:rsidRPr="009463FF" w:rsidR="00EF4C12" w:rsidDel="00262379" w:rsidP="00153EF4" w:rsidRDefault="00EF4C12" w14:paraId="094DBD22" w14:textId="380114DA">
            <w:pPr>
              <w:pStyle w:val="ListParagraph"/>
              <w:ind w:left="0"/>
              <w:rPr>
                <w:del w:author="Murguia, Sahima" w:date="2022-03-15T22:39:00Z" w:id="3516"/>
                <w:rFonts w:asciiTheme="majorHAnsi" w:hAnsiTheme="majorHAnsi" w:cstheme="majorHAnsi"/>
                <w:strike/>
                <w:szCs w:val="18"/>
                <w:lang w:val="en-US"/>
              </w:rPr>
            </w:pPr>
            <w:del w:author="Murguia, Sahima" w:date="2022-03-15T22:39:00Z" w:id="3517">
              <w:r w:rsidRPr="009463FF" w:rsidDel="00262379">
                <w:rPr>
                  <w:rFonts w:asciiTheme="majorHAnsi" w:hAnsiTheme="majorHAnsi" w:cstheme="majorHAnsi"/>
                  <w:strike/>
                  <w:szCs w:val="18"/>
                  <w:lang w:val="en-US"/>
                </w:rPr>
                <w:delText>Text</w:delText>
              </w:r>
            </w:del>
          </w:p>
        </w:tc>
        <w:tc>
          <w:tcPr>
            <w:tcW w:w="2835" w:type="dxa"/>
            <w:vAlign w:val="center"/>
          </w:tcPr>
          <w:p w:rsidRPr="009463FF" w:rsidR="00EF4C12" w:rsidDel="00262379" w:rsidP="00153EF4" w:rsidRDefault="00EF4C12" w14:paraId="065D6A1E" w14:textId="1C89C3F1">
            <w:pPr>
              <w:pStyle w:val="ListParagraph"/>
              <w:ind w:left="0"/>
              <w:rPr>
                <w:del w:author="Murguia, Sahima" w:date="2022-03-15T22:39:00Z" w:id="3518"/>
                <w:rFonts w:asciiTheme="majorHAnsi" w:hAnsiTheme="majorHAnsi" w:cstheme="majorHAnsi"/>
                <w:strike/>
                <w:szCs w:val="18"/>
                <w:lang w:val="en-US"/>
              </w:rPr>
            </w:pPr>
          </w:p>
        </w:tc>
      </w:tr>
      <w:tr w:rsidRPr="009463FF" w:rsidR="00EF4C12" w:rsidDel="00262379" w:rsidTr="00A06B54" w14:paraId="31851785" w14:textId="08BE531D">
        <w:trPr>
          <w:trHeight w:val="352"/>
          <w:del w:author="Murguia, Sahima" w:date="2022-03-15T22:39:00Z" w:id="3519"/>
        </w:trPr>
        <w:tc>
          <w:tcPr>
            <w:tcW w:w="1380" w:type="dxa"/>
            <w:vMerge/>
            <w:vAlign w:val="center"/>
          </w:tcPr>
          <w:p w:rsidRPr="009463FF" w:rsidR="00EF4C12" w:rsidDel="00262379" w:rsidP="00153EF4" w:rsidRDefault="00EF4C12" w14:paraId="596161E1" w14:textId="5771E960">
            <w:pPr>
              <w:pStyle w:val="ListParagraph"/>
              <w:ind w:left="0"/>
              <w:rPr>
                <w:del w:author="Murguia, Sahima" w:date="2022-03-15T22:39:00Z" w:id="352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7F4E702" w14:textId="4812E310">
            <w:pPr>
              <w:pStyle w:val="ListParagraph"/>
              <w:ind w:left="0"/>
              <w:rPr>
                <w:del w:author="Murguia, Sahima" w:date="2022-03-15T22:39:00Z" w:id="352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94EEB47" w14:textId="18C85298">
            <w:pPr>
              <w:pStyle w:val="ListParagraph"/>
              <w:ind w:left="0"/>
              <w:rPr>
                <w:del w:author="Murguia, Sahima" w:date="2022-03-15T22:39:00Z" w:id="3522"/>
                <w:rFonts w:asciiTheme="majorHAnsi" w:hAnsiTheme="majorHAnsi" w:cstheme="majorHAnsi"/>
                <w:strike/>
                <w:szCs w:val="18"/>
                <w:lang w:val="en-US"/>
              </w:rPr>
            </w:pPr>
            <w:del w:author="Murguia, Sahima" w:date="2022-03-15T22:39:00Z" w:id="3523">
              <w:r w:rsidRPr="009463FF" w:rsidDel="00262379">
                <w:rPr>
                  <w:rFonts w:asciiTheme="majorHAnsi" w:hAnsiTheme="majorHAnsi" w:cstheme="majorHAnsi"/>
                  <w:strike/>
                  <w:szCs w:val="18"/>
                  <w:lang w:val="en-US"/>
                </w:rPr>
                <w:delText>Payment Method</w:delText>
              </w:r>
            </w:del>
          </w:p>
        </w:tc>
        <w:tc>
          <w:tcPr>
            <w:tcW w:w="2067" w:type="dxa"/>
            <w:vAlign w:val="center"/>
          </w:tcPr>
          <w:p w:rsidRPr="009463FF" w:rsidR="00EF4C12" w:rsidDel="00262379" w:rsidP="00153EF4" w:rsidRDefault="00EF4C12" w14:paraId="43A4DB6F" w14:textId="423E5ABE">
            <w:pPr>
              <w:pStyle w:val="ListParagraph"/>
              <w:ind w:left="0"/>
              <w:rPr>
                <w:del w:author="Murguia, Sahima" w:date="2022-03-15T22:39:00Z" w:id="3524"/>
                <w:rFonts w:asciiTheme="majorHAnsi" w:hAnsiTheme="majorHAnsi" w:cstheme="majorHAnsi"/>
                <w:strike/>
                <w:szCs w:val="18"/>
                <w:lang w:val="en-US"/>
              </w:rPr>
            </w:pPr>
            <w:del w:author="Murguia, Sahima" w:date="2022-03-15T22:39:00Z" w:id="3525">
              <w:r w:rsidRPr="009463FF" w:rsidDel="00262379">
                <w:rPr>
                  <w:rFonts w:asciiTheme="majorHAnsi" w:hAnsiTheme="majorHAnsi" w:cstheme="majorHAnsi"/>
                  <w:strike/>
                  <w:szCs w:val="18"/>
                  <w:lang w:val="en-US"/>
                </w:rPr>
                <w:delText>PAY_TYPE_CD</w:delText>
              </w:r>
            </w:del>
          </w:p>
        </w:tc>
        <w:tc>
          <w:tcPr>
            <w:tcW w:w="1023" w:type="dxa"/>
            <w:vAlign w:val="center"/>
          </w:tcPr>
          <w:p w:rsidRPr="009463FF" w:rsidR="00EF4C12" w:rsidDel="00262379" w:rsidP="00153EF4" w:rsidRDefault="00EF4C12" w14:paraId="26830698" w14:textId="6D2C03BC">
            <w:pPr>
              <w:pStyle w:val="ListParagraph"/>
              <w:ind w:left="0"/>
              <w:rPr>
                <w:del w:author="Murguia, Sahima" w:date="2022-03-15T22:39:00Z" w:id="3526"/>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BA0C3D2" w14:textId="4C9845E5">
            <w:pPr>
              <w:pStyle w:val="ListParagraph"/>
              <w:ind w:left="0"/>
              <w:rPr>
                <w:del w:author="Murguia, Sahima" w:date="2022-03-15T22:39:00Z" w:id="3527"/>
                <w:rFonts w:asciiTheme="majorHAnsi" w:hAnsiTheme="majorHAnsi" w:cstheme="majorHAnsi"/>
                <w:strike/>
                <w:szCs w:val="18"/>
                <w:lang w:val="en-US"/>
              </w:rPr>
            </w:pPr>
          </w:p>
        </w:tc>
      </w:tr>
      <w:tr w:rsidRPr="009463FF" w:rsidR="00EF4C12" w:rsidDel="00262379" w:rsidTr="00A06B54" w14:paraId="284EE6B0" w14:textId="74113E60">
        <w:trPr>
          <w:trHeight w:val="352"/>
          <w:del w:author="Murguia, Sahima" w:date="2022-03-15T22:39:00Z" w:id="3528"/>
        </w:trPr>
        <w:tc>
          <w:tcPr>
            <w:tcW w:w="1380" w:type="dxa"/>
            <w:vMerge/>
            <w:vAlign w:val="center"/>
          </w:tcPr>
          <w:p w:rsidRPr="009463FF" w:rsidR="00EF4C12" w:rsidDel="00262379" w:rsidP="00153EF4" w:rsidRDefault="00EF4C12" w14:paraId="79234A78" w14:textId="088728C0">
            <w:pPr>
              <w:pStyle w:val="ListParagraph"/>
              <w:ind w:left="0"/>
              <w:rPr>
                <w:del w:author="Murguia, Sahima" w:date="2022-03-15T22:39:00Z" w:id="3529"/>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9ECCD89" w14:textId="4432FD7B">
            <w:pPr>
              <w:pStyle w:val="ListParagraph"/>
              <w:ind w:left="0"/>
              <w:rPr>
                <w:del w:author="Murguia, Sahima" w:date="2022-03-15T22:39:00Z" w:id="3530"/>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C95E8FE" w14:textId="0C4DA6E2">
            <w:pPr>
              <w:pStyle w:val="ListParagraph"/>
              <w:ind w:left="0"/>
              <w:rPr>
                <w:del w:author="Murguia, Sahima" w:date="2022-03-15T22:39:00Z" w:id="3531"/>
                <w:rFonts w:asciiTheme="majorHAnsi" w:hAnsiTheme="majorHAnsi" w:cstheme="majorHAnsi"/>
                <w:strike/>
                <w:szCs w:val="18"/>
                <w:lang w:val="en-US"/>
              </w:rPr>
            </w:pPr>
            <w:del w:author="Murguia, Sahima" w:date="2022-03-15T22:39:00Z" w:id="3532">
              <w:r w:rsidRPr="009463FF" w:rsidDel="00262379">
                <w:rPr>
                  <w:rFonts w:asciiTheme="majorHAnsi" w:hAnsiTheme="majorHAnsi" w:cstheme="majorHAnsi"/>
                  <w:strike/>
                  <w:szCs w:val="18"/>
                  <w:lang w:val="en-US"/>
                </w:rPr>
                <w:delText>Comments</w:delText>
              </w:r>
            </w:del>
          </w:p>
        </w:tc>
        <w:tc>
          <w:tcPr>
            <w:tcW w:w="2067" w:type="dxa"/>
            <w:vAlign w:val="center"/>
          </w:tcPr>
          <w:p w:rsidRPr="009463FF" w:rsidR="00EF4C12" w:rsidDel="00262379" w:rsidP="00153EF4" w:rsidRDefault="00EF4C12" w14:paraId="4E184B83" w14:textId="3C4F7479">
            <w:pPr>
              <w:pStyle w:val="ListParagraph"/>
              <w:ind w:left="0"/>
              <w:rPr>
                <w:del w:author="Murguia, Sahima" w:date="2022-03-15T22:39:00Z" w:id="3533"/>
                <w:rFonts w:asciiTheme="majorHAnsi" w:hAnsiTheme="majorHAnsi" w:cstheme="majorHAnsi"/>
                <w:strike/>
                <w:szCs w:val="18"/>
                <w:lang w:val="en-US"/>
              </w:rPr>
            </w:pPr>
            <w:del w:author="Murguia, Sahima" w:date="2022-03-15T22:39:00Z" w:id="3534">
              <w:r w:rsidRPr="009463FF" w:rsidDel="00262379">
                <w:rPr>
                  <w:rFonts w:asciiTheme="majorHAnsi" w:hAnsiTheme="majorHAnsi" w:cstheme="majorHAnsi"/>
                  <w:strike/>
                  <w:szCs w:val="18"/>
                  <w:lang w:val="en-US"/>
                </w:rPr>
                <w:delText>DESC_TEXT</w:delText>
              </w:r>
            </w:del>
          </w:p>
        </w:tc>
        <w:tc>
          <w:tcPr>
            <w:tcW w:w="1023" w:type="dxa"/>
            <w:vAlign w:val="center"/>
          </w:tcPr>
          <w:p w:rsidRPr="009463FF" w:rsidR="00EF4C12" w:rsidDel="00262379" w:rsidP="00153EF4" w:rsidRDefault="00EF4C12" w14:paraId="1515C885" w14:textId="4F340845">
            <w:pPr>
              <w:pStyle w:val="ListParagraph"/>
              <w:ind w:left="0"/>
              <w:rPr>
                <w:del w:author="Murguia, Sahima" w:date="2022-03-15T22:39:00Z" w:id="3535"/>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FBA4751" w14:textId="1A2E0F64">
            <w:pPr>
              <w:pStyle w:val="ListParagraph"/>
              <w:ind w:left="0"/>
              <w:rPr>
                <w:del w:author="Murguia, Sahima" w:date="2022-03-15T22:39:00Z" w:id="3536"/>
                <w:rFonts w:asciiTheme="majorHAnsi" w:hAnsiTheme="majorHAnsi" w:cstheme="majorHAnsi"/>
                <w:strike/>
                <w:szCs w:val="18"/>
                <w:lang w:val="en-US"/>
              </w:rPr>
            </w:pPr>
          </w:p>
        </w:tc>
      </w:tr>
      <w:tr w:rsidRPr="009463FF" w:rsidR="00EF4C12" w:rsidDel="00262379" w:rsidTr="00A06B54" w14:paraId="26B27F79" w14:textId="0EDC55F4">
        <w:trPr>
          <w:trHeight w:val="352"/>
          <w:del w:author="Murguia, Sahima" w:date="2022-03-15T22:39:00Z" w:id="3537"/>
        </w:trPr>
        <w:tc>
          <w:tcPr>
            <w:tcW w:w="1380" w:type="dxa"/>
            <w:vMerge/>
            <w:vAlign w:val="center"/>
          </w:tcPr>
          <w:p w:rsidRPr="009463FF" w:rsidR="00EF4C12" w:rsidDel="00262379" w:rsidP="00153EF4" w:rsidRDefault="00EF4C12" w14:paraId="2A1E31E2" w14:textId="5492DAEA">
            <w:pPr>
              <w:pStyle w:val="ListParagraph"/>
              <w:ind w:left="0"/>
              <w:rPr>
                <w:del w:author="Murguia, Sahima" w:date="2022-03-15T22:39:00Z" w:id="3538"/>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36C63D2" w14:textId="20E52E88">
            <w:pPr>
              <w:pStyle w:val="ListParagraph"/>
              <w:ind w:left="0"/>
              <w:rPr>
                <w:del w:author="Murguia, Sahima" w:date="2022-03-15T22:39:00Z" w:id="3539"/>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03E5C62" w14:textId="3BD50673">
            <w:pPr>
              <w:pStyle w:val="ListParagraph"/>
              <w:ind w:left="0"/>
              <w:rPr>
                <w:del w:author="Murguia, Sahima" w:date="2022-03-15T22:39:00Z" w:id="3540"/>
                <w:rFonts w:asciiTheme="majorHAnsi" w:hAnsiTheme="majorHAnsi" w:cstheme="majorHAnsi"/>
                <w:strike/>
                <w:szCs w:val="18"/>
                <w:lang w:val="en-US"/>
              </w:rPr>
            </w:pPr>
            <w:del w:author="Murguia, Sahima" w:date="2022-03-15T22:39:00Z" w:id="3541">
              <w:r w:rsidRPr="009463FF" w:rsidDel="00262379">
                <w:rPr>
                  <w:rFonts w:asciiTheme="majorHAnsi" w:hAnsiTheme="majorHAnsi" w:cstheme="majorHAnsi"/>
                  <w:strike/>
                  <w:szCs w:val="18"/>
                  <w:lang w:val="en-US"/>
                </w:rPr>
                <w:delText>Created On</w:delText>
              </w:r>
            </w:del>
          </w:p>
        </w:tc>
        <w:tc>
          <w:tcPr>
            <w:tcW w:w="2067" w:type="dxa"/>
            <w:vAlign w:val="center"/>
          </w:tcPr>
          <w:p w:rsidRPr="009463FF" w:rsidR="00EF4C12" w:rsidDel="00262379" w:rsidP="00153EF4" w:rsidRDefault="00EF4C12" w14:paraId="036B076D" w14:textId="25E2B5F1">
            <w:pPr>
              <w:pStyle w:val="ListParagraph"/>
              <w:ind w:left="0"/>
              <w:rPr>
                <w:del w:author="Murguia, Sahima" w:date="2022-03-15T22:39:00Z" w:id="3542"/>
                <w:rFonts w:asciiTheme="majorHAnsi" w:hAnsiTheme="majorHAnsi" w:cstheme="majorHAnsi"/>
                <w:strike/>
                <w:szCs w:val="18"/>
                <w:lang w:val="en-US"/>
              </w:rPr>
            </w:pPr>
            <w:del w:author="Murguia, Sahima" w:date="2022-03-15T22:39:00Z" w:id="3543">
              <w:r w:rsidRPr="009463FF" w:rsidDel="00262379">
                <w:rPr>
                  <w:rFonts w:asciiTheme="majorHAnsi" w:hAnsiTheme="majorHAnsi" w:cstheme="majorHAnsi"/>
                  <w:strike/>
                  <w:szCs w:val="18"/>
                  <w:lang w:val="en-US"/>
                </w:rPr>
                <w:delText>CREATED</w:delText>
              </w:r>
            </w:del>
          </w:p>
        </w:tc>
        <w:tc>
          <w:tcPr>
            <w:tcW w:w="1023" w:type="dxa"/>
            <w:vAlign w:val="center"/>
          </w:tcPr>
          <w:p w:rsidRPr="009463FF" w:rsidR="00EF4C12" w:rsidDel="00262379" w:rsidP="00153EF4" w:rsidRDefault="00EF4C12" w14:paraId="3C08A2AF" w14:textId="056AB3E6">
            <w:pPr>
              <w:pStyle w:val="ListParagraph"/>
              <w:ind w:left="0"/>
              <w:rPr>
                <w:del w:author="Murguia, Sahima" w:date="2022-03-15T22:39:00Z" w:id="3544"/>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255F55B" w14:textId="69842DC2">
            <w:pPr>
              <w:pStyle w:val="ListParagraph"/>
              <w:ind w:left="0"/>
              <w:rPr>
                <w:del w:author="Murguia, Sahima" w:date="2022-03-15T22:39:00Z" w:id="3545"/>
                <w:rFonts w:asciiTheme="majorHAnsi" w:hAnsiTheme="majorHAnsi" w:cstheme="majorHAnsi"/>
                <w:strike/>
                <w:szCs w:val="18"/>
                <w:lang w:val="en-US"/>
              </w:rPr>
            </w:pPr>
          </w:p>
        </w:tc>
      </w:tr>
      <w:tr w:rsidRPr="009463FF" w:rsidR="00EF4C12" w:rsidDel="00262379" w:rsidTr="00A06B54" w14:paraId="780F9A84" w14:textId="430FE2D6">
        <w:trPr>
          <w:trHeight w:val="352"/>
          <w:del w:author="Murguia, Sahima" w:date="2022-03-15T22:39:00Z" w:id="3546"/>
        </w:trPr>
        <w:tc>
          <w:tcPr>
            <w:tcW w:w="1380" w:type="dxa"/>
            <w:vMerge/>
            <w:vAlign w:val="center"/>
          </w:tcPr>
          <w:p w:rsidRPr="009463FF" w:rsidR="00EF4C12" w:rsidDel="00262379" w:rsidP="00153EF4" w:rsidRDefault="00EF4C12" w14:paraId="069B0ADD" w14:textId="35DA2963">
            <w:pPr>
              <w:pStyle w:val="ListParagraph"/>
              <w:ind w:left="0"/>
              <w:rPr>
                <w:del w:author="Murguia, Sahima" w:date="2022-03-15T22:39:00Z" w:id="3547"/>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4FC6EF8" w14:textId="0D729A34">
            <w:pPr>
              <w:pStyle w:val="ListParagraph"/>
              <w:ind w:left="0"/>
              <w:rPr>
                <w:del w:author="Murguia, Sahima" w:date="2022-03-15T22:39:00Z" w:id="3548"/>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339D9C9" w14:textId="0C2740BF">
            <w:pPr>
              <w:pStyle w:val="ListParagraph"/>
              <w:ind w:left="0"/>
              <w:rPr>
                <w:del w:author="Murguia, Sahima" w:date="2022-03-15T22:39:00Z" w:id="3549"/>
                <w:rFonts w:asciiTheme="majorHAnsi" w:hAnsiTheme="majorHAnsi" w:cstheme="majorHAnsi"/>
                <w:strike/>
                <w:szCs w:val="18"/>
                <w:lang w:val="en-US"/>
              </w:rPr>
            </w:pPr>
            <w:del w:author="Murguia, Sahima" w:date="2022-03-15T22:39:00Z" w:id="3550">
              <w:r w:rsidRPr="009463FF" w:rsidDel="00262379">
                <w:rPr>
                  <w:rFonts w:asciiTheme="majorHAnsi" w:hAnsiTheme="majorHAnsi" w:cstheme="majorHAnsi"/>
                  <w:strike/>
                  <w:szCs w:val="18"/>
                  <w:lang w:val="en-US"/>
                </w:rPr>
                <w:delText>Updated On</w:delText>
              </w:r>
            </w:del>
          </w:p>
        </w:tc>
        <w:tc>
          <w:tcPr>
            <w:tcW w:w="2067" w:type="dxa"/>
            <w:vAlign w:val="center"/>
          </w:tcPr>
          <w:p w:rsidRPr="009463FF" w:rsidR="00EF4C12" w:rsidDel="00262379" w:rsidP="00153EF4" w:rsidRDefault="00EF4C12" w14:paraId="3D64EEFA" w14:textId="62BB4AF2">
            <w:pPr>
              <w:pStyle w:val="ListParagraph"/>
              <w:ind w:left="0"/>
              <w:rPr>
                <w:del w:author="Murguia, Sahima" w:date="2022-03-15T22:39:00Z" w:id="3551"/>
                <w:rFonts w:asciiTheme="majorHAnsi" w:hAnsiTheme="majorHAnsi" w:cstheme="majorHAnsi"/>
                <w:strike/>
                <w:szCs w:val="18"/>
                <w:lang w:val="en-US"/>
              </w:rPr>
            </w:pPr>
            <w:del w:author="Murguia, Sahima" w:date="2022-03-15T22:39:00Z" w:id="3552">
              <w:r w:rsidRPr="009463FF" w:rsidDel="00262379">
                <w:rPr>
                  <w:rFonts w:asciiTheme="majorHAnsi" w:hAnsiTheme="majorHAnsi" w:cstheme="majorHAnsi"/>
                  <w:strike/>
                  <w:szCs w:val="18"/>
                  <w:lang w:val="en-US"/>
                </w:rPr>
                <w:delText>LAST_UPD</w:delText>
              </w:r>
            </w:del>
          </w:p>
        </w:tc>
        <w:tc>
          <w:tcPr>
            <w:tcW w:w="1023" w:type="dxa"/>
            <w:vAlign w:val="center"/>
          </w:tcPr>
          <w:p w:rsidRPr="009463FF" w:rsidR="00EF4C12" w:rsidDel="00262379" w:rsidP="00153EF4" w:rsidRDefault="00EF4C12" w14:paraId="6430C96E" w14:textId="46370D2A">
            <w:pPr>
              <w:pStyle w:val="ListParagraph"/>
              <w:ind w:left="0"/>
              <w:rPr>
                <w:del w:author="Murguia, Sahima" w:date="2022-03-15T22:39:00Z" w:id="3553"/>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EAC6E48" w14:textId="4900E9A3">
            <w:pPr>
              <w:pStyle w:val="ListParagraph"/>
              <w:ind w:left="0"/>
              <w:rPr>
                <w:del w:author="Murguia, Sahima" w:date="2022-03-15T22:39:00Z" w:id="3554"/>
                <w:rFonts w:asciiTheme="majorHAnsi" w:hAnsiTheme="majorHAnsi" w:cstheme="majorHAnsi"/>
                <w:strike/>
                <w:szCs w:val="18"/>
                <w:lang w:val="en-US"/>
              </w:rPr>
            </w:pPr>
          </w:p>
        </w:tc>
      </w:tr>
      <w:tr w:rsidRPr="009463FF" w:rsidR="00EF4C12" w:rsidDel="00262379" w:rsidTr="00A06B54" w14:paraId="37FBC201" w14:textId="76D7F950">
        <w:trPr>
          <w:trHeight w:val="352"/>
          <w:del w:author="Murguia, Sahima" w:date="2022-03-15T22:39:00Z" w:id="3555"/>
        </w:trPr>
        <w:tc>
          <w:tcPr>
            <w:tcW w:w="1380" w:type="dxa"/>
            <w:vMerge/>
            <w:vAlign w:val="center"/>
          </w:tcPr>
          <w:p w:rsidRPr="009463FF" w:rsidR="00EF4C12" w:rsidDel="00262379" w:rsidP="00153EF4" w:rsidRDefault="00EF4C12" w14:paraId="2CAFCDE7" w14:textId="537E16AA">
            <w:pPr>
              <w:pStyle w:val="ListParagraph"/>
              <w:ind w:left="0"/>
              <w:rPr>
                <w:del w:author="Murguia, Sahima" w:date="2022-03-15T22:39:00Z" w:id="3556"/>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F7ACEF6" w14:textId="27385951">
            <w:pPr>
              <w:pStyle w:val="ListParagraph"/>
              <w:ind w:left="0"/>
              <w:rPr>
                <w:del w:author="Murguia, Sahima" w:date="2022-03-15T22:39:00Z" w:id="3557"/>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562AE79" w14:textId="71C62DBD">
            <w:pPr>
              <w:pStyle w:val="ListParagraph"/>
              <w:ind w:left="0"/>
              <w:rPr>
                <w:del w:author="Murguia, Sahima" w:date="2022-03-15T22:39:00Z" w:id="3558"/>
                <w:rFonts w:asciiTheme="majorHAnsi" w:hAnsiTheme="majorHAnsi" w:cstheme="majorHAnsi"/>
                <w:strike/>
                <w:szCs w:val="18"/>
                <w:lang w:val="en-US"/>
              </w:rPr>
            </w:pPr>
            <w:del w:author="Murguia, Sahima" w:date="2022-03-15T22:39:00Z" w:id="3559">
              <w:r w:rsidRPr="009463FF" w:rsidDel="00262379">
                <w:rPr>
                  <w:rFonts w:asciiTheme="majorHAnsi" w:hAnsiTheme="majorHAnsi" w:cstheme="majorHAnsi"/>
                  <w:strike/>
                  <w:szCs w:val="18"/>
                  <w:lang w:val="en-US"/>
                </w:rPr>
                <w:delText>Updated By</w:delText>
              </w:r>
            </w:del>
          </w:p>
        </w:tc>
        <w:tc>
          <w:tcPr>
            <w:tcW w:w="2067" w:type="dxa"/>
            <w:vAlign w:val="center"/>
          </w:tcPr>
          <w:p w:rsidRPr="009463FF" w:rsidR="00EF4C12" w:rsidDel="00262379" w:rsidP="00153EF4" w:rsidRDefault="00EF4C12" w14:paraId="45CC4294" w14:textId="507A22B0">
            <w:pPr>
              <w:pStyle w:val="ListParagraph"/>
              <w:ind w:left="0"/>
              <w:rPr>
                <w:del w:author="Murguia, Sahima" w:date="2022-03-15T22:39:00Z" w:id="3560"/>
                <w:rFonts w:asciiTheme="majorHAnsi" w:hAnsiTheme="majorHAnsi" w:cstheme="majorHAnsi"/>
                <w:strike/>
                <w:szCs w:val="18"/>
                <w:lang w:val="en-US"/>
              </w:rPr>
            </w:pPr>
            <w:del w:author="Murguia, Sahima" w:date="2022-03-15T22:39:00Z" w:id="3561">
              <w:r w:rsidRPr="009463FF" w:rsidDel="00262379">
                <w:rPr>
                  <w:rFonts w:asciiTheme="majorHAnsi" w:hAnsiTheme="majorHAnsi" w:cstheme="majorHAnsi"/>
                  <w:strike/>
                  <w:szCs w:val="18"/>
                  <w:lang w:val="en-US"/>
                </w:rPr>
                <w:delText>LAST_UPD_BY</w:delText>
              </w:r>
            </w:del>
          </w:p>
        </w:tc>
        <w:tc>
          <w:tcPr>
            <w:tcW w:w="1023" w:type="dxa"/>
            <w:vAlign w:val="center"/>
          </w:tcPr>
          <w:p w:rsidRPr="009463FF" w:rsidR="00EF4C12" w:rsidDel="00262379" w:rsidP="00153EF4" w:rsidRDefault="00EF4C12" w14:paraId="482313D0" w14:textId="7891A6E1">
            <w:pPr>
              <w:pStyle w:val="ListParagraph"/>
              <w:ind w:left="0"/>
              <w:rPr>
                <w:del w:author="Murguia, Sahima" w:date="2022-03-15T22:39:00Z" w:id="356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4BBE98F" w14:textId="06BC09FE">
            <w:pPr>
              <w:pStyle w:val="ListParagraph"/>
              <w:ind w:left="0"/>
              <w:rPr>
                <w:del w:author="Murguia, Sahima" w:date="2022-03-15T22:39:00Z" w:id="3563"/>
                <w:rFonts w:asciiTheme="majorHAnsi" w:hAnsiTheme="majorHAnsi" w:cstheme="majorHAnsi"/>
                <w:strike/>
                <w:szCs w:val="18"/>
                <w:lang w:val="en-US"/>
              </w:rPr>
            </w:pPr>
          </w:p>
        </w:tc>
      </w:tr>
      <w:tr w:rsidRPr="009463FF" w:rsidR="00EF4C12" w:rsidDel="00262379" w:rsidTr="00A06B54" w14:paraId="5D0B8DFA" w14:textId="56CEE802">
        <w:trPr>
          <w:trHeight w:val="352"/>
          <w:del w:author="Murguia, Sahima" w:date="2022-03-15T22:39:00Z" w:id="3564"/>
        </w:trPr>
        <w:tc>
          <w:tcPr>
            <w:tcW w:w="1380" w:type="dxa"/>
            <w:vMerge/>
            <w:vAlign w:val="center"/>
          </w:tcPr>
          <w:p w:rsidRPr="009463FF" w:rsidR="00EF4C12" w:rsidDel="00262379" w:rsidP="00153EF4" w:rsidRDefault="00EF4C12" w14:paraId="41F467D2" w14:textId="56845A10">
            <w:pPr>
              <w:pStyle w:val="ListParagraph"/>
              <w:ind w:left="0"/>
              <w:rPr>
                <w:del w:author="Murguia, Sahima" w:date="2022-03-15T22:39:00Z" w:id="3565"/>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83FC4B2" w14:textId="2E7FF626">
            <w:pPr>
              <w:pStyle w:val="ListParagraph"/>
              <w:ind w:left="0"/>
              <w:rPr>
                <w:del w:author="Murguia, Sahima" w:date="2022-03-15T22:39:00Z" w:id="3566"/>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169BF9A" w14:textId="34CB6570">
            <w:pPr>
              <w:pStyle w:val="ListParagraph"/>
              <w:ind w:left="0"/>
              <w:rPr>
                <w:del w:author="Murguia, Sahima" w:date="2022-03-15T22:39:00Z" w:id="3567"/>
                <w:rFonts w:asciiTheme="majorHAnsi" w:hAnsiTheme="majorHAnsi" w:cstheme="majorHAnsi"/>
                <w:strike/>
                <w:szCs w:val="18"/>
                <w:lang w:val="en-US"/>
              </w:rPr>
            </w:pPr>
            <w:del w:author="Murguia, Sahima" w:date="2022-03-15T22:39:00Z" w:id="3568">
              <w:r w:rsidRPr="009463FF" w:rsidDel="00262379">
                <w:rPr>
                  <w:rFonts w:asciiTheme="majorHAnsi" w:hAnsiTheme="majorHAnsi" w:cstheme="majorHAnsi"/>
                  <w:strike/>
                  <w:szCs w:val="18"/>
                  <w:lang w:val="en-US"/>
                </w:rPr>
                <w:delText>Last Updated Source</w:delText>
              </w:r>
            </w:del>
          </w:p>
        </w:tc>
        <w:tc>
          <w:tcPr>
            <w:tcW w:w="2067" w:type="dxa"/>
            <w:vAlign w:val="center"/>
          </w:tcPr>
          <w:p w:rsidRPr="009463FF" w:rsidR="00EF4C12" w:rsidDel="00262379" w:rsidP="00153EF4" w:rsidRDefault="00EF4C12" w14:paraId="70E82FBD" w14:textId="4F18230C">
            <w:pPr>
              <w:pStyle w:val="ListParagraph"/>
              <w:ind w:left="0"/>
              <w:rPr>
                <w:del w:author="Murguia, Sahima" w:date="2022-03-15T22:39:00Z" w:id="3569"/>
                <w:rFonts w:asciiTheme="majorHAnsi" w:hAnsiTheme="majorHAnsi" w:cstheme="majorHAnsi"/>
                <w:strike/>
                <w:szCs w:val="18"/>
                <w:lang w:val="en-US"/>
              </w:rPr>
            </w:pPr>
            <w:del w:author="Murguia, Sahima" w:date="2022-03-15T22:39:00Z" w:id="3570">
              <w:r w:rsidRPr="009463FF" w:rsidDel="00262379">
                <w:rPr>
                  <w:rFonts w:asciiTheme="majorHAnsi" w:hAnsiTheme="majorHAnsi" w:cstheme="majorHAnsi"/>
                  <w:strike/>
                  <w:szCs w:val="18"/>
                  <w:lang w:val="en-US"/>
                </w:rPr>
                <w:delText>DB_LAST_UPD_SRC</w:delText>
              </w:r>
            </w:del>
          </w:p>
        </w:tc>
        <w:tc>
          <w:tcPr>
            <w:tcW w:w="1023" w:type="dxa"/>
            <w:vAlign w:val="center"/>
          </w:tcPr>
          <w:p w:rsidRPr="009463FF" w:rsidR="00EF4C12" w:rsidDel="00262379" w:rsidP="00153EF4" w:rsidRDefault="00EF4C12" w14:paraId="167C59BA" w14:textId="6C0568E3">
            <w:pPr>
              <w:pStyle w:val="ListParagraph"/>
              <w:ind w:left="0"/>
              <w:rPr>
                <w:del w:author="Murguia, Sahima" w:date="2022-03-15T22:39:00Z" w:id="3571"/>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B8AF5FC" w14:textId="2695AB07">
            <w:pPr>
              <w:pStyle w:val="ListParagraph"/>
              <w:ind w:left="0"/>
              <w:rPr>
                <w:del w:author="Murguia, Sahima" w:date="2022-03-15T22:39:00Z" w:id="3572"/>
                <w:rFonts w:asciiTheme="majorHAnsi" w:hAnsiTheme="majorHAnsi" w:cstheme="majorHAnsi"/>
                <w:strike/>
                <w:szCs w:val="18"/>
                <w:lang w:val="en-US"/>
              </w:rPr>
            </w:pPr>
          </w:p>
        </w:tc>
      </w:tr>
      <w:tr w:rsidRPr="009463FF" w:rsidR="00EF4C12" w:rsidDel="00262379" w:rsidTr="00A06B54" w14:paraId="4AE33BC9" w14:textId="18D1750F">
        <w:trPr>
          <w:trHeight w:val="352"/>
          <w:del w:author="Murguia, Sahima" w:date="2022-03-15T22:39:00Z" w:id="3573"/>
        </w:trPr>
        <w:tc>
          <w:tcPr>
            <w:tcW w:w="1380" w:type="dxa"/>
            <w:vMerge/>
            <w:vAlign w:val="center"/>
          </w:tcPr>
          <w:p w:rsidRPr="009463FF" w:rsidR="00EF4C12" w:rsidDel="00262379" w:rsidP="00153EF4" w:rsidRDefault="00EF4C12" w14:paraId="637ECFEC" w14:textId="5AA784F8">
            <w:pPr>
              <w:pStyle w:val="ListParagraph"/>
              <w:ind w:left="0"/>
              <w:rPr>
                <w:del w:author="Murguia, Sahima" w:date="2022-03-15T22:39:00Z" w:id="357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2FB6BA0" w14:textId="67A4FBAD">
            <w:pPr>
              <w:pStyle w:val="ListParagraph"/>
              <w:ind w:left="0"/>
              <w:rPr>
                <w:del w:author="Murguia, Sahima" w:date="2022-03-15T22:39:00Z" w:id="357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25C9943" w14:textId="3178590F">
            <w:pPr>
              <w:pStyle w:val="ListParagraph"/>
              <w:ind w:left="0"/>
              <w:rPr>
                <w:del w:author="Murguia, Sahima" w:date="2022-03-15T22:39:00Z" w:id="3576"/>
                <w:rFonts w:asciiTheme="majorHAnsi" w:hAnsiTheme="majorHAnsi" w:cstheme="majorHAnsi"/>
                <w:strike/>
                <w:szCs w:val="18"/>
                <w:lang w:val="en-US"/>
              </w:rPr>
            </w:pPr>
            <w:del w:author="Murguia, Sahima" w:date="2022-03-15T22:39:00Z" w:id="3577">
              <w:r w:rsidRPr="009463FF" w:rsidDel="00262379">
                <w:rPr>
                  <w:rFonts w:asciiTheme="majorHAnsi" w:hAnsiTheme="majorHAnsi" w:cstheme="majorHAnsi"/>
                  <w:strike/>
                  <w:szCs w:val="18"/>
                  <w:lang w:val="en-US"/>
                </w:rPr>
                <w:delText>Last Updated On</w:delText>
              </w:r>
            </w:del>
          </w:p>
        </w:tc>
        <w:tc>
          <w:tcPr>
            <w:tcW w:w="2067" w:type="dxa"/>
            <w:vAlign w:val="center"/>
          </w:tcPr>
          <w:p w:rsidRPr="009463FF" w:rsidR="00EF4C12" w:rsidDel="00262379" w:rsidP="00153EF4" w:rsidRDefault="00EF4C12" w14:paraId="45708BC3" w14:textId="468DF245">
            <w:pPr>
              <w:pStyle w:val="ListParagraph"/>
              <w:ind w:left="0"/>
              <w:rPr>
                <w:del w:author="Murguia, Sahima" w:date="2022-03-15T22:39:00Z" w:id="3578"/>
                <w:rFonts w:asciiTheme="majorHAnsi" w:hAnsiTheme="majorHAnsi" w:cstheme="majorHAnsi"/>
                <w:strike/>
                <w:szCs w:val="18"/>
                <w:lang w:val="en-US"/>
              </w:rPr>
            </w:pPr>
            <w:del w:author="Murguia, Sahima" w:date="2022-03-15T22:39:00Z" w:id="3579">
              <w:r w:rsidRPr="009463FF" w:rsidDel="00262379">
                <w:rPr>
                  <w:rFonts w:asciiTheme="majorHAnsi" w:hAnsiTheme="majorHAnsi" w:cstheme="majorHAnsi"/>
                  <w:strike/>
                  <w:szCs w:val="18"/>
                  <w:lang w:val="en-US"/>
                </w:rPr>
                <w:delText>DB_LAST_UPD</w:delText>
              </w:r>
            </w:del>
          </w:p>
        </w:tc>
        <w:tc>
          <w:tcPr>
            <w:tcW w:w="1023" w:type="dxa"/>
            <w:vAlign w:val="center"/>
          </w:tcPr>
          <w:p w:rsidRPr="009463FF" w:rsidR="00EF4C12" w:rsidDel="00262379" w:rsidP="00153EF4" w:rsidRDefault="00EF4C12" w14:paraId="09AE8B50" w14:textId="4E9412AA">
            <w:pPr>
              <w:pStyle w:val="ListParagraph"/>
              <w:ind w:left="0"/>
              <w:rPr>
                <w:del w:author="Murguia, Sahima" w:date="2022-03-15T22:39:00Z" w:id="3580"/>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8233CE1" w14:textId="219CD62E">
            <w:pPr>
              <w:pStyle w:val="ListParagraph"/>
              <w:ind w:left="0"/>
              <w:rPr>
                <w:del w:author="Murguia, Sahima" w:date="2022-03-15T22:39:00Z" w:id="3581"/>
                <w:rFonts w:asciiTheme="majorHAnsi" w:hAnsiTheme="majorHAnsi" w:cstheme="majorHAnsi"/>
                <w:strike/>
                <w:szCs w:val="18"/>
                <w:lang w:val="en-US"/>
              </w:rPr>
            </w:pPr>
          </w:p>
        </w:tc>
      </w:tr>
      <w:tr w:rsidRPr="009463FF" w:rsidR="00EF4C12" w:rsidDel="00262379" w:rsidTr="00A06B54" w14:paraId="45934B05" w14:textId="5BEFD55A">
        <w:trPr>
          <w:trHeight w:val="352"/>
          <w:del w:author="Murguia, Sahima" w:date="2022-03-15T22:39:00Z" w:id="3582"/>
        </w:trPr>
        <w:tc>
          <w:tcPr>
            <w:tcW w:w="1380" w:type="dxa"/>
            <w:vMerge/>
            <w:vAlign w:val="center"/>
          </w:tcPr>
          <w:p w:rsidRPr="009463FF" w:rsidR="00EF4C12" w:rsidDel="00262379" w:rsidP="00153EF4" w:rsidRDefault="00EF4C12" w14:paraId="3E4E93A1" w14:textId="36848BD4">
            <w:pPr>
              <w:pStyle w:val="ListParagraph"/>
              <w:ind w:left="0"/>
              <w:rPr>
                <w:del w:author="Murguia, Sahima" w:date="2022-03-15T22:39:00Z" w:id="358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7826AB1" w14:textId="15F51384">
            <w:pPr>
              <w:pStyle w:val="ListParagraph"/>
              <w:ind w:left="0"/>
              <w:rPr>
                <w:del w:author="Murguia, Sahima" w:date="2022-03-15T22:39:00Z" w:id="358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143F506" w14:textId="25C397EA">
            <w:pPr>
              <w:pStyle w:val="ListParagraph"/>
              <w:ind w:left="0"/>
              <w:rPr>
                <w:del w:author="Murguia, Sahima" w:date="2022-03-15T22:39:00Z" w:id="3585"/>
                <w:rFonts w:asciiTheme="majorHAnsi" w:hAnsiTheme="majorHAnsi" w:cstheme="majorHAnsi"/>
                <w:strike/>
                <w:szCs w:val="18"/>
                <w:lang w:val="en-US"/>
              </w:rPr>
            </w:pPr>
            <w:del w:author="Murguia, Sahima" w:date="2022-03-15T22:39:00Z" w:id="3586">
              <w:r w:rsidRPr="009463FF" w:rsidDel="00262379">
                <w:rPr>
                  <w:rFonts w:asciiTheme="majorHAnsi" w:hAnsiTheme="majorHAnsi" w:cstheme="majorHAnsi"/>
                  <w:strike/>
                  <w:szCs w:val="18"/>
                  <w:lang w:val="en-US"/>
                </w:rPr>
                <w:delText>Conflict #</w:delText>
              </w:r>
            </w:del>
          </w:p>
        </w:tc>
        <w:tc>
          <w:tcPr>
            <w:tcW w:w="2067" w:type="dxa"/>
            <w:vAlign w:val="center"/>
          </w:tcPr>
          <w:p w:rsidRPr="009463FF" w:rsidR="00EF4C12" w:rsidDel="00262379" w:rsidP="00153EF4" w:rsidRDefault="00EF4C12" w14:paraId="771BB028" w14:textId="4AA39271">
            <w:pPr>
              <w:pStyle w:val="ListParagraph"/>
              <w:ind w:left="0"/>
              <w:rPr>
                <w:del w:author="Murguia, Sahima" w:date="2022-03-15T22:39:00Z" w:id="3587"/>
                <w:rFonts w:asciiTheme="majorHAnsi" w:hAnsiTheme="majorHAnsi" w:cstheme="majorHAnsi"/>
                <w:strike/>
                <w:szCs w:val="18"/>
                <w:lang w:val="en-US"/>
              </w:rPr>
            </w:pPr>
            <w:del w:author="Murguia, Sahima" w:date="2022-03-15T22:39:00Z" w:id="3588">
              <w:r w:rsidRPr="009463FF" w:rsidDel="00262379">
                <w:rPr>
                  <w:rFonts w:asciiTheme="majorHAnsi" w:hAnsiTheme="majorHAnsi" w:cstheme="majorHAnsi"/>
                  <w:strike/>
                  <w:szCs w:val="18"/>
                  <w:lang w:val="en-US"/>
                </w:rPr>
                <w:delText>CONFLICT_ID</w:delText>
              </w:r>
            </w:del>
          </w:p>
        </w:tc>
        <w:tc>
          <w:tcPr>
            <w:tcW w:w="1023" w:type="dxa"/>
            <w:vAlign w:val="center"/>
          </w:tcPr>
          <w:p w:rsidRPr="009463FF" w:rsidR="00EF4C12" w:rsidDel="00262379" w:rsidP="00153EF4" w:rsidRDefault="00EF4C12" w14:paraId="7C41EB95" w14:textId="0035C58F">
            <w:pPr>
              <w:pStyle w:val="ListParagraph"/>
              <w:ind w:left="0"/>
              <w:rPr>
                <w:del w:author="Murguia, Sahima" w:date="2022-03-15T22:39:00Z" w:id="3589"/>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7F7B97B" w14:textId="29E89D86">
            <w:pPr>
              <w:pStyle w:val="ListParagraph"/>
              <w:ind w:left="0"/>
              <w:rPr>
                <w:del w:author="Murguia, Sahima" w:date="2022-03-15T22:39:00Z" w:id="3590"/>
                <w:rFonts w:asciiTheme="majorHAnsi" w:hAnsiTheme="majorHAnsi" w:cstheme="majorHAnsi"/>
                <w:strike/>
                <w:szCs w:val="18"/>
                <w:lang w:val="en-US"/>
              </w:rPr>
            </w:pPr>
          </w:p>
        </w:tc>
      </w:tr>
      <w:tr w:rsidRPr="009463FF" w:rsidR="00EF4C12" w:rsidDel="00262379" w:rsidTr="00A06B54" w14:paraId="095097CB" w14:textId="56E04903">
        <w:trPr>
          <w:trHeight w:val="352"/>
          <w:del w:author="Murguia, Sahima" w:date="2022-03-15T22:39:00Z" w:id="3591"/>
        </w:trPr>
        <w:tc>
          <w:tcPr>
            <w:tcW w:w="1380" w:type="dxa"/>
            <w:vMerge/>
            <w:vAlign w:val="center"/>
          </w:tcPr>
          <w:p w:rsidRPr="009463FF" w:rsidR="00EF4C12" w:rsidDel="00262379" w:rsidP="00153EF4" w:rsidRDefault="00EF4C12" w14:paraId="1448C2B6" w14:textId="1AD8C45A">
            <w:pPr>
              <w:pStyle w:val="ListParagraph"/>
              <w:ind w:left="0"/>
              <w:rPr>
                <w:del w:author="Murguia, Sahima" w:date="2022-03-15T22:39:00Z" w:id="3592"/>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6628DF8" w14:textId="08F15E55">
            <w:pPr>
              <w:pStyle w:val="ListParagraph"/>
              <w:ind w:left="0"/>
              <w:rPr>
                <w:del w:author="Murguia, Sahima" w:date="2022-03-15T22:39:00Z" w:id="3593"/>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DED325E" w14:textId="11B06BF4">
            <w:pPr>
              <w:pStyle w:val="ListParagraph"/>
              <w:ind w:left="0"/>
              <w:rPr>
                <w:del w:author="Murguia, Sahima" w:date="2022-03-15T22:39:00Z" w:id="3594"/>
                <w:rFonts w:asciiTheme="majorHAnsi" w:hAnsiTheme="majorHAnsi" w:cstheme="majorHAnsi"/>
                <w:strike/>
                <w:szCs w:val="18"/>
                <w:lang w:val="en-US"/>
              </w:rPr>
            </w:pPr>
            <w:del w:author="Murguia, Sahima" w:date="2022-03-15T22:39:00Z" w:id="3595">
              <w:r w:rsidRPr="009463FF" w:rsidDel="00262379">
                <w:rPr>
                  <w:rFonts w:asciiTheme="majorHAnsi" w:hAnsiTheme="majorHAnsi" w:cstheme="majorHAnsi"/>
                  <w:strike/>
                  <w:szCs w:val="18"/>
                  <w:lang w:val="en-US"/>
                </w:rPr>
                <w:delText>Modification #</w:delText>
              </w:r>
            </w:del>
          </w:p>
        </w:tc>
        <w:tc>
          <w:tcPr>
            <w:tcW w:w="2067" w:type="dxa"/>
            <w:vAlign w:val="center"/>
          </w:tcPr>
          <w:p w:rsidRPr="009463FF" w:rsidR="00EF4C12" w:rsidDel="00262379" w:rsidP="00153EF4" w:rsidRDefault="00EF4C12" w14:paraId="1FB220BC" w14:textId="43332BD7">
            <w:pPr>
              <w:pStyle w:val="ListParagraph"/>
              <w:ind w:left="0"/>
              <w:rPr>
                <w:del w:author="Murguia, Sahima" w:date="2022-03-15T22:39:00Z" w:id="3596"/>
                <w:rFonts w:asciiTheme="majorHAnsi" w:hAnsiTheme="majorHAnsi" w:cstheme="majorHAnsi"/>
                <w:strike/>
                <w:szCs w:val="18"/>
                <w:lang w:val="en-US"/>
              </w:rPr>
            </w:pPr>
            <w:del w:author="Murguia, Sahima" w:date="2022-03-15T22:39:00Z" w:id="3597">
              <w:r w:rsidRPr="009463FF" w:rsidDel="00262379">
                <w:rPr>
                  <w:rFonts w:asciiTheme="majorHAnsi" w:hAnsiTheme="majorHAnsi" w:cstheme="majorHAnsi"/>
                  <w:strike/>
                  <w:szCs w:val="18"/>
                  <w:lang w:val="en-US"/>
                </w:rPr>
                <w:delText>MODIFICATION_NUM</w:delText>
              </w:r>
            </w:del>
          </w:p>
        </w:tc>
        <w:tc>
          <w:tcPr>
            <w:tcW w:w="1023" w:type="dxa"/>
            <w:vAlign w:val="center"/>
          </w:tcPr>
          <w:p w:rsidRPr="009463FF" w:rsidR="00EF4C12" w:rsidDel="00262379" w:rsidP="00153EF4" w:rsidRDefault="00EF4C12" w14:paraId="0F9E84F2" w14:textId="1D259F0A">
            <w:pPr>
              <w:pStyle w:val="ListParagraph"/>
              <w:ind w:left="0"/>
              <w:rPr>
                <w:del w:author="Murguia, Sahima" w:date="2022-03-15T22:39:00Z" w:id="3598"/>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F5EF7AD" w14:textId="4753047F">
            <w:pPr>
              <w:pStyle w:val="ListParagraph"/>
              <w:ind w:left="0"/>
              <w:rPr>
                <w:del w:author="Murguia, Sahima" w:date="2022-03-15T22:39:00Z" w:id="3599"/>
                <w:rFonts w:asciiTheme="majorHAnsi" w:hAnsiTheme="majorHAnsi" w:cstheme="majorHAnsi"/>
                <w:strike/>
                <w:szCs w:val="18"/>
                <w:lang w:val="en-US"/>
              </w:rPr>
            </w:pPr>
          </w:p>
        </w:tc>
      </w:tr>
      <w:tr w:rsidRPr="009463FF" w:rsidR="00EF4C12" w:rsidDel="00262379" w:rsidTr="00A06B54" w14:paraId="0848CD97" w14:textId="0E87B7C7">
        <w:trPr>
          <w:trHeight w:val="352"/>
          <w:del w:author="Murguia, Sahima" w:date="2022-03-15T22:39:00Z" w:id="3600"/>
        </w:trPr>
        <w:tc>
          <w:tcPr>
            <w:tcW w:w="1380" w:type="dxa"/>
            <w:vMerge/>
            <w:vAlign w:val="center"/>
          </w:tcPr>
          <w:p w:rsidRPr="009463FF" w:rsidR="00EF4C12" w:rsidDel="00262379" w:rsidP="00153EF4" w:rsidRDefault="00EF4C12" w14:paraId="5B112CEC" w14:textId="755DDFDD">
            <w:pPr>
              <w:pStyle w:val="ListParagraph"/>
              <w:ind w:left="0"/>
              <w:rPr>
                <w:del w:author="Murguia, Sahima" w:date="2022-03-15T22:39:00Z" w:id="360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CF53CCA" w14:textId="2D621114">
            <w:pPr>
              <w:pStyle w:val="ListParagraph"/>
              <w:ind w:left="0"/>
              <w:rPr>
                <w:del w:author="Murguia, Sahima" w:date="2022-03-15T22:39:00Z" w:id="360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729F02B" w14:textId="01A08AF8">
            <w:pPr>
              <w:pStyle w:val="ListParagraph"/>
              <w:ind w:left="0"/>
              <w:rPr>
                <w:del w:author="Murguia, Sahima" w:date="2022-03-15T22:39:00Z" w:id="3603"/>
                <w:rFonts w:asciiTheme="majorHAnsi" w:hAnsiTheme="majorHAnsi" w:cstheme="majorHAnsi"/>
                <w:strike/>
                <w:szCs w:val="18"/>
                <w:lang w:val="en-US"/>
              </w:rPr>
            </w:pPr>
            <w:del w:author="Murguia, Sahima" w:date="2022-03-15T22:39:00Z" w:id="3604">
              <w:r w:rsidRPr="009463FF" w:rsidDel="00262379">
                <w:rPr>
                  <w:rFonts w:asciiTheme="majorHAnsi" w:hAnsiTheme="majorHAnsi" w:cstheme="majorHAnsi"/>
                  <w:strike/>
                  <w:szCs w:val="18"/>
                  <w:highlight w:val="cyan"/>
                  <w:lang w:val="en-US"/>
                </w:rPr>
                <w:delText>Account Code</w:delText>
              </w:r>
            </w:del>
          </w:p>
        </w:tc>
        <w:tc>
          <w:tcPr>
            <w:tcW w:w="2067" w:type="dxa"/>
            <w:vAlign w:val="center"/>
          </w:tcPr>
          <w:p w:rsidRPr="009463FF" w:rsidR="00EF4C12" w:rsidDel="00262379" w:rsidP="00153EF4" w:rsidRDefault="00EF4C12" w14:paraId="0EEF72D9" w14:textId="06FFEEA4">
            <w:pPr>
              <w:pStyle w:val="ListParagraph"/>
              <w:ind w:left="0"/>
              <w:rPr>
                <w:del w:author="Murguia, Sahima" w:date="2022-03-15T22:39:00Z" w:id="3605"/>
                <w:rFonts w:asciiTheme="majorHAnsi" w:hAnsiTheme="majorHAnsi" w:cstheme="majorHAnsi"/>
                <w:strike/>
                <w:szCs w:val="18"/>
                <w:lang w:val="en-US"/>
              </w:rPr>
            </w:pPr>
          </w:p>
        </w:tc>
        <w:tc>
          <w:tcPr>
            <w:tcW w:w="1023" w:type="dxa"/>
            <w:vAlign w:val="center"/>
          </w:tcPr>
          <w:p w:rsidRPr="009463FF" w:rsidR="00EF4C12" w:rsidDel="00262379" w:rsidP="00153EF4" w:rsidRDefault="00EF4C12" w14:paraId="13159E6A" w14:textId="2372B2F1">
            <w:pPr>
              <w:pStyle w:val="ListParagraph"/>
              <w:ind w:left="0"/>
              <w:rPr>
                <w:del w:author="Murguia, Sahima" w:date="2022-03-15T22:39:00Z" w:id="3606"/>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F6B0919" w14:textId="024790B9">
            <w:pPr>
              <w:pStyle w:val="ListParagraph"/>
              <w:ind w:left="0"/>
              <w:rPr>
                <w:del w:author="Murguia, Sahima" w:date="2022-03-15T22:39:00Z" w:id="3607"/>
                <w:rFonts w:asciiTheme="majorHAnsi" w:hAnsiTheme="majorHAnsi" w:cstheme="majorHAnsi"/>
                <w:strike/>
                <w:szCs w:val="18"/>
                <w:lang w:val="en-US"/>
              </w:rPr>
            </w:pPr>
          </w:p>
        </w:tc>
      </w:tr>
      <w:tr w:rsidRPr="009463FF" w:rsidR="00EF4C12" w:rsidDel="00262379" w:rsidTr="00A06B54" w14:paraId="121C18D1" w14:textId="2F750DE8">
        <w:trPr>
          <w:trHeight w:val="352"/>
          <w:del w:author="Murguia, Sahima" w:date="2022-03-15T22:39:00Z" w:id="3608"/>
        </w:trPr>
        <w:tc>
          <w:tcPr>
            <w:tcW w:w="1380" w:type="dxa"/>
            <w:vMerge/>
            <w:vAlign w:val="center"/>
          </w:tcPr>
          <w:p w:rsidRPr="009463FF" w:rsidR="00EF4C12" w:rsidDel="00262379" w:rsidP="00153EF4" w:rsidRDefault="00EF4C12" w14:paraId="5F8A667D" w14:textId="07A20FB9">
            <w:pPr>
              <w:pStyle w:val="ListParagraph"/>
              <w:ind w:left="0"/>
              <w:rPr>
                <w:del w:author="Murguia, Sahima" w:date="2022-03-15T22:39:00Z" w:id="3609"/>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B8AB767" w14:textId="6F41E470">
            <w:pPr>
              <w:pStyle w:val="ListParagraph"/>
              <w:ind w:left="0"/>
              <w:rPr>
                <w:del w:author="Murguia, Sahima" w:date="2022-03-15T22:39:00Z" w:id="3610"/>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3AADD21" w14:textId="7BB9A45E">
            <w:pPr>
              <w:pStyle w:val="ListParagraph"/>
              <w:ind w:left="0"/>
              <w:rPr>
                <w:del w:author="Murguia, Sahima" w:date="2022-03-15T22:39:00Z" w:id="3611"/>
                <w:rFonts w:asciiTheme="majorHAnsi" w:hAnsiTheme="majorHAnsi" w:cstheme="majorHAnsi"/>
                <w:strike/>
                <w:szCs w:val="18"/>
                <w:highlight w:val="cyan"/>
                <w:lang w:val="en-US"/>
              </w:rPr>
            </w:pPr>
            <w:del w:author="Murguia, Sahima" w:date="2022-03-15T22:39:00Z" w:id="3612">
              <w:r w:rsidRPr="009463FF" w:rsidDel="00262379">
                <w:rPr>
                  <w:rFonts w:asciiTheme="majorHAnsi" w:hAnsiTheme="majorHAnsi" w:cstheme="majorHAnsi"/>
                  <w:strike/>
                  <w:szCs w:val="18"/>
                  <w:lang w:val="en-US"/>
                </w:rPr>
                <w:delText>Payment #</w:delText>
              </w:r>
            </w:del>
          </w:p>
        </w:tc>
        <w:tc>
          <w:tcPr>
            <w:tcW w:w="2067" w:type="dxa"/>
            <w:vAlign w:val="center"/>
          </w:tcPr>
          <w:p w:rsidRPr="009463FF" w:rsidR="00EF4C12" w:rsidDel="00262379" w:rsidP="00153EF4" w:rsidRDefault="00EF4C12" w14:paraId="7CF23EB5" w14:textId="0783F673">
            <w:pPr>
              <w:pStyle w:val="ListParagraph"/>
              <w:ind w:left="0"/>
              <w:rPr>
                <w:del w:author="Murguia, Sahima" w:date="2022-03-15T22:39:00Z" w:id="3613"/>
                <w:rFonts w:asciiTheme="majorHAnsi" w:hAnsiTheme="majorHAnsi" w:cstheme="majorHAnsi"/>
                <w:strike/>
                <w:szCs w:val="18"/>
                <w:lang w:val="en-US"/>
              </w:rPr>
            </w:pPr>
            <w:del w:author="Murguia, Sahima" w:date="2022-03-15T22:39:00Z" w:id="3614">
              <w:r w:rsidRPr="009463FF" w:rsidDel="00262379">
                <w:rPr>
                  <w:rFonts w:asciiTheme="majorHAnsi" w:hAnsiTheme="majorHAnsi" w:cstheme="majorHAnsi"/>
                  <w:strike/>
                  <w:szCs w:val="18"/>
                  <w:lang w:val="en-US"/>
                </w:rPr>
                <w:delText>Account Id</w:delText>
              </w:r>
            </w:del>
          </w:p>
        </w:tc>
        <w:tc>
          <w:tcPr>
            <w:tcW w:w="1023" w:type="dxa"/>
            <w:vAlign w:val="center"/>
          </w:tcPr>
          <w:p w:rsidRPr="009463FF" w:rsidR="00EF4C12" w:rsidDel="00262379" w:rsidP="00153EF4" w:rsidRDefault="00EF4C12" w14:paraId="745CB28B" w14:textId="6C924EAD">
            <w:pPr>
              <w:pStyle w:val="ListParagraph"/>
              <w:ind w:left="0"/>
              <w:rPr>
                <w:del w:author="Murguia, Sahima" w:date="2022-03-15T22:39:00Z" w:id="3615"/>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33A6407" w14:textId="43E125D4">
            <w:pPr>
              <w:pStyle w:val="ListParagraph"/>
              <w:ind w:left="0"/>
              <w:rPr>
                <w:del w:author="Murguia, Sahima" w:date="2022-03-15T22:39:00Z" w:id="3616"/>
                <w:rFonts w:asciiTheme="majorHAnsi" w:hAnsiTheme="majorHAnsi" w:cstheme="majorHAnsi"/>
                <w:strike/>
                <w:szCs w:val="18"/>
                <w:lang w:val="en-US"/>
              </w:rPr>
            </w:pPr>
          </w:p>
        </w:tc>
      </w:tr>
      <w:tr w:rsidRPr="009463FF" w:rsidR="00EF4C12" w:rsidDel="00262379" w:rsidTr="00A06B54" w14:paraId="3366B725" w14:textId="1DD3DC10">
        <w:trPr>
          <w:trHeight w:val="352"/>
          <w:del w:author="Murguia, Sahima" w:date="2022-03-15T22:39:00Z" w:id="3617"/>
        </w:trPr>
        <w:tc>
          <w:tcPr>
            <w:tcW w:w="1380" w:type="dxa"/>
            <w:vMerge/>
            <w:vAlign w:val="center"/>
          </w:tcPr>
          <w:p w:rsidRPr="009463FF" w:rsidR="00EF4C12" w:rsidDel="00262379" w:rsidP="00153EF4" w:rsidRDefault="00EF4C12" w14:paraId="3AB98369" w14:textId="38A35998">
            <w:pPr>
              <w:pStyle w:val="ListParagraph"/>
              <w:ind w:left="0"/>
              <w:rPr>
                <w:del w:author="Murguia, Sahima" w:date="2022-03-15T22:39:00Z" w:id="3618"/>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79F33346" w14:textId="6DB0EDAA">
            <w:pPr>
              <w:pStyle w:val="ListParagraph"/>
              <w:ind w:left="0"/>
              <w:rPr>
                <w:del w:author="Murguia, Sahima" w:date="2022-03-15T22:39:00Z" w:id="3619"/>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203065C" w14:textId="3CD17E0C">
            <w:pPr>
              <w:pStyle w:val="ListParagraph"/>
              <w:ind w:left="0"/>
              <w:rPr>
                <w:del w:author="Murguia, Sahima" w:date="2022-03-15T22:39:00Z" w:id="3620"/>
                <w:rFonts w:asciiTheme="majorHAnsi" w:hAnsiTheme="majorHAnsi" w:cstheme="majorHAnsi"/>
                <w:strike/>
                <w:szCs w:val="18"/>
                <w:lang w:val="en-US"/>
              </w:rPr>
            </w:pPr>
            <w:del w:author="Murguia, Sahima" w:date="2022-03-15T22:39:00Z" w:id="3621">
              <w:r w:rsidRPr="009463FF" w:rsidDel="00262379">
                <w:rPr>
                  <w:rFonts w:asciiTheme="majorHAnsi" w:hAnsiTheme="majorHAnsi" w:cstheme="majorHAnsi"/>
                  <w:strike/>
                  <w:szCs w:val="18"/>
                  <w:lang w:val="en-US"/>
                </w:rPr>
                <w:delText>Payment Date</w:delText>
              </w:r>
            </w:del>
          </w:p>
        </w:tc>
        <w:tc>
          <w:tcPr>
            <w:tcW w:w="2067" w:type="dxa"/>
            <w:vAlign w:val="center"/>
          </w:tcPr>
          <w:p w:rsidRPr="009463FF" w:rsidR="00EF4C12" w:rsidDel="00262379" w:rsidP="00153EF4" w:rsidRDefault="00EF4C12" w14:paraId="4917A9B3" w14:textId="085BD467">
            <w:pPr>
              <w:pStyle w:val="ListParagraph"/>
              <w:ind w:left="0"/>
              <w:rPr>
                <w:del w:author="Murguia, Sahima" w:date="2022-03-15T22:39:00Z" w:id="3622"/>
                <w:rFonts w:asciiTheme="majorHAnsi" w:hAnsiTheme="majorHAnsi" w:cstheme="majorHAnsi"/>
                <w:strike/>
                <w:szCs w:val="18"/>
                <w:lang w:val="en-US"/>
              </w:rPr>
            </w:pPr>
            <w:del w:author="Murguia, Sahima" w:date="2022-03-15T22:39:00Z" w:id="3623">
              <w:r w:rsidRPr="009463FF" w:rsidDel="00262379">
                <w:rPr>
                  <w:rFonts w:asciiTheme="majorHAnsi" w:hAnsiTheme="majorHAnsi" w:cstheme="majorHAnsi"/>
                  <w:strike/>
                  <w:szCs w:val="18"/>
                  <w:lang w:val="en-US"/>
                </w:rPr>
                <w:delText>ACTL_PAY_DT</w:delText>
              </w:r>
            </w:del>
          </w:p>
        </w:tc>
        <w:tc>
          <w:tcPr>
            <w:tcW w:w="1023" w:type="dxa"/>
            <w:vAlign w:val="center"/>
          </w:tcPr>
          <w:p w:rsidRPr="009463FF" w:rsidR="00EF4C12" w:rsidDel="00262379" w:rsidP="00153EF4" w:rsidRDefault="00EF4C12" w14:paraId="2BD60D4D" w14:textId="45F01FC7">
            <w:pPr>
              <w:pStyle w:val="ListParagraph"/>
              <w:ind w:left="0"/>
              <w:rPr>
                <w:del w:author="Murguia, Sahima" w:date="2022-03-15T22:39:00Z" w:id="3624"/>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DC90236" w14:textId="27FFDD27">
            <w:pPr>
              <w:pStyle w:val="ListParagraph"/>
              <w:ind w:left="0"/>
              <w:rPr>
                <w:del w:author="Murguia, Sahima" w:date="2022-03-15T22:39:00Z" w:id="3625"/>
                <w:rFonts w:asciiTheme="majorHAnsi" w:hAnsiTheme="majorHAnsi" w:cstheme="majorHAnsi"/>
                <w:strike/>
                <w:szCs w:val="18"/>
                <w:lang w:val="en-US"/>
              </w:rPr>
            </w:pPr>
          </w:p>
        </w:tc>
      </w:tr>
      <w:tr w:rsidRPr="009463FF" w:rsidR="00EF4C12" w:rsidDel="00262379" w:rsidTr="00A06B54" w14:paraId="47D11098" w14:textId="3EA63475">
        <w:trPr>
          <w:trHeight w:val="352"/>
          <w:del w:author="Murguia, Sahima" w:date="2022-03-15T22:39:00Z" w:id="3626"/>
        </w:trPr>
        <w:tc>
          <w:tcPr>
            <w:tcW w:w="1380" w:type="dxa"/>
            <w:vMerge/>
            <w:vAlign w:val="center"/>
          </w:tcPr>
          <w:p w:rsidRPr="009463FF" w:rsidR="00EF4C12" w:rsidDel="00262379" w:rsidP="00153EF4" w:rsidRDefault="00EF4C12" w14:paraId="0940B285" w14:textId="63AE22CF">
            <w:pPr>
              <w:pStyle w:val="ListParagraph"/>
              <w:ind w:left="0"/>
              <w:rPr>
                <w:del w:author="Murguia, Sahima" w:date="2022-03-15T22:39:00Z" w:id="3627"/>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20D5815" w14:textId="2A7A469A">
            <w:pPr>
              <w:pStyle w:val="ListParagraph"/>
              <w:ind w:left="0"/>
              <w:rPr>
                <w:del w:author="Murguia, Sahima" w:date="2022-03-15T22:39:00Z" w:id="3628"/>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4F8E736" w14:textId="242695F0">
            <w:pPr>
              <w:pStyle w:val="ListParagraph"/>
              <w:ind w:left="0"/>
              <w:rPr>
                <w:del w:author="Murguia, Sahima" w:date="2022-03-15T22:39:00Z" w:id="3629"/>
                <w:rFonts w:asciiTheme="majorHAnsi" w:hAnsiTheme="majorHAnsi" w:cstheme="majorHAnsi"/>
                <w:strike/>
                <w:szCs w:val="18"/>
                <w:lang w:val="en-US"/>
              </w:rPr>
            </w:pPr>
            <w:del w:author="Murguia, Sahima" w:date="2022-03-15T22:39:00Z" w:id="3630">
              <w:r w:rsidRPr="009463FF" w:rsidDel="00262379">
                <w:rPr>
                  <w:rFonts w:asciiTheme="majorHAnsi" w:hAnsiTheme="majorHAnsi" w:cstheme="majorHAnsi"/>
                  <w:strike/>
                  <w:szCs w:val="18"/>
                  <w:lang w:val="en-US"/>
                </w:rPr>
                <w:delText>Payment Amount</w:delText>
              </w:r>
            </w:del>
          </w:p>
        </w:tc>
        <w:tc>
          <w:tcPr>
            <w:tcW w:w="2067" w:type="dxa"/>
            <w:vAlign w:val="center"/>
          </w:tcPr>
          <w:p w:rsidRPr="009463FF" w:rsidR="00EF4C12" w:rsidDel="00262379" w:rsidP="00153EF4" w:rsidRDefault="00EF4C12" w14:paraId="7BCAC453" w14:textId="41082BA6">
            <w:pPr>
              <w:pStyle w:val="ListParagraph"/>
              <w:ind w:left="0"/>
              <w:rPr>
                <w:del w:author="Murguia, Sahima" w:date="2022-03-15T22:39:00Z" w:id="3631"/>
                <w:rFonts w:asciiTheme="majorHAnsi" w:hAnsiTheme="majorHAnsi" w:cstheme="majorHAnsi"/>
                <w:strike/>
                <w:szCs w:val="18"/>
                <w:lang w:val="en-US"/>
              </w:rPr>
            </w:pPr>
            <w:del w:author="Murguia, Sahima" w:date="2022-03-15T22:39:00Z" w:id="3632">
              <w:r w:rsidRPr="009463FF" w:rsidDel="00262379">
                <w:rPr>
                  <w:rFonts w:asciiTheme="majorHAnsi" w:hAnsiTheme="majorHAnsi" w:cstheme="majorHAnsi"/>
                  <w:strike/>
                  <w:szCs w:val="18"/>
                  <w:lang w:val="en-US"/>
                </w:rPr>
                <w:delText>PAY_AMT</w:delText>
              </w:r>
            </w:del>
          </w:p>
        </w:tc>
        <w:tc>
          <w:tcPr>
            <w:tcW w:w="1023" w:type="dxa"/>
            <w:vAlign w:val="center"/>
          </w:tcPr>
          <w:p w:rsidRPr="009463FF" w:rsidR="00EF4C12" w:rsidDel="00262379" w:rsidP="00153EF4" w:rsidRDefault="00EF4C12" w14:paraId="2CDAAFD2" w14:textId="717F6953">
            <w:pPr>
              <w:pStyle w:val="ListParagraph"/>
              <w:ind w:left="0"/>
              <w:rPr>
                <w:del w:author="Murguia, Sahima" w:date="2022-03-15T22:39:00Z" w:id="3633"/>
                <w:rFonts w:asciiTheme="majorHAnsi" w:hAnsiTheme="majorHAnsi" w:cstheme="majorHAnsi"/>
                <w:strike/>
                <w:szCs w:val="18"/>
                <w:lang w:val="en-US"/>
              </w:rPr>
            </w:pPr>
          </w:p>
        </w:tc>
        <w:tc>
          <w:tcPr>
            <w:tcW w:w="2835" w:type="dxa"/>
            <w:vAlign w:val="center"/>
          </w:tcPr>
          <w:p w:rsidRPr="009463FF" w:rsidR="00EF4C12" w:rsidDel="00262379" w:rsidP="00153EF4" w:rsidRDefault="00EF4C12" w14:paraId="5C97D4F1" w14:textId="3FF8962E">
            <w:pPr>
              <w:pStyle w:val="ListParagraph"/>
              <w:ind w:left="0"/>
              <w:rPr>
                <w:del w:author="Murguia, Sahima" w:date="2022-03-15T22:39:00Z" w:id="3634"/>
                <w:rFonts w:asciiTheme="majorHAnsi" w:hAnsiTheme="majorHAnsi" w:cstheme="majorHAnsi"/>
                <w:strike/>
                <w:szCs w:val="18"/>
                <w:lang w:val="en-US"/>
              </w:rPr>
            </w:pPr>
          </w:p>
        </w:tc>
      </w:tr>
      <w:tr w:rsidRPr="009463FF" w:rsidR="00EF4C12" w:rsidDel="00262379" w:rsidTr="00A06B54" w14:paraId="42EA3BF4" w14:textId="47EAFAA9">
        <w:trPr>
          <w:trHeight w:val="352"/>
          <w:del w:author="Murguia, Sahima" w:date="2022-03-15T22:39:00Z" w:id="3635"/>
        </w:trPr>
        <w:tc>
          <w:tcPr>
            <w:tcW w:w="1380" w:type="dxa"/>
            <w:vMerge/>
            <w:vAlign w:val="center"/>
          </w:tcPr>
          <w:p w:rsidRPr="009463FF" w:rsidR="00EF4C12" w:rsidDel="00262379" w:rsidP="00153EF4" w:rsidRDefault="00EF4C12" w14:paraId="7C1AB99C" w14:textId="09374CDE">
            <w:pPr>
              <w:pStyle w:val="ListParagraph"/>
              <w:ind w:left="0"/>
              <w:rPr>
                <w:del w:author="Murguia, Sahima" w:date="2022-03-15T22:39:00Z" w:id="3636"/>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84F834B" w14:textId="298C8464">
            <w:pPr>
              <w:pStyle w:val="ListParagraph"/>
              <w:ind w:left="0"/>
              <w:rPr>
                <w:del w:author="Murguia, Sahima" w:date="2022-03-15T22:39:00Z" w:id="3637"/>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D6CA433" w14:textId="6CAD9CF5">
            <w:pPr>
              <w:pStyle w:val="ListParagraph"/>
              <w:ind w:left="0"/>
              <w:rPr>
                <w:del w:author="Murguia, Sahima" w:date="2022-03-15T22:39:00Z" w:id="3638"/>
                <w:rFonts w:asciiTheme="majorHAnsi" w:hAnsiTheme="majorHAnsi" w:cstheme="majorHAnsi"/>
                <w:strike/>
                <w:szCs w:val="18"/>
                <w:lang w:val="en-US"/>
              </w:rPr>
            </w:pPr>
            <w:del w:author="Murguia, Sahima" w:date="2022-03-15T22:39:00Z" w:id="3639">
              <w:r w:rsidRPr="009463FF" w:rsidDel="00262379">
                <w:rPr>
                  <w:rFonts w:asciiTheme="majorHAnsi" w:hAnsiTheme="majorHAnsi" w:cstheme="majorHAnsi"/>
                  <w:strike/>
                  <w:szCs w:val="18"/>
                  <w:lang w:val="en-US"/>
                </w:rPr>
                <w:delText>Payment Method</w:delText>
              </w:r>
            </w:del>
          </w:p>
        </w:tc>
        <w:tc>
          <w:tcPr>
            <w:tcW w:w="2067" w:type="dxa"/>
            <w:vAlign w:val="center"/>
          </w:tcPr>
          <w:p w:rsidRPr="009463FF" w:rsidR="00EF4C12" w:rsidDel="00262379" w:rsidP="00153EF4" w:rsidRDefault="00EF4C12" w14:paraId="1BE3E4BD" w14:textId="3FC1717C">
            <w:pPr>
              <w:pStyle w:val="ListParagraph"/>
              <w:ind w:left="0"/>
              <w:rPr>
                <w:del w:author="Murguia, Sahima" w:date="2022-03-15T22:39:00Z" w:id="3640"/>
                <w:rFonts w:asciiTheme="majorHAnsi" w:hAnsiTheme="majorHAnsi" w:cstheme="majorHAnsi"/>
                <w:strike/>
                <w:szCs w:val="18"/>
                <w:lang w:val="en-US"/>
              </w:rPr>
            </w:pPr>
            <w:del w:author="Murguia, Sahima" w:date="2022-03-15T22:39:00Z" w:id="3641">
              <w:r w:rsidRPr="009463FF" w:rsidDel="00262379">
                <w:rPr>
                  <w:rFonts w:asciiTheme="majorHAnsi" w:hAnsiTheme="majorHAnsi" w:cstheme="majorHAnsi"/>
                  <w:strike/>
                  <w:szCs w:val="18"/>
                  <w:lang w:val="en-US"/>
                </w:rPr>
                <w:delText>PAY_TYPE_CD</w:delText>
              </w:r>
            </w:del>
          </w:p>
        </w:tc>
        <w:tc>
          <w:tcPr>
            <w:tcW w:w="1023" w:type="dxa"/>
            <w:vAlign w:val="center"/>
          </w:tcPr>
          <w:p w:rsidRPr="009463FF" w:rsidR="00EF4C12" w:rsidDel="00262379" w:rsidP="00153EF4" w:rsidRDefault="00EF4C12" w14:paraId="10CAE095" w14:textId="7B2B7404">
            <w:pPr>
              <w:pStyle w:val="ListParagraph"/>
              <w:ind w:left="0"/>
              <w:rPr>
                <w:del w:author="Murguia, Sahima" w:date="2022-03-15T22:39:00Z" w:id="364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52167744" w14:textId="4D0EB2B7">
            <w:pPr>
              <w:pStyle w:val="ListParagraph"/>
              <w:ind w:left="0"/>
              <w:rPr>
                <w:del w:author="Murguia, Sahima" w:date="2022-03-15T22:39:00Z" w:id="3643"/>
                <w:rFonts w:asciiTheme="majorHAnsi" w:hAnsiTheme="majorHAnsi" w:cstheme="majorHAnsi"/>
                <w:strike/>
                <w:szCs w:val="18"/>
                <w:lang w:val="en-US"/>
              </w:rPr>
            </w:pPr>
          </w:p>
        </w:tc>
      </w:tr>
      <w:tr w:rsidRPr="009463FF" w:rsidR="00EF4C12" w:rsidDel="00262379" w:rsidTr="00A06B54" w14:paraId="3B2C704A" w14:textId="78A96DD6">
        <w:trPr>
          <w:trHeight w:val="352"/>
          <w:del w:author="Murguia, Sahima" w:date="2022-03-15T22:39:00Z" w:id="3644"/>
        </w:trPr>
        <w:tc>
          <w:tcPr>
            <w:tcW w:w="1380" w:type="dxa"/>
            <w:vMerge/>
            <w:vAlign w:val="center"/>
          </w:tcPr>
          <w:p w:rsidRPr="009463FF" w:rsidR="00EF4C12" w:rsidDel="00262379" w:rsidP="00153EF4" w:rsidRDefault="00EF4C12" w14:paraId="7372864A" w14:textId="1C9EF99E">
            <w:pPr>
              <w:pStyle w:val="ListParagraph"/>
              <w:ind w:left="0"/>
              <w:rPr>
                <w:del w:author="Murguia, Sahima" w:date="2022-03-15T22:39:00Z" w:id="3645"/>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B96B4C1" w14:textId="19DADC2C">
            <w:pPr>
              <w:pStyle w:val="ListParagraph"/>
              <w:ind w:left="0"/>
              <w:rPr>
                <w:del w:author="Murguia, Sahima" w:date="2022-03-15T22:39:00Z" w:id="3646"/>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FA10AEF" w14:textId="53C79890">
            <w:pPr>
              <w:pStyle w:val="ListParagraph"/>
              <w:ind w:left="0"/>
              <w:rPr>
                <w:del w:author="Murguia, Sahima" w:date="2022-03-15T22:39:00Z" w:id="3647"/>
                <w:rFonts w:asciiTheme="majorHAnsi" w:hAnsiTheme="majorHAnsi" w:cstheme="majorHAnsi"/>
                <w:strike/>
                <w:szCs w:val="18"/>
                <w:lang w:val="en-US"/>
              </w:rPr>
            </w:pPr>
            <w:del w:author="Murguia, Sahima" w:date="2022-03-15T22:39:00Z" w:id="3648">
              <w:r w:rsidRPr="009463FF" w:rsidDel="00262379">
                <w:rPr>
                  <w:rFonts w:asciiTheme="majorHAnsi" w:hAnsiTheme="majorHAnsi" w:cstheme="majorHAnsi"/>
                  <w:strike/>
                  <w:szCs w:val="18"/>
                  <w:lang w:val="en-US"/>
                </w:rPr>
                <w:delText>Status</w:delText>
              </w:r>
            </w:del>
          </w:p>
        </w:tc>
        <w:tc>
          <w:tcPr>
            <w:tcW w:w="2067" w:type="dxa"/>
            <w:vAlign w:val="center"/>
          </w:tcPr>
          <w:p w:rsidRPr="009463FF" w:rsidR="00EF4C12" w:rsidDel="00262379" w:rsidP="00153EF4" w:rsidRDefault="00EF4C12" w14:paraId="502D3CDA" w14:textId="20D39571">
            <w:pPr>
              <w:pStyle w:val="ListParagraph"/>
              <w:ind w:left="0"/>
              <w:rPr>
                <w:del w:author="Murguia, Sahima" w:date="2022-03-15T22:39:00Z" w:id="3649"/>
                <w:rFonts w:asciiTheme="majorHAnsi" w:hAnsiTheme="majorHAnsi" w:cstheme="majorHAnsi"/>
                <w:strike/>
                <w:szCs w:val="18"/>
                <w:lang w:val="en-US"/>
              </w:rPr>
            </w:pPr>
            <w:del w:author="Murguia, Sahima" w:date="2022-03-15T22:39:00Z" w:id="3650">
              <w:r w:rsidRPr="009463FF" w:rsidDel="00262379">
                <w:rPr>
                  <w:rFonts w:asciiTheme="majorHAnsi" w:hAnsiTheme="majorHAnsi" w:cstheme="majorHAnsi"/>
                  <w:strike/>
                  <w:szCs w:val="18"/>
                  <w:lang w:val="en-US"/>
                </w:rPr>
                <w:delText>PAY_STAT_CD</w:delText>
              </w:r>
            </w:del>
          </w:p>
        </w:tc>
        <w:tc>
          <w:tcPr>
            <w:tcW w:w="1023" w:type="dxa"/>
            <w:vAlign w:val="center"/>
          </w:tcPr>
          <w:p w:rsidRPr="009463FF" w:rsidR="00EF4C12" w:rsidDel="00262379" w:rsidP="00153EF4" w:rsidRDefault="00EF4C12" w14:paraId="728462B7" w14:textId="7018D369">
            <w:pPr>
              <w:pStyle w:val="ListParagraph"/>
              <w:ind w:left="0"/>
              <w:rPr>
                <w:del w:author="Murguia, Sahima" w:date="2022-03-15T22:39:00Z" w:id="3651"/>
                <w:rFonts w:asciiTheme="majorHAnsi" w:hAnsiTheme="majorHAnsi" w:cstheme="majorHAnsi"/>
                <w:strike/>
                <w:szCs w:val="18"/>
                <w:lang w:val="en-US"/>
              </w:rPr>
            </w:pPr>
          </w:p>
        </w:tc>
        <w:tc>
          <w:tcPr>
            <w:tcW w:w="2835" w:type="dxa"/>
            <w:vAlign w:val="center"/>
          </w:tcPr>
          <w:p w:rsidRPr="009463FF" w:rsidR="00EF4C12" w:rsidDel="00262379" w:rsidP="00153EF4" w:rsidRDefault="00EF4C12" w14:paraId="5BCBF96B" w14:textId="0373484D">
            <w:pPr>
              <w:pStyle w:val="ListParagraph"/>
              <w:ind w:left="0"/>
              <w:rPr>
                <w:del w:author="Murguia, Sahima" w:date="2022-03-15T22:39:00Z" w:id="3652"/>
                <w:rFonts w:asciiTheme="majorHAnsi" w:hAnsiTheme="majorHAnsi" w:cstheme="majorHAnsi"/>
                <w:strike/>
                <w:szCs w:val="18"/>
                <w:lang w:val="en-US"/>
              </w:rPr>
            </w:pPr>
          </w:p>
        </w:tc>
      </w:tr>
      <w:tr w:rsidRPr="009463FF" w:rsidR="00EF4C12" w:rsidDel="00262379" w:rsidTr="00A06B54" w14:paraId="0F249609" w14:textId="072BCC4B">
        <w:trPr>
          <w:trHeight w:val="352"/>
          <w:del w:author="Murguia, Sahima" w:date="2022-03-15T22:39:00Z" w:id="3653"/>
        </w:trPr>
        <w:tc>
          <w:tcPr>
            <w:tcW w:w="1380" w:type="dxa"/>
            <w:vMerge/>
            <w:vAlign w:val="center"/>
          </w:tcPr>
          <w:p w:rsidRPr="009463FF" w:rsidR="00EF4C12" w:rsidDel="00262379" w:rsidP="00153EF4" w:rsidRDefault="00EF4C12" w14:paraId="0B459914" w14:textId="16E7AFF8">
            <w:pPr>
              <w:pStyle w:val="ListParagraph"/>
              <w:ind w:left="0"/>
              <w:rPr>
                <w:del w:author="Murguia, Sahima" w:date="2022-03-15T22:39:00Z" w:id="365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80E5203" w14:textId="51566F12">
            <w:pPr>
              <w:pStyle w:val="ListParagraph"/>
              <w:ind w:left="0"/>
              <w:rPr>
                <w:del w:author="Murguia, Sahima" w:date="2022-03-15T22:39:00Z" w:id="365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86CE3FB" w14:textId="3D3C73B2">
            <w:pPr>
              <w:pStyle w:val="ListParagraph"/>
              <w:ind w:left="0"/>
              <w:rPr>
                <w:del w:author="Murguia, Sahima" w:date="2022-03-15T22:39:00Z" w:id="3656"/>
                <w:rFonts w:asciiTheme="majorHAnsi" w:hAnsiTheme="majorHAnsi" w:cstheme="majorHAnsi"/>
                <w:strike/>
                <w:szCs w:val="18"/>
                <w:lang w:val="en-US"/>
              </w:rPr>
            </w:pPr>
            <w:del w:author="Murguia, Sahima" w:date="2022-03-15T22:39:00Z" w:id="3657">
              <w:r w:rsidRPr="009463FF" w:rsidDel="00262379">
                <w:rPr>
                  <w:rFonts w:asciiTheme="majorHAnsi" w:hAnsiTheme="majorHAnsi" w:cstheme="majorHAnsi"/>
                  <w:strike/>
                  <w:szCs w:val="18"/>
                  <w:lang w:val="en-US"/>
                </w:rPr>
                <w:delText>Comments</w:delText>
              </w:r>
            </w:del>
          </w:p>
        </w:tc>
        <w:tc>
          <w:tcPr>
            <w:tcW w:w="2067" w:type="dxa"/>
            <w:vAlign w:val="center"/>
          </w:tcPr>
          <w:p w:rsidRPr="009463FF" w:rsidR="00EF4C12" w:rsidDel="00262379" w:rsidP="00153EF4" w:rsidRDefault="00EF4C12" w14:paraId="7472D212" w14:textId="55E30062">
            <w:pPr>
              <w:pStyle w:val="ListParagraph"/>
              <w:ind w:left="0"/>
              <w:rPr>
                <w:del w:author="Murguia, Sahima" w:date="2022-03-15T22:39:00Z" w:id="3658"/>
                <w:rFonts w:asciiTheme="majorHAnsi" w:hAnsiTheme="majorHAnsi" w:cstheme="majorHAnsi"/>
                <w:strike/>
                <w:szCs w:val="18"/>
                <w:lang w:val="en-US"/>
              </w:rPr>
            </w:pPr>
            <w:del w:author="Murguia, Sahima" w:date="2022-03-15T22:39:00Z" w:id="3659">
              <w:r w:rsidRPr="009463FF" w:rsidDel="00262379">
                <w:rPr>
                  <w:rFonts w:asciiTheme="majorHAnsi" w:hAnsiTheme="majorHAnsi" w:cstheme="majorHAnsi"/>
                  <w:strike/>
                  <w:szCs w:val="18"/>
                  <w:lang w:val="en-US"/>
                </w:rPr>
                <w:delText>DESC_TEXT</w:delText>
              </w:r>
            </w:del>
          </w:p>
        </w:tc>
        <w:tc>
          <w:tcPr>
            <w:tcW w:w="1023" w:type="dxa"/>
            <w:vAlign w:val="center"/>
          </w:tcPr>
          <w:p w:rsidRPr="009463FF" w:rsidR="00EF4C12" w:rsidDel="00262379" w:rsidP="00153EF4" w:rsidRDefault="00EF4C12" w14:paraId="73F1FE16" w14:textId="009293EF">
            <w:pPr>
              <w:pStyle w:val="ListParagraph"/>
              <w:ind w:left="0"/>
              <w:rPr>
                <w:del w:author="Murguia, Sahima" w:date="2022-03-15T22:39:00Z" w:id="3660"/>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5AD9472" w14:textId="1241F39F">
            <w:pPr>
              <w:pStyle w:val="ListParagraph"/>
              <w:ind w:left="0"/>
              <w:rPr>
                <w:del w:author="Murguia, Sahima" w:date="2022-03-15T22:39:00Z" w:id="3661"/>
                <w:rFonts w:asciiTheme="majorHAnsi" w:hAnsiTheme="majorHAnsi" w:cstheme="majorHAnsi"/>
                <w:strike/>
                <w:szCs w:val="18"/>
                <w:lang w:val="en-US"/>
              </w:rPr>
            </w:pPr>
          </w:p>
        </w:tc>
      </w:tr>
      <w:tr w:rsidRPr="009463FF" w:rsidR="00EF4C12" w:rsidDel="00262379" w:rsidTr="00A06B54" w14:paraId="32207D42" w14:textId="1C32B023">
        <w:trPr>
          <w:trHeight w:val="352"/>
          <w:del w:author="Murguia, Sahima" w:date="2022-03-15T22:39:00Z" w:id="3662"/>
        </w:trPr>
        <w:tc>
          <w:tcPr>
            <w:tcW w:w="1380" w:type="dxa"/>
            <w:vMerge/>
            <w:vAlign w:val="center"/>
          </w:tcPr>
          <w:p w:rsidRPr="009463FF" w:rsidR="00EF4C12" w:rsidDel="00262379" w:rsidP="00153EF4" w:rsidRDefault="00EF4C12" w14:paraId="4836259C" w14:textId="36491AB2">
            <w:pPr>
              <w:pStyle w:val="ListParagraph"/>
              <w:ind w:left="0"/>
              <w:rPr>
                <w:del w:author="Murguia, Sahima" w:date="2022-03-15T22:39:00Z" w:id="366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04DA1EB" w14:textId="2D91FEC3">
            <w:pPr>
              <w:pStyle w:val="ListParagraph"/>
              <w:ind w:left="0"/>
              <w:rPr>
                <w:del w:author="Murguia, Sahima" w:date="2022-03-15T22:39:00Z" w:id="366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D49A2D1" w14:textId="2D063BFF">
            <w:pPr>
              <w:pStyle w:val="ListParagraph"/>
              <w:ind w:left="0"/>
              <w:rPr>
                <w:del w:author="Murguia, Sahima" w:date="2022-03-15T22:39:00Z" w:id="3665"/>
                <w:rFonts w:asciiTheme="majorHAnsi" w:hAnsiTheme="majorHAnsi" w:cstheme="majorHAnsi"/>
                <w:strike/>
                <w:szCs w:val="18"/>
                <w:lang w:val="en-US"/>
              </w:rPr>
            </w:pPr>
            <w:del w:author="Murguia, Sahima" w:date="2022-03-15T22:39:00Z" w:id="3666">
              <w:r w:rsidRPr="009463FF" w:rsidDel="00262379">
                <w:rPr>
                  <w:rFonts w:asciiTheme="majorHAnsi" w:hAnsiTheme="majorHAnsi" w:cstheme="majorHAnsi"/>
                  <w:strike/>
                  <w:szCs w:val="18"/>
                  <w:lang w:val="en-US"/>
                </w:rPr>
                <w:delText>Last Updated</w:delText>
              </w:r>
            </w:del>
          </w:p>
        </w:tc>
        <w:tc>
          <w:tcPr>
            <w:tcW w:w="2067" w:type="dxa"/>
            <w:vAlign w:val="center"/>
          </w:tcPr>
          <w:p w:rsidRPr="009463FF" w:rsidR="00EF4C12" w:rsidDel="00262379" w:rsidP="00153EF4" w:rsidRDefault="00EF4C12" w14:paraId="2CF7FBBA" w14:textId="0956FECE">
            <w:pPr>
              <w:pStyle w:val="ListParagraph"/>
              <w:ind w:left="0"/>
              <w:rPr>
                <w:del w:author="Murguia, Sahima" w:date="2022-03-15T22:39:00Z" w:id="3667"/>
                <w:rFonts w:asciiTheme="majorHAnsi" w:hAnsiTheme="majorHAnsi" w:cstheme="majorHAnsi"/>
                <w:strike/>
                <w:szCs w:val="18"/>
                <w:lang w:val="en-US"/>
              </w:rPr>
            </w:pPr>
            <w:del w:author="Murguia, Sahima" w:date="2022-03-15T22:39:00Z" w:id="3668">
              <w:r w:rsidRPr="009463FF" w:rsidDel="00262379">
                <w:rPr>
                  <w:rFonts w:asciiTheme="majorHAnsi" w:hAnsiTheme="majorHAnsi" w:cstheme="majorHAnsi"/>
                  <w:strike/>
                  <w:szCs w:val="18"/>
                  <w:lang w:val="en-US"/>
                </w:rPr>
                <w:delText>LAST_UPD</w:delText>
              </w:r>
            </w:del>
          </w:p>
        </w:tc>
        <w:tc>
          <w:tcPr>
            <w:tcW w:w="1023" w:type="dxa"/>
            <w:vAlign w:val="center"/>
          </w:tcPr>
          <w:p w:rsidRPr="009463FF" w:rsidR="00EF4C12" w:rsidDel="00262379" w:rsidP="00153EF4" w:rsidRDefault="00EF4C12" w14:paraId="4080D334" w14:textId="6979EB31">
            <w:pPr>
              <w:pStyle w:val="ListParagraph"/>
              <w:ind w:left="0"/>
              <w:rPr>
                <w:del w:author="Murguia, Sahima" w:date="2022-03-15T22:39:00Z" w:id="3669"/>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9335A6B" w14:textId="0540A626">
            <w:pPr>
              <w:pStyle w:val="ListParagraph"/>
              <w:ind w:left="0"/>
              <w:rPr>
                <w:del w:author="Murguia, Sahima" w:date="2022-03-15T22:39:00Z" w:id="3670"/>
                <w:rFonts w:asciiTheme="majorHAnsi" w:hAnsiTheme="majorHAnsi" w:cstheme="majorHAnsi"/>
                <w:strike/>
                <w:szCs w:val="18"/>
                <w:lang w:val="en-US"/>
              </w:rPr>
            </w:pPr>
          </w:p>
        </w:tc>
      </w:tr>
      <w:tr w:rsidRPr="009463FF" w:rsidR="00EF4C12" w:rsidDel="00262379" w:rsidTr="00A06B54" w14:paraId="1E852330" w14:textId="635EEEA5">
        <w:trPr>
          <w:trHeight w:val="352"/>
          <w:del w:author="Murguia, Sahima" w:date="2022-03-15T22:39:00Z" w:id="3671"/>
        </w:trPr>
        <w:tc>
          <w:tcPr>
            <w:tcW w:w="1380" w:type="dxa"/>
            <w:vMerge/>
            <w:vAlign w:val="center"/>
          </w:tcPr>
          <w:p w:rsidRPr="009463FF" w:rsidR="00EF4C12" w:rsidDel="00262379" w:rsidP="00153EF4" w:rsidRDefault="00EF4C12" w14:paraId="0B1BEA63" w14:textId="5F9BE842">
            <w:pPr>
              <w:pStyle w:val="ListParagraph"/>
              <w:ind w:left="0"/>
              <w:rPr>
                <w:del w:author="Murguia, Sahima" w:date="2022-03-15T22:39:00Z" w:id="3672"/>
                <w:rFonts w:asciiTheme="majorHAnsi" w:hAnsiTheme="majorHAnsi" w:cstheme="majorHAnsi"/>
                <w:strike/>
                <w:szCs w:val="18"/>
                <w:lang w:val="en-US"/>
              </w:rPr>
            </w:pPr>
          </w:p>
        </w:tc>
        <w:tc>
          <w:tcPr>
            <w:tcW w:w="1243" w:type="dxa"/>
            <w:vMerge w:val="restart"/>
            <w:vAlign w:val="center"/>
          </w:tcPr>
          <w:p w:rsidRPr="009463FF" w:rsidR="00EF4C12" w:rsidDel="00262379" w:rsidP="00153EF4" w:rsidRDefault="00EF4C12" w14:paraId="48FB8093" w14:textId="190DD37E">
            <w:pPr>
              <w:pStyle w:val="ListParagraph"/>
              <w:ind w:left="0"/>
              <w:rPr>
                <w:del w:author="Murguia, Sahima" w:date="2022-03-15T22:39:00Z" w:id="3673"/>
                <w:rFonts w:asciiTheme="majorHAnsi" w:hAnsiTheme="majorHAnsi" w:cstheme="majorHAnsi"/>
                <w:strike/>
                <w:szCs w:val="18"/>
                <w:lang w:val="en-US"/>
              </w:rPr>
            </w:pPr>
            <w:del w:author="Murguia, Sahima" w:date="2022-03-15T22:39:00Z" w:id="3674">
              <w:r w:rsidRPr="009463FF" w:rsidDel="00262379">
                <w:rPr>
                  <w:rFonts w:asciiTheme="majorHAnsi" w:hAnsiTheme="majorHAnsi" w:cstheme="majorHAnsi"/>
                  <w:strike/>
                  <w:szCs w:val="18"/>
                  <w:lang w:val="en-US"/>
                </w:rPr>
                <w:delText>S_ORG_EXT</w:delText>
              </w:r>
            </w:del>
          </w:p>
        </w:tc>
        <w:tc>
          <w:tcPr>
            <w:tcW w:w="1517" w:type="dxa"/>
            <w:vAlign w:val="center"/>
          </w:tcPr>
          <w:p w:rsidRPr="009463FF" w:rsidR="00EF4C12" w:rsidDel="00262379" w:rsidP="00153EF4" w:rsidRDefault="00EF4C12" w14:paraId="73807279" w14:textId="76239454">
            <w:pPr>
              <w:pStyle w:val="ListParagraph"/>
              <w:ind w:left="0"/>
              <w:rPr>
                <w:del w:author="Murguia, Sahima" w:date="2022-03-15T22:39:00Z" w:id="3675"/>
                <w:rFonts w:asciiTheme="majorHAnsi" w:hAnsiTheme="majorHAnsi" w:cstheme="majorHAnsi"/>
                <w:strike/>
                <w:szCs w:val="18"/>
                <w:lang w:val="en-US"/>
              </w:rPr>
            </w:pPr>
            <w:del w:author="Murguia, Sahima" w:date="2022-03-15T22:39:00Z" w:id="3676">
              <w:r w:rsidRPr="009463FF" w:rsidDel="00262379">
                <w:rPr>
                  <w:rFonts w:asciiTheme="majorHAnsi" w:hAnsiTheme="majorHAnsi" w:cstheme="majorHAnsi"/>
                  <w:strike/>
                  <w:szCs w:val="18"/>
                  <w:lang w:val="en-US"/>
                </w:rPr>
                <w:delText>Account Name</w:delText>
              </w:r>
            </w:del>
          </w:p>
        </w:tc>
        <w:tc>
          <w:tcPr>
            <w:tcW w:w="2067" w:type="dxa"/>
            <w:vAlign w:val="center"/>
          </w:tcPr>
          <w:p w:rsidRPr="009463FF" w:rsidR="00EF4C12" w:rsidDel="00262379" w:rsidP="00153EF4" w:rsidRDefault="00EF4C12" w14:paraId="21B47B74" w14:textId="31725C06">
            <w:pPr>
              <w:pStyle w:val="ListParagraph"/>
              <w:ind w:left="0"/>
              <w:rPr>
                <w:del w:author="Murguia, Sahima" w:date="2022-03-15T22:39:00Z" w:id="3677"/>
                <w:rFonts w:asciiTheme="majorHAnsi" w:hAnsiTheme="majorHAnsi" w:cstheme="majorHAnsi"/>
                <w:strike/>
                <w:szCs w:val="18"/>
                <w:lang w:val="en-US"/>
              </w:rPr>
            </w:pPr>
            <w:del w:author="Murguia, Sahima" w:date="2022-03-15T22:39:00Z" w:id="3678">
              <w:r w:rsidRPr="009463FF" w:rsidDel="00262379">
                <w:rPr>
                  <w:rFonts w:asciiTheme="majorHAnsi" w:hAnsiTheme="majorHAnsi" w:cstheme="majorHAnsi"/>
                  <w:strike/>
                  <w:szCs w:val="18"/>
                  <w:lang w:val="en-US"/>
                </w:rPr>
                <w:delText>NAME</w:delText>
              </w:r>
            </w:del>
          </w:p>
        </w:tc>
        <w:tc>
          <w:tcPr>
            <w:tcW w:w="1023" w:type="dxa"/>
            <w:vAlign w:val="center"/>
          </w:tcPr>
          <w:p w:rsidRPr="009463FF" w:rsidR="00EF4C12" w:rsidDel="00262379" w:rsidP="00153EF4" w:rsidRDefault="00EF4C12" w14:paraId="23F0CF68" w14:textId="5C6E0291">
            <w:pPr>
              <w:pStyle w:val="ListParagraph"/>
              <w:ind w:left="0"/>
              <w:rPr>
                <w:del w:author="Murguia, Sahima" w:date="2022-03-15T22:39:00Z" w:id="3679"/>
                <w:rFonts w:asciiTheme="majorHAnsi" w:hAnsiTheme="majorHAnsi" w:cstheme="majorHAnsi"/>
                <w:strike/>
                <w:szCs w:val="18"/>
                <w:lang w:val="en-US"/>
              </w:rPr>
            </w:pPr>
            <w:del w:author="Murguia, Sahima" w:date="2022-03-15T22:39:00Z" w:id="3680">
              <w:r w:rsidRPr="009463FF" w:rsidDel="00262379">
                <w:rPr>
                  <w:rFonts w:asciiTheme="majorHAnsi" w:hAnsiTheme="majorHAnsi" w:cstheme="majorHAnsi"/>
                  <w:strike/>
                  <w:szCs w:val="18"/>
                  <w:lang w:val="en-US"/>
                </w:rPr>
                <w:delText>Lookup</w:delText>
              </w:r>
            </w:del>
          </w:p>
        </w:tc>
        <w:tc>
          <w:tcPr>
            <w:tcW w:w="2835" w:type="dxa"/>
            <w:vAlign w:val="center"/>
          </w:tcPr>
          <w:p w:rsidRPr="009463FF" w:rsidR="00EF4C12" w:rsidDel="00262379" w:rsidP="00153EF4" w:rsidRDefault="00EF4C12" w14:paraId="6851A072" w14:textId="036561A0">
            <w:pPr>
              <w:pStyle w:val="ListParagraph"/>
              <w:ind w:left="0"/>
              <w:rPr>
                <w:del w:author="Murguia, Sahima" w:date="2022-03-15T22:39:00Z" w:id="3681"/>
                <w:rFonts w:asciiTheme="majorHAnsi" w:hAnsiTheme="majorHAnsi" w:cstheme="majorHAnsi"/>
                <w:strike/>
                <w:szCs w:val="18"/>
                <w:lang w:val="en-US"/>
              </w:rPr>
            </w:pPr>
          </w:p>
        </w:tc>
      </w:tr>
      <w:tr w:rsidRPr="009463FF" w:rsidR="00EF4C12" w:rsidDel="00262379" w:rsidTr="00A06B54" w14:paraId="38EBFF0F" w14:textId="713D738A">
        <w:trPr>
          <w:trHeight w:val="352"/>
          <w:del w:author="Murguia, Sahima" w:date="2022-03-15T22:39:00Z" w:id="3682"/>
        </w:trPr>
        <w:tc>
          <w:tcPr>
            <w:tcW w:w="1380" w:type="dxa"/>
            <w:vMerge/>
            <w:vAlign w:val="center"/>
          </w:tcPr>
          <w:p w:rsidRPr="009463FF" w:rsidR="00EF4C12" w:rsidDel="00262379" w:rsidP="00153EF4" w:rsidRDefault="00EF4C12" w14:paraId="0AF445B3" w14:textId="4BF620A2">
            <w:pPr>
              <w:pStyle w:val="ListParagraph"/>
              <w:ind w:left="0"/>
              <w:rPr>
                <w:del w:author="Murguia, Sahima" w:date="2022-03-15T22:39:00Z" w:id="368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82297CD" w14:textId="3C4EC7E2">
            <w:pPr>
              <w:pStyle w:val="ListParagraph"/>
              <w:ind w:left="0"/>
              <w:rPr>
                <w:del w:author="Murguia, Sahima" w:date="2022-03-15T22:39:00Z" w:id="368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2268105" w14:textId="67633A59">
            <w:pPr>
              <w:pStyle w:val="ListParagraph"/>
              <w:ind w:left="0"/>
              <w:rPr>
                <w:del w:author="Murguia, Sahima" w:date="2022-03-15T22:39:00Z" w:id="3685"/>
                <w:rFonts w:asciiTheme="majorHAnsi" w:hAnsiTheme="majorHAnsi" w:cstheme="majorHAnsi"/>
                <w:strike/>
                <w:szCs w:val="18"/>
                <w:lang w:val="en-US"/>
              </w:rPr>
            </w:pPr>
            <w:del w:author="Murguia, Sahima" w:date="2022-03-15T22:39:00Z" w:id="3686">
              <w:r w:rsidRPr="009463FF" w:rsidDel="00262379">
                <w:rPr>
                  <w:rFonts w:asciiTheme="majorHAnsi" w:hAnsiTheme="majorHAnsi" w:cstheme="majorHAnsi"/>
                  <w:strike/>
                  <w:szCs w:val="18"/>
                  <w:lang w:val="en-US"/>
                </w:rPr>
                <w:delText>Wholesaler Account</w:delText>
              </w:r>
            </w:del>
          </w:p>
        </w:tc>
        <w:tc>
          <w:tcPr>
            <w:tcW w:w="2067" w:type="dxa"/>
            <w:vAlign w:val="center"/>
          </w:tcPr>
          <w:p w:rsidRPr="009463FF" w:rsidR="00EF4C12" w:rsidDel="00262379" w:rsidP="00153EF4" w:rsidRDefault="00EF4C12" w14:paraId="5A3065B8" w14:textId="0F1799A1">
            <w:pPr>
              <w:pStyle w:val="ListParagraph"/>
              <w:ind w:left="0"/>
              <w:rPr>
                <w:del w:author="Murguia, Sahima" w:date="2022-03-15T22:39:00Z" w:id="3687"/>
                <w:rFonts w:asciiTheme="majorHAnsi" w:hAnsiTheme="majorHAnsi" w:cstheme="majorHAnsi"/>
                <w:strike/>
                <w:szCs w:val="18"/>
                <w:lang w:val="en-US"/>
              </w:rPr>
            </w:pPr>
            <w:del w:author="Murguia, Sahima" w:date="2022-03-15T22:39:00Z" w:id="3688">
              <w:r w:rsidRPr="009463FF" w:rsidDel="00262379">
                <w:rPr>
                  <w:rFonts w:asciiTheme="majorHAnsi" w:hAnsiTheme="majorHAnsi" w:cstheme="majorHAnsi"/>
                  <w:strike/>
                  <w:szCs w:val="18"/>
                  <w:lang w:val="en-US"/>
                </w:rPr>
                <w:delText>NAME</w:delText>
              </w:r>
            </w:del>
          </w:p>
        </w:tc>
        <w:tc>
          <w:tcPr>
            <w:tcW w:w="1023" w:type="dxa"/>
            <w:vAlign w:val="center"/>
          </w:tcPr>
          <w:p w:rsidRPr="009463FF" w:rsidR="00EF4C12" w:rsidDel="00262379" w:rsidP="00153EF4" w:rsidRDefault="00EF4C12" w14:paraId="0DBB39EF" w14:textId="176D6BE4">
            <w:pPr>
              <w:pStyle w:val="ListParagraph"/>
              <w:ind w:left="0"/>
              <w:rPr>
                <w:del w:author="Murguia, Sahima" w:date="2022-03-15T22:39:00Z" w:id="3689"/>
                <w:rFonts w:asciiTheme="majorHAnsi" w:hAnsiTheme="majorHAnsi" w:cstheme="majorHAnsi"/>
                <w:strike/>
                <w:szCs w:val="18"/>
                <w:lang w:val="en-US"/>
              </w:rPr>
            </w:pPr>
          </w:p>
        </w:tc>
        <w:tc>
          <w:tcPr>
            <w:tcW w:w="2835" w:type="dxa"/>
            <w:vAlign w:val="center"/>
          </w:tcPr>
          <w:p w:rsidRPr="009463FF" w:rsidR="00EF4C12" w:rsidDel="00262379" w:rsidP="00153EF4" w:rsidRDefault="00EF4C12" w14:paraId="62AA437D" w14:textId="5BD0B85B">
            <w:pPr>
              <w:pStyle w:val="ListParagraph"/>
              <w:ind w:left="0"/>
              <w:rPr>
                <w:del w:author="Murguia, Sahima" w:date="2022-03-15T22:39:00Z" w:id="3690"/>
                <w:rFonts w:asciiTheme="majorHAnsi" w:hAnsiTheme="majorHAnsi" w:cstheme="majorHAnsi"/>
                <w:strike/>
                <w:szCs w:val="18"/>
                <w:lang w:val="en-US"/>
              </w:rPr>
            </w:pPr>
          </w:p>
        </w:tc>
      </w:tr>
      <w:tr w:rsidRPr="009463FF" w:rsidR="00EF4C12" w:rsidDel="00262379" w:rsidTr="00A06B54" w14:paraId="48D4119D" w14:textId="07B58BDE">
        <w:trPr>
          <w:trHeight w:val="352"/>
          <w:del w:author="Murguia, Sahima" w:date="2022-03-15T22:39:00Z" w:id="3691"/>
        </w:trPr>
        <w:tc>
          <w:tcPr>
            <w:tcW w:w="1380" w:type="dxa"/>
            <w:vMerge/>
            <w:vAlign w:val="center"/>
          </w:tcPr>
          <w:p w:rsidRPr="009463FF" w:rsidR="00EF4C12" w:rsidDel="00262379" w:rsidP="00153EF4" w:rsidRDefault="00EF4C12" w14:paraId="5A47FA94" w14:textId="5D867855">
            <w:pPr>
              <w:pStyle w:val="ListParagraph"/>
              <w:ind w:left="0"/>
              <w:rPr>
                <w:del w:author="Murguia, Sahima" w:date="2022-03-15T22:39:00Z" w:id="3692"/>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664E0BA" w14:textId="0AC330D2">
            <w:pPr>
              <w:pStyle w:val="ListParagraph"/>
              <w:ind w:left="0"/>
              <w:rPr>
                <w:del w:author="Murguia, Sahima" w:date="2022-03-15T22:39:00Z" w:id="3693"/>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70DF4B2" w14:textId="658DA847">
            <w:pPr>
              <w:pStyle w:val="ListParagraph"/>
              <w:ind w:left="0"/>
              <w:rPr>
                <w:del w:author="Murguia, Sahima" w:date="2022-03-15T22:39:00Z" w:id="3694"/>
                <w:rFonts w:asciiTheme="majorHAnsi" w:hAnsiTheme="majorHAnsi" w:cstheme="majorHAnsi"/>
                <w:strike/>
                <w:szCs w:val="18"/>
                <w:lang w:val="en-US"/>
              </w:rPr>
            </w:pPr>
            <w:del w:author="Murguia, Sahima" w:date="2022-03-15T22:39:00Z" w:id="3695">
              <w:r w:rsidRPr="009463FF" w:rsidDel="00262379">
                <w:rPr>
                  <w:rFonts w:asciiTheme="majorHAnsi" w:hAnsiTheme="majorHAnsi" w:cstheme="majorHAnsi"/>
                  <w:strike/>
                  <w:szCs w:val="18"/>
                  <w:lang w:val="en-US"/>
                </w:rPr>
                <w:delText>Wholesaler Trading Name</w:delText>
              </w:r>
            </w:del>
          </w:p>
        </w:tc>
        <w:tc>
          <w:tcPr>
            <w:tcW w:w="2067" w:type="dxa"/>
            <w:vAlign w:val="center"/>
          </w:tcPr>
          <w:p w:rsidRPr="009463FF" w:rsidR="00EF4C12" w:rsidDel="00262379" w:rsidP="00153EF4" w:rsidRDefault="00EF4C12" w14:paraId="2D712230" w14:textId="1E13E91F">
            <w:pPr>
              <w:pStyle w:val="ListParagraph"/>
              <w:ind w:left="0"/>
              <w:rPr>
                <w:del w:author="Murguia, Sahima" w:date="2022-03-15T22:39:00Z" w:id="3696"/>
                <w:rFonts w:asciiTheme="majorHAnsi" w:hAnsiTheme="majorHAnsi" w:cstheme="majorHAnsi"/>
                <w:strike/>
                <w:szCs w:val="18"/>
                <w:lang w:val="en-US"/>
              </w:rPr>
            </w:pPr>
            <w:del w:author="Murguia, Sahima" w:date="2022-03-15T22:39:00Z" w:id="3697">
              <w:r w:rsidRPr="009463FF" w:rsidDel="00262379">
                <w:rPr>
                  <w:rFonts w:asciiTheme="majorHAnsi" w:hAnsiTheme="majorHAnsi" w:cstheme="majorHAnsi"/>
                  <w:strike/>
                  <w:szCs w:val="18"/>
                  <w:lang w:val="en-US"/>
                </w:rPr>
                <w:delText>ALIAS_NAME</w:delText>
              </w:r>
            </w:del>
          </w:p>
        </w:tc>
        <w:tc>
          <w:tcPr>
            <w:tcW w:w="1023" w:type="dxa"/>
            <w:vAlign w:val="center"/>
          </w:tcPr>
          <w:p w:rsidRPr="009463FF" w:rsidR="00EF4C12" w:rsidDel="00262379" w:rsidP="00153EF4" w:rsidRDefault="00EF4C12" w14:paraId="683956E3" w14:textId="7CE3109E">
            <w:pPr>
              <w:pStyle w:val="ListParagraph"/>
              <w:ind w:left="0"/>
              <w:rPr>
                <w:del w:author="Murguia, Sahima" w:date="2022-03-15T22:39:00Z" w:id="3698"/>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AC73F4B" w14:textId="2E016CBE">
            <w:pPr>
              <w:pStyle w:val="ListParagraph"/>
              <w:ind w:left="0"/>
              <w:rPr>
                <w:del w:author="Murguia, Sahima" w:date="2022-03-15T22:39:00Z" w:id="3699"/>
                <w:rFonts w:asciiTheme="majorHAnsi" w:hAnsiTheme="majorHAnsi" w:cstheme="majorHAnsi"/>
                <w:strike/>
                <w:szCs w:val="18"/>
                <w:lang w:val="en-US"/>
              </w:rPr>
            </w:pPr>
          </w:p>
        </w:tc>
      </w:tr>
      <w:tr w:rsidRPr="009463FF" w:rsidR="00EF4C12" w:rsidDel="00262379" w:rsidTr="00A06B54" w14:paraId="32349C68" w14:textId="59EFDC82">
        <w:trPr>
          <w:trHeight w:val="352"/>
          <w:del w:author="Murguia, Sahima" w:date="2022-03-15T22:39:00Z" w:id="3700"/>
        </w:trPr>
        <w:tc>
          <w:tcPr>
            <w:tcW w:w="1380" w:type="dxa"/>
            <w:vMerge/>
            <w:vAlign w:val="center"/>
          </w:tcPr>
          <w:p w:rsidRPr="009463FF" w:rsidR="00EF4C12" w:rsidDel="00262379" w:rsidP="00153EF4" w:rsidRDefault="00EF4C12" w14:paraId="43C6D11A" w14:textId="5AC38B21">
            <w:pPr>
              <w:pStyle w:val="ListParagraph"/>
              <w:ind w:left="0"/>
              <w:rPr>
                <w:del w:author="Murguia, Sahima" w:date="2022-03-15T22:39:00Z" w:id="3701"/>
                <w:rFonts w:asciiTheme="majorHAnsi" w:hAnsiTheme="majorHAnsi" w:cstheme="majorHAnsi"/>
                <w:strike/>
                <w:szCs w:val="18"/>
                <w:lang w:val="en-US"/>
              </w:rPr>
            </w:pPr>
          </w:p>
        </w:tc>
        <w:tc>
          <w:tcPr>
            <w:tcW w:w="1243" w:type="dxa"/>
            <w:vMerge w:val="restart"/>
            <w:vAlign w:val="center"/>
          </w:tcPr>
          <w:p w:rsidRPr="009463FF" w:rsidR="00EF4C12" w:rsidDel="00262379" w:rsidP="00153EF4" w:rsidRDefault="00EF4C12" w14:paraId="3D50A94A" w14:textId="6C9025CE">
            <w:pPr>
              <w:pStyle w:val="ListParagraph"/>
              <w:ind w:left="0"/>
              <w:rPr>
                <w:del w:author="Murguia, Sahima" w:date="2022-03-15T22:39:00Z" w:id="3702"/>
                <w:rFonts w:asciiTheme="majorHAnsi" w:hAnsiTheme="majorHAnsi" w:cstheme="majorHAnsi"/>
                <w:strike/>
                <w:szCs w:val="18"/>
                <w:lang w:val="en-US"/>
              </w:rPr>
            </w:pPr>
            <w:del w:author="Murguia, Sahima" w:date="2022-03-15T22:39:00Z" w:id="3703">
              <w:r w:rsidRPr="009463FF" w:rsidDel="00262379">
                <w:rPr>
                  <w:rFonts w:asciiTheme="majorHAnsi" w:hAnsiTheme="majorHAnsi" w:cstheme="majorHAnsi"/>
                  <w:strike/>
                  <w:szCs w:val="18"/>
                  <w:lang w:val="en-US"/>
                </w:rPr>
                <w:delText>S_ORDER</w:delText>
              </w:r>
            </w:del>
          </w:p>
        </w:tc>
        <w:tc>
          <w:tcPr>
            <w:tcW w:w="1517" w:type="dxa"/>
            <w:vAlign w:val="center"/>
          </w:tcPr>
          <w:p w:rsidRPr="009463FF" w:rsidR="00EF4C12" w:rsidDel="00262379" w:rsidP="00153EF4" w:rsidRDefault="00EF4C12" w14:paraId="5A7B435D" w14:textId="3C970F6C">
            <w:pPr>
              <w:pStyle w:val="ListParagraph"/>
              <w:ind w:left="0"/>
              <w:rPr>
                <w:del w:author="Murguia, Sahima" w:date="2022-03-15T22:39:00Z" w:id="3704"/>
                <w:rFonts w:asciiTheme="majorHAnsi" w:hAnsiTheme="majorHAnsi" w:cstheme="majorHAnsi"/>
                <w:strike/>
                <w:szCs w:val="18"/>
                <w:lang w:val="en-US"/>
              </w:rPr>
            </w:pPr>
            <w:del w:author="Murguia, Sahima" w:date="2022-03-15T22:39:00Z" w:id="3705">
              <w:r w:rsidRPr="009463FF" w:rsidDel="00262379">
                <w:rPr>
                  <w:rFonts w:asciiTheme="majorHAnsi" w:hAnsiTheme="majorHAnsi" w:cstheme="majorHAnsi"/>
                  <w:strike/>
                  <w:szCs w:val="18"/>
                  <w:lang w:val="en-US"/>
                </w:rPr>
                <w:delText>Payment No.</w:delText>
              </w:r>
            </w:del>
          </w:p>
        </w:tc>
        <w:tc>
          <w:tcPr>
            <w:tcW w:w="2067" w:type="dxa"/>
            <w:vAlign w:val="center"/>
          </w:tcPr>
          <w:p w:rsidRPr="009463FF" w:rsidR="00EF4C12" w:rsidDel="00262379" w:rsidP="00153EF4" w:rsidRDefault="00EF4C12" w14:paraId="45D42B90" w14:textId="0A415D60">
            <w:pPr>
              <w:pStyle w:val="ListParagraph"/>
              <w:ind w:left="0"/>
              <w:rPr>
                <w:del w:author="Murguia, Sahima" w:date="2022-03-15T22:39:00Z" w:id="3706"/>
                <w:rFonts w:asciiTheme="majorHAnsi" w:hAnsiTheme="majorHAnsi" w:cstheme="majorHAnsi"/>
                <w:strike/>
                <w:szCs w:val="18"/>
                <w:lang w:val="en-US"/>
              </w:rPr>
            </w:pPr>
            <w:del w:author="Murguia, Sahima" w:date="2022-03-15T22:39:00Z" w:id="3707">
              <w:r w:rsidRPr="009463FF" w:rsidDel="00262379">
                <w:rPr>
                  <w:rFonts w:asciiTheme="majorHAnsi" w:hAnsiTheme="majorHAnsi" w:cstheme="majorHAnsi"/>
                  <w:strike/>
                  <w:szCs w:val="18"/>
                  <w:lang w:val="en-US"/>
                </w:rPr>
                <w:delText>ORDER_NUM</w:delText>
              </w:r>
            </w:del>
          </w:p>
        </w:tc>
        <w:tc>
          <w:tcPr>
            <w:tcW w:w="1023" w:type="dxa"/>
            <w:vAlign w:val="center"/>
          </w:tcPr>
          <w:p w:rsidRPr="009463FF" w:rsidR="00EF4C12" w:rsidDel="00262379" w:rsidP="00153EF4" w:rsidRDefault="00EF4C12" w14:paraId="779818EA" w14:textId="08A7E799">
            <w:pPr>
              <w:pStyle w:val="ListParagraph"/>
              <w:ind w:left="0"/>
              <w:rPr>
                <w:del w:author="Murguia, Sahima" w:date="2022-03-15T22:39:00Z" w:id="3708"/>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100AE8A" w14:textId="2C6C8325">
            <w:pPr>
              <w:pStyle w:val="ListParagraph"/>
              <w:ind w:left="0"/>
              <w:rPr>
                <w:del w:author="Murguia, Sahima" w:date="2022-03-15T22:39:00Z" w:id="3709"/>
                <w:rFonts w:asciiTheme="majorHAnsi" w:hAnsiTheme="majorHAnsi" w:cstheme="majorHAnsi"/>
                <w:strike/>
                <w:szCs w:val="18"/>
                <w:lang w:val="en-US"/>
              </w:rPr>
            </w:pPr>
          </w:p>
        </w:tc>
      </w:tr>
      <w:tr w:rsidRPr="009463FF" w:rsidR="00EF4C12" w:rsidDel="00262379" w:rsidTr="00A06B54" w14:paraId="06F34460" w14:textId="4DC571A0">
        <w:trPr>
          <w:trHeight w:val="352"/>
          <w:del w:author="Murguia, Sahima" w:date="2022-03-15T22:39:00Z" w:id="3710"/>
        </w:trPr>
        <w:tc>
          <w:tcPr>
            <w:tcW w:w="1380" w:type="dxa"/>
            <w:vMerge/>
            <w:vAlign w:val="center"/>
          </w:tcPr>
          <w:p w:rsidRPr="009463FF" w:rsidR="00EF4C12" w:rsidDel="00262379" w:rsidP="00153EF4" w:rsidRDefault="00EF4C12" w14:paraId="1091F74C" w14:textId="61EB5EA9">
            <w:pPr>
              <w:pStyle w:val="ListParagraph"/>
              <w:ind w:left="0"/>
              <w:rPr>
                <w:del w:author="Murguia, Sahima" w:date="2022-03-15T22:39:00Z" w:id="371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AC8CC8A" w14:textId="1D9B67C4">
            <w:pPr>
              <w:pStyle w:val="ListParagraph"/>
              <w:ind w:left="0"/>
              <w:rPr>
                <w:del w:author="Murguia, Sahima" w:date="2022-03-15T22:39:00Z" w:id="371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145BB13D" w14:textId="0E5D8907">
            <w:pPr>
              <w:pStyle w:val="ListParagraph"/>
              <w:ind w:left="0"/>
              <w:rPr>
                <w:del w:author="Murguia, Sahima" w:date="2022-03-15T22:39:00Z" w:id="3713"/>
                <w:rFonts w:asciiTheme="majorHAnsi" w:hAnsiTheme="majorHAnsi" w:cstheme="majorHAnsi"/>
                <w:strike/>
                <w:szCs w:val="18"/>
                <w:lang w:val="en-US"/>
              </w:rPr>
            </w:pPr>
            <w:del w:author="Murguia, Sahima" w:date="2022-03-15T22:39:00Z" w:id="3714">
              <w:r w:rsidRPr="009463FF" w:rsidDel="00262379">
                <w:rPr>
                  <w:rFonts w:asciiTheme="majorHAnsi" w:hAnsiTheme="majorHAnsi" w:cstheme="majorHAnsi"/>
                  <w:strike/>
                  <w:szCs w:val="18"/>
                  <w:lang w:val="en-US"/>
                </w:rPr>
                <w:delText>Payment Date</w:delText>
              </w:r>
            </w:del>
          </w:p>
        </w:tc>
        <w:tc>
          <w:tcPr>
            <w:tcW w:w="2067" w:type="dxa"/>
            <w:vAlign w:val="center"/>
          </w:tcPr>
          <w:p w:rsidRPr="009463FF" w:rsidR="00EF4C12" w:rsidDel="00262379" w:rsidP="00153EF4" w:rsidRDefault="00EF4C12" w14:paraId="1CAB223E" w14:textId="0849C9A9">
            <w:pPr>
              <w:pStyle w:val="ListParagraph"/>
              <w:ind w:left="0"/>
              <w:rPr>
                <w:del w:author="Murguia, Sahima" w:date="2022-03-15T22:39:00Z" w:id="3715"/>
                <w:rFonts w:asciiTheme="majorHAnsi" w:hAnsiTheme="majorHAnsi" w:cstheme="majorHAnsi"/>
                <w:strike/>
                <w:szCs w:val="18"/>
                <w:lang w:val="en-US"/>
              </w:rPr>
            </w:pPr>
            <w:del w:author="Murguia, Sahima" w:date="2022-03-15T22:39:00Z" w:id="3716">
              <w:r w:rsidRPr="009463FF" w:rsidDel="00262379">
                <w:rPr>
                  <w:rFonts w:asciiTheme="majorHAnsi" w:hAnsiTheme="majorHAnsi" w:cstheme="majorHAnsi"/>
                  <w:strike/>
                  <w:szCs w:val="18"/>
                  <w:lang w:val="en-US"/>
                </w:rPr>
                <w:delText>ORDER_DT</w:delText>
              </w:r>
            </w:del>
          </w:p>
        </w:tc>
        <w:tc>
          <w:tcPr>
            <w:tcW w:w="1023" w:type="dxa"/>
            <w:vAlign w:val="center"/>
          </w:tcPr>
          <w:p w:rsidRPr="009463FF" w:rsidR="00EF4C12" w:rsidDel="00262379" w:rsidP="00153EF4" w:rsidRDefault="00EF4C12" w14:paraId="6C4D5706" w14:textId="11CA19CF">
            <w:pPr>
              <w:pStyle w:val="ListParagraph"/>
              <w:ind w:left="0"/>
              <w:rPr>
                <w:del w:author="Murguia, Sahima" w:date="2022-03-15T22:39:00Z" w:id="3717"/>
                <w:rFonts w:asciiTheme="majorHAnsi" w:hAnsiTheme="majorHAnsi" w:cstheme="majorHAnsi"/>
                <w:strike/>
                <w:szCs w:val="18"/>
                <w:lang w:val="en-US"/>
              </w:rPr>
            </w:pPr>
          </w:p>
        </w:tc>
        <w:tc>
          <w:tcPr>
            <w:tcW w:w="2835" w:type="dxa"/>
            <w:vAlign w:val="center"/>
          </w:tcPr>
          <w:p w:rsidRPr="009463FF" w:rsidR="00EF4C12" w:rsidDel="00262379" w:rsidP="00153EF4" w:rsidRDefault="00EF4C12" w14:paraId="6E106B5A" w14:textId="114CE3A2">
            <w:pPr>
              <w:pStyle w:val="ListParagraph"/>
              <w:ind w:left="0"/>
              <w:rPr>
                <w:del w:author="Murguia, Sahima" w:date="2022-03-15T22:39:00Z" w:id="3718"/>
                <w:rFonts w:asciiTheme="majorHAnsi" w:hAnsiTheme="majorHAnsi" w:cstheme="majorHAnsi"/>
                <w:strike/>
                <w:szCs w:val="18"/>
                <w:lang w:val="en-US"/>
              </w:rPr>
            </w:pPr>
          </w:p>
        </w:tc>
      </w:tr>
      <w:tr w:rsidRPr="009463FF" w:rsidR="00EF4C12" w:rsidDel="00262379" w:rsidTr="00A06B54" w14:paraId="7F07EAE3" w14:textId="7C7A8B8F">
        <w:trPr>
          <w:trHeight w:val="352"/>
          <w:del w:author="Murguia, Sahima" w:date="2022-03-15T22:39:00Z" w:id="3719"/>
        </w:trPr>
        <w:tc>
          <w:tcPr>
            <w:tcW w:w="1380" w:type="dxa"/>
            <w:vMerge/>
            <w:vAlign w:val="center"/>
          </w:tcPr>
          <w:p w:rsidRPr="009463FF" w:rsidR="00EF4C12" w:rsidDel="00262379" w:rsidP="00153EF4" w:rsidRDefault="00EF4C12" w14:paraId="5510378C" w14:textId="2AA4F4AC">
            <w:pPr>
              <w:pStyle w:val="ListParagraph"/>
              <w:ind w:left="0"/>
              <w:rPr>
                <w:del w:author="Murguia, Sahima" w:date="2022-03-15T22:39:00Z" w:id="372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A2FEABF" w14:textId="154B3364">
            <w:pPr>
              <w:pStyle w:val="ListParagraph"/>
              <w:ind w:left="0"/>
              <w:rPr>
                <w:del w:author="Murguia, Sahima" w:date="2022-03-15T22:39:00Z" w:id="372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B4D8903" w14:textId="5E21FDC0">
            <w:pPr>
              <w:pStyle w:val="ListParagraph"/>
              <w:ind w:left="0"/>
              <w:rPr>
                <w:del w:author="Murguia, Sahima" w:date="2022-03-15T22:39:00Z" w:id="3722"/>
                <w:rFonts w:asciiTheme="majorHAnsi" w:hAnsiTheme="majorHAnsi" w:cstheme="majorHAnsi"/>
                <w:strike/>
                <w:szCs w:val="18"/>
                <w:lang w:val="en-US"/>
              </w:rPr>
            </w:pPr>
            <w:del w:author="Murguia, Sahima" w:date="2022-03-15T22:39:00Z" w:id="3723">
              <w:r w:rsidRPr="009463FF" w:rsidDel="00262379">
                <w:rPr>
                  <w:rFonts w:asciiTheme="majorHAnsi" w:hAnsiTheme="majorHAnsi" w:cstheme="majorHAnsi"/>
                  <w:strike/>
                  <w:szCs w:val="18"/>
                  <w:lang w:val="en-US"/>
                </w:rPr>
                <w:delText>Status</w:delText>
              </w:r>
            </w:del>
          </w:p>
        </w:tc>
        <w:tc>
          <w:tcPr>
            <w:tcW w:w="2067" w:type="dxa"/>
            <w:vAlign w:val="center"/>
          </w:tcPr>
          <w:p w:rsidRPr="009463FF" w:rsidR="00EF4C12" w:rsidDel="00262379" w:rsidP="00153EF4" w:rsidRDefault="00EF4C12" w14:paraId="788E19F1" w14:textId="6D266587">
            <w:pPr>
              <w:pStyle w:val="ListParagraph"/>
              <w:ind w:left="0"/>
              <w:rPr>
                <w:del w:author="Murguia, Sahima" w:date="2022-03-15T22:39:00Z" w:id="3724"/>
                <w:rFonts w:asciiTheme="majorHAnsi" w:hAnsiTheme="majorHAnsi" w:cstheme="majorHAnsi"/>
                <w:strike/>
                <w:szCs w:val="18"/>
                <w:lang w:val="en-US"/>
              </w:rPr>
            </w:pPr>
            <w:del w:author="Murguia, Sahima" w:date="2022-03-15T22:39:00Z" w:id="3725">
              <w:r w:rsidRPr="009463FF" w:rsidDel="00262379">
                <w:rPr>
                  <w:rFonts w:asciiTheme="majorHAnsi" w:hAnsiTheme="majorHAnsi" w:cstheme="majorHAnsi"/>
                  <w:strike/>
                  <w:szCs w:val="18"/>
                  <w:lang w:val="en-US"/>
                </w:rPr>
                <w:delText>STATUS_CD</w:delText>
              </w:r>
            </w:del>
          </w:p>
        </w:tc>
        <w:tc>
          <w:tcPr>
            <w:tcW w:w="1023" w:type="dxa"/>
            <w:vAlign w:val="center"/>
          </w:tcPr>
          <w:p w:rsidRPr="009463FF" w:rsidR="00EF4C12" w:rsidDel="00262379" w:rsidP="00153EF4" w:rsidRDefault="00EF4C12" w14:paraId="7E863B4B" w14:textId="7511E533">
            <w:pPr>
              <w:pStyle w:val="ListParagraph"/>
              <w:ind w:left="0"/>
              <w:rPr>
                <w:del w:author="Murguia, Sahima" w:date="2022-03-15T22:39:00Z" w:id="3726"/>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E9D991D" w14:textId="4A92CACA">
            <w:pPr>
              <w:pStyle w:val="ListParagraph"/>
              <w:ind w:left="0"/>
              <w:rPr>
                <w:del w:author="Murguia, Sahima" w:date="2022-03-15T22:39:00Z" w:id="3727"/>
                <w:rFonts w:asciiTheme="majorHAnsi" w:hAnsiTheme="majorHAnsi" w:cstheme="majorHAnsi"/>
                <w:strike/>
                <w:szCs w:val="18"/>
                <w:lang w:val="en-US"/>
              </w:rPr>
            </w:pPr>
          </w:p>
        </w:tc>
      </w:tr>
      <w:tr w:rsidRPr="009463FF" w:rsidR="00EF4C12" w:rsidDel="00262379" w:rsidTr="00A06B54" w14:paraId="285BD021" w14:textId="47C5DC4C">
        <w:trPr>
          <w:trHeight w:val="352"/>
          <w:del w:author="Murguia, Sahima" w:date="2022-03-15T22:39:00Z" w:id="3728"/>
        </w:trPr>
        <w:tc>
          <w:tcPr>
            <w:tcW w:w="1380" w:type="dxa"/>
            <w:vMerge/>
            <w:vAlign w:val="center"/>
          </w:tcPr>
          <w:p w:rsidRPr="009463FF" w:rsidR="00EF4C12" w:rsidDel="00262379" w:rsidP="00153EF4" w:rsidRDefault="00EF4C12" w14:paraId="25B4E18A" w14:textId="0448E789">
            <w:pPr>
              <w:pStyle w:val="ListParagraph"/>
              <w:ind w:left="0"/>
              <w:rPr>
                <w:del w:author="Murguia, Sahima" w:date="2022-03-15T22:39:00Z" w:id="3729"/>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73D35FD" w14:textId="7BE72C89">
            <w:pPr>
              <w:pStyle w:val="ListParagraph"/>
              <w:ind w:left="0"/>
              <w:rPr>
                <w:del w:author="Murguia, Sahima" w:date="2022-03-15T22:39:00Z" w:id="3730"/>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24CEFFE" w14:textId="38A9D64E">
            <w:pPr>
              <w:pStyle w:val="ListParagraph"/>
              <w:ind w:left="0"/>
              <w:rPr>
                <w:del w:author="Murguia, Sahima" w:date="2022-03-15T22:39:00Z" w:id="3731"/>
                <w:rFonts w:asciiTheme="majorHAnsi" w:hAnsiTheme="majorHAnsi" w:cstheme="majorHAnsi"/>
                <w:strike/>
                <w:szCs w:val="18"/>
                <w:lang w:val="en-US"/>
              </w:rPr>
            </w:pPr>
            <w:del w:author="Murguia, Sahima" w:date="2022-03-15T22:39:00Z" w:id="3732">
              <w:r w:rsidRPr="009463FF" w:rsidDel="00262379">
                <w:rPr>
                  <w:rFonts w:asciiTheme="majorHAnsi" w:hAnsiTheme="majorHAnsi" w:cstheme="majorHAnsi"/>
                  <w:strike/>
                  <w:szCs w:val="18"/>
                  <w:lang w:val="en-US"/>
                </w:rPr>
                <w:delText>Cash</w:delText>
              </w:r>
            </w:del>
          </w:p>
        </w:tc>
        <w:tc>
          <w:tcPr>
            <w:tcW w:w="2067" w:type="dxa"/>
            <w:vAlign w:val="center"/>
          </w:tcPr>
          <w:p w:rsidRPr="009463FF" w:rsidR="00EF4C12" w:rsidDel="00262379" w:rsidP="00153EF4" w:rsidRDefault="00EF4C12" w14:paraId="0C9FCF40" w14:textId="21243FC8">
            <w:pPr>
              <w:pStyle w:val="ListParagraph"/>
              <w:ind w:left="0"/>
              <w:rPr>
                <w:del w:author="Murguia, Sahima" w:date="2022-03-15T22:39:00Z" w:id="3733"/>
                <w:rFonts w:asciiTheme="majorHAnsi" w:hAnsiTheme="majorHAnsi" w:cstheme="majorHAnsi"/>
                <w:strike/>
                <w:szCs w:val="18"/>
                <w:lang w:val="en-US"/>
              </w:rPr>
            </w:pPr>
            <w:del w:author="Murguia, Sahima" w:date="2022-03-15T22:39:00Z" w:id="3734">
              <w:r w:rsidRPr="009463FF" w:rsidDel="00262379">
                <w:rPr>
                  <w:rFonts w:asciiTheme="majorHAnsi" w:hAnsiTheme="majorHAnsi" w:cstheme="majorHAnsi"/>
                  <w:strike/>
                  <w:szCs w:val="18"/>
                  <w:lang w:val="en-US"/>
                </w:rPr>
                <w:delText>X_CASH</w:delText>
              </w:r>
            </w:del>
          </w:p>
        </w:tc>
        <w:tc>
          <w:tcPr>
            <w:tcW w:w="1023" w:type="dxa"/>
            <w:vAlign w:val="center"/>
          </w:tcPr>
          <w:p w:rsidRPr="009463FF" w:rsidR="00EF4C12" w:rsidDel="00262379" w:rsidP="00153EF4" w:rsidRDefault="00EF4C12" w14:paraId="69DE73FC" w14:textId="06AF9FC5">
            <w:pPr>
              <w:pStyle w:val="ListParagraph"/>
              <w:ind w:left="0"/>
              <w:rPr>
                <w:del w:author="Murguia, Sahima" w:date="2022-03-15T22:39:00Z" w:id="3735"/>
                <w:rFonts w:asciiTheme="majorHAnsi" w:hAnsiTheme="majorHAnsi" w:cstheme="majorHAnsi"/>
                <w:strike/>
                <w:szCs w:val="18"/>
                <w:lang w:val="en-US"/>
              </w:rPr>
            </w:pPr>
          </w:p>
        </w:tc>
        <w:tc>
          <w:tcPr>
            <w:tcW w:w="2835" w:type="dxa"/>
            <w:vAlign w:val="center"/>
          </w:tcPr>
          <w:p w:rsidRPr="009463FF" w:rsidR="00EF4C12" w:rsidDel="00262379" w:rsidP="00153EF4" w:rsidRDefault="00EF4C12" w14:paraId="16146B0F" w14:textId="1A910051">
            <w:pPr>
              <w:pStyle w:val="ListParagraph"/>
              <w:ind w:left="0"/>
              <w:rPr>
                <w:del w:author="Murguia, Sahima" w:date="2022-03-15T22:39:00Z" w:id="3736"/>
                <w:rFonts w:asciiTheme="majorHAnsi" w:hAnsiTheme="majorHAnsi" w:cstheme="majorHAnsi"/>
                <w:strike/>
                <w:szCs w:val="18"/>
                <w:lang w:val="en-US"/>
              </w:rPr>
            </w:pPr>
          </w:p>
        </w:tc>
      </w:tr>
      <w:tr w:rsidRPr="009463FF" w:rsidR="00EF4C12" w:rsidDel="00262379" w:rsidTr="00A06B54" w14:paraId="14BA3FFE" w14:textId="1F4FEDB3">
        <w:trPr>
          <w:trHeight w:val="352"/>
          <w:del w:author="Murguia, Sahima" w:date="2022-03-15T22:39:00Z" w:id="3737"/>
        </w:trPr>
        <w:tc>
          <w:tcPr>
            <w:tcW w:w="1380" w:type="dxa"/>
            <w:vMerge/>
            <w:vAlign w:val="center"/>
          </w:tcPr>
          <w:p w:rsidRPr="009463FF" w:rsidR="00EF4C12" w:rsidDel="00262379" w:rsidP="00153EF4" w:rsidRDefault="00EF4C12" w14:paraId="3989DB1B" w14:textId="0CA12448">
            <w:pPr>
              <w:pStyle w:val="ListParagraph"/>
              <w:ind w:left="0"/>
              <w:rPr>
                <w:del w:author="Murguia, Sahima" w:date="2022-03-15T22:39:00Z" w:id="3738"/>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78A75FBD" w14:textId="1CF99B60">
            <w:pPr>
              <w:pStyle w:val="ListParagraph"/>
              <w:ind w:left="0"/>
              <w:rPr>
                <w:del w:author="Murguia, Sahima" w:date="2022-03-15T22:39:00Z" w:id="3739"/>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810DA0F" w14:textId="27EC44DB">
            <w:pPr>
              <w:pStyle w:val="ListParagraph"/>
              <w:ind w:left="0"/>
              <w:rPr>
                <w:del w:author="Murguia, Sahima" w:date="2022-03-15T22:39:00Z" w:id="3740"/>
                <w:rFonts w:asciiTheme="majorHAnsi" w:hAnsiTheme="majorHAnsi" w:cstheme="majorHAnsi"/>
                <w:strike/>
                <w:szCs w:val="18"/>
                <w:lang w:val="en-US"/>
              </w:rPr>
            </w:pPr>
            <w:del w:author="Murguia, Sahima" w:date="2022-03-15T22:39:00Z" w:id="3741">
              <w:r w:rsidRPr="009463FF" w:rsidDel="00262379">
                <w:rPr>
                  <w:rFonts w:asciiTheme="majorHAnsi" w:hAnsiTheme="majorHAnsi" w:cstheme="majorHAnsi"/>
                  <w:strike/>
                  <w:szCs w:val="18"/>
                  <w:lang w:val="en-US"/>
                </w:rPr>
                <w:delText>Credit Card</w:delText>
              </w:r>
            </w:del>
          </w:p>
        </w:tc>
        <w:tc>
          <w:tcPr>
            <w:tcW w:w="2067" w:type="dxa"/>
            <w:vAlign w:val="center"/>
          </w:tcPr>
          <w:p w:rsidRPr="009463FF" w:rsidR="00EF4C12" w:rsidDel="00262379" w:rsidP="00153EF4" w:rsidRDefault="00EF4C12" w14:paraId="498A49CA" w14:textId="4499BFED">
            <w:pPr>
              <w:pStyle w:val="ListParagraph"/>
              <w:ind w:left="0"/>
              <w:rPr>
                <w:del w:author="Murguia, Sahima" w:date="2022-03-15T22:39:00Z" w:id="3742"/>
                <w:rFonts w:asciiTheme="majorHAnsi" w:hAnsiTheme="majorHAnsi" w:cstheme="majorHAnsi"/>
                <w:strike/>
                <w:szCs w:val="18"/>
                <w:lang w:val="en-US"/>
              </w:rPr>
            </w:pPr>
            <w:del w:author="Murguia, Sahima" w:date="2022-03-15T22:39:00Z" w:id="3743">
              <w:r w:rsidRPr="009463FF" w:rsidDel="00262379">
                <w:rPr>
                  <w:rFonts w:asciiTheme="majorHAnsi" w:hAnsiTheme="majorHAnsi" w:cstheme="majorHAnsi"/>
                  <w:strike/>
                  <w:szCs w:val="18"/>
                  <w:lang w:val="en-US"/>
                </w:rPr>
                <w:delText>X_CHEQUE</w:delText>
              </w:r>
            </w:del>
          </w:p>
        </w:tc>
        <w:tc>
          <w:tcPr>
            <w:tcW w:w="1023" w:type="dxa"/>
            <w:vAlign w:val="center"/>
          </w:tcPr>
          <w:p w:rsidRPr="009463FF" w:rsidR="00EF4C12" w:rsidDel="00262379" w:rsidP="00153EF4" w:rsidRDefault="00EF4C12" w14:paraId="593DAA24" w14:textId="5964B9D1">
            <w:pPr>
              <w:pStyle w:val="ListParagraph"/>
              <w:ind w:left="0"/>
              <w:rPr>
                <w:del w:author="Murguia, Sahima" w:date="2022-03-15T22:39:00Z" w:id="3744"/>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DB5062A" w14:textId="08397526">
            <w:pPr>
              <w:pStyle w:val="ListParagraph"/>
              <w:ind w:left="0"/>
              <w:rPr>
                <w:del w:author="Murguia, Sahima" w:date="2022-03-15T22:39:00Z" w:id="3745"/>
                <w:rFonts w:asciiTheme="majorHAnsi" w:hAnsiTheme="majorHAnsi" w:cstheme="majorHAnsi"/>
                <w:strike/>
                <w:szCs w:val="18"/>
                <w:lang w:val="en-US"/>
              </w:rPr>
            </w:pPr>
          </w:p>
        </w:tc>
      </w:tr>
      <w:tr w:rsidRPr="009463FF" w:rsidR="00EF4C12" w:rsidDel="00262379" w:rsidTr="00A06B54" w14:paraId="79287C8D" w14:textId="69F498E5">
        <w:trPr>
          <w:trHeight w:val="352"/>
          <w:del w:author="Murguia, Sahima" w:date="2022-03-15T22:39:00Z" w:id="3746"/>
        </w:trPr>
        <w:tc>
          <w:tcPr>
            <w:tcW w:w="1380" w:type="dxa"/>
            <w:vMerge/>
            <w:vAlign w:val="center"/>
          </w:tcPr>
          <w:p w:rsidRPr="009463FF" w:rsidR="00EF4C12" w:rsidDel="00262379" w:rsidP="00153EF4" w:rsidRDefault="00EF4C12" w14:paraId="26B6C46A" w14:textId="585EBD06">
            <w:pPr>
              <w:pStyle w:val="ListParagraph"/>
              <w:ind w:left="0"/>
              <w:rPr>
                <w:del w:author="Murguia, Sahima" w:date="2022-03-15T22:39:00Z" w:id="3747"/>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C99E435" w14:textId="45867695">
            <w:pPr>
              <w:pStyle w:val="ListParagraph"/>
              <w:ind w:left="0"/>
              <w:rPr>
                <w:del w:author="Murguia, Sahima" w:date="2022-03-15T22:39:00Z" w:id="3748"/>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6D4ACF4" w14:textId="13699103">
            <w:pPr>
              <w:pStyle w:val="ListParagraph"/>
              <w:ind w:left="0"/>
              <w:rPr>
                <w:del w:author="Murguia, Sahima" w:date="2022-03-15T22:39:00Z" w:id="3749"/>
                <w:rFonts w:asciiTheme="majorHAnsi" w:hAnsiTheme="majorHAnsi" w:cstheme="majorHAnsi"/>
                <w:strike/>
                <w:szCs w:val="18"/>
                <w:lang w:val="en-US"/>
              </w:rPr>
            </w:pPr>
            <w:del w:author="Murguia, Sahima" w:date="2022-03-15T22:39:00Z" w:id="3750">
              <w:r w:rsidRPr="009463FF" w:rsidDel="00262379">
                <w:rPr>
                  <w:rFonts w:asciiTheme="majorHAnsi" w:hAnsiTheme="majorHAnsi" w:cstheme="majorHAnsi"/>
                  <w:strike/>
                  <w:szCs w:val="18"/>
                  <w:lang w:val="en-US"/>
                </w:rPr>
                <w:delText>Total</w:delText>
              </w:r>
            </w:del>
          </w:p>
        </w:tc>
        <w:tc>
          <w:tcPr>
            <w:tcW w:w="2067" w:type="dxa"/>
            <w:vAlign w:val="center"/>
          </w:tcPr>
          <w:p w:rsidRPr="009463FF" w:rsidR="00EF4C12" w:rsidDel="00262379" w:rsidP="00153EF4" w:rsidRDefault="00EF4C12" w14:paraId="67FBF577" w14:textId="42295491">
            <w:pPr>
              <w:pStyle w:val="ListParagraph"/>
              <w:ind w:left="0"/>
              <w:rPr>
                <w:del w:author="Murguia, Sahima" w:date="2022-03-15T22:39:00Z" w:id="3751"/>
                <w:rFonts w:asciiTheme="majorHAnsi" w:hAnsiTheme="majorHAnsi" w:cstheme="majorHAnsi"/>
                <w:strike/>
                <w:szCs w:val="18"/>
                <w:lang w:val="en-US"/>
              </w:rPr>
            </w:pPr>
            <w:del w:author="Murguia, Sahima" w:date="2022-03-15T22:39:00Z" w:id="3752">
              <w:r w:rsidRPr="009463FF" w:rsidDel="00262379">
                <w:rPr>
                  <w:rFonts w:asciiTheme="majorHAnsi" w:hAnsiTheme="majorHAnsi" w:cstheme="majorHAnsi"/>
                  <w:strike/>
                  <w:szCs w:val="18"/>
                  <w:lang w:val="en-US"/>
                </w:rPr>
                <w:delText>TOTAL_AMT</w:delText>
              </w:r>
            </w:del>
          </w:p>
        </w:tc>
        <w:tc>
          <w:tcPr>
            <w:tcW w:w="1023" w:type="dxa"/>
            <w:vAlign w:val="center"/>
          </w:tcPr>
          <w:p w:rsidRPr="009463FF" w:rsidR="00EF4C12" w:rsidDel="00262379" w:rsidP="00153EF4" w:rsidRDefault="00EF4C12" w14:paraId="4804B47D" w14:textId="469E28B3">
            <w:pPr>
              <w:pStyle w:val="ListParagraph"/>
              <w:ind w:left="0"/>
              <w:rPr>
                <w:del w:author="Murguia, Sahima" w:date="2022-03-15T22:39:00Z" w:id="3753"/>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78D0C94" w14:textId="3C8C35B1">
            <w:pPr>
              <w:pStyle w:val="ListParagraph"/>
              <w:ind w:left="0"/>
              <w:rPr>
                <w:del w:author="Murguia, Sahima" w:date="2022-03-15T22:39:00Z" w:id="3754"/>
                <w:rFonts w:asciiTheme="majorHAnsi" w:hAnsiTheme="majorHAnsi" w:cstheme="majorHAnsi"/>
                <w:strike/>
                <w:szCs w:val="18"/>
                <w:lang w:val="en-US"/>
              </w:rPr>
            </w:pPr>
          </w:p>
        </w:tc>
      </w:tr>
      <w:tr w:rsidRPr="009463FF" w:rsidR="00EF4C12" w:rsidDel="00262379" w:rsidTr="00A06B54" w14:paraId="5AB655E6" w14:textId="0D5886F6">
        <w:trPr>
          <w:trHeight w:val="352"/>
          <w:del w:author="Murguia, Sahima" w:date="2022-03-15T22:39:00Z" w:id="3755"/>
        </w:trPr>
        <w:tc>
          <w:tcPr>
            <w:tcW w:w="1380" w:type="dxa"/>
            <w:vMerge/>
            <w:vAlign w:val="center"/>
          </w:tcPr>
          <w:p w:rsidRPr="009463FF" w:rsidR="00EF4C12" w:rsidDel="00262379" w:rsidP="00153EF4" w:rsidRDefault="00EF4C12" w14:paraId="6054A83C" w14:textId="679A81F9">
            <w:pPr>
              <w:pStyle w:val="ListParagraph"/>
              <w:ind w:left="0"/>
              <w:rPr>
                <w:del w:author="Murguia, Sahima" w:date="2022-03-15T22:39:00Z" w:id="3756"/>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AC6DD3D" w14:textId="2D79262B">
            <w:pPr>
              <w:pStyle w:val="ListParagraph"/>
              <w:ind w:left="0"/>
              <w:rPr>
                <w:del w:author="Murguia, Sahima" w:date="2022-03-15T22:39:00Z" w:id="3757"/>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A224607" w14:textId="4B44CE80">
            <w:pPr>
              <w:pStyle w:val="ListParagraph"/>
              <w:ind w:left="0"/>
              <w:rPr>
                <w:del w:author="Murguia, Sahima" w:date="2022-03-15T22:39:00Z" w:id="3758"/>
                <w:rFonts w:asciiTheme="majorHAnsi" w:hAnsiTheme="majorHAnsi" w:cstheme="majorHAnsi"/>
                <w:strike/>
                <w:szCs w:val="18"/>
                <w:lang w:val="en-US"/>
              </w:rPr>
            </w:pPr>
            <w:del w:author="Murguia, Sahima" w:date="2022-03-15T22:39:00Z" w:id="3759">
              <w:r w:rsidRPr="009463FF" w:rsidDel="00262379">
                <w:rPr>
                  <w:rFonts w:asciiTheme="majorHAnsi" w:hAnsiTheme="majorHAnsi" w:cstheme="majorHAnsi"/>
                  <w:strike/>
                  <w:szCs w:val="18"/>
                  <w:lang w:val="en-US"/>
                </w:rPr>
                <w:delText>Created On</w:delText>
              </w:r>
            </w:del>
          </w:p>
        </w:tc>
        <w:tc>
          <w:tcPr>
            <w:tcW w:w="2067" w:type="dxa"/>
            <w:vAlign w:val="center"/>
          </w:tcPr>
          <w:p w:rsidRPr="009463FF" w:rsidR="00EF4C12" w:rsidDel="00262379" w:rsidP="00153EF4" w:rsidRDefault="00EF4C12" w14:paraId="7FE53E59" w14:textId="4C6D73C5">
            <w:pPr>
              <w:pStyle w:val="ListParagraph"/>
              <w:ind w:left="0"/>
              <w:rPr>
                <w:del w:author="Murguia, Sahima" w:date="2022-03-15T22:39:00Z" w:id="3760"/>
                <w:rFonts w:asciiTheme="majorHAnsi" w:hAnsiTheme="majorHAnsi" w:cstheme="majorHAnsi"/>
                <w:strike/>
                <w:szCs w:val="18"/>
                <w:lang w:val="en-US"/>
              </w:rPr>
            </w:pPr>
            <w:del w:author="Murguia, Sahima" w:date="2022-03-15T22:39:00Z" w:id="3761">
              <w:r w:rsidRPr="009463FF" w:rsidDel="00262379">
                <w:rPr>
                  <w:rFonts w:asciiTheme="majorHAnsi" w:hAnsiTheme="majorHAnsi" w:cstheme="majorHAnsi"/>
                  <w:strike/>
                  <w:szCs w:val="18"/>
                  <w:lang w:val="en-US"/>
                </w:rPr>
                <w:delText>CREATED</w:delText>
              </w:r>
            </w:del>
          </w:p>
        </w:tc>
        <w:tc>
          <w:tcPr>
            <w:tcW w:w="1023" w:type="dxa"/>
            <w:vAlign w:val="center"/>
          </w:tcPr>
          <w:p w:rsidRPr="009463FF" w:rsidR="00EF4C12" w:rsidDel="00262379" w:rsidP="00153EF4" w:rsidRDefault="00EF4C12" w14:paraId="1895EB4C" w14:textId="1DFF33D2">
            <w:pPr>
              <w:pStyle w:val="ListParagraph"/>
              <w:ind w:left="0"/>
              <w:rPr>
                <w:del w:author="Murguia, Sahima" w:date="2022-03-15T22:39:00Z" w:id="376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A708BF7" w14:textId="6273BE4D">
            <w:pPr>
              <w:pStyle w:val="ListParagraph"/>
              <w:ind w:left="0"/>
              <w:rPr>
                <w:del w:author="Murguia, Sahima" w:date="2022-03-15T22:39:00Z" w:id="3763"/>
                <w:rFonts w:asciiTheme="majorHAnsi" w:hAnsiTheme="majorHAnsi" w:cstheme="majorHAnsi"/>
                <w:strike/>
                <w:szCs w:val="18"/>
                <w:lang w:val="en-US"/>
              </w:rPr>
            </w:pPr>
          </w:p>
        </w:tc>
      </w:tr>
      <w:tr w:rsidRPr="009463FF" w:rsidR="00EF4C12" w:rsidDel="00262379" w:rsidTr="00A06B54" w14:paraId="7F9F59F1" w14:textId="660B342C">
        <w:trPr>
          <w:trHeight w:val="352"/>
          <w:del w:author="Murguia, Sahima" w:date="2022-03-15T22:39:00Z" w:id="3764"/>
        </w:trPr>
        <w:tc>
          <w:tcPr>
            <w:tcW w:w="1380" w:type="dxa"/>
            <w:vMerge/>
            <w:vAlign w:val="center"/>
          </w:tcPr>
          <w:p w:rsidRPr="009463FF" w:rsidR="00EF4C12" w:rsidDel="00262379" w:rsidP="00153EF4" w:rsidRDefault="00EF4C12" w14:paraId="765B4B04" w14:textId="183E4FEE">
            <w:pPr>
              <w:pStyle w:val="ListParagraph"/>
              <w:ind w:left="0"/>
              <w:rPr>
                <w:del w:author="Murguia, Sahima" w:date="2022-03-15T22:39:00Z" w:id="3765"/>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759D9EE" w14:textId="298D18A8">
            <w:pPr>
              <w:pStyle w:val="ListParagraph"/>
              <w:ind w:left="0"/>
              <w:rPr>
                <w:del w:author="Murguia, Sahima" w:date="2022-03-15T22:39:00Z" w:id="3766"/>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D0A5481" w14:textId="4C7CA40D">
            <w:pPr>
              <w:pStyle w:val="ListParagraph"/>
              <w:ind w:left="0"/>
              <w:rPr>
                <w:del w:author="Murguia, Sahima" w:date="2022-03-15T22:39:00Z" w:id="3767"/>
                <w:rFonts w:asciiTheme="majorHAnsi" w:hAnsiTheme="majorHAnsi" w:cstheme="majorHAnsi"/>
                <w:strike/>
                <w:szCs w:val="18"/>
                <w:lang w:val="en-US"/>
              </w:rPr>
            </w:pPr>
            <w:del w:author="Murguia, Sahima" w:date="2022-03-15T22:39:00Z" w:id="3768">
              <w:r w:rsidRPr="009463FF" w:rsidDel="00262379">
                <w:rPr>
                  <w:rFonts w:asciiTheme="majorHAnsi" w:hAnsiTheme="majorHAnsi" w:cstheme="majorHAnsi"/>
                  <w:strike/>
                  <w:szCs w:val="18"/>
                  <w:lang w:val="en-US"/>
                </w:rPr>
                <w:delText>Payment No.</w:delText>
              </w:r>
            </w:del>
          </w:p>
        </w:tc>
        <w:tc>
          <w:tcPr>
            <w:tcW w:w="2067" w:type="dxa"/>
            <w:vAlign w:val="center"/>
          </w:tcPr>
          <w:p w:rsidRPr="009463FF" w:rsidR="00EF4C12" w:rsidDel="00262379" w:rsidP="00153EF4" w:rsidRDefault="00EF4C12" w14:paraId="5058B8EC" w14:textId="0F0659A5">
            <w:pPr>
              <w:pStyle w:val="ListParagraph"/>
              <w:ind w:left="0"/>
              <w:rPr>
                <w:del w:author="Murguia, Sahima" w:date="2022-03-15T22:39:00Z" w:id="3769"/>
                <w:rFonts w:asciiTheme="majorHAnsi" w:hAnsiTheme="majorHAnsi" w:cstheme="majorHAnsi"/>
                <w:strike/>
                <w:szCs w:val="18"/>
                <w:lang w:val="en-US"/>
              </w:rPr>
            </w:pPr>
            <w:del w:author="Murguia, Sahima" w:date="2022-03-15T22:39:00Z" w:id="3770">
              <w:r w:rsidRPr="009463FF" w:rsidDel="00262379">
                <w:rPr>
                  <w:rFonts w:asciiTheme="majorHAnsi" w:hAnsiTheme="majorHAnsi" w:cstheme="majorHAnsi"/>
                  <w:strike/>
                  <w:szCs w:val="18"/>
                  <w:lang w:val="en-US"/>
                </w:rPr>
                <w:delText>ORDER_NUM</w:delText>
              </w:r>
            </w:del>
          </w:p>
        </w:tc>
        <w:tc>
          <w:tcPr>
            <w:tcW w:w="1023" w:type="dxa"/>
            <w:vAlign w:val="center"/>
          </w:tcPr>
          <w:p w:rsidRPr="009463FF" w:rsidR="00EF4C12" w:rsidDel="00262379" w:rsidP="00153EF4" w:rsidRDefault="00EF4C12" w14:paraId="76BB0A53" w14:textId="01A9CE8F">
            <w:pPr>
              <w:pStyle w:val="ListParagraph"/>
              <w:ind w:left="0"/>
              <w:rPr>
                <w:del w:author="Murguia, Sahima" w:date="2022-03-15T22:39:00Z" w:id="3771"/>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0881522" w14:textId="6A65FF97">
            <w:pPr>
              <w:pStyle w:val="ListParagraph"/>
              <w:ind w:left="0"/>
              <w:rPr>
                <w:del w:author="Murguia, Sahima" w:date="2022-03-15T22:39:00Z" w:id="3772"/>
                <w:rFonts w:asciiTheme="majorHAnsi" w:hAnsiTheme="majorHAnsi" w:cstheme="majorHAnsi"/>
                <w:strike/>
                <w:szCs w:val="18"/>
                <w:lang w:val="en-US"/>
              </w:rPr>
            </w:pPr>
          </w:p>
        </w:tc>
      </w:tr>
      <w:tr w:rsidRPr="009463FF" w:rsidR="00EF4C12" w:rsidDel="00262379" w:rsidTr="00A06B54" w14:paraId="36E451B9" w14:textId="5E6F5A26">
        <w:trPr>
          <w:trHeight w:val="352"/>
          <w:del w:author="Murguia, Sahima" w:date="2022-03-15T22:39:00Z" w:id="3773"/>
        </w:trPr>
        <w:tc>
          <w:tcPr>
            <w:tcW w:w="1380" w:type="dxa"/>
            <w:vMerge/>
            <w:vAlign w:val="center"/>
          </w:tcPr>
          <w:p w:rsidRPr="009463FF" w:rsidR="00EF4C12" w:rsidDel="00262379" w:rsidP="00153EF4" w:rsidRDefault="00EF4C12" w14:paraId="5ED14156" w14:textId="56DD6C00">
            <w:pPr>
              <w:pStyle w:val="ListParagraph"/>
              <w:ind w:left="0"/>
              <w:rPr>
                <w:del w:author="Murguia, Sahima" w:date="2022-03-15T22:39:00Z" w:id="377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CC46446" w14:textId="07852B0C">
            <w:pPr>
              <w:pStyle w:val="ListParagraph"/>
              <w:ind w:left="0"/>
              <w:rPr>
                <w:del w:author="Murguia, Sahima" w:date="2022-03-15T22:39:00Z" w:id="377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54797B7" w14:textId="64B27CBD">
            <w:pPr>
              <w:pStyle w:val="ListParagraph"/>
              <w:ind w:left="0"/>
              <w:rPr>
                <w:del w:author="Murguia, Sahima" w:date="2022-03-15T22:39:00Z" w:id="3776"/>
                <w:rFonts w:asciiTheme="majorHAnsi" w:hAnsiTheme="majorHAnsi" w:cstheme="majorHAnsi"/>
                <w:strike/>
                <w:szCs w:val="18"/>
                <w:lang w:val="en-US"/>
              </w:rPr>
            </w:pPr>
            <w:del w:author="Murguia, Sahima" w:date="2022-03-15T22:39:00Z" w:id="3777">
              <w:r w:rsidRPr="009463FF" w:rsidDel="00262379">
                <w:rPr>
                  <w:rFonts w:asciiTheme="majorHAnsi" w:hAnsiTheme="majorHAnsi" w:cstheme="majorHAnsi"/>
                  <w:strike/>
                  <w:szCs w:val="18"/>
                  <w:lang w:val="en-US"/>
                </w:rPr>
                <w:delText>Message Status</w:delText>
              </w:r>
            </w:del>
          </w:p>
        </w:tc>
        <w:tc>
          <w:tcPr>
            <w:tcW w:w="2067" w:type="dxa"/>
            <w:vAlign w:val="center"/>
          </w:tcPr>
          <w:p w:rsidRPr="009463FF" w:rsidR="00EF4C12" w:rsidDel="00262379" w:rsidP="00153EF4" w:rsidRDefault="00EF4C12" w14:paraId="1694097F" w14:textId="71F2B9A6">
            <w:pPr>
              <w:pStyle w:val="ListParagraph"/>
              <w:ind w:left="0"/>
              <w:rPr>
                <w:del w:author="Murguia, Sahima" w:date="2022-03-15T22:39:00Z" w:id="3778"/>
                <w:rFonts w:asciiTheme="majorHAnsi" w:hAnsiTheme="majorHAnsi" w:cstheme="majorHAnsi"/>
                <w:strike/>
                <w:szCs w:val="18"/>
                <w:lang w:val="en-US"/>
              </w:rPr>
            </w:pPr>
            <w:del w:author="Murguia, Sahima" w:date="2022-03-15T22:39:00Z" w:id="3779">
              <w:r w:rsidRPr="009463FF" w:rsidDel="00262379">
                <w:rPr>
                  <w:rFonts w:asciiTheme="majorHAnsi" w:hAnsiTheme="majorHAnsi" w:cstheme="majorHAnsi"/>
                  <w:strike/>
                  <w:szCs w:val="18"/>
                  <w:lang w:val="en-US"/>
                </w:rPr>
                <w:delText>X_EXPORT_STATUS</w:delText>
              </w:r>
            </w:del>
          </w:p>
        </w:tc>
        <w:tc>
          <w:tcPr>
            <w:tcW w:w="1023" w:type="dxa"/>
            <w:vAlign w:val="center"/>
          </w:tcPr>
          <w:p w:rsidRPr="009463FF" w:rsidR="00EF4C12" w:rsidDel="00262379" w:rsidP="00153EF4" w:rsidRDefault="00EF4C12" w14:paraId="483D0196" w14:textId="07C90793">
            <w:pPr>
              <w:pStyle w:val="ListParagraph"/>
              <w:ind w:left="0"/>
              <w:rPr>
                <w:del w:author="Murguia, Sahima" w:date="2022-03-15T22:39:00Z" w:id="3780"/>
                <w:rFonts w:asciiTheme="majorHAnsi" w:hAnsiTheme="majorHAnsi" w:cstheme="majorHAnsi"/>
                <w:strike/>
                <w:szCs w:val="18"/>
                <w:lang w:val="en-US"/>
              </w:rPr>
            </w:pPr>
          </w:p>
        </w:tc>
        <w:tc>
          <w:tcPr>
            <w:tcW w:w="2835" w:type="dxa"/>
            <w:vAlign w:val="center"/>
          </w:tcPr>
          <w:p w:rsidRPr="009463FF" w:rsidR="00EF4C12" w:rsidDel="00262379" w:rsidP="00153EF4" w:rsidRDefault="00EF4C12" w14:paraId="6772B706" w14:textId="46344607">
            <w:pPr>
              <w:pStyle w:val="ListParagraph"/>
              <w:ind w:left="0"/>
              <w:rPr>
                <w:del w:author="Murguia, Sahima" w:date="2022-03-15T22:39:00Z" w:id="3781"/>
                <w:rFonts w:asciiTheme="majorHAnsi" w:hAnsiTheme="majorHAnsi" w:cstheme="majorHAnsi"/>
                <w:strike/>
                <w:szCs w:val="18"/>
                <w:lang w:val="en-US"/>
              </w:rPr>
            </w:pPr>
          </w:p>
        </w:tc>
      </w:tr>
      <w:tr w:rsidRPr="009463FF" w:rsidR="00EF4C12" w:rsidDel="00262379" w:rsidTr="00A06B54" w14:paraId="6001CA51" w14:textId="51237389">
        <w:trPr>
          <w:trHeight w:val="352"/>
          <w:del w:author="Murguia, Sahima" w:date="2022-03-15T22:39:00Z" w:id="3782"/>
        </w:trPr>
        <w:tc>
          <w:tcPr>
            <w:tcW w:w="1380" w:type="dxa"/>
            <w:vMerge/>
            <w:vAlign w:val="center"/>
          </w:tcPr>
          <w:p w:rsidRPr="009463FF" w:rsidR="00EF4C12" w:rsidDel="00262379" w:rsidP="00153EF4" w:rsidRDefault="00EF4C12" w14:paraId="4C7CEF2B" w14:textId="70E25B50">
            <w:pPr>
              <w:pStyle w:val="ListParagraph"/>
              <w:ind w:left="0"/>
              <w:rPr>
                <w:del w:author="Murguia, Sahima" w:date="2022-03-15T22:39:00Z" w:id="378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FF0219B" w14:textId="36D60167">
            <w:pPr>
              <w:pStyle w:val="ListParagraph"/>
              <w:ind w:left="0"/>
              <w:rPr>
                <w:del w:author="Murguia, Sahima" w:date="2022-03-15T22:39:00Z" w:id="378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A46211B" w14:textId="6FD227DB">
            <w:pPr>
              <w:pStyle w:val="ListParagraph"/>
              <w:ind w:left="0"/>
              <w:rPr>
                <w:del w:author="Murguia, Sahima" w:date="2022-03-15T22:39:00Z" w:id="3785"/>
                <w:rFonts w:asciiTheme="majorHAnsi" w:hAnsiTheme="majorHAnsi" w:cstheme="majorHAnsi"/>
                <w:strike/>
                <w:szCs w:val="18"/>
                <w:lang w:val="en-US"/>
              </w:rPr>
            </w:pPr>
            <w:del w:author="Murguia, Sahima" w:date="2022-03-15T22:39:00Z" w:id="3786">
              <w:r w:rsidRPr="009463FF" w:rsidDel="00262379">
                <w:rPr>
                  <w:rFonts w:asciiTheme="majorHAnsi" w:hAnsiTheme="majorHAnsi" w:cstheme="majorHAnsi"/>
                  <w:strike/>
                  <w:szCs w:val="18"/>
                  <w:lang w:val="en-US"/>
                </w:rPr>
                <w:delText>Updated On</w:delText>
              </w:r>
            </w:del>
          </w:p>
        </w:tc>
        <w:tc>
          <w:tcPr>
            <w:tcW w:w="2067" w:type="dxa"/>
            <w:vAlign w:val="center"/>
          </w:tcPr>
          <w:p w:rsidRPr="009463FF" w:rsidR="00EF4C12" w:rsidDel="00262379" w:rsidP="00153EF4" w:rsidRDefault="00EF4C12" w14:paraId="1F70F4EF" w14:textId="54025230">
            <w:pPr>
              <w:pStyle w:val="ListParagraph"/>
              <w:ind w:left="0"/>
              <w:rPr>
                <w:del w:author="Murguia, Sahima" w:date="2022-03-15T22:39:00Z" w:id="3787"/>
                <w:rFonts w:asciiTheme="majorHAnsi" w:hAnsiTheme="majorHAnsi" w:cstheme="majorHAnsi"/>
                <w:strike/>
                <w:szCs w:val="18"/>
                <w:lang w:val="en-US"/>
              </w:rPr>
            </w:pPr>
            <w:del w:author="Murguia, Sahima" w:date="2022-03-15T22:39:00Z" w:id="3788">
              <w:r w:rsidRPr="009463FF" w:rsidDel="00262379">
                <w:rPr>
                  <w:rFonts w:asciiTheme="majorHAnsi" w:hAnsiTheme="majorHAnsi" w:cstheme="majorHAnsi"/>
                  <w:strike/>
                  <w:szCs w:val="18"/>
                  <w:lang w:val="en-US"/>
                </w:rPr>
                <w:delText>LAST_UPD</w:delText>
              </w:r>
            </w:del>
          </w:p>
        </w:tc>
        <w:tc>
          <w:tcPr>
            <w:tcW w:w="1023" w:type="dxa"/>
            <w:vAlign w:val="center"/>
          </w:tcPr>
          <w:p w:rsidRPr="009463FF" w:rsidR="00EF4C12" w:rsidDel="00262379" w:rsidP="00153EF4" w:rsidRDefault="00EF4C12" w14:paraId="4B712C6C" w14:textId="7817E934">
            <w:pPr>
              <w:pStyle w:val="ListParagraph"/>
              <w:ind w:left="0"/>
              <w:rPr>
                <w:del w:author="Murguia, Sahima" w:date="2022-03-15T22:39:00Z" w:id="3789"/>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FC1FC88" w14:textId="485A7410">
            <w:pPr>
              <w:pStyle w:val="ListParagraph"/>
              <w:ind w:left="0"/>
              <w:rPr>
                <w:del w:author="Murguia, Sahima" w:date="2022-03-15T22:39:00Z" w:id="3790"/>
                <w:rFonts w:asciiTheme="majorHAnsi" w:hAnsiTheme="majorHAnsi" w:cstheme="majorHAnsi"/>
                <w:strike/>
                <w:szCs w:val="18"/>
                <w:lang w:val="en-US"/>
              </w:rPr>
            </w:pPr>
          </w:p>
        </w:tc>
      </w:tr>
      <w:tr w:rsidRPr="009463FF" w:rsidR="00EF4C12" w:rsidDel="00262379" w:rsidTr="00A06B54" w14:paraId="716C0614" w14:textId="36037A02">
        <w:trPr>
          <w:trHeight w:val="352"/>
          <w:del w:author="Murguia, Sahima" w:date="2022-03-15T22:39:00Z" w:id="3791"/>
        </w:trPr>
        <w:tc>
          <w:tcPr>
            <w:tcW w:w="1380" w:type="dxa"/>
            <w:vMerge/>
            <w:vAlign w:val="center"/>
          </w:tcPr>
          <w:p w:rsidRPr="009463FF" w:rsidR="00EF4C12" w:rsidDel="00262379" w:rsidP="00153EF4" w:rsidRDefault="00EF4C12" w14:paraId="0294A86D" w14:textId="581433EC">
            <w:pPr>
              <w:pStyle w:val="ListParagraph"/>
              <w:ind w:left="0"/>
              <w:rPr>
                <w:del w:author="Murguia, Sahima" w:date="2022-03-15T22:39:00Z" w:id="3792"/>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1C0E08D5" w14:textId="1A18C6D1">
            <w:pPr>
              <w:pStyle w:val="ListParagraph"/>
              <w:ind w:left="0"/>
              <w:rPr>
                <w:del w:author="Murguia, Sahima" w:date="2022-03-15T22:39:00Z" w:id="3793"/>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175A5CD" w14:textId="08E33545">
            <w:pPr>
              <w:pStyle w:val="ListParagraph"/>
              <w:ind w:left="0"/>
              <w:rPr>
                <w:del w:author="Murguia, Sahima" w:date="2022-03-15T22:39:00Z" w:id="3794"/>
                <w:rFonts w:asciiTheme="majorHAnsi" w:hAnsiTheme="majorHAnsi" w:cstheme="majorHAnsi"/>
                <w:strike/>
                <w:szCs w:val="18"/>
                <w:lang w:val="en-US"/>
              </w:rPr>
            </w:pPr>
            <w:del w:author="Murguia, Sahima" w:date="2022-03-15T22:39:00Z" w:id="3795">
              <w:r w:rsidRPr="009463FF" w:rsidDel="00262379">
                <w:rPr>
                  <w:rFonts w:asciiTheme="majorHAnsi" w:hAnsiTheme="majorHAnsi" w:cstheme="majorHAnsi"/>
                  <w:strike/>
                  <w:szCs w:val="18"/>
                  <w:lang w:val="en-US"/>
                </w:rPr>
                <w:delText>Updated By</w:delText>
              </w:r>
            </w:del>
          </w:p>
        </w:tc>
        <w:tc>
          <w:tcPr>
            <w:tcW w:w="2067" w:type="dxa"/>
            <w:vAlign w:val="center"/>
          </w:tcPr>
          <w:p w:rsidRPr="009463FF" w:rsidR="00EF4C12" w:rsidDel="00262379" w:rsidP="00153EF4" w:rsidRDefault="00EF4C12" w14:paraId="796692D2" w14:textId="2031944D">
            <w:pPr>
              <w:pStyle w:val="ListParagraph"/>
              <w:ind w:left="0"/>
              <w:rPr>
                <w:del w:author="Murguia, Sahima" w:date="2022-03-15T22:39:00Z" w:id="3796"/>
                <w:rFonts w:asciiTheme="majorHAnsi" w:hAnsiTheme="majorHAnsi" w:cstheme="majorHAnsi"/>
                <w:strike/>
                <w:szCs w:val="18"/>
                <w:lang w:val="en-US"/>
              </w:rPr>
            </w:pPr>
            <w:del w:author="Murguia, Sahima" w:date="2022-03-15T22:39:00Z" w:id="3797">
              <w:r w:rsidRPr="009463FF" w:rsidDel="00262379">
                <w:rPr>
                  <w:rFonts w:asciiTheme="majorHAnsi" w:hAnsiTheme="majorHAnsi" w:cstheme="majorHAnsi"/>
                  <w:strike/>
                  <w:szCs w:val="18"/>
                  <w:lang w:val="en-US"/>
                </w:rPr>
                <w:delText>LAST_UPD_BY</w:delText>
              </w:r>
            </w:del>
          </w:p>
        </w:tc>
        <w:tc>
          <w:tcPr>
            <w:tcW w:w="1023" w:type="dxa"/>
            <w:vAlign w:val="center"/>
          </w:tcPr>
          <w:p w:rsidRPr="009463FF" w:rsidR="00EF4C12" w:rsidDel="00262379" w:rsidP="00153EF4" w:rsidRDefault="00EF4C12" w14:paraId="6F1B6AF6" w14:textId="291316CE">
            <w:pPr>
              <w:pStyle w:val="ListParagraph"/>
              <w:ind w:left="0"/>
              <w:rPr>
                <w:del w:author="Murguia, Sahima" w:date="2022-03-15T22:39:00Z" w:id="3798"/>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9E35622" w14:textId="5C5EA597">
            <w:pPr>
              <w:pStyle w:val="ListParagraph"/>
              <w:ind w:left="0"/>
              <w:rPr>
                <w:del w:author="Murguia, Sahima" w:date="2022-03-15T22:39:00Z" w:id="3799"/>
                <w:rFonts w:asciiTheme="majorHAnsi" w:hAnsiTheme="majorHAnsi" w:cstheme="majorHAnsi"/>
                <w:strike/>
                <w:szCs w:val="18"/>
                <w:lang w:val="en-US"/>
              </w:rPr>
            </w:pPr>
          </w:p>
        </w:tc>
      </w:tr>
      <w:tr w:rsidRPr="009463FF" w:rsidR="00EF4C12" w:rsidDel="00262379" w:rsidTr="00A06B54" w14:paraId="1D8E0805" w14:textId="5EDF2964">
        <w:trPr>
          <w:trHeight w:val="352"/>
          <w:del w:author="Murguia, Sahima" w:date="2022-03-15T22:39:00Z" w:id="3800"/>
        </w:trPr>
        <w:tc>
          <w:tcPr>
            <w:tcW w:w="1380" w:type="dxa"/>
            <w:vMerge/>
            <w:vAlign w:val="center"/>
          </w:tcPr>
          <w:p w:rsidRPr="009463FF" w:rsidR="00EF4C12" w:rsidDel="00262379" w:rsidP="00153EF4" w:rsidRDefault="00EF4C12" w14:paraId="33C5A1A4" w14:textId="3E6C64A3">
            <w:pPr>
              <w:pStyle w:val="ListParagraph"/>
              <w:ind w:left="0"/>
              <w:rPr>
                <w:del w:author="Murguia, Sahima" w:date="2022-03-15T22:39:00Z" w:id="380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FD6F0DC" w14:textId="5F5D86BF">
            <w:pPr>
              <w:pStyle w:val="ListParagraph"/>
              <w:ind w:left="0"/>
              <w:rPr>
                <w:del w:author="Murguia, Sahima" w:date="2022-03-15T22:39:00Z" w:id="380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3E3116C" w14:textId="0AB48880">
            <w:pPr>
              <w:pStyle w:val="ListParagraph"/>
              <w:ind w:left="0"/>
              <w:rPr>
                <w:del w:author="Murguia, Sahima" w:date="2022-03-15T22:39:00Z" w:id="3803"/>
                <w:rFonts w:asciiTheme="majorHAnsi" w:hAnsiTheme="majorHAnsi" w:cstheme="majorHAnsi"/>
                <w:strike/>
                <w:szCs w:val="18"/>
                <w:lang w:val="en-US"/>
              </w:rPr>
            </w:pPr>
            <w:del w:author="Murguia, Sahima" w:date="2022-03-15T22:39:00Z" w:id="3804">
              <w:r w:rsidRPr="009463FF" w:rsidDel="00262379">
                <w:rPr>
                  <w:rFonts w:asciiTheme="majorHAnsi" w:hAnsiTheme="majorHAnsi" w:cstheme="majorHAnsi"/>
                  <w:strike/>
                  <w:szCs w:val="18"/>
                  <w:lang w:val="en-US"/>
                </w:rPr>
                <w:delText>Last Updated Source</w:delText>
              </w:r>
            </w:del>
          </w:p>
        </w:tc>
        <w:tc>
          <w:tcPr>
            <w:tcW w:w="2067" w:type="dxa"/>
            <w:vAlign w:val="center"/>
          </w:tcPr>
          <w:p w:rsidRPr="009463FF" w:rsidR="00EF4C12" w:rsidDel="00262379" w:rsidP="00153EF4" w:rsidRDefault="00EF4C12" w14:paraId="29202C7C" w14:textId="599E8A21">
            <w:pPr>
              <w:pStyle w:val="ListParagraph"/>
              <w:ind w:left="0"/>
              <w:rPr>
                <w:del w:author="Murguia, Sahima" w:date="2022-03-15T22:39:00Z" w:id="3805"/>
                <w:rFonts w:asciiTheme="majorHAnsi" w:hAnsiTheme="majorHAnsi" w:cstheme="majorHAnsi"/>
                <w:strike/>
                <w:szCs w:val="18"/>
                <w:lang w:val="en-US"/>
              </w:rPr>
            </w:pPr>
            <w:del w:author="Murguia, Sahima" w:date="2022-03-15T22:39:00Z" w:id="3806">
              <w:r w:rsidRPr="009463FF" w:rsidDel="00262379">
                <w:rPr>
                  <w:rFonts w:asciiTheme="majorHAnsi" w:hAnsiTheme="majorHAnsi" w:cstheme="majorHAnsi"/>
                  <w:strike/>
                  <w:szCs w:val="18"/>
                  <w:lang w:val="en-US"/>
                </w:rPr>
                <w:delText>DB_LAST_UPD_SRC</w:delText>
              </w:r>
            </w:del>
          </w:p>
        </w:tc>
        <w:tc>
          <w:tcPr>
            <w:tcW w:w="1023" w:type="dxa"/>
            <w:vAlign w:val="center"/>
          </w:tcPr>
          <w:p w:rsidRPr="009463FF" w:rsidR="00EF4C12" w:rsidDel="00262379" w:rsidP="00153EF4" w:rsidRDefault="00EF4C12" w14:paraId="52575921" w14:textId="3225F552">
            <w:pPr>
              <w:pStyle w:val="ListParagraph"/>
              <w:ind w:left="0"/>
              <w:rPr>
                <w:del w:author="Murguia, Sahima" w:date="2022-03-15T22:39:00Z" w:id="3807"/>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C0316C9" w14:textId="754122C0">
            <w:pPr>
              <w:pStyle w:val="ListParagraph"/>
              <w:ind w:left="0"/>
              <w:rPr>
                <w:del w:author="Murguia, Sahima" w:date="2022-03-15T22:39:00Z" w:id="3808"/>
                <w:rFonts w:asciiTheme="majorHAnsi" w:hAnsiTheme="majorHAnsi" w:cstheme="majorHAnsi"/>
                <w:strike/>
                <w:szCs w:val="18"/>
                <w:lang w:val="en-US"/>
              </w:rPr>
            </w:pPr>
          </w:p>
        </w:tc>
      </w:tr>
      <w:tr w:rsidRPr="009463FF" w:rsidR="00EF4C12" w:rsidDel="00262379" w:rsidTr="00A06B54" w14:paraId="6410B9A4" w14:textId="34103BE7">
        <w:trPr>
          <w:trHeight w:val="352"/>
          <w:del w:author="Murguia, Sahima" w:date="2022-03-15T22:39:00Z" w:id="3809"/>
        </w:trPr>
        <w:tc>
          <w:tcPr>
            <w:tcW w:w="1380" w:type="dxa"/>
            <w:vMerge/>
            <w:vAlign w:val="center"/>
          </w:tcPr>
          <w:p w:rsidRPr="009463FF" w:rsidR="00EF4C12" w:rsidDel="00262379" w:rsidP="00153EF4" w:rsidRDefault="00EF4C12" w14:paraId="1A8BF32E" w14:textId="3243D518">
            <w:pPr>
              <w:pStyle w:val="ListParagraph"/>
              <w:ind w:left="0"/>
              <w:rPr>
                <w:del w:author="Murguia, Sahima" w:date="2022-03-15T22:39:00Z" w:id="381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5FCF0A6" w14:textId="6F52C58B">
            <w:pPr>
              <w:pStyle w:val="ListParagraph"/>
              <w:ind w:left="0"/>
              <w:rPr>
                <w:del w:author="Murguia, Sahima" w:date="2022-03-15T22:39:00Z" w:id="381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3A8C7FA" w14:textId="794EE1AB">
            <w:pPr>
              <w:pStyle w:val="ListParagraph"/>
              <w:ind w:left="0"/>
              <w:rPr>
                <w:del w:author="Murguia, Sahima" w:date="2022-03-15T22:39:00Z" w:id="3812"/>
                <w:rFonts w:asciiTheme="majorHAnsi" w:hAnsiTheme="majorHAnsi" w:cstheme="majorHAnsi"/>
                <w:strike/>
                <w:szCs w:val="18"/>
                <w:lang w:val="en-US"/>
              </w:rPr>
            </w:pPr>
            <w:del w:author="Murguia, Sahima" w:date="2022-03-15T22:39:00Z" w:id="3813">
              <w:r w:rsidRPr="009463FF" w:rsidDel="00262379">
                <w:rPr>
                  <w:rFonts w:asciiTheme="majorHAnsi" w:hAnsiTheme="majorHAnsi" w:cstheme="majorHAnsi"/>
                  <w:strike/>
                  <w:szCs w:val="18"/>
                  <w:lang w:val="en-US"/>
                </w:rPr>
                <w:delText>Last Updated On</w:delText>
              </w:r>
            </w:del>
          </w:p>
        </w:tc>
        <w:tc>
          <w:tcPr>
            <w:tcW w:w="2067" w:type="dxa"/>
            <w:vAlign w:val="center"/>
          </w:tcPr>
          <w:p w:rsidRPr="009463FF" w:rsidR="00EF4C12" w:rsidDel="00262379" w:rsidP="00153EF4" w:rsidRDefault="00EF4C12" w14:paraId="0D0C9A17" w14:textId="0E3AA77C">
            <w:pPr>
              <w:pStyle w:val="ListParagraph"/>
              <w:ind w:left="0"/>
              <w:rPr>
                <w:del w:author="Murguia, Sahima" w:date="2022-03-15T22:39:00Z" w:id="3814"/>
                <w:rFonts w:asciiTheme="majorHAnsi" w:hAnsiTheme="majorHAnsi" w:cstheme="majorHAnsi"/>
                <w:strike/>
                <w:szCs w:val="18"/>
                <w:lang w:val="en-US"/>
              </w:rPr>
            </w:pPr>
            <w:del w:author="Murguia, Sahima" w:date="2022-03-15T22:39:00Z" w:id="3815">
              <w:r w:rsidRPr="009463FF" w:rsidDel="00262379">
                <w:rPr>
                  <w:rFonts w:asciiTheme="majorHAnsi" w:hAnsiTheme="majorHAnsi" w:cstheme="majorHAnsi"/>
                  <w:strike/>
                  <w:szCs w:val="18"/>
                  <w:lang w:val="en-US"/>
                </w:rPr>
                <w:delText>DB_LAST_UPD</w:delText>
              </w:r>
            </w:del>
          </w:p>
        </w:tc>
        <w:tc>
          <w:tcPr>
            <w:tcW w:w="1023" w:type="dxa"/>
            <w:vAlign w:val="center"/>
          </w:tcPr>
          <w:p w:rsidRPr="009463FF" w:rsidR="00EF4C12" w:rsidDel="00262379" w:rsidP="00153EF4" w:rsidRDefault="00EF4C12" w14:paraId="378016C8" w14:textId="7B3804D4">
            <w:pPr>
              <w:pStyle w:val="ListParagraph"/>
              <w:ind w:left="0"/>
              <w:rPr>
                <w:del w:author="Murguia, Sahima" w:date="2022-03-15T22:39:00Z" w:id="3816"/>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7F6D9DC" w14:textId="2F1E2F7B">
            <w:pPr>
              <w:pStyle w:val="ListParagraph"/>
              <w:ind w:left="0"/>
              <w:rPr>
                <w:del w:author="Murguia, Sahima" w:date="2022-03-15T22:39:00Z" w:id="3817"/>
                <w:rFonts w:asciiTheme="majorHAnsi" w:hAnsiTheme="majorHAnsi" w:cstheme="majorHAnsi"/>
                <w:strike/>
                <w:szCs w:val="18"/>
                <w:lang w:val="en-US"/>
              </w:rPr>
            </w:pPr>
          </w:p>
        </w:tc>
      </w:tr>
      <w:tr w:rsidRPr="009463FF" w:rsidR="00EF4C12" w:rsidDel="00262379" w:rsidTr="00A06B54" w14:paraId="5DF7697E" w14:textId="2F4FD338">
        <w:trPr>
          <w:trHeight w:val="352"/>
          <w:del w:author="Murguia, Sahima" w:date="2022-03-15T22:39:00Z" w:id="3818"/>
        </w:trPr>
        <w:tc>
          <w:tcPr>
            <w:tcW w:w="1380" w:type="dxa"/>
            <w:vMerge/>
            <w:vAlign w:val="center"/>
          </w:tcPr>
          <w:p w:rsidRPr="009463FF" w:rsidR="00EF4C12" w:rsidDel="00262379" w:rsidP="00153EF4" w:rsidRDefault="00EF4C12" w14:paraId="3C9F6899" w14:textId="6DD6EBED">
            <w:pPr>
              <w:pStyle w:val="ListParagraph"/>
              <w:ind w:left="0"/>
              <w:rPr>
                <w:del w:author="Murguia, Sahima" w:date="2022-03-15T22:39:00Z" w:id="3819"/>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A7C7C64" w14:textId="6925C939">
            <w:pPr>
              <w:pStyle w:val="ListParagraph"/>
              <w:ind w:left="0"/>
              <w:rPr>
                <w:del w:author="Murguia, Sahima" w:date="2022-03-15T22:39:00Z" w:id="3820"/>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4BCD4C2" w14:textId="69A57FB9">
            <w:pPr>
              <w:pStyle w:val="ListParagraph"/>
              <w:ind w:left="0"/>
              <w:rPr>
                <w:del w:author="Murguia, Sahima" w:date="2022-03-15T22:39:00Z" w:id="3821"/>
                <w:rFonts w:asciiTheme="majorHAnsi" w:hAnsiTheme="majorHAnsi" w:cstheme="majorHAnsi"/>
                <w:strike/>
                <w:szCs w:val="18"/>
                <w:lang w:val="en-US"/>
              </w:rPr>
            </w:pPr>
          </w:p>
        </w:tc>
        <w:tc>
          <w:tcPr>
            <w:tcW w:w="2067" w:type="dxa"/>
            <w:vAlign w:val="center"/>
          </w:tcPr>
          <w:p w:rsidRPr="009463FF" w:rsidR="00EF4C12" w:rsidDel="00262379" w:rsidP="00153EF4" w:rsidRDefault="00EF4C12" w14:paraId="7B3AD470" w14:textId="0D21CB41">
            <w:pPr>
              <w:pStyle w:val="ListParagraph"/>
              <w:ind w:left="0"/>
              <w:rPr>
                <w:del w:author="Murguia, Sahima" w:date="2022-03-15T22:39:00Z" w:id="3822"/>
                <w:rFonts w:asciiTheme="majorHAnsi" w:hAnsiTheme="majorHAnsi" w:cstheme="majorHAnsi"/>
                <w:strike/>
                <w:szCs w:val="18"/>
                <w:lang w:val="en-US"/>
              </w:rPr>
            </w:pPr>
          </w:p>
        </w:tc>
        <w:tc>
          <w:tcPr>
            <w:tcW w:w="1023" w:type="dxa"/>
            <w:vAlign w:val="center"/>
          </w:tcPr>
          <w:p w:rsidRPr="009463FF" w:rsidR="00EF4C12" w:rsidDel="00262379" w:rsidP="00153EF4" w:rsidRDefault="00EF4C12" w14:paraId="1AF4D536" w14:textId="647F376E">
            <w:pPr>
              <w:pStyle w:val="ListParagraph"/>
              <w:ind w:left="0"/>
              <w:rPr>
                <w:del w:author="Murguia, Sahima" w:date="2022-03-15T22:39:00Z" w:id="3823"/>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DA42A4C" w14:textId="7F7E675A">
            <w:pPr>
              <w:pStyle w:val="ListParagraph"/>
              <w:ind w:left="0"/>
              <w:rPr>
                <w:del w:author="Murguia, Sahima" w:date="2022-03-15T22:39:00Z" w:id="3824"/>
                <w:rFonts w:asciiTheme="majorHAnsi" w:hAnsiTheme="majorHAnsi" w:cstheme="majorHAnsi"/>
                <w:strike/>
                <w:szCs w:val="18"/>
                <w:lang w:val="en-US"/>
              </w:rPr>
            </w:pPr>
          </w:p>
        </w:tc>
      </w:tr>
      <w:tr w:rsidRPr="009463FF" w:rsidR="00EF4C12" w:rsidDel="00262379" w:rsidTr="00A06B54" w14:paraId="270BA966" w14:textId="189890F5">
        <w:trPr>
          <w:trHeight w:val="352"/>
          <w:del w:author="Murguia, Sahima" w:date="2022-03-15T22:39:00Z" w:id="3825"/>
        </w:trPr>
        <w:tc>
          <w:tcPr>
            <w:tcW w:w="1380" w:type="dxa"/>
            <w:vMerge/>
            <w:vAlign w:val="center"/>
          </w:tcPr>
          <w:p w:rsidRPr="009463FF" w:rsidR="00EF4C12" w:rsidDel="00262379" w:rsidP="00153EF4" w:rsidRDefault="00EF4C12" w14:paraId="4D45E176" w14:textId="2466D7FF">
            <w:pPr>
              <w:pStyle w:val="ListParagraph"/>
              <w:ind w:left="0"/>
              <w:rPr>
                <w:del w:author="Murguia, Sahima" w:date="2022-03-15T22:39:00Z" w:id="3826"/>
                <w:rFonts w:asciiTheme="majorHAnsi" w:hAnsiTheme="majorHAnsi" w:cstheme="majorHAnsi"/>
                <w:strike/>
                <w:szCs w:val="18"/>
                <w:lang w:val="en-US"/>
              </w:rPr>
            </w:pPr>
          </w:p>
        </w:tc>
        <w:tc>
          <w:tcPr>
            <w:tcW w:w="1243" w:type="dxa"/>
            <w:vMerge w:val="restart"/>
            <w:vAlign w:val="center"/>
          </w:tcPr>
          <w:p w:rsidRPr="009463FF" w:rsidR="00EF4C12" w:rsidDel="00262379" w:rsidP="00153EF4" w:rsidRDefault="00EF4C12" w14:paraId="0CE74AA8" w14:textId="7A7A6504">
            <w:pPr>
              <w:pStyle w:val="ListParagraph"/>
              <w:ind w:left="0"/>
              <w:rPr>
                <w:del w:author="Murguia, Sahima" w:date="2022-03-15T22:39:00Z" w:id="3827"/>
                <w:rFonts w:asciiTheme="majorHAnsi" w:hAnsiTheme="majorHAnsi" w:cstheme="majorHAnsi"/>
                <w:strike/>
                <w:szCs w:val="18"/>
                <w:lang w:val="en-US"/>
              </w:rPr>
            </w:pPr>
            <w:del w:author="Murguia, Sahima" w:date="2022-03-15T22:39:00Z" w:id="3828">
              <w:r w:rsidRPr="009463FF" w:rsidDel="00262379">
                <w:rPr>
                  <w:rFonts w:asciiTheme="majorHAnsi" w:hAnsiTheme="majorHAnsi" w:cstheme="majorHAnsi"/>
                  <w:strike/>
                  <w:szCs w:val="18"/>
                  <w:lang w:val="en-US"/>
                </w:rPr>
                <w:delText>S_ORDER_TYPE</w:delText>
              </w:r>
            </w:del>
          </w:p>
        </w:tc>
        <w:tc>
          <w:tcPr>
            <w:tcW w:w="1517" w:type="dxa"/>
            <w:vAlign w:val="center"/>
          </w:tcPr>
          <w:p w:rsidRPr="009463FF" w:rsidR="00EF4C12" w:rsidDel="00262379" w:rsidP="00153EF4" w:rsidRDefault="00EF4C12" w14:paraId="2027B9E4" w14:textId="55574220">
            <w:pPr>
              <w:pStyle w:val="ListParagraph"/>
              <w:ind w:left="0"/>
              <w:rPr>
                <w:del w:author="Murguia, Sahima" w:date="2022-03-15T22:39:00Z" w:id="3829"/>
                <w:rFonts w:asciiTheme="majorHAnsi" w:hAnsiTheme="majorHAnsi" w:cstheme="majorHAnsi"/>
                <w:strike/>
                <w:szCs w:val="18"/>
                <w:lang w:val="en-US"/>
              </w:rPr>
            </w:pPr>
            <w:del w:author="Murguia, Sahima" w:date="2022-03-15T22:39:00Z" w:id="3830">
              <w:r w:rsidRPr="009463FF" w:rsidDel="00262379">
                <w:rPr>
                  <w:rFonts w:asciiTheme="majorHAnsi" w:hAnsiTheme="majorHAnsi" w:cstheme="majorHAnsi"/>
                  <w:strike/>
                  <w:szCs w:val="18"/>
                  <w:lang w:val="en-US"/>
                </w:rPr>
                <w:delText>Type</w:delText>
              </w:r>
            </w:del>
          </w:p>
        </w:tc>
        <w:tc>
          <w:tcPr>
            <w:tcW w:w="2067" w:type="dxa"/>
            <w:vAlign w:val="center"/>
          </w:tcPr>
          <w:p w:rsidRPr="009463FF" w:rsidR="00EF4C12" w:rsidDel="00262379" w:rsidP="00153EF4" w:rsidRDefault="00EF4C12" w14:paraId="2F1335C6" w14:textId="3B3C7EA7">
            <w:pPr>
              <w:pStyle w:val="ListParagraph"/>
              <w:ind w:left="0"/>
              <w:rPr>
                <w:del w:author="Murguia, Sahima" w:date="2022-03-15T22:39:00Z" w:id="3831"/>
                <w:rFonts w:asciiTheme="majorHAnsi" w:hAnsiTheme="majorHAnsi" w:cstheme="majorHAnsi"/>
                <w:strike/>
                <w:szCs w:val="18"/>
                <w:lang w:val="en-US"/>
              </w:rPr>
            </w:pPr>
            <w:del w:author="Murguia, Sahima" w:date="2022-03-15T22:39:00Z" w:id="3832">
              <w:r w:rsidRPr="009463FF" w:rsidDel="00262379">
                <w:rPr>
                  <w:rFonts w:asciiTheme="majorHAnsi" w:hAnsiTheme="majorHAnsi" w:cstheme="majorHAnsi"/>
                  <w:strike/>
                  <w:szCs w:val="18"/>
                  <w:lang w:val="en-US"/>
                </w:rPr>
                <w:delText>NAME</w:delText>
              </w:r>
            </w:del>
          </w:p>
        </w:tc>
        <w:tc>
          <w:tcPr>
            <w:tcW w:w="1023" w:type="dxa"/>
            <w:vAlign w:val="center"/>
          </w:tcPr>
          <w:p w:rsidRPr="009463FF" w:rsidR="00EF4C12" w:rsidDel="00262379" w:rsidP="00153EF4" w:rsidRDefault="00EF4C12" w14:paraId="0F02AD85" w14:textId="1AD398CC">
            <w:pPr>
              <w:pStyle w:val="ListParagraph"/>
              <w:ind w:left="0"/>
              <w:rPr>
                <w:del w:author="Murguia, Sahima" w:date="2022-03-15T22:39:00Z" w:id="3833"/>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4C790D1" w14:textId="42999291">
            <w:pPr>
              <w:pStyle w:val="ListParagraph"/>
              <w:ind w:left="0"/>
              <w:rPr>
                <w:del w:author="Murguia, Sahima" w:date="2022-03-15T22:39:00Z" w:id="3834"/>
                <w:rFonts w:asciiTheme="majorHAnsi" w:hAnsiTheme="majorHAnsi" w:cstheme="majorHAnsi"/>
                <w:strike/>
                <w:szCs w:val="18"/>
                <w:lang w:val="en-US"/>
              </w:rPr>
            </w:pPr>
          </w:p>
        </w:tc>
      </w:tr>
      <w:tr w:rsidRPr="009463FF" w:rsidR="00EF4C12" w:rsidDel="00262379" w:rsidTr="00A06B54" w14:paraId="14AAE349" w14:textId="0B068915">
        <w:trPr>
          <w:trHeight w:val="352"/>
          <w:del w:author="Murguia, Sahima" w:date="2022-03-15T22:39:00Z" w:id="3835"/>
        </w:trPr>
        <w:tc>
          <w:tcPr>
            <w:tcW w:w="1380" w:type="dxa"/>
            <w:vMerge/>
            <w:vAlign w:val="center"/>
          </w:tcPr>
          <w:p w:rsidRPr="009463FF" w:rsidR="00EF4C12" w:rsidDel="00262379" w:rsidP="00153EF4" w:rsidRDefault="00EF4C12" w14:paraId="6B3C58EF" w14:textId="2FFDB709">
            <w:pPr>
              <w:pStyle w:val="ListParagraph"/>
              <w:ind w:left="0"/>
              <w:rPr>
                <w:del w:author="Murguia, Sahima" w:date="2022-03-15T22:39:00Z" w:id="3836"/>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52CC4AF" w14:textId="3363984E">
            <w:pPr>
              <w:pStyle w:val="ListParagraph"/>
              <w:ind w:left="0"/>
              <w:rPr>
                <w:del w:author="Murguia, Sahima" w:date="2022-03-15T22:39:00Z" w:id="3837"/>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1822ACB" w14:textId="5F7C8EAC">
            <w:pPr>
              <w:pStyle w:val="ListParagraph"/>
              <w:ind w:left="0"/>
              <w:rPr>
                <w:del w:author="Murguia, Sahima" w:date="2022-03-15T22:39:00Z" w:id="3838"/>
                <w:rFonts w:asciiTheme="majorHAnsi" w:hAnsiTheme="majorHAnsi" w:cstheme="majorHAnsi"/>
                <w:strike/>
                <w:szCs w:val="18"/>
                <w:lang w:val="en-US"/>
              </w:rPr>
            </w:pPr>
            <w:del w:author="Murguia, Sahima" w:date="2022-03-15T22:39:00Z" w:id="3839">
              <w:r w:rsidRPr="009463FF" w:rsidDel="00262379">
                <w:rPr>
                  <w:rFonts w:asciiTheme="majorHAnsi" w:hAnsiTheme="majorHAnsi" w:cstheme="majorHAnsi"/>
                  <w:strike/>
                  <w:szCs w:val="18"/>
                  <w:lang w:val="en-US"/>
                </w:rPr>
                <w:delText>Order Type</w:delText>
              </w:r>
            </w:del>
          </w:p>
        </w:tc>
        <w:tc>
          <w:tcPr>
            <w:tcW w:w="2067" w:type="dxa"/>
            <w:vAlign w:val="center"/>
          </w:tcPr>
          <w:p w:rsidRPr="009463FF" w:rsidR="00EF4C12" w:rsidDel="00262379" w:rsidP="00153EF4" w:rsidRDefault="00EF4C12" w14:paraId="19B07096" w14:textId="186DE72F">
            <w:pPr>
              <w:pStyle w:val="ListParagraph"/>
              <w:ind w:left="0"/>
              <w:rPr>
                <w:del w:author="Murguia, Sahima" w:date="2022-03-15T22:39:00Z" w:id="3840"/>
                <w:rFonts w:asciiTheme="majorHAnsi" w:hAnsiTheme="majorHAnsi" w:cstheme="majorHAnsi"/>
                <w:strike/>
                <w:szCs w:val="18"/>
                <w:lang w:val="en-US"/>
              </w:rPr>
            </w:pPr>
            <w:del w:author="Murguia, Sahima" w:date="2022-03-15T22:39:00Z" w:id="3841">
              <w:r w:rsidRPr="009463FF" w:rsidDel="00262379">
                <w:rPr>
                  <w:rFonts w:asciiTheme="majorHAnsi" w:hAnsiTheme="majorHAnsi" w:cstheme="majorHAnsi"/>
                  <w:strike/>
                  <w:szCs w:val="18"/>
                  <w:lang w:val="en-US"/>
                </w:rPr>
                <w:delText>NAME</w:delText>
              </w:r>
            </w:del>
          </w:p>
        </w:tc>
        <w:tc>
          <w:tcPr>
            <w:tcW w:w="1023" w:type="dxa"/>
            <w:vAlign w:val="center"/>
          </w:tcPr>
          <w:p w:rsidRPr="009463FF" w:rsidR="00EF4C12" w:rsidDel="00262379" w:rsidP="00153EF4" w:rsidRDefault="00EF4C12" w14:paraId="20DBDEDF" w14:textId="4B4AA727">
            <w:pPr>
              <w:pStyle w:val="ListParagraph"/>
              <w:ind w:left="0"/>
              <w:rPr>
                <w:del w:author="Murguia, Sahima" w:date="2022-03-15T22:39:00Z" w:id="384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E01C337" w14:textId="09FB5C09">
            <w:pPr>
              <w:pStyle w:val="ListParagraph"/>
              <w:ind w:left="0"/>
              <w:rPr>
                <w:del w:author="Murguia, Sahima" w:date="2022-03-15T22:39:00Z" w:id="3843"/>
                <w:rFonts w:asciiTheme="majorHAnsi" w:hAnsiTheme="majorHAnsi" w:cstheme="majorHAnsi"/>
                <w:strike/>
                <w:szCs w:val="18"/>
                <w:lang w:val="en-US"/>
              </w:rPr>
            </w:pPr>
          </w:p>
        </w:tc>
      </w:tr>
      <w:tr w:rsidRPr="009463FF" w:rsidR="00EF4C12" w:rsidDel="00262379" w:rsidTr="00A06B54" w14:paraId="1DC74209" w14:textId="193369D4">
        <w:trPr>
          <w:trHeight w:val="352"/>
          <w:del w:author="Murguia, Sahima" w:date="2022-03-15T22:39:00Z" w:id="3844"/>
        </w:trPr>
        <w:tc>
          <w:tcPr>
            <w:tcW w:w="1380" w:type="dxa"/>
            <w:vMerge/>
            <w:vAlign w:val="center"/>
          </w:tcPr>
          <w:p w:rsidRPr="009463FF" w:rsidR="00EF4C12" w:rsidDel="00262379" w:rsidP="00153EF4" w:rsidRDefault="00EF4C12" w14:paraId="7D22BA34" w14:textId="14C5ACDE">
            <w:pPr>
              <w:pStyle w:val="ListParagraph"/>
              <w:ind w:left="0"/>
              <w:rPr>
                <w:del w:author="Murguia, Sahima" w:date="2022-03-15T22:39:00Z" w:id="3845"/>
                <w:rFonts w:asciiTheme="majorHAnsi" w:hAnsiTheme="majorHAnsi" w:cstheme="majorHAnsi"/>
                <w:strike/>
                <w:szCs w:val="18"/>
                <w:lang w:val="en-US"/>
              </w:rPr>
            </w:pPr>
          </w:p>
        </w:tc>
        <w:tc>
          <w:tcPr>
            <w:tcW w:w="1243" w:type="dxa"/>
            <w:vAlign w:val="center"/>
          </w:tcPr>
          <w:p w:rsidRPr="009463FF" w:rsidR="00EF4C12" w:rsidDel="00262379" w:rsidP="00153EF4" w:rsidRDefault="00EF4C12" w14:paraId="384E47D0" w14:textId="640C1B88">
            <w:pPr>
              <w:pStyle w:val="ListParagraph"/>
              <w:ind w:left="0"/>
              <w:rPr>
                <w:del w:author="Murguia, Sahima" w:date="2022-03-15T22:39:00Z" w:id="3846"/>
                <w:rFonts w:asciiTheme="majorHAnsi" w:hAnsiTheme="majorHAnsi" w:cstheme="majorHAnsi"/>
                <w:strike/>
                <w:szCs w:val="18"/>
                <w:lang w:val="en-US"/>
              </w:rPr>
            </w:pPr>
            <w:del w:author="Murguia, Sahima" w:date="2022-03-15T22:39:00Z" w:id="3847">
              <w:r w:rsidRPr="009463FF" w:rsidDel="00262379">
                <w:rPr>
                  <w:rFonts w:asciiTheme="majorHAnsi" w:hAnsiTheme="majorHAnsi" w:cstheme="majorHAnsi"/>
                  <w:strike/>
                  <w:szCs w:val="18"/>
                  <w:lang w:val="en-US"/>
                </w:rPr>
                <w:delText>S_ORDER_X</w:delText>
              </w:r>
            </w:del>
          </w:p>
        </w:tc>
        <w:tc>
          <w:tcPr>
            <w:tcW w:w="1517" w:type="dxa"/>
            <w:vAlign w:val="center"/>
          </w:tcPr>
          <w:p w:rsidRPr="009463FF" w:rsidR="00EF4C12" w:rsidDel="00262379" w:rsidP="00153EF4" w:rsidRDefault="00EF4C12" w14:paraId="2E25D832" w14:textId="0AF2BB2E">
            <w:pPr>
              <w:pStyle w:val="ListParagraph"/>
              <w:ind w:left="0"/>
              <w:rPr>
                <w:del w:author="Murguia, Sahima" w:date="2022-03-15T22:39:00Z" w:id="3848"/>
                <w:rFonts w:asciiTheme="majorHAnsi" w:hAnsiTheme="majorHAnsi" w:cstheme="majorHAnsi"/>
                <w:strike/>
                <w:szCs w:val="18"/>
                <w:lang w:val="en-US"/>
              </w:rPr>
            </w:pPr>
            <w:del w:author="Murguia, Sahima" w:date="2022-03-15T22:39:00Z" w:id="3849">
              <w:r w:rsidRPr="009463FF" w:rsidDel="00262379">
                <w:rPr>
                  <w:rFonts w:asciiTheme="majorHAnsi" w:hAnsiTheme="majorHAnsi" w:cstheme="majorHAnsi"/>
                  <w:strike/>
                  <w:szCs w:val="18"/>
                  <w:lang w:val="en-US"/>
                </w:rPr>
                <w:delText>Documentation Type</w:delText>
              </w:r>
            </w:del>
          </w:p>
        </w:tc>
        <w:tc>
          <w:tcPr>
            <w:tcW w:w="2067" w:type="dxa"/>
            <w:vAlign w:val="center"/>
          </w:tcPr>
          <w:p w:rsidRPr="009463FF" w:rsidR="00EF4C12" w:rsidDel="00262379" w:rsidP="00153EF4" w:rsidRDefault="00EF4C12" w14:paraId="7CE3C3A3" w14:textId="292CE7B8">
            <w:pPr>
              <w:pStyle w:val="ListParagraph"/>
              <w:ind w:left="0"/>
              <w:rPr>
                <w:del w:author="Murguia, Sahima" w:date="2022-03-15T22:39:00Z" w:id="3850"/>
                <w:rFonts w:asciiTheme="majorHAnsi" w:hAnsiTheme="majorHAnsi" w:cstheme="majorHAnsi"/>
                <w:strike/>
                <w:szCs w:val="18"/>
                <w:lang w:val="en-US"/>
              </w:rPr>
            </w:pPr>
            <w:del w:author="Murguia, Sahima" w:date="2022-03-15T22:39:00Z" w:id="3851">
              <w:r w:rsidRPr="009463FF" w:rsidDel="00262379">
                <w:rPr>
                  <w:rFonts w:asciiTheme="majorHAnsi" w:hAnsiTheme="majorHAnsi" w:cstheme="majorHAnsi"/>
                  <w:strike/>
                  <w:szCs w:val="18"/>
                  <w:lang w:val="en-US"/>
                </w:rPr>
                <w:delText>X_DOC_TYPE_CD</w:delText>
              </w:r>
            </w:del>
          </w:p>
        </w:tc>
        <w:tc>
          <w:tcPr>
            <w:tcW w:w="1023" w:type="dxa"/>
            <w:vAlign w:val="center"/>
          </w:tcPr>
          <w:p w:rsidRPr="009463FF" w:rsidR="00EF4C12" w:rsidDel="00262379" w:rsidP="00153EF4" w:rsidRDefault="00EF4C12" w14:paraId="48D53D60" w14:textId="3AC23B36">
            <w:pPr>
              <w:pStyle w:val="ListParagraph"/>
              <w:ind w:left="0"/>
              <w:rPr>
                <w:del w:author="Murguia, Sahima" w:date="2022-03-15T22:39:00Z" w:id="385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7A05AC6" w14:textId="48665764">
            <w:pPr>
              <w:pStyle w:val="ListParagraph"/>
              <w:ind w:left="0"/>
              <w:rPr>
                <w:del w:author="Murguia, Sahima" w:date="2022-03-15T22:39:00Z" w:id="3853"/>
                <w:rFonts w:asciiTheme="majorHAnsi" w:hAnsiTheme="majorHAnsi" w:cstheme="majorHAnsi"/>
                <w:strike/>
                <w:szCs w:val="18"/>
                <w:lang w:val="en-US"/>
              </w:rPr>
            </w:pPr>
          </w:p>
        </w:tc>
      </w:tr>
      <w:tr w:rsidRPr="009463FF" w:rsidR="00EF4C12" w:rsidDel="00262379" w:rsidTr="00A06B54" w14:paraId="7904654A" w14:textId="740873DE">
        <w:trPr>
          <w:trHeight w:val="352"/>
          <w:del w:author="Murguia, Sahima" w:date="2022-03-15T22:39:00Z" w:id="3854"/>
        </w:trPr>
        <w:tc>
          <w:tcPr>
            <w:tcW w:w="1380" w:type="dxa"/>
            <w:vMerge/>
            <w:vAlign w:val="center"/>
          </w:tcPr>
          <w:p w:rsidRPr="009463FF" w:rsidR="00EF4C12" w:rsidDel="00262379" w:rsidP="00153EF4" w:rsidRDefault="00EF4C12" w14:paraId="1C5189E1" w14:textId="646F9CF7">
            <w:pPr>
              <w:pStyle w:val="ListParagraph"/>
              <w:ind w:left="0"/>
              <w:rPr>
                <w:del w:author="Murguia, Sahima" w:date="2022-03-15T22:39:00Z" w:id="3855"/>
                <w:rFonts w:asciiTheme="majorHAnsi" w:hAnsiTheme="majorHAnsi" w:cstheme="majorHAnsi"/>
                <w:strike/>
                <w:szCs w:val="18"/>
                <w:lang w:val="en-US"/>
              </w:rPr>
            </w:pPr>
          </w:p>
        </w:tc>
        <w:tc>
          <w:tcPr>
            <w:tcW w:w="1243" w:type="dxa"/>
            <w:vAlign w:val="center"/>
          </w:tcPr>
          <w:p w:rsidRPr="009463FF" w:rsidR="00EF4C12" w:rsidDel="00262379" w:rsidP="00153EF4" w:rsidRDefault="00EF4C12" w14:paraId="7F234CE8" w14:textId="0BD25593">
            <w:pPr>
              <w:pStyle w:val="ListParagraph"/>
              <w:ind w:left="0"/>
              <w:rPr>
                <w:del w:author="Murguia, Sahima" w:date="2022-03-15T22:39:00Z" w:id="3856"/>
                <w:rFonts w:asciiTheme="majorHAnsi" w:hAnsiTheme="majorHAnsi" w:cstheme="majorHAnsi"/>
                <w:strike/>
                <w:szCs w:val="18"/>
                <w:lang w:val="en-US"/>
              </w:rPr>
            </w:pPr>
            <w:del w:author="Murguia, Sahima" w:date="2022-03-15T22:39:00Z" w:id="3857">
              <w:r w:rsidRPr="009463FF" w:rsidDel="00262379">
                <w:rPr>
                  <w:rFonts w:asciiTheme="majorHAnsi" w:hAnsiTheme="majorHAnsi" w:cstheme="majorHAnsi"/>
                  <w:strike/>
                  <w:szCs w:val="18"/>
                  <w:lang w:val="en-US"/>
                </w:rPr>
                <w:delText>S_CONTACT</w:delText>
              </w:r>
            </w:del>
          </w:p>
        </w:tc>
        <w:tc>
          <w:tcPr>
            <w:tcW w:w="1517" w:type="dxa"/>
            <w:vAlign w:val="center"/>
          </w:tcPr>
          <w:p w:rsidRPr="009463FF" w:rsidR="00EF4C12" w:rsidDel="00262379" w:rsidP="00153EF4" w:rsidRDefault="00EF4C12" w14:paraId="084A6E20" w14:textId="182BB0FC">
            <w:pPr>
              <w:pStyle w:val="ListParagraph"/>
              <w:ind w:left="0"/>
              <w:rPr>
                <w:del w:author="Murguia, Sahima" w:date="2022-03-15T22:39:00Z" w:id="3858"/>
                <w:rFonts w:asciiTheme="majorHAnsi" w:hAnsiTheme="majorHAnsi" w:cstheme="majorHAnsi"/>
                <w:strike/>
                <w:szCs w:val="18"/>
                <w:lang w:val="en-US"/>
              </w:rPr>
            </w:pPr>
            <w:del w:author="Murguia, Sahima" w:date="2022-03-15T22:39:00Z" w:id="3859">
              <w:r w:rsidRPr="009463FF" w:rsidDel="00262379">
                <w:rPr>
                  <w:rFonts w:asciiTheme="majorHAnsi" w:hAnsiTheme="majorHAnsi" w:cstheme="majorHAnsi"/>
                  <w:strike/>
                  <w:szCs w:val="18"/>
                  <w:lang w:val="en-US"/>
                </w:rPr>
                <w:delText>Recipient</w:delText>
              </w:r>
            </w:del>
          </w:p>
        </w:tc>
        <w:tc>
          <w:tcPr>
            <w:tcW w:w="2067" w:type="dxa"/>
            <w:vAlign w:val="center"/>
          </w:tcPr>
          <w:p w:rsidRPr="009463FF" w:rsidR="00EF4C12" w:rsidDel="00262379" w:rsidP="00153EF4" w:rsidRDefault="00EF4C12" w14:paraId="2A6F6F42" w14:textId="07948879">
            <w:pPr>
              <w:pStyle w:val="ListParagraph"/>
              <w:ind w:left="0"/>
              <w:rPr>
                <w:del w:author="Murguia, Sahima" w:date="2022-03-15T22:39:00Z" w:id="3860"/>
                <w:rFonts w:asciiTheme="majorHAnsi" w:hAnsiTheme="majorHAnsi" w:cstheme="majorHAnsi"/>
                <w:strike/>
                <w:szCs w:val="18"/>
                <w:lang w:val="en-US"/>
              </w:rPr>
            </w:pPr>
            <w:del w:author="Murguia, Sahima" w:date="2022-03-15T22:39:00Z" w:id="3861">
              <w:r w:rsidRPr="009463FF" w:rsidDel="00262379">
                <w:rPr>
                  <w:rFonts w:asciiTheme="majorHAnsi" w:hAnsiTheme="majorHAnsi" w:cstheme="majorHAnsi"/>
                  <w:strike/>
                  <w:szCs w:val="18"/>
                  <w:lang w:val="en-US"/>
                </w:rPr>
                <w:delText>LAST_NAME</w:delText>
              </w:r>
            </w:del>
          </w:p>
        </w:tc>
        <w:tc>
          <w:tcPr>
            <w:tcW w:w="1023" w:type="dxa"/>
            <w:vAlign w:val="center"/>
          </w:tcPr>
          <w:p w:rsidRPr="009463FF" w:rsidR="00EF4C12" w:rsidDel="00262379" w:rsidP="00153EF4" w:rsidRDefault="00EF4C12" w14:paraId="100C0235" w14:textId="68444047">
            <w:pPr>
              <w:pStyle w:val="ListParagraph"/>
              <w:ind w:left="0"/>
              <w:rPr>
                <w:del w:author="Murguia, Sahima" w:date="2022-03-15T22:39:00Z" w:id="386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7BD6CD1" w14:textId="1D62D816">
            <w:pPr>
              <w:pStyle w:val="ListParagraph"/>
              <w:ind w:left="0"/>
              <w:rPr>
                <w:del w:author="Murguia, Sahima" w:date="2022-03-15T22:39:00Z" w:id="3863"/>
                <w:rFonts w:asciiTheme="majorHAnsi" w:hAnsiTheme="majorHAnsi" w:cstheme="majorHAnsi"/>
                <w:strike/>
                <w:szCs w:val="18"/>
                <w:lang w:val="en-US"/>
              </w:rPr>
            </w:pPr>
          </w:p>
        </w:tc>
      </w:tr>
      <w:tr w:rsidRPr="009463FF" w:rsidR="00EF4C12" w:rsidDel="00262379" w:rsidTr="00A06B54" w14:paraId="2A978C31" w14:textId="20D37DEE">
        <w:trPr>
          <w:trHeight w:val="352"/>
          <w:del w:author="Murguia, Sahima" w:date="2022-03-15T22:39:00Z" w:id="3864"/>
        </w:trPr>
        <w:tc>
          <w:tcPr>
            <w:tcW w:w="1380" w:type="dxa"/>
            <w:vMerge/>
            <w:vAlign w:val="center"/>
          </w:tcPr>
          <w:p w:rsidRPr="009463FF" w:rsidR="00EF4C12" w:rsidDel="00262379" w:rsidP="00153EF4" w:rsidRDefault="00EF4C12" w14:paraId="30E9FDB8" w14:textId="03520E7A">
            <w:pPr>
              <w:pStyle w:val="ListParagraph"/>
              <w:ind w:left="0"/>
              <w:rPr>
                <w:del w:author="Murguia, Sahima" w:date="2022-03-15T22:39:00Z" w:id="3865"/>
                <w:rFonts w:asciiTheme="majorHAnsi" w:hAnsiTheme="majorHAnsi" w:cstheme="majorHAnsi"/>
                <w:strike/>
                <w:szCs w:val="18"/>
                <w:lang w:val="en-US"/>
              </w:rPr>
            </w:pPr>
          </w:p>
        </w:tc>
        <w:tc>
          <w:tcPr>
            <w:tcW w:w="1243" w:type="dxa"/>
            <w:vMerge w:val="restart"/>
            <w:vAlign w:val="center"/>
          </w:tcPr>
          <w:p w:rsidRPr="009463FF" w:rsidR="00EF4C12" w:rsidDel="00262379" w:rsidP="00153EF4" w:rsidRDefault="00EF4C12" w14:paraId="1BB750BD" w14:textId="314C06F5">
            <w:pPr>
              <w:pStyle w:val="ListParagraph"/>
              <w:ind w:left="0"/>
              <w:rPr>
                <w:del w:author="Murguia, Sahima" w:date="2022-03-15T22:39:00Z" w:id="3866"/>
                <w:rFonts w:asciiTheme="majorHAnsi" w:hAnsiTheme="majorHAnsi" w:cstheme="majorHAnsi"/>
                <w:strike/>
                <w:szCs w:val="18"/>
                <w:lang w:val="en-US"/>
              </w:rPr>
            </w:pPr>
            <w:del w:author="Murguia, Sahima" w:date="2022-03-15T22:39:00Z" w:id="3867">
              <w:r w:rsidRPr="009463FF" w:rsidDel="00262379">
                <w:rPr>
                  <w:rFonts w:asciiTheme="majorHAnsi" w:hAnsiTheme="majorHAnsi" w:cstheme="majorHAnsi"/>
                  <w:strike/>
                  <w:szCs w:val="18"/>
                  <w:lang w:val="en-US"/>
                </w:rPr>
                <w:delText>S_ORDER_ATT</w:delText>
              </w:r>
            </w:del>
          </w:p>
        </w:tc>
        <w:tc>
          <w:tcPr>
            <w:tcW w:w="1517" w:type="dxa"/>
            <w:vAlign w:val="center"/>
          </w:tcPr>
          <w:p w:rsidRPr="009463FF" w:rsidR="00EF4C12" w:rsidDel="00262379" w:rsidP="00153EF4" w:rsidRDefault="00EF4C12" w14:paraId="62A134C8" w14:textId="23601C2A">
            <w:pPr>
              <w:pStyle w:val="ListParagraph"/>
              <w:ind w:left="0"/>
              <w:rPr>
                <w:del w:author="Murguia, Sahima" w:date="2022-03-15T22:39:00Z" w:id="3868"/>
                <w:rFonts w:asciiTheme="majorHAnsi" w:hAnsiTheme="majorHAnsi" w:cstheme="majorHAnsi"/>
                <w:strike/>
                <w:szCs w:val="18"/>
                <w:lang w:val="en-US"/>
              </w:rPr>
            </w:pPr>
            <w:del w:author="Murguia, Sahima" w:date="2022-03-15T22:39:00Z" w:id="3869">
              <w:r w:rsidRPr="009463FF" w:rsidDel="00262379">
                <w:rPr>
                  <w:rFonts w:asciiTheme="majorHAnsi" w:hAnsiTheme="majorHAnsi" w:cstheme="majorHAnsi"/>
                  <w:strike/>
                  <w:szCs w:val="18"/>
                  <w:lang w:val="en-US"/>
                </w:rPr>
                <w:delText>Attachment Name</w:delText>
              </w:r>
            </w:del>
          </w:p>
        </w:tc>
        <w:tc>
          <w:tcPr>
            <w:tcW w:w="2067" w:type="dxa"/>
            <w:vAlign w:val="center"/>
          </w:tcPr>
          <w:p w:rsidRPr="009463FF" w:rsidR="00EF4C12" w:rsidDel="00262379" w:rsidP="00153EF4" w:rsidRDefault="00EF4C12" w14:paraId="5D72B97E" w14:textId="652C9A34">
            <w:pPr>
              <w:pStyle w:val="ListParagraph"/>
              <w:ind w:left="0"/>
              <w:rPr>
                <w:del w:author="Murguia, Sahima" w:date="2022-03-15T22:39:00Z" w:id="3870"/>
                <w:rFonts w:asciiTheme="majorHAnsi" w:hAnsiTheme="majorHAnsi" w:cstheme="majorHAnsi"/>
                <w:strike/>
                <w:szCs w:val="18"/>
                <w:lang w:val="en-US"/>
              </w:rPr>
            </w:pPr>
            <w:del w:author="Murguia, Sahima" w:date="2022-03-15T22:39:00Z" w:id="3871">
              <w:r w:rsidRPr="009463FF" w:rsidDel="00262379">
                <w:rPr>
                  <w:rFonts w:asciiTheme="majorHAnsi" w:hAnsiTheme="majorHAnsi" w:cstheme="majorHAnsi"/>
                  <w:strike/>
                  <w:szCs w:val="18"/>
                  <w:lang w:val="en-US"/>
                </w:rPr>
                <w:delText>FILE_NAME</w:delText>
              </w:r>
            </w:del>
          </w:p>
        </w:tc>
        <w:tc>
          <w:tcPr>
            <w:tcW w:w="1023" w:type="dxa"/>
            <w:vAlign w:val="center"/>
          </w:tcPr>
          <w:p w:rsidRPr="009463FF" w:rsidR="00EF4C12" w:rsidDel="00262379" w:rsidP="00153EF4" w:rsidRDefault="00EF4C12" w14:paraId="1542F2A3" w14:textId="7B24AE8E">
            <w:pPr>
              <w:pStyle w:val="ListParagraph"/>
              <w:ind w:left="0"/>
              <w:rPr>
                <w:del w:author="Murguia, Sahima" w:date="2022-03-15T22:39:00Z" w:id="387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4632537" w14:textId="49496C7B">
            <w:pPr>
              <w:pStyle w:val="ListParagraph"/>
              <w:ind w:left="0"/>
              <w:rPr>
                <w:del w:author="Murguia, Sahima" w:date="2022-03-15T22:39:00Z" w:id="3873"/>
                <w:rFonts w:asciiTheme="majorHAnsi" w:hAnsiTheme="majorHAnsi" w:cstheme="majorHAnsi"/>
                <w:strike/>
                <w:szCs w:val="18"/>
                <w:lang w:val="en-US"/>
              </w:rPr>
            </w:pPr>
          </w:p>
        </w:tc>
      </w:tr>
      <w:tr w:rsidRPr="009463FF" w:rsidR="00EF4C12" w:rsidDel="00262379" w:rsidTr="00A06B54" w14:paraId="3203618C" w14:textId="5FDE106C">
        <w:trPr>
          <w:trHeight w:val="352"/>
          <w:del w:author="Murguia, Sahima" w:date="2022-03-15T22:39:00Z" w:id="3874"/>
        </w:trPr>
        <w:tc>
          <w:tcPr>
            <w:tcW w:w="1380" w:type="dxa"/>
            <w:vMerge/>
            <w:vAlign w:val="center"/>
          </w:tcPr>
          <w:p w:rsidRPr="009463FF" w:rsidR="00EF4C12" w:rsidDel="00262379" w:rsidP="00153EF4" w:rsidRDefault="00EF4C12" w14:paraId="1704B61D" w14:textId="6C92E5BB">
            <w:pPr>
              <w:pStyle w:val="ListParagraph"/>
              <w:ind w:left="0"/>
              <w:rPr>
                <w:del w:author="Murguia, Sahima" w:date="2022-03-15T22:39:00Z" w:id="3875"/>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ACB3B05" w14:textId="5A8421B5">
            <w:pPr>
              <w:pStyle w:val="ListParagraph"/>
              <w:ind w:left="0"/>
              <w:rPr>
                <w:del w:author="Murguia, Sahima" w:date="2022-03-15T22:39:00Z" w:id="3876"/>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1A40967" w14:textId="23CE417F">
            <w:pPr>
              <w:pStyle w:val="ListParagraph"/>
              <w:ind w:left="0"/>
              <w:rPr>
                <w:del w:author="Murguia, Sahima" w:date="2022-03-15T22:39:00Z" w:id="3877"/>
                <w:rFonts w:asciiTheme="majorHAnsi" w:hAnsiTheme="majorHAnsi" w:cstheme="majorHAnsi"/>
                <w:strike/>
                <w:szCs w:val="18"/>
                <w:lang w:val="en-US"/>
              </w:rPr>
            </w:pPr>
            <w:del w:author="Murguia, Sahima" w:date="2022-03-15T22:39:00Z" w:id="3878">
              <w:r w:rsidRPr="009463FF" w:rsidDel="00262379">
                <w:rPr>
                  <w:rFonts w:asciiTheme="majorHAnsi" w:hAnsiTheme="majorHAnsi" w:cstheme="majorHAnsi"/>
                  <w:strike/>
                  <w:szCs w:val="18"/>
                  <w:lang w:val="en-US"/>
                </w:rPr>
                <w:delText>Size (In Bytes)</w:delText>
              </w:r>
            </w:del>
          </w:p>
        </w:tc>
        <w:tc>
          <w:tcPr>
            <w:tcW w:w="2067" w:type="dxa"/>
            <w:vAlign w:val="center"/>
          </w:tcPr>
          <w:p w:rsidRPr="009463FF" w:rsidR="00EF4C12" w:rsidDel="00262379" w:rsidP="00153EF4" w:rsidRDefault="00EF4C12" w14:paraId="1D09A56A" w14:textId="11F01BF2">
            <w:pPr>
              <w:pStyle w:val="ListParagraph"/>
              <w:ind w:left="0"/>
              <w:rPr>
                <w:del w:author="Murguia, Sahima" w:date="2022-03-15T22:39:00Z" w:id="3879"/>
                <w:rFonts w:asciiTheme="majorHAnsi" w:hAnsiTheme="majorHAnsi" w:cstheme="majorHAnsi"/>
                <w:strike/>
                <w:szCs w:val="18"/>
                <w:lang w:val="en-US"/>
              </w:rPr>
            </w:pPr>
            <w:del w:author="Murguia, Sahima" w:date="2022-03-15T22:39:00Z" w:id="3880">
              <w:r w:rsidRPr="009463FF" w:rsidDel="00262379">
                <w:rPr>
                  <w:rFonts w:asciiTheme="majorHAnsi" w:hAnsiTheme="majorHAnsi" w:cstheme="majorHAnsi"/>
                  <w:strike/>
                  <w:szCs w:val="18"/>
                  <w:lang w:val="en-US"/>
                </w:rPr>
                <w:delText>FILE_SIZE</w:delText>
              </w:r>
            </w:del>
          </w:p>
        </w:tc>
        <w:tc>
          <w:tcPr>
            <w:tcW w:w="1023" w:type="dxa"/>
            <w:vAlign w:val="center"/>
          </w:tcPr>
          <w:p w:rsidRPr="009463FF" w:rsidR="00EF4C12" w:rsidDel="00262379" w:rsidP="00153EF4" w:rsidRDefault="00EF4C12" w14:paraId="161B83B1" w14:textId="436CCC89">
            <w:pPr>
              <w:pStyle w:val="ListParagraph"/>
              <w:ind w:left="0"/>
              <w:rPr>
                <w:del w:author="Murguia, Sahima" w:date="2022-03-15T22:39:00Z" w:id="3881"/>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897C8E9" w14:textId="3FEF7165">
            <w:pPr>
              <w:pStyle w:val="ListParagraph"/>
              <w:ind w:left="0"/>
              <w:rPr>
                <w:del w:author="Murguia, Sahima" w:date="2022-03-15T22:39:00Z" w:id="3882"/>
                <w:rFonts w:asciiTheme="majorHAnsi" w:hAnsiTheme="majorHAnsi" w:cstheme="majorHAnsi"/>
                <w:strike/>
                <w:szCs w:val="18"/>
                <w:lang w:val="en-US"/>
              </w:rPr>
            </w:pPr>
          </w:p>
        </w:tc>
      </w:tr>
      <w:tr w:rsidRPr="009463FF" w:rsidR="00EF4C12" w:rsidDel="00262379" w:rsidTr="00A06B54" w14:paraId="32BBECBD" w14:textId="0D0737D3">
        <w:trPr>
          <w:trHeight w:val="352"/>
          <w:del w:author="Murguia, Sahima" w:date="2022-03-15T22:39:00Z" w:id="3883"/>
        </w:trPr>
        <w:tc>
          <w:tcPr>
            <w:tcW w:w="1380" w:type="dxa"/>
            <w:vMerge/>
            <w:vAlign w:val="center"/>
          </w:tcPr>
          <w:p w:rsidRPr="009463FF" w:rsidR="00EF4C12" w:rsidDel="00262379" w:rsidP="00153EF4" w:rsidRDefault="00EF4C12" w14:paraId="15A00A30" w14:textId="6528EC2E">
            <w:pPr>
              <w:pStyle w:val="ListParagraph"/>
              <w:ind w:left="0"/>
              <w:rPr>
                <w:del w:author="Murguia, Sahima" w:date="2022-03-15T22:39:00Z" w:id="388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7B39513" w14:textId="6DF97E98">
            <w:pPr>
              <w:pStyle w:val="ListParagraph"/>
              <w:ind w:left="0"/>
              <w:rPr>
                <w:del w:author="Murguia, Sahima" w:date="2022-03-15T22:39:00Z" w:id="388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F6AD83C" w14:textId="513D34AD">
            <w:pPr>
              <w:pStyle w:val="ListParagraph"/>
              <w:ind w:left="0"/>
              <w:rPr>
                <w:del w:author="Murguia, Sahima" w:date="2022-03-15T22:39:00Z" w:id="3886"/>
                <w:rFonts w:asciiTheme="majorHAnsi" w:hAnsiTheme="majorHAnsi" w:cstheme="majorHAnsi"/>
                <w:strike/>
                <w:szCs w:val="18"/>
                <w:lang w:val="en-US"/>
              </w:rPr>
            </w:pPr>
            <w:del w:author="Murguia, Sahima" w:date="2022-03-15T22:39:00Z" w:id="3887">
              <w:r w:rsidRPr="009463FF" w:rsidDel="00262379">
                <w:rPr>
                  <w:rFonts w:asciiTheme="majorHAnsi" w:hAnsiTheme="majorHAnsi" w:cstheme="majorHAnsi"/>
                  <w:strike/>
                  <w:szCs w:val="18"/>
                  <w:lang w:val="en-US"/>
                </w:rPr>
                <w:delText>Type</w:delText>
              </w:r>
            </w:del>
          </w:p>
        </w:tc>
        <w:tc>
          <w:tcPr>
            <w:tcW w:w="2067" w:type="dxa"/>
            <w:vAlign w:val="center"/>
          </w:tcPr>
          <w:p w:rsidRPr="009463FF" w:rsidR="00EF4C12" w:rsidDel="00262379" w:rsidP="00153EF4" w:rsidRDefault="00EF4C12" w14:paraId="40F669F0" w14:textId="7F5D84BC">
            <w:pPr>
              <w:pStyle w:val="ListParagraph"/>
              <w:ind w:left="0"/>
              <w:rPr>
                <w:del w:author="Murguia, Sahima" w:date="2022-03-15T22:39:00Z" w:id="3888"/>
                <w:rFonts w:asciiTheme="majorHAnsi" w:hAnsiTheme="majorHAnsi" w:cstheme="majorHAnsi"/>
                <w:strike/>
                <w:szCs w:val="18"/>
                <w:lang w:val="en-US"/>
              </w:rPr>
            </w:pPr>
            <w:del w:author="Murguia, Sahima" w:date="2022-03-15T22:39:00Z" w:id="3889">
              <w:r w:rsidRPr="009463FF" w:rsidDel="00262379">
                <w:rPr>
                  <w:rFonts w:asciiTheme="majorHAnsi" w:hAnsiTheme="majorHAnsi" w:cstheme="majorHAnsi"/>
                  <w:strike/>
                  <w:szCs w:val="18"/>
                  <w:lang w:val="en-US"/>
                </w:rPr>
                <w:delText>FILE_EXT</w:delText>
              </w:r>
            </w:del>
          </w:p>
        </w:tc>
        <w:tc>
          <w:tcPr>
            <w:tcW w:w="1023" w:type="dxa"/>
            <w:vAlign w:val="center"/>
          </w:tcPr>
          <w:p w:rsidRPr="009463FF" w:rsidR="00EF4C12" w:rsidDel="00262379" w:rsidP="00153EF4" w:rsidRDefault="00EF4C12" w14:paraId="484AE4A5" w14:textId="41BA127D">
            <w:pPr>
              <w:pStyle w:val="ListParagraph"/>
              <w:ind w:left="0"/>
              <w:rPr>
                <w:del w:author="Murguia, Sahima" w:date="2022-03-15T22:39:00Z" w:id="3890"/>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C325A37" w14:textId="1A64185C">
            <w:pPr>
              <w:pStyle w:val="ListParagraph"/>
              <w:ind w:left="0"/>
              <w:rPr>
                <w:del w:author="Murguia, Sahima" w:date="2022-03-15T22:39:00Z" w:id="3891"/>
                <w:rFonts w:asciiTheme="majorHAnsi" w:hAnsiTheme="majorHAnsi" w:cstheme="majorHAnsi"/>
                <w:strike/>
                <w:szCs w:val="18"/>
                <w:lang w:val="en-US"/>
              </w:rPr>
            </w:pPr>
          </w:p>
        </w:tc>
      </w:tr>
      <w:tr w:rsidRPr="009463FF" w:rsidR="00EF4C12" w:rsidDel="00262379" w:rsidTr="00A06B54" w14:paraId="05683BC8" w14:textId="70E9DF85">
        <w:trPr>
          <w:trHeight w:val="352"/>
          <w:del w:author="Murguia, Sahima" w:date="2022-03-15T22:39:00Z" w:id="3892"/>
        </w:trPr>
        <w:tc>
          <w:tcPr>
            <w:tcW w:w="1380" w:type="dxa"/>
            <w:vMerge/>
            <w:vAlign w:val="center"/>
          </w:tcPr>
          <w:p w:rsidRPr="009463FF" w:rsidR="00EF4C12" w:rsidDel="00262379" w:rsidP="00153EF4" w:rsidRDefault="00EF4C12" w14:paraId="1F3D1B75" w14:textId="68F5482E">
            <w:pPr>
              <w:pStyle w:val="ListParagraph"/>
              <w:ind w:left="0"/>
              <w:rPr>
                <w:del w:author="Murguia, Sahima" w:date="2022-03-15T22:39:00Z" w:id="389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6531865" w14:textId="24DF0533">
            <w:pPr>
              <w:pStyle w:val="ListParagraph"/>
              <w:ind w:left="0"/>
              <w:rPr>
                <w:del w:author="Murguia, Sahima" w:date="2022-03-15T22:39:00Z" w:id="389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CDB99B5" w14:textId="4BBFD7DD">
            <w:pPr>
              <w:pStyle w:val="ListParagraph"/>
              <w:ind w:left="0"/>
              <w:rPr>
                <w:del w:author="Murguia, Sahima" w:date="2022-03-15T22:39:00Z" w:id="3895"/>
                <w:rFonts w:asciiTheme="majorHAnsi" w:hAnsiTheme="majorHAnsi" w:cstheme="majorHAnsi"/>
                <w:strike/>
                <w:szCs w:val="18"/>
                <w:lang w:val="en-US"/>
              </w:rPr>
            </w:pPr>
            <w:del w:author="Murguia, Sahima" w:date="2022-03-15T22:39:00Z" w:id="3896">
              <w:r w:rsidRPr="009463FF" w:rsidDel="00262379">
                <w:rPr>
                  <w:rFonts w:asciiTheme="majorHAnsi" w:hAnsiTheme="majorHAnsi" w:cstheme="majorHAnsi"/>
                  <w:strike/>
                  <w:szCs w:val="18"/>
                  <w:lang w:val="en-US"/>
                </w:rPr>
                <w:delText>Modified</w:delText>
              </w:r>
            </w:del>
          </w:p>
        </w:tc>
        <w:tc>
          <w:tcPr>
            <w:tcW w:w="2067" w:type="dxa"/>
            <w:vAlign w:val="center"/>
          </w:tcPr>
          <w:p w:rsidRPr="009463FF" w:rsidR="00EF4C12" w:rsidDel="00262379" w:rsidP="00153EF4" w:rsidRDefault="00EF4C12" w14:paraId="4FA48560" w14:textId="502958BB">
            <w:pPr>
              <w:pStyle w:val="ListParagraph"/>
              <w:ind w:left="0"/>
              <w:rPr>
                <w:del w:author="Murguia, Sahima" w:date="2022-03-15T22:39:00Z" w:id="3897"/>
                <w:rFonts w:asciiTheme="majorHAnsi" w:hAnsiTheme="majorHAnsi" w:cstheme="majorHAnsi"/>
                <w:strike/>
                <w:szCs w:val="18"/>
                <w:lang w:val="en-US"/>
              </w:rPr>
            </w:pPr>
            <w:del w:author="Murguia, Sahima" w:date="2022-03-15T22:39:00Z" w:id="3898">
              <w:r w:rsidRPr="009463FF" w:rsidDel="00262379">
                <w:rPr>
                  <w:rFonts w:asciiTheme="majorHAnsi" w:hAnsiTheme="majorHAnsi" w:cstheme="majorHAnsi"/>
                  <w:strike/>
                  <w:szCs w:val="18"/>
                  <w:lang w:val="en-US"/>
                </w:rPr>
                <w:delText>FILE_DATE</w:delText>
              </w:r>
            </w:del>
          </w:p>
        </w:tc>
        <w:tc>
          <w:tcPr>
            <w:tcW w:w="1023" w:type="dxa"/>
            <w:vAlign w:val="center"/>
          </w:tcPr>
          <w:p w:rsidRPr="009463FF" w:rsidR="00EF4C12" w:rsidDel="00262379" w:rsidP="00153EF4" w:rsidRDefault="00EF4C12" w14:paraId="759D9ECB" w14:textId="5D3DD646">
            <w:pPr>
              <w:pStyle w:val="ListParagraph"/>
              <w:ind w:left="0"/>
              <w:rPr>
                <w:del w:author="Murguia, Sahima" w:date="2022-03-15T22:39:00Z" w:id="3899"/>
                <w:rFonts w:asciiTheme="majorHAnsi" w:hAnsiTheme="majorHAnsi" w:cstheme="majorHAnsi"/>
                <w:strike/>
                <w:szCs w:val="18"/>
                <w:lang w:val="en-US"/>
              </w:rPr>
            </w:pPr>
          </w:p>
        </w:tc>
        <w:tc>
          <w:tcPr>
            <w:tcW w:w="2835" w:type="dxa"/>
            <w:vAlign w:val="center"/>
          </w:tcPr>
          <w:p w:rsidRPr="009463FF" w:rsidR="00EF4C12" w:rsidDel="00262379" w:rsidP="00153EF4" w:rsidRDefault="00EF4C12" w14:paraId="3AE1D9AB" w14:textId="28521B31">
            <w:pPr>
              <w:pStyle w:val="ListParagraph"/>
              <w:ind w:left="0"/>
              <w:rPr>
                <w:del w:author="Murguia, Sahima" w:date="2022-03-15T22:39:00Z" w:id="3900"/>
                <w:rFonts w:asciiTheme="majorHAnsi" w:hAnsiTheme="majorHAnsi" w:cstheme="majorHAnsi"/>
                <w:strike/>
                <w:szCs w:val="18"/>
                <w:lang w:val="en-US"/>
              </w:rPr>
            </w:pPr>
          </w:p>
        </w:tc>
      </w:tr>
      <w:tr w:rsidRPr="009463FF" w:rsidR="00EF4C12" w:rsidDel="00262379" w:rsidTr="00A06B54" w14:paraId="2809FE13" w14:textId="5D4EFA9F">
        <w:trPr>
          <w:trHeight w:val="352"/>
          <w:del w:author="Murguia, Sahima" w:date="2022-03-15T22:39:00Z" w:id="3901"/>
        </w:trPr>
        <w:tc>
          <w:tcPr>
            <w:tcW w:w="1380" w:type="dxa"/>
            <w:vMerge/>
            <w:vAlign w:val="center"/>
          </w:tcPr>
          <w:p w:rsidRPr="009463FF" w:rsidR="00EF4C12" w:rsidDel="00262379" w:rsidP="00153EF4" w:rsidRDefault="00EF4C12" w14:paraId="4D2FA545" w14:textId="5730DE69">
            <w:pPr>
              <w:pStyle w:val="ListParagraph"/>
              <w:ind w:left="0"/>
              <w:rPr>
                <w:del w:author="Murguia, Sahima" w:date="2022-03-15T22:39:00Z" w:id="3902"/>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7E430E4" w14:textId="08D14DF8">
            <w:pPr>
              <w:pStyle w:val="ListParagraph"/>
              <w:ind w:left="0"/>
              <w:rPr>
                <w:del w:author="Murguia, Sahima" w:date="2022-03-15T22:39:00Z" w:id="3903"/>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8347916" w14:textId="4A6CF77E">
            <w:pPr>
              <w:pStyle w:val="ListParagraph"/>
              <w:ind w:left="0"/>
              <w:rPr>
                <w:del w:author="Murguia, Sahima" w:date="2022-03-15T22:39:00Z" w:id="3904"/>
                <w:rFonts w:asciiTheme="majorHAnsi" w:hAnsiTheme="majorHAnsi" w:cstheme="majorHAnsi"/>
                <w:strike/>
                <w:szCs w:val="18"/>
                <w:lang w:val="en-US"/>
              </w:rPr>
            </w:pPr>
            <w:del w:author="Murguia, Sahima" w:date="2022-03-15T22:39:00Z" w:id="3905">
              <w:r w:rsidRPr="009463FF" w:rsidDel="00262379">
                <w:rPr>
                  <w:rFonts w:asciiTheme="majorHAnsi" w:hAnsiTheme="majorHAnsi" w:cstheme="majorHAnsi"/>
                  <w:strike/>
                  <w:szCs w:val="18"/>
                  <w:lang w:val="en-US"/>
                </w:rPr>
                <w:delText>Local</w:delText>
              </w:r>
            </w:del>
          </w:p>
        </w:tc>
        <w:tc>
          <w:tcPr>
            <w:tcW w:w="2067" w:type="dxa"/>
            <w:vAlign w:val="center"/>
          </w:tcPr>
          <w:p w:rsidRPr="009463FF" w:rsidR="00EF4C12" w:rsidDel="00262379" w:rsidP="00153EF4" w:rsidRDefault="00EF4C12" w14:paraId="20162E2A" w14:textId="569293FD">
            <w:pPr>
              <w:pStyle w:val="ListParagraph"/>
              <w:ind w:left="0"/>
              <w:rPr>
                <w:del w:author="Murguia, Sahima" w:date="2022-03-15T22:39:00Z" w:id="3906"/>
                <w:rFonts w:asciiTheme="majorHAnsi" w:hAnsiTheme="majorHAnsi" w:cstheme="majorHAnsi"/>
                <w:strike/>
                <w:szCs w:val="18"/>
                <w:lang w:val="en-US"/>
              </w:rPr>
            </w:pPr>
            <w:del w:author="Murguia, Sahima" w:date="2022-03-15T22:39:00Z" w:id="3907">
              <w:r w:rsidRPr="009463FF" w:rsidDel="00262379">
                <w:rPr>
                  <w:rFonts w:asciiTheme="majorHAnsi" w:hAnsiTheme="majorHAnsi" w:cstheme="majorHAnsi"/>
                  <w:strike/>
                  <w:szCs w:val="18"/>
                  <w:lang w:val="en-US"/>
                </w:rPr>
                <w:delText>FILE_DOCK_STAT_FLG</w:delText>
              </w:r>
            </w:del>
          </w:p>
        </w:tc>
        <w:tc>
          <w:tcPr>
            <w:tcW w:w="1023" w:type="dxa"/>
            <w:vAlign w:val="center"/>
          </w:tcPr>
          <w:p w:rsidRPr="009463FF" w:rsidR="00EF4C12" w:rsidDel="00262379" w:rsidP="00153EF4" w:rsidRDefault="00EF4C12" w14:paraId="0DF5CDB0" w14:textId="504446D9">
            <w:pPr>
              <w:pStyle w:val="ListParagraph"/>
              <w:ind w:left="0"/>
              <w:rPr>
                <w:del w:author="Murguia, Sahima" w:date="2022-03-15T22:39:00Z" w:id="3908"/>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9E096E8" w14:textId="665EC8EC">
            <w:pPr>
              <w:pStyle w:val="ListParagraph"/>
              <w:ind w:left="0"/>
              <w:rPr>
                <w:del w:author="Murguia, Sahima" w:date="2022-03-15T22:39:00Z" w:id="3909"/>
                <w:rFonts w:asciiTheme="majorHAnsi" w:hAnsiTheme="majorHAnsi" w:cstheme="majorHAnsi"/>
                <w:strike/>
                <w:szCs w:val="18"/>
                <w:lang w:val="en-US"/>
              </w:rPr>
            </w:pPr>
          </w:p>
        </w:tc>
      </w:tr>
      <w:tr w:rsidRPr="009463FF" w:rsidR="00EF4C12" w:rsidDel="00262379" w:rsidTr="00A06B54" w14:paraId="45CF7E60" w14:textId="1AC7655C">
        <w:trPr>
          <w:trHeight w:val="352"/>
          <w:del w:author="Murguia, Sahima" w:date="2022-03-15T22:39:00Z" w:id="3910"/>
        </w:trPr>
        <w:tc>
          <w:tcPr>
            <w:tcW w:w="1380" w:type="dxa"/>
            <w:vMerge/>
            <w:vAlign w:val="center"/>
          </w:tcPr>
          <w:p w:rsidRPr="009463FF" w:rsidR="00EF4C12" w:rsidDel="00262379" w:rsidP="00153EF4" w:rsidRDefault="00EF4C12" w14:paraId="10F3E284" w14:textId="39F18D63">
            <w:pPr>
              <w:pStyle w:val="ListParagraph"/>
              <w:ind w:left="0"/>
              <w:rPr>
                <w:del w:author="Murguia, Sahima" w:date="2022-03-15T22:39:00Z" w:id="391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77459128" w14:textId="02C9F0D3">
            <w:pPr>
              <w:pStyle w:val="ListParagraph"/>
              <w:ind w:left="0"/>
              <w:rPr>
                <w:del w:author="Murguia, Sahima" w:date="2022-03-15T22:39:00Z" w:id="391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42DE9601" w14:textId="665CAEEB">
            <w:pPr>
              <w:pStyle w:val="ListParagraph"/>
              <w:ind w:left="0"/>
              <w:rPr>
                <w:del w:author="Murguia, Sahima" w:date="2022-03-15T22:39:00Z" w:id="3913"/>
                <w:rFonts w:asciiTheme="majorHAnsi" w:hAnsiTheme="majorHAnsi" w:cstheme="majorHAnsi"/>
                <w:strike/>
                <w:szCs w:val="18"/>
                <w:lang w:val="en-US"/>
              </w:rPr>
            </w:pPr>
            <w:del w:author="Murguia, Sahima" w:date="2022-03-15T22:39:00Z" w:id="3914">
              <w:r w:rsidRPr="009463FF" w:rsidDel="00262379">
                <w:rPr>
                  <w:rFonts w:asciiTheme="majorHAnsi" w:hAnsiTheme="majorHAnsi" w:cstheme="majorHAnsi"/>
                  <w:strike/>
                  <w:szCs w:val="18"/>
                  <w:lang w:val="en-US"/>
                </w:rPr>
                <w:delText>Download File</w:delText>
              </w:r>
            </w:del>
          </w:p>
        </w:tc>
        <w:tc>
          <w:tcPr>
            <w:tcW w:w="2067" w:type="dxa"/>
            <w:vAlign w:val="center"/>
          </w:tcPr>
          <w:p w:rsidRPr="009463FF" w:rsidR="00EF4C12" w:rsidDel="00262379" w:rsidP="00153EF4" w:rsidRDefault="00EF4C12" w14:paraId="702D828C" w14:textId="3D42BDA8">
            <w:pPr>
              <w:pStyle w:val="ListParagraph"/>
              <w:ind w:left="0"/>
              <w:rPr>
                <w:del w:author="Murguia, Sahima" w:date="2022-03-15T22:39:00Z" w:id="3915"/>
                <w:rFonts w:asciiTheme="majorHAnsi" w:hAnsiTheme="majorHAnsi" w:cstheme="majorHAnsi"/>
                <w:strike/>
                <w:szCs w:val="18"/>
                <w:lang w:val="en-US"/>
              </w:rPr>
            </w:pPr>
            <w:del w:author="Murguia, Sahima" w:date="2022-03-15T22:39:00Z" w:id="3916">
              <w:r w:rsidRPr="009463FF" w:rsidDel="00262379">
                <w:rPr>
                  <w:rFonts w:asciiTheme="majorHAnsi" w:hAnsiTheme="majorHAnsi" w:cstheme="majorHAnsi"/>
                  <w:strike/>
                  <w:szCs w:val="18"/>
                  <w:lang w:val="en-US"/>
                </w:rPr>
                <w:delText>FILE_DOCK_REQ_FLG</w:delText>
              </w:r>
            </w:del>
          </w:p>
        </w:tc>
        <w:tc>
          <w:tcPr>
            <w:tcW w:w="1023" w:type="dxa"/>
            <w:vAlign w:val="center"/>
          </w:tcPr>
          <w:p w:rsidRPr="009463FF" w:rsidR="00EF4C12" w:rsidDel="00262379" w:rsidP="00153EF4" w:rsidRDefault="00EF4C12" w14:paraId="1CF61B10" w14:textId="4472B723">
            <w:pPr>
              <w:pStyle w:val="ListParagraph"/>
              <w:ind w:left="0"/>
              <w:rPr>
                <w:del w:author="Murguia, Sahima" w:date="2022-03-15T22:39:00Z" w:id="3917"/>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879055D" w14:textId="7FE8A323">
            <w:pPr>
              <w:pStyle w:val="ListParagraph"/>
              <w:ind w:left="0"/>
              <w:rPr>
                <w:del w:author="Murguia, Sahima" w:date="2022-03-15T22:39:00Z" w:id="3918"/>
                <w:rFonts w:asciiTheme="majorHAnsi" w:hAnsiTheme="majorHAnsi" w:cstheme="majorHAnsi"/>
                <w:strike/>
                <w:szCs w:val="18"/>
                <w:lang w:val="en-US"/>
              </w:rPr>
            </w:pPr>
          </w:p>
        </w:tc>
      </w:tr>
      <w:tr w:rsidRPr="009463FF" w:rsidR="00EF4C12" w:rsidDel="00262379" w:rsidTr="00A06B54" w14:paraId="6E40AA3C" w14:textId="7E697A3D">
        <w:trPr>
          <w:trHeight w:val="352"/>
          <w:del w:author="Murguia, Sahima" w:date="2022-03-15T22:39:00Z" w:id="3919"/>
        </w:trPr>
        <w:tc>
          <w:tcPr>
            <w:tcW w:w="1380" w:type="dxa"/>
            <w:vMerge/>
            <w:vAlign w:val="center"/>
          </w:tcPr>
          <w:p w:rsidRPr="009463FF" w:rsidR="00EF4C12" w:rsidDel="00262379" w:rsidP="00153EF4" w:rsidRDefault="00EF4C12" w14:paraId="41F9A27F" w14:textId="6E8846C5">
            <w:pPr>
              <w:pStyle w:val="ListParagraph"/>
              <w:ind w:left="0"/>
              <w:rPr>
                <w:del w:author="Murguia, Sahima" w:date="2022-03-15T22:39:00Z" w:id="3920"/>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20DBC9C4" w14:textId="7D0FF749">
            <w:pPr>
              <w:pStyle w:val="ListParagraph"/>
              <w:ind w:left="0"/>
              <w:rPr>
                <w:del w:author="Murguia, Sahima" w:date="2022-03-15T22:39:00Z" w:id="3921"/>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AD81FB3" w14:textId="4641943A">
            <w:pPr>
              <w:pStyle w:val="ListParagraph"/>
              <w:ind w:left="0"/>
              <w:rPr>
                <w:del w:author="Murguia, Sahima" w:date="2022-03-15T22:39:00Z" w:id="3922"/>
                <w:rFonts w:asciiTheme="majorHAnsi" w:hAnsiTheme="majorHAnsi" w:cstheme="majorHAnsi"/>
                <w:strike/>
                <w:szCs w:val="18"/>
                <w:lang w:val="en-US"/>
              </w:rPr>
            </w:pPr>
            <w:del w:author="Murguia, Sahima" w:date="2022-03-15T22:39:00Z" w:id="3923">
              <w:r w:rsidRPr="009463FF" w:rsidDel="00262379">
                <w:rPr>
                  <w:rFonts w:asciiTheme="majorHAnsi" w:hAnsiTheme="majorHAnsi" w:cstheme="majorHAnsi"/>
                  <w:strike/>
                  <w:szCs w:val="18"/>
                  <w:lang w:val="en-US"/>
                </w:rPr>
                <w:delText>Update File</w:delText>
              </w:r>
            </w:del>
          </w:p>
        </w:tc>
        <w:tc>
          <w:tcPr>
            <w:tcW w:w="2067" w:type="dxa"/>
            <w:vAlign w:val="center"/>
          </w:tcPr>
          <w:p w:rsidRPr="009463FF" w:rsidR="00EF4C12" w:rsidDel="00262379" w:rsidP="00153EF4" w:rsidRDefault="00EF4C12" w14:paraId="4044D20C" w14:textId="24F52A2C">
            <w:pPr>
              <w:pStyle w:val="ListParagraph"/>
              <w:ind w:left="0"/>
              <w:rPr>
                <w:del w:author="Murguia, Sahima" w:date="2022-03-15T22:39:00Z" w:id="3924"/>
                <w:rFonts w:asciiTheme="majorHAnsi" w:hAnsiTheme="majorHAnsi" w:cstheme="majorHAnsi"/>
                <w:strike/>
                <w:szCs w:val="18"/>
                <w:lang w:val="en-US"/>
              </w:rPr>
            </w:pPr>
            <w:del w:author="Murguia, Sahima" w:date="2022-03-15T22:39:00Z" w:id="3925">
              <w:r w:rsidRPr="009463FF" w:rsidDel="00262379">
                <w:rPr>
                  <w:rFonts w:asciiTheme="majorHAnsi" w:hAnsiTheme="majorHAnsi" w:cstheme="majorHAnsi"/>
                  <w:strike/>
                  <w:szCs w:val="18"/>
                  <w:lang w:val="en-US"/>
                </w:rPr>
                <w:delText>FILE_AUTO_UPD_FLG</w:delText>
              </w:r>
            </w:del>
          </w:p>
        </w:tc>
        <w:tc>
          <w:tcPr>
            <w:tcW w:w="1023" w:type="dxa"/>
            <w:vAlign w:val="center"/>
          </w:tcPr>
          <w:p w:rsidRPr="009463FF" w:rsidR="00EF4C12" w:rsidDel="00262379" w:rsidP="00153EF4" w:rsidRDefault="00EF4C12" w14:paraId="2B3ADCCB" w14:textId="6C5F95ED">
            <w:pPr>
              <w:pStyle w:val="ListParagraph"/>
              <w:ind w:left="0"/>
              <w:rPr>
                <w:del w:author="Murguia, Sahima" w:date="2022-03-15T22:39:00Z" w:id="3926"/>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C3527B3" w14:textId="2A078AED">
            <w:pPr>
              <w:pStyle w:val="ListParagraph"/>
              <w:ind w:left="0"/>
              <w:rPr>
                <w:del w:author="Murguia, Sahima" w:date="2022-03-15T22:39:00Z" w:id="3927"/>
                <w:rFonts w:asciiTheme="majorHAnsi" w:hAnsiTheme="majorHAnsi" w:cstheme="majorHAnsi"/>
                <w:strike/>
                <w:szCs w:val="18"/>
                <w:lang w:val="en-US"/>
              </w:rPr>
            </w:pPr>
          </w:p>
        </w:tc>
      </w:tr>
      <w:tr w:rsidRPr="009463FF" w:rsidR="00EF4C12" w:rsidDel="00262379" w:rsidTr="00A06B54" w14:paraId="2B1E6A50" w14:textId="666AA9D1">
        <w:trPr>
          <w:trHeight w:val="352"/>
          <w:del w:author="Murguia, Sahima" w:date="2022-03-15T22:39:00Z" w:id="3928"/>
        </w:trPr>
        <w:tc>
          <w:tcPr>
            <w:tcW w:w="1380" w:type="dxa"/>
            <w:vMerge/>
            <w:vAlign w:val="center"/>
          </w:tcPr>
          <w:p w:rsidRPr="009463FF" w:rsidR="00EF4C12" w:rsidDel="00262379" w:rsidP="00153EF4" w:rsidRDefault="00EF4C12" w14:paraId="1CFB496E" w14:textId="2F8375B0">
            <w:pPr>
              <w:pStyle w:val="ListParagraph"/>
              <w:ind w:left="0"/>
              <w:rPr>
                <w:del w:author="Murguia, Sahima" w:date="2022-03-15T22:39:00Z" w:id="3929"/>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F3CCC30" w14:textId="6146C0C5">
            <w:pPr>
              <w:pStyle w:val="ListParagraph"/>
              <w:ind w:left="0"/>
              <w:rPr>
                <w:del w:author="Murguia, Sahima" w:date="2022-03-15T22:39:00Z" w:id="3930"/>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A72355E" w14:textId="21BC3560">
            <w:pPr>
              <w:pStyle w:val="ListParagraph"/>
              <w:ind w:left="0"/>
              <w:rPr>
                <w:del w:author="Murguia, Sahima" w:date="2022-03-15T22:39:00Z" w:id="3931"/>
                <w:rFonts w:asciiTheme="majorHAnsi" w:hAnsiTheme="majorHAnsi" w:cstheme="majorHAnsi"/>
                <w:strike/>
                <w:szCs w:val="18"/>
                <w:lang w:val="en-US"/>
              </w:rPr>
            </w:pPr>
            <w:del w:author="Murguia, Sahima" w:date="2022-03-15T22:39:00Z" w:id="3932">
              <w:r w:rsidRPr="009463FF" w:rsidDel="00262379">
                <w:rPr>
                  <w:rFonts w:asciiTheme="majorHAnsi" w:hAnsiTheme="majorHAnsi" w:cstheme="majorHAnsi"/>
                  <w:strike/>
                  <w:szCs w:val="18"/>
                  <w:lang w:val="en-US"/>
                </w:rPr>
                <w:delText>Comments</w:delText>
              </w:r>
            </w:del>
          </w:p>
        </w:tc>
        <w:tc>
          <w:tcPr>
            <w:tcW w:w="2067" w:type="dxa"/>
            <w:vAlign w:val="center"/>
          </w:tcPr>
          <w:p w:rsidRPr="009463FF" w:rsidR="00EF4C12" w:rsidDel="00262379" w:rsidP="00153EF4" w:rsidRDefault="00EF4C12" w14:paraId="5A76083A" w14:textId="76DF098D">
            <w:pPr>
              <w:pStyle w:val="ListParagraph"/>
              <w:ind w:left="0"/>
              <w:rPr>
                <w:del w:author="Murguia, Sahima" w:date="2022-03-15T22:39:00Z" w:id="3933"/>
                <w:rFonts w:asciiTheme="majorHAnsi" w:hAnsiTheme="majorHAnsi" w:cstheme="majorHAnsi"/>
                <w:strike/>
                <w:szCs w:val="18"/>
                <w:lang w:val="en-US"/>
              </w:rPr>
            </w:pPr>
            <w:del w:author="Murguia, Sahima" w:date="2022-03-15T22:39:00Z" w:id="3934">
              <w:r w:rsidRPr="009463FF" w:rsidDel="00262379">
                <w:rPr>
                  <w:rFonts w:asciiTheme="majorHAnsi" w:hAnsiTheme="majorHAnsi" w:cstheme="majorHAnsi"/>
                  <w:strike/>
                  <w:szCs w:val="18"/>
                  <w:lang w:val="en-US"/>
                </w:rPr>
                <w:delText>COMMENTS</w:delText>
              </w:r>
            </w:del>
          </w:p>
        </w:tc>
        <w:tc>
          <w:tcPr>
            <w:tcW w:w="1023" w:type="dxa"/>
            <w:vAlign w:val="center"/>
          </w:tcPr>
          <w:p w:rsidRPr="009463FF" w:rsidR="00EF4C12" w:rsidDel="00262379" w:rsidP="00153EF4" w:rsidRDefault="00EF4C12" w14:paraId="7D2671EF" w14:textId="657E55A4">
            <w:pPr>
              <w:pStyle w:val="ListParagraph"/>
              <w:ind w:left="0"/>
              <w:rPr>
                <w:del w:author="Murguia, Sahima" w:date="2022-03-15T22:39:00Z" w:id="3935"/>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6EDC7FF" w14:textId="3AA85250">
            <w:pPr>
              <w:pStyle w:val="ListParagraph"/>
              <w:ind w:left="0"/>
              <w:rPr>
                <w:del w:author="Murguia, Sahima" w:date="2022-03-15T22:39:00Z" w:id="3936"/>
                <w:rFonts w:asciiTheme="majorHAnsi" w:hAnsiTheme="majorHAnsi" w:cstheme="majorHAnsi"/>
                <w:strike/>
                <w:szCs w:val="18"/>
                <w:lang w:val="en-US"/>
              </w:rPr>
            </w:pPr>
          </w:p>
        </w:tc>
      </w:tr>
      <w:tr w:rsidRPr="009463FF" w:rsidR="00EF4C12" w:rsidDel="00262379" w:rsidTr="00A06B54" w14:paraId="0FC590AD" w14:textId="345D6A52">
        <w:trPr>
          <w:trHeight w:val="352"/>
          <w:del w:author="Murguia, Sahima" w:date="2022-03-15T22:39:00Z" w:id="3937"/>
        </w:trPr>
        <w:tc>
          <w:tcPr>
            <w:tcW w:w="1380" w:type="dxa"/>
            <w:vMerge/>
            <w:vAlign w:val="center"/>
          </w:tcPr>
          <w:p w:rsidRPr="009463FF" w:rsidR="00EF4C12" w:rsidDel="00262379" w:rsidP="00153EF4" w:rsidRDefault="00EF4C12" w14:paraId="72294DE8" w14:textId="2501A034">
            <w:pPr>
              <w:pStyle w:val="ListParagraph"/>
              <w:ind w:left="0"/>
              <w:rPr>
                <w:del w:author="Murguia, Sahima" w:date="2022-03-15T22:39:00Z" w:id="3938"/>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59EC02F" w14:textId="4A6BA63C">
            <w:pPr>
              <w:pStyle w:val="ListParagraph"/>
              <w:ind w:left="0"/>
              <w:rPr>
                <w:del w:author="Murguia, Sahima" w:date="2022-03-15T22:39:00Z" w:id="3939"/>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63F8B24" w14:textId="7142B932">
            <w:pPr>
              <w:pStyle w:val="ListParagraph"/>
              <w:ind w:left="0"/>
              <w:rPr>
                <w:del w:author="Murguia, Sahima" w:date="2022-03-15T22:39:00Z" w:id="3940"/>
                <w:rFonts w:asciiTheme="majorHAnsi" w:hAnsiTheme="majorHAnsi" w:cstheme="majorHAnsi"/>
                <w:strike/>
                <w:szCs w:val="18"/>
                <w:lang w:val="en-US"/>
              </w:rPr>
            </w:pPr>
            <w:del w:author="Murguia, Sahima" w:date="2022-03-15T22:39:00Z" w:id="3941">
              <w:r w:rsidRPr="009463FF" w:rsidDel="00262379">
                <w:rPr>
                  <w:rFonts w:asciiTheme="majorHAnsi" w:hAnsiTheme="majorHAnsi" w:cstheme="majorHAnsi"/>
                  <w:strike/>
                  <w:szCs w:val="18"/>
                  <w:lang w:val="en-US"/>
                </w:rPr>
                <w:delText>Created On</w:delText>
              </w:r>
            </w:del>
          </w:p>
        </w:tc>
        <w:tc>
          <w:tcPr>
            <w:tcW w:w="2067" w:type="dxa"/>
            <w:vAlign w:val="center"/>
          </w:tcPr>
          <w:p w:rsidRPr="009463FF" w:rsidR="00EF4C12" w:rsidDel="00262379" w:rsidP="00153EF4" w:rsidRDefault="00EF4C12" w14:paraId="6EC9A32A" w14:textId="31A0C143">
            <w:pPr>
              <w:pStyle w:val="ListParagraph"/>
              <w:ind w:left="0"/>
              <w:rPr>
                <w:del w:author="Murguia, Sahima" w:date="2022-03-15T22:39:00Z" w:id="3942"/>
                <w:rFonts w:asciiTheme="majorHAnsi" w:hAnsiTheme="majorHAnsi" w:cstheme="majorHAnsi"/>
                <w:strike/>
                <w:szCs w:val="18"/>
                <w:lang w:val="en-US"/>
              </w:rPr>
            </w:pPr>
            <w:del w:author="Murguia, Sahima" w:date="2022-03-15T22:39:00Z" w:id="3943">
              <w:r w:rsidRPr="009463FF" w:rsidDel="00262379">
                <w:rPr>
                  <w:rFonts w:asciiTheme="majorHAnsi" w:hAnsiTheme="majorHAnsi" w:cstheme="majorHAnsi"/>
                  <w:strike/>
                  <w:szCs w:val="18"/>
                  <w:lang w:val="en-US"/>
                </w:rPr>
                <w:delText>CREATED</w:delText>
              </w:r>
            </w:del>
          </w:p>
        </w:tc>
        <w:tc>
          <w:tcPr>
            <w:tcW w:w="1023" w:type="dxa"/>
            <w:vAlign w:val="center"/>
          </w:tcPr>
          <w:p w:rsidRPr="009463FF" w:rsidR="00EF4C12" w:rsidDel="00262379" w:rsidP="00153EF4" w:rsidRDefault="00EF4C12" w14:paraId="48858036" w14:textId="7F22EB12">
            <w:pPr>
              <w:pStyle w:val="ListParagraph"/>
              <w:ind w:left="0"/>
              <w:rPr>
                <w:del w:author="Murguia, Sahima" w:date="2022-03-15T22:39:00Z" w:id="3944"/>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4947E7E" w14:textId="79A11988">
            <w:pPr>
              <w:pStyle w:val="ListParagraph"/>
              <w:ind w:left="0"/>
              <w:rPr>
                <w:del w:author="Murguia, Sahima" w:date="2022-03-15T22:39:00Z" w:id="3945"/>
                <w:rFonts w:asciiTheme="majorHAnsi" w:hAnsiTheme="majorHAnsi" w:cstheme="majorHAnsi"/>
                <w:strike/>
                <w:szCs w:val="18"/>
                <w:lang w:val="en-US"/>
              </w:rPr>
            </w:pPr>
          </w:p>
        </w:tc>
      </w:tr>
      <w:tr w:rsidRPr="009463FF" w:rsidR="00EF4C12" w:rsidDel="00262379" w:rsidTr="00A06B54" w14:paraId="006B905A" w14:textId="05AE9043">
        <w:trPr>
          <w:trHeight w:val="352"/>
          <w:del w:author="Murguia, Sahima" w:date="2022-03-15T22:39:00Z" w:id="3946"/>
        </w:trPr>
        <w:tc>
          <w:tcPr>
            <w:tcW w:w="1380" w:type="dxa"/>
            <w:vMerge/>
            <w:vAlign w:val="center"/>
          </w:tcPr>
          <w:p w:rsidRPr="009463FF" w:rsidR="00EF4C12" w:rsidDel="00262379" w:rsidP="00153EF4" w:rsidRDefault="00EF4C12" w14:paraId="303066B4" w14:textId="7EC4A5A0">
            <w:pPr>
              <w:pStyle w:val="ListParagraph"/>
              <w:ind w:left="0"/>
              <w:rPr>
                <w:del w:author="Murguia, Sahima" w:date="2022-03-15T22:39:00Z" w:id="3947"/>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4BE0CA3A" w14:textId="5912E329">
            <w:pPr>
              <w:pStyle w:val="ListParagraph"/>
              <w:ind w:left="0"/>
              <w:rPr>
                <w:del w:author="Murguia, Sahima" w:date="2022-03-15T22:39:00Z" w:id="3948"/>
                <w:rFonts w:asciiTheme="majorHAnsi" w:hAnsiTheme="majorHAnsi" w:cstheme="majorHAnsi"/>
                <w:strike/>
                <w:szCs w:val="18"/>
                <w:lang w:val="en-US"/>
              </w:rPr>
            </w:pPr>
          </w:p>
        </w:tc>
        <w:tc>
          <w:tcPr>
            <w:tcW w:w="1517" w:type="dxa"/>
            <w:vAlign w:val="center"/>
          </w:tcPr>
          <w:p w:rsidRPr="009463FF" w:rsidR="00EF4C12" w:rsidDel="00262379" w:rsidP="00153EF4" w:rsidRDefault="00EF4C12" w14:paraId="09BAEDD0" w14:textId="0122FF7D">
            <w:pPr>
              <w:pStyle w:val="ListParagraph"/>
              <w:ind w:left="0"/>
              <w:rPr>
                <w:del w:author="Murguia, Sahima" w:date="2022-03-15T22:39:00Z" w:id="3949"/>
                <w:rFonts w:asciiTheme="majorHAnsi" w:hAnsiTheme="majorHAnsi" w:cstheme="majorHAnsi"/>
                <w:strike/>
                <w:szCs w:val="18"/>
                <w:lang w:val="en-US"/>
              </w:rPr>
            </w:pPr>
            <w:del w:author="Murguia, Sahima" w:date="2022-03-15T22:39:00Z" w:id="3950">
              <w:r w:rsidRPr="009463FF" w:rsidDel="00262379">
                <w:rPr>
                  <w:rFonts w:asciiTheme="majorHAnsi" w:hAnsiTheme="majorHAnsi" w:cstheme="majorHAnsi"/>
                  <w:strike/>
                  <w:szCs w:val="18"/>
                  <w:lang w:val="en-US"/>
                </w:rPr>
                <w:delText>Created By</w:delText>
              </w:r>
            </w:del>
          </w:p>
        </w:tc>
        <w:tc>
          <w:tcPr>
            <w:tcW w:w="2067" w:type="dxa"/>
            <w:vAlign w:val="center"/>
          </w:tcPr>
          <w:p w:rsidRPr="009463FF" w:rsidR="00EF4C12" w:rsidDel="00262379" w:rsidP="00153EF4" w:rsidRDefault="00EF4C12" w14:paraId="6341F6C3" w14:textId="1E122777">
            <w:pPr>
              <w:pStyle w:val="ListParagraph"/>
              <w:ind w:left="0"/>
              <w:rPr>
                <w:del w:author="Murguia, Sahima" w:date="2022-03-15T22:39:00Z" w:id="3951"/>
                <w:rFonts w:asciiTheme="majorHAnsi" w:hAnsiTheme="majorHAnsi" w:cstheme="majorHAnsi"/>
                <w:strike/>
                <w:szCs w:val="18"/>
                <w:lang w:val="en-US"/>
              </w:rPr>
            </w:pPr>
            <w:del w:author="Murguia, Sahima" w:date="2022-03-15T22:39:00Z" w:id="3952">
              <w:r w:rsidRPr="009463FF" w:rsidDel="00262379">
                <w:rPr>
                  <w:rFonts w:asciiTheme="majorHAnsi" w:hAnsiTheme="majorHAnsi" w:cstheme="majorHAnsi"/>
                  <w:strike/>
                  <w:szCs w:val="18"/>
                  <w:lang w:val="en-US"/>
                </w:rPr>
                <w:delText>CREATED_BY</w:delText>
              </w:r>
            </w:del>
          </w:p>
        </w:tc>
        <w:tc>
          <w:tcPr>
            <w:tcW w:w="1023" w:type="dxa"/>
            <w:vAlign w:val="center"/>
          </w:tcPr>
          <w:p w:rsidRPr="009463FF" w:rsidR="00EF4C12" w:rsidDel="00262379" w:rsidP="00153EF4" w:rsidRDefault="00EF4C12" w14:paraId="74A48B80" w14:textId="3980BF2C">
            <w:pPr>
              <w:pStyle w:val="ListParagraph"/>
              <w:ind w:left="0"/>
              <w:rPr>
                <w:del w:author="Murguia, Sahima" w:date="2022-03-15T22:39:00Z" w:id="3953"/>
                <w:rFonts w:asciiTheme="majorHAnsi" w:hAnsiTheme="majorHAnsi" w:cstheme="majorHAnsi"/>
                <w:strike/>
                <w:szCs w:val="18"/>
                <w:lang w:val="en-US"/>
              </w:rPr>
            </w:pPr>
          </w:p>
        </w:tc>
        <w:tc>
          <w:tcPr>
            <w:tcW w:w="2835" w:type="dxa"/>
            <w:vAlign w:val="center"/>
          </w:tcPr>
          <w:p w:rsidRPr="009463FF" w:rsidR="00EF4C12" w:rsidDel="00262379" w:rsidP="00153EF4" w:rsidRDefault="00EF4C12" w14:paraId="6788A695" w14:textId="1B32C4A4">
            <w:pPr>
              <w:pStyle w:val="ListParagraph"/>
              <w:ind w:left="0"/>
              <w:rPr>
                <w:del w:author="Murguia, Sahima" w:date="2022-03-15T22:39:00Z" w:id="3954"/>
                <w:rFonts w:asciiTheme="majorHAnsi" w:hAnsiTheme="majorHAnsi" w:cstheme="majorHAnsi"/>
                <w:strike/>
                <w:szCs w:val="18"/>
                <w:lang w:val="en-US"/>
              </w:rPr>
            </w:pPr>
          </w:p>
        </w:tc>
      </w:tr>
      <w:tr w:rsidRPr="009463FF" w:rsidR="00EF4C12" w:rsidDel="00262379" w:rsidTr="00A06B54" w14:paraId="75BBA990" w14:textId="4D444792">
        <w:trPr>
          <w:trHeight w:val="352"/>
          <w:del w:author="Murguia, Sahima" w:date="2022-03-15T22:39:00Z" w:id="3955"/>
        </w:trPr>
        <w:tc>
          <w:tcPr>
            <w:tcW w:w="1380" w:type="dxa"/>
            <w:vMerge/>
            <w:vAlign w:val="center"/>
          </w:tcPr>
          <w:p w:rsidRPr="009463FF" w:rsidR="00EF4C12" w:rsidDel="00262379" w:rsidP="00153EF4" w:rsidRDefault="00EF4C12" w14:paraId="72A6155B" w14:textId="14E11529">
            <w:pPr>
              <w:pStyle w:val="ListParagraph"/>
              <w:ind w:left="0"/>
              <w:rPr>
                <w:del w:author="Murguia, Sahima" w:date="2022-03-15T22:39:00Z" w:id="3956"/>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688E44A2" w14:textId="19F58FED">
            <w:pPr>
              <w:pStyle w:val="ListParagraph"/>
              <w:ind w:left="0"/>
              <w:rPr>
                <w:del w:author="Murguia, Sahima" w:date="2022-03-15T22:39:00Z" w:id="3957"/>
                <w:rFonts w:asciiTheme="majorHAnsi" w:hAnsiTheme="majorHAnsi" w:cstheme="majorHAnsi"/>
                <w:strike/>
                <w:szCs w:val="18"/>
                <w:lang w:val="en-US"/>
              </w:rPr>
            </w:pPr>
          </w:p>
        </w:tc>
        <w:tc>
          <w:tcPr>
            <w:tcW w:w="1517" w:type="dxa"/>
            <w:vAlign w:val="center"/>
          </w:tcPr>
          <w:p w:rsidRPr="009463FF" w:rsidR="00EF4C12" w:rsidDel="00262379" w:rsidP="00153EF4" w:rsidRDefault="00EF4C12" w14:paraId="34EBEF5E" w14:textId="03D77C8F">
            <w:pPr>
              <w:pStyle w:val="ListParagraph"/>
              <w:ind w:left="0"/>
              <w:rPr>
                <w:del w:author="Murguia, Sahima" w:date="2022-03-15T22:39:00Z" w:id="3958"/>
                <w:rFonts w:asciiTheme="majorHAnsi" w:hAnsiTheme="majorHAnsi" w:cstheme="majorHAnsi"/>
                <w:strike/>
                <w:szCs w:val="18"/>
                <w:lang w:val="en-US"/>
              </w:rPr>
            </w:pPr>
            <w:del w:author="Murguia, Sahima" w:date="2022-03-15T22:39:00Z" w:id="3959">
              <w:r w:rsidRPr="009463FF" w:rsidDel="00262379">
                <w:rPr>
                  <w:rFonts w:asciiTheme="majorHAnsi" w:hAnsiTheme="majorHAnsi" w:cstheme="majorHAnsi"/>
                  <w:strike/>
                  <w:szCs w:val="18"/>
                  <w:lang w:val="en-US"/>
                </w:rPr>
                <w:delText>Updated On</w:delText>
              </w:r>
            </w:del>
          </w:p>
        </w:tc>
        <w:tc>
          <w:tcPr>
            <w:tcW w:w="2067" w:type="dxa"/>
            <w:vAlign w:val="center"/>
          </w:tcPr>
          <w:p w:rsidRPr="009463FF" w:rsidR="00EF4C12" w:rsidDel="00262379" w:rsidP="00153EF4" w:rsidRDefault="00EF4C12" w14:paraId="5A4AADEE" w14:textId="24149811">
            <w:pPr>
              <w:pStyle w:val="ListParagraph"/>
              <w:ind w:left="0"/>
              <w:rPr>
                <w:del w:author="Murguia, Sahima" w:date="2022-03-15T22:39:00Z" w:id="3960"/>
                <w:rFonts w:asciiTheme="majorHAnsi" w:hAnsiTheme="majorHAnsi" w:cstheme="majorHAnsi"/>
                <w:strike/>
                <w:szCs w:val="18"/>
                <w:lang w:val="en-US"/>
              </w:rPr>
            </w:pPr>
            <w:del w:author="Murguia, Sahima" w:date="2022-03-15T22:39:00Z" w:id="3961">
              <w:r w:rsidRPr="009463FF" w:rsidDel="00262379">
                <w:rPr>
                  <w:rFonts w:asciiTheme="majorHAnsi" w:hAnsiTheme="majorHAnsi" w:cstheme="majorHAnsi"/>
                  <w:strike/>
                  <w:szCs w:val="18"/>
                  <w:lang w:val="en-US"/>
                </w:rPr>
                <w:delText>LAST_UPD</w:delText>
              </w:r>
            </w:del>
          </w:p>
        </w:tc>
        <w:tc>
          <w:tcPr>
            <w:tcW w:w="1023" w:type="dxa"/>
            <w:vAlign w:val="center"/>
          </w:tcPr>
          <w:p w:rsidRPr="009463FF" w:rsidR="00EF4C12" w:rsidDel="00262379" w:rsidP="00153EF4" w:rsidRDefault="00EF4C12" w14:paraId="7DFF79EB" w14:textId="451A94B9">
            <w:pPr>
              <w:pStyle w:val="ListParagraph"/>
              <w:ind w:left="0"/>
              <w:rPr>
                <w:del w:author="Murguia, Sahima" w:date="2022-03-15T22:39:00Z" w:id="3962"/>
                <w:rFonts w:asciiTheme="majorHAnsi" w:hAnsiTheme="majorHAnsi" w:cstheme="majorHAnsi"/>
                <w:strike/>
                <w:szCs w:val="18"/>
                <w:lang w:val="en-US"/>
              </w:rPr>
            </w:pPr>
          </w:p>
        </w:tc>
        <w:tc>
          <w:tcPr>
            <w:tcW w:w="2835" w:type="dxa"/>
            <w:vAlign w:val="center"/>
          </w:tcPr>
          <w:p w:rsidRPr="009463FF" w:rsidR="00EF4C12" w:rsidDel="00262379" w:rsidP="00153EF4" w:rsidRDefault="00EF4C12" w14:paraId="4CF5333E" w14:textId="27C8612A">
            <w:pPr>
              <w:pStyle w:val="ListParagraph"/>
              <w:ind w:left="0"/>
              <w:rPr>
                <w:del w:author="Murguia, Sahima" w:date="2022-03-15T22:39:00Z" w:id="3963"/>
                <w:rFonts w:asciiTheme="majorHAnsi" w:hAnsiTheme="majorHAnsi" w:cstheme="majorHAnsi"/>
                <w:strike/>
                <w:szCs w:val="18"/>
                <w:lang w:val="en-US"/>
              </w:rPr>
            </w:pPr>
          </w:p>
        </w:tc>
      </w:tr>
      <w:tr w:rsidRPr="009463FF" w:rsidR="00EF4C12" w:rsidDel="00262379" w:rsidTr="00A06B54" w14:paraId="1FC361D2" w14:textId="47A91254">
        <w:trPr>
          <w:trHeight w:val="352"/>
          <w:del w:author="Murguia, Sahima" w:date="2022-03-15T22:39:00Z" w:id="3964"/>
        </w:trPr>
        <w:tc>
          <w:tcPr>
            <w:tcW w:w="1380" w:type="dxa"/>
            <w:vMerge/>
            <w:vAlign w:val="center"/>
          </w:tcPr>
          <w:p w:rsidRPr="009463FF" w:rsidR="00EF4C12" w:rsidDel="00262379" w:rsidP="00153EF4" w:rsidRDefault="00EF4C12" w14:paraId="070B3EB3" w14:textId="4F7A9889">
            <w:pPr>
              <w:pStyle w:val="ListParagraph"/>
              <w:ind w:left="0"/>
              <w:rPr>
                <w:del w:author="Murguia, Sahima" w:date="2022-03-15T22:39:00Z" w:id="3965"/>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5710289" w14:textId="2D3A9A36">
            <w:pPr>
              <w:pStyle w:val="ListParagraph"/>
              <w:ind w:left="0"/>
              <w:rPr>
                <w:del w:author="Murguia, Sahima" w:date="2022-03-15T22:39:00Z" w:id="3966"/>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B7B33BC" w14:textId="35D6A37C">
            <w:pPr>
              <w:pStyle w:val="ListParagraph"/>
              <w:ind w:left="0"/>
              <w:rPr>
                <w:del w:author="Murguia, Sahima" w:date="2022-03-15T22:39:00Z" w:id="3967"/>
                <w:rFonts w:asciiTheme="majorHAnsi" w:hAnsiTheme="majorHAnsi" w:cstheme="majorHAnsi"/>
                <w:strike/>
                <w:szCs w:val="18"/>
                <w:lang w:val="en-US"/>
              </w:rPr>
            </w:pPr>
            <w:del w:author="Murguia, Sahima" w:date="2022-03-15T22:39:00Z" w:id="3968">
              <w:r w:rsidRPr="009463FF" w:rsidDel="00262379">
                <w:rPr>
                  <w:rFonts w:asciiTheme="majorHAnsi" w:hAnsiTheme="majorHAnsi" w:cstheme="majorHAnsi"/>
                  <w:strike/>
                  <w:szCs w:val="18"/>
                  <w:lang w:val="en-US"/>
                </w:rPr>
                <w:delText>Updated By</w:delText>
              </w:r>
            </w:del>
          </w:p>
        </w:tc>
        <w:tc>
          <w:tcPr>
            <w:tcW w:w="2067" w:type="dxa"/>
            <w:vAlign w:val="center"/>
          </w:tcPr>
          <w:p w:rsidRPr="009463FF" w:rsidR="00EF4C12" w:rsidDel="00262379" w:rsidP="00153EF4" w:rsidRDefault="00EF4C12" w14:paraId="707C97B3" w14:textId="77803602">
            <w:pPr>
              <w:pStyle w:val="ListParagraph"/>
              <w:ind w:left="0"/>
              <w:rPr>
                <w:del w:author="Murguia, Sahima" w:date="2022-03-15T22:39:00Z" w:id="3969"/>
                <w:rFonts w:asciiTheme="majorHAnsi" w:hAnsiTheme="majorHAnsi" w:cstheme="majorHAnsi"/>
                <w:strike/>
                <w:szCs w:val="18"/>
                <w:lang w:val="en-US"/>
              </w:rPr>
            </w:pPr>
            <w:del w:author="Murguia, Sahima" w:date="2022-03-15T22:39:00Z" w:id="3970">
              <w:r w:rsidRPr="009463FF" w:rsidDel="00262379">
                <w:rPr>
                  <w:rFonts w:asciiTheme="majorHAnsi" w:hAnsiTheme="majorHAnsi" w:cstheme="majorHAnsi"/>
                  <w:strike/>
                  <w:szCs w:val="18"/>
                  <w:lang w:val="en-US"/>
                </w:rPr>
                <w:delText>LAST_UPD_BY</w:delText>
              </w:r>
            </w:del>
          </w:p>
        </w:tc>
        <w:tc>
          <w:tcPr>
            <w:tcW w:w="1023" w:type="dxa"/>
            <w:vAlign w:val="center"/>
          </w:tcPr>
          <w:p w:rsidRPr="009463FF" w:rsidR="00EF4C12" w:rsidDel="00262379" w:rsidP="00153EF4" w:rsidRDefault="00EF4C12" w14:paraId="76D49726" w14:textId="0CA4D1AE">
            <w:pPr>
              <w:pStyle w:val="ListParagraph"/>
              <w:ind w:left="0"/>
              <w:rPr>
                <w:del w:author="Murguia, Sahima" w:date="2022-03-15T22:39:00Z" w:id="3971"/>
                <w:rFonts w:asciiTheme="majorHAnsi" w:hAnsiTheme="majorHAnsi" w:cstheme="majorHAnsi"/>
                <w:strike/>
                <w:szCs w:val="18"/>
                <w:lang w:val="en-US"/>
              </w:rPr>
            </w:pPr>
          </w:p>
        </w:tc>
        <w:tc>
          <w:tcPr>
            <w:tcW w:w="2835" w:type="dxa"/>
            <w:vAlign w:val="center"/>
          </w:tcPr>
          <w:p w:rsidRPr="009463FF" w:rsidR="00EF4C12" w:rsidDel="00262379" w:rsidP="00153EF4" w:rsidRDefault="00EF4C12" w14:paraId="54B78703" w14:textId="2A0CC9DE">
            <w:pPr>
              <w:pStyle w:val="ListParagraph"/>
              <w:ind w:left="0"/>
              <w:rPr>
                <w:del w:author="Murguia, Sahima" w:date="2022-03-15T22:39:00Z" w:id="3972"/>
                <w:rFonts w:asciiTheme="majorHAnsi" w:hAnsiTheme="majorHAnsi" w:cstheme="majorHAnsi"/>
                <w:strike/>
                <w:szCs w:val="18"/>
                <w:lang w:val="en-US"/>
              </w:rPr>
            </w:pPr>
          </w:p>
        </w:tc>
      </w:tr>
      <w:tr w:rsidRPr="009463FF" w:rsidR="00EF4C12" w:rsidDel="00262379" w:rsidTr="00A06B54" w14:paraId="1B58B268" w14:textId="7E47F7D7">
        <w:trPr>
          <w:trHeight w:val="352"/>
          <w:del w:author="Murguia, Sahima" w:date="2022-03-15T22:39:00Z" w:id="3973"/>
        </w:trPr>
        <w:tc>
          <w:tcPr>
            <w:tcW w:w="1380" w:type="dxa"/>
            <w:vMerge/>
            <w:vAlign w:val="center"/>
          </w:tcPr>
          <w:p w:rsidRPr="009463FF" w:rsidR="00EF4C12" w:rsidDel="00262379" w:rsidP="00153EF4" w:rsidRDefault="00EF4C12" w14:paraId="6C130943" w14:textId="3C3101B3">
            <w:pPr>
              <w:pStyle w:val="ListParagraph"/>
              <w:ind w:left="0"/>
              <w:rPr>
                <w:del w:author="Murguia, Sahima" w:date="2022-03-15T22:39:00Z" w:id="3974"/>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1574760" w14:textId="3F1AFA0F">
            <w:pPr>
              <w:pStyle w:val="ListParagraph"/>
              <w:ind w:left="0"/>
              <w:rPr>
                <w:del w:author="Murguia, Sahima" w:date="2022-03-15T22:39:00Z" w:id="3975"/>
                <w:rFonts w:asciiTheme="majorHAnsi" w:hAnsiTheme="majorHAnsi" w:cstheme="majorHAnsi"/>
                <w:strike/>
                <w:szCs w:val="18"/>
                <w:lang w:val="en-US"/>
              </w:rPr>
            </w:pPr>
          </w:p>
        </w:tc>
        <w:tc>
          <w:tcPr>
            <w:tcW w:w="1517" w:type="dxa"/>
            <w:vAlign w:val="center"/>
          </w:tcPr>
          <w:p w:rsidRPr="009463FF" w:rsidR="00EF4C12" w:rsidDel="00262379" w:rsidP="00153EF4" w:rsidRDefault="00EF4C12" w14:paraId="7C5A0769" w14:textId="26F0EB40">
            <w:pPr>
              <w:pStyle w:val="ListParagraph"/>
              <w:ind w:left="0"/>
              <w:rPr>
                <w:del w:author="Murguia, Sahima" w:date="2022-03-15T22:39:00Z" w:id="3976"/>
                <w:rFonts w:asciiTheme="majorHAnsi" w:hAnsiTheme="majorHAnsi" w:cstheme="majorHAnsi"/>
                <w:strike/>
                <w:szCs w:val="18"/>
                <w:lang w:val="en-US"/>
              </w:rPr>
            </w:pPr>
            <w:del w:author="Murguia, Sahima" w:date="2022-03-15T22:39:00Z" w:id="3977">
              <w:r w:rsidRPr="009463FF" w:rsidDel="00262379">
                <w:rPr>
                  <w:rFonts w:asciiTheme="majorHAnsi" w:hAnsiTheme="majorHAnsi" w:cstheme="majorHAnsi"/>
                  <w:strike/>
                  <w:szCs w:val="18"/>
                  <w:lang w:val="en-US"/>
                </w:rPr>
                <w:delText>Last Updated Source</w:delText>
              </w:r>
            </w:del>
          </w:p>
        </w:tc>
        <w:tc>
          <w:tcPr>
            <w:tcW w:w="2067" w:type="dxa"/>
            <w:vAlign w:val="center"/>
          </w:tcPr>
          <w:p w:rsidRPr="009463FF" w:rsidR="00EF4C12" w:rsidDel="00262379" w:rsidP="00153EF4" w:rsidRDefault="00EF4C12" w14:paraId="24DB49AC" w14:textId="0A8E2C16">
            <w:pPr>
              <w:pStyle w:val="ListParagraph"/>
              <w:ind w:left="0"/>
              <w:rPr>
                <w:del w:author="Murguia, Sahima" w:date="2022-03-15T22:39:00Z" w:id="3978"/>
                <w:rFonts w:asciiTheme="majorHAnsi" w:hAnsiTheme="majorHAnsi" w:cstheme="majorHAnsi"/>
                <w:strike/>
                <w:szCs w:val="18"/>
                <w:lang w:val="en-US"/>
              </w:rPr>
            </w:pPr>
            <w:del w:author="Murguia, Sahima" w:date="2022-03-15T22:39:00Z" w:id="3979">
              <w:r w:rsidRPr="009463FF" w:rsidDel="00262379">
                <w:rPr>
                  <w:rFonts w:asciiTheme="majorHAnsi" w:hAnsiTheme="majorHAnsi" w:cstheme="majorHAnsi"/>
                  <w:strike/>
                  <w:szCs w:val="18"/>
                  <w:lang w:val="en-US"/>
                </w:rPr>
                <w:delText>DB_LAST_UPD_SRC</w:delText>
              </w:r>
            </w:del>
          </w:p>
        </w:tc>
        <w:tc>
          <w:tcPr>
            <w:tcW w:w="1023" w:type="dxa"/>
            <w:vAlign w:val="center"/>
          </w:tcPr>
          <w:p w:rsidRPr="009463FF" w:rsidR="00EF4C12" w:rsidDel="00262379" w:rsidP="00153EF4" w:rsidRDefault="00EF4C12" w14:paraId="0BA60F26" w14:textId="0B3DFA46">
            <w:pPr>
              <w:pStyle w:val="ListParagraph"/>
              <w:ind w:left="0"/>
              <w:rPr>
                <w:del w:author="Murguia, Sahima" w:date="2022-03-15T22:39:00Z" w:id="3980"/>
                <w:rFonts w:asciiTheme="majorHAnsi" w:hAnsiTheme="majorHAnsi" w:cstheme="majorHAnsi"/>
                <w:strike/>
                <w:szCs w:val="18"/>
                <w:lang w:val="en-US"/>
              </w:rPr>
            </w:pPr>
          </w:p>
        </w:tc>
        <w:tc>
          <w:tcPr>
            <w:tcW w:w="2835" w:type="dxa"/>
            <w:vAlign w:val="center"/>
          </w:tcPr>
          <w:p w:rsidRPr="009463FF" w:rsidR="00EF4C12" w:rsidDel="00262379" w:rsidP="00153EF4" w:rsidRDefault="00EF4C12" w14:paraId="7C9FD91A" w14:textId="63B6FE55">
            <w:pPr>
              <w:pStyle w:val="ListParagraph"/>
              <w:ind w:left="0"/>
              <w:rPr>
                <w:del w:author="Murguia, Sahima" w:date="2022-03-15T22:39:00Z" w:id="3981"/>
                <w:rFonts w:asciiTheme="majorHAnsi" w:hAnsiTheme="majorHAnsi" w:cstheme="majorHAnsi"/>
                <w:strike/>
                <w:szCs w:val="18"/>
                <w:lang w:val="en-US"/>
              </w:rPr>
            </w:pPr>
          </w:p>
        </w:tc>
      </w:tr>
      <w:tr w:rsidRPr="009463FF" w:rsidR="00EF4C12" w:rsidDel="00262379" w:rsidTr="00A06B54" w14:paraId="7E48ED4C" w14:textId="34F97E9F">
        <w:trPr>
          <w:trHeight w:val="352"/>
          <w:del w:author="Murguia, Sahima" w:date="2022-03-15T22:39:00Z" w:id="3982"/>
        </w:trPr>
        <w:tc>
          <w:tcPr>
            <w:tcW w:w="1380" w:type="dxa"/>
            <w:vMerge/>
            <w:vAlign w:val="center"/>
          </w:tcPr>
          <w:p w:rsidRPr="009463FF" w:rsidR="00EF4C12" w:rsidDel="00262379" w:rsidP="00153EF4" w:rsidRDefault="00EF4C12" w14:paraId="207579D7" w14:textId="29FBE1B4">
            <w:pPr>
              <w:pStyle w:val="ListParagraph"/>
              <w:ind w:left="0"/>
              <w:rPr>
                <w:del w:author="Murguia, Sahima" w:date="2022-03-15T22:39:00Z" w:id="3983"/>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55CFFD5B" w14:textId="3F0E6DC3">
            <w:pPr>
              <w:pStyle w:val="ListParagraph"/>
              <w:ind w:left="0"/>
              <w:rPr>
                <w:del w:author="Murguia, Sahima" w:date="2022-03-15T22:39:00Z" w:id="3984"/>
                <w:rFonts w:asciiTheme="majorHAnsi" w:hAnsiTheme="majorHAnsi" w:cstheme="majorHAnsi"/>
                <w:strike/>
                <w:szCs w:val="18"/>
                <w:lang w:val="en-US"/>
              </w:rPr>
            </w:pPr>
          </w:p>
        </w:tc>
        <w:tc>
          <w:tcPr>
            <w:tcW w:w="1517" w:type="dxa"/>
            <w:vAlign w:val="center"/>
          </w:tcPr>
          <w:p w:rsidRPr="009463FF" w:rsidR="00EF4C12" w:rsidDel="00262379" w:rsidP="00153EF4" w:rsidRDefault="00EF4C12" w14:paraId="27376B25" w14:textId="353E147E">
            <w:pPr>
              <w:pStyle w:val="ListParagraph"/>
              <w:ind w:left="0"/>
              <w:rPr>
                <w:del w:author="Murguia, Sahima" w:date="2022-03-15T22:39:00Z" w:id="3985"/>
                <w:rFonts w:asciiTheme="majorHAnsi" w:hAnsiTheme="majorHAnsi" w:cstheme="majorHAnsi"/>
                <w:strike/>
                <w:szCs w:val="18"/>
                <w:lang w:val="en-US"/>
              </w:rPr>
            </w:pPr>
            <w:del w:author="Murguia, Sahima" w:date="2022-03-15T22:39:00Z" w:id="3986">
              <w:r w:rsidRPr="009463FF" w:rsidDel="00262379">
                <w:rPr>
                  <w:rFonts w:asciiTheme="majorHAnsi" w:hAnsiTheme="majorHAnsi" w:cstheme="majorHAnsi"/>
                  <w:strike/>
                  <w:szCs w:val="18"/>
                  <w:lang w:val="en-US"/>
                </w:rPr>
                <w:delText>Last Updated On</w:delText>
              </w:r>
            </w:del>
          </w:p>
        </w:tc>
        <w:tc>
          <w:tcPr>
            <w:tcW w:w="2067" w:type="dxa"/>
            <w:vAlign w:val="center"/>
          </w:tcPr>
          <w:p w:rsidRPr="009463FF" w:rsidR="00EF4C12" w:rsidDel="00262379" w:rsidP="00153EF4" w:rsidRDefault="00EF4C12" w14:paraId="1416312D" w14:textId="3B1CCE21">
            <w:pPr>
              <w:pStyle w:val="ListParagraph"/>
              <w:ind w:left="0"/>
              <w:rPr>
                <w:del w:author="Murguia, Sahima" w:date="2022-03-15T22:39:00Z" w:id="3987"/>
                <w:rFonts w:asciiTheme="majorHAnsi" w:hAnsiTheme="majorHAnsi" w:cstheme="majorHAnsi"/>
                <w:strike/>
                <w:szCs w:val="18"/>
                <w:lang w:val="en-US"/>
              </w:rPr>
            </w:pPr>
            <w:del w:author="Murguia, Sahima" w:date="2022-03-15T22:39:00Z" w:id="3988">
              <w:r w:rsidRPr="009463FF" w:rsidDel="00262379">
                <w:rPr>
                  <w:rFonts w:asciiTheme="majorHAnsi" w:hAnsiTheme="majorHAnsi" w:cstheme="majorHAnsi"/>
                  <w:strike/>
                  <w:szCs w:val="18"/>
                  <w:lang w:val="en-US"/>
                </w:rPr>
                <w:delText>DB_LAST_UPD</w:delText>
              </w:r>
            </w:del>
          </w:p>
        </w:tc>
        <w:tc>
          <w:tcPr>
            <w:tcW w:w="1023" w:type="dxa"/>
            <w:vAlign w:val="center"/>
          </w:tcPr>
          <w:p w:rsidRPr="009463FF" w:rsidR="00EF4C12" w:rsidDel="00262379" w:rsidP="00153EF4" w:rsidRDefault="00EF4C12" w14:paraId="326950CF" w14:textId="5B1C96A9">
            <w:pPr>
              <w:pStyle w:val="ListParagraph"/>
              <w:ind w:left="0"/>
              <w:rPr>
                <w:del w:author="Murguia, Sahima" w:date="2022-03-15T22:39:00Z" w:id="3989"/>
                <w:rFonts w:asciiTheme="majorHAnsi" w:hAnsiTheme="majorHAnsi" w:cstheme="majorHAnsi"/>
                <w:strike/>
                <w:szCs w:val="18"/>
                <w:lang w:val="en-US"/>
              </w:rPr>
            </w:pPr>
          </w:p>
        </w:tc>
        <w:tc>
          <w:tcPr>
            <w:tcW w:w="2835" w:type="dxa"/>
            <w:vAlign w:val="center"/>
          </w:tcPr>
          <w:p w:rsidRPr="009463FF" w:rsidR="00EF4C12" w:rsidDel="00262379" w:rsidP="00153EF4" w:rsidRDefault="00EF4C12" w14:paraId="0D4DD74A" w14:textId="72CCC6F4">
            <w:pPr>
              <w:pStyle w:val="ListParagraph"/>
              <w:ind w:left="0"/>
              <w:rPr>
                <w:del w:author="Murguia, Sahima" w:date="2022-03-15T22:39:00Z" w:id="3990"/>
                <w:rFonts w:asciiTheme="majorHAnsi" w:hAnsiTheme="majorHAnsi" w:cstheme="majorHAnsi"/>
                <w:strike/>
                <w:szCs w:val="18"/>
                <w:lang w:val="en-US"/>
              </w:rPr>
            </w:pPr>
          </w:p>
        </w:tc>
      </w:tr>
      <w:tr w:rsidRPr="009463FF" w:rsidR="00EF4C12" w:rsidDel="00262379" w:rsidTr="00A06B54" w14:paraId="13CCE94D" w14:textId="70F61EB7">
        <w:trPr>
          <w:trHeight w:val="352"/>
          <w:del w:author="Murguia, Sahima" w:date="2022-03-15T22:39:00Z" w:id="3991"/>
        </w:trPr>
        <w:tc>
          <w:tcPr>
            <w:tcW w:w="1380" w:type="dxa"/>
            <w:vMerge/>
            <w:vAlign w:val="center"/>
          </w:tcPr>
          <w:p w:rsidRPr="009463FF" w:rsidR="00EF4C12" w:rsidDel="00262379" w:rsidP="00153EF4" w:rsidRDefault="00EF4C12" w14:paraId="2ABBD383" w14:textId="627B5687">
            <w:pPr>
              <w:pStyle w:val="ListParagraph"/>
              <w:ind w:left="0"/>
              <w:rPr>
                <w:del w:author="Murguia, Sahima" w:date="2022-03-15T22:39:00Z" w:id="3992"/>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02AE1984" w14:textId="30B35ECC">
            <w:pPr>
              <w:pStyle w:val="ListParagraph"/>
              <w:ind w:left="0"/>
              <w:rPr>
                <w:del w:author="Murguia, Sahima" w:date="2022-03-15T22:39:00Z" w:id="3993"/>
                <w:rFonts w:asciiTheme="majorHAnsi" w:hAnsiTheme="majorHAnsi" w:cstheme="majorHAnsi"/>
                <w:strike/>
                <w:szCs w:val="18"/>
                <w:lang w:val="en-US"/>
              </w:rPr>
            </w:pPr>
          </w:p>
        </w:tc>
        <w:tc>
          <w:tcPr>
            <w:tcW w:w="1517" w:type="dxa"/>
            <w:vAlign w:val="center"/>
          </w:tcPr>
          <w:p w:rsidRPr="009463FF" w:rsidR="00EF4C12" w:rsidDel="00262379" w:rsidP="00153EF4" w:rsidRDefault="00EF4C12" w14:paraId="6C159705" w14:textId="352B3EF0">
            <w:pPr>
              <w:pStyle w:val="ListParagraph"/>
              <w:ind w:left="0"/>
              <w:rPr>
                <w:del w:author="Murguia, Sahima" w:date="2022-03-15T22:39:00Z" w:id="3994"/>
                <w:rFonts w:asciiTheme="majorHAnsi" w:hAnsiTheme="majorHAnsi" w:cstheme="majorHAnsi"/>
                <w:strike/>
                <w:szCs w:val="18"/>
                <w:lang w:val="en-US"/>
              </w:rPr>
            </w:pPr>
            <w:del w:author="Murguia, Sahima" w:date="2022-03-15T22:39:00Z" w:id="3995">
              <w:r w:rsidRPr="009463FF" w:rsidDel="00262379">
                <w:rPr>
                  <w:rFonts w:asciiTheme="majorHAnsi" w:hAnsiTheme="majorHAnsi" w:cstheme="majorHAnsi"/>
                  <w:strike/>
                  <w:szCs w:val="18"/>
                  <w:lang w:val="en-US"/>
                </w:rPr>
                <w:delText>Modification#</w:delText>
              </w:r>
            </w:del>
          </w:p>
        </w:tc>
        <w:tc>
          <w:tcPr>
            <w:tcW w:w="2067" w:type="dxa"/>
            <w:vAlign w:val="center"/>
          </w:tcPr>
          <w:p w:rsidRPr="009463FF" w:rsidR="00EF4C12" w:rsidDel="00262379" w:rsidP="00153EF4" w:rsidRDefault="00EF4C12" w14:paraId="134F9242" w14:textId="2439AAE1">
            <w:pPr>
              <w:pStyle w:val="ListParagraph"/>
              <w:ind w:left="0"/>
              <w:rPr>
                <w:del w:author="Murguia, Sahima" w:date="2022-03-15T22:39:00Z" w:id="3996"/>
                <w:rFonts w:asciiTheme="majorHAnsi" w:hAnsiTheme="majorHAnsi" w:cstheme="majorHAnsi"/>
                <w:strike/>
                <w:szCs w:val="18"/>
                <w:lang w:val="en-US"/>
              </w:rPr>
            </w:pPr>
            <w:del w:author="Murguia, Sahima" w:date="2022-03-15T22:39:00Z" w:id="3997">
              <w:r w:rsidRPr="009463FF" w:rsidDel="00262379">
                <w:rPr>
                  <w:rFonts w:asciiTheme="majorHAnsi" w:hAnsiTheme="majorHAnsi" w:cstheme="majorHAnsi"/>
                  <w:strike/>
                  <w:szCs w:val="18"/>
                  <w:lang w:val="en-US"/>
                </w:rPr>
                <w:delText>MODIFICATION_NUM</w:delText>
              </w:r>
            </w:del>
          </w:p>
        </w:tc>
        <w:tc>
          <w:tcPr>
            <w:tcW w:w="1023" w:type="dxa"/>
            <w:vAlign w:val="center"/>
          </w:tcPr>
          <w:p w:rsidRPr="009463FF" w:rsidR="00EF4C12" w:rsidDel="00262379" w:rsidP="00153EF4" w:rsidRDefault="00EF4C12" w14:paraId="6EAAA6B2" w14:textId="535D365B">
            <w:pPr>
              <w:pStyle w:val="ListParagraph"/>
              <w:ind w:left="0"/>
              <w:rPr>
                <w:del w:author="Murguia, Sahima" w:date="2022-03-15T22:39:00Z" w:id="3998"/>
                <w:rFonts w:asciiTheme="majorHAnsi" w:hAnsiTheme="majorHAnsi" w:cstheme="majorHAnsi"/>
                <w:strike/>
                <w:szCs w:val="18"/>
                <w:lang w:val="en-US"/>
              </w:rPr>
            </w:pPr>
          </w:p>
        </w:tc>
        <w:tc>
          <w:tcPr>
            <w:tcW w:w="2835" w:type="dxa"/>
            <w:vAlign w:val="center"/>
          </w:tcPr>
          <w:p w:rsidRPr="009463FF" w:rsidR="00EF4C12" w:rsidDel="00262379" w:rsidP="00153EF4" w:rsidRDefault="00EF4C12" w14:paraId="23C9E7C3" w14:textId="39FB18E0">
            <w:pPr>
              <w:pStyle w:val="ListParagraph"/>
              <w:ind w:left="0"/>
              <w:rPr>
                <w:del w:author="Murguia, Sahima" w:date="2022-03-15T22:39:00Z" w:id="3999"/>
                <w:rFonts w:asciiTheme="majorHAnsi" w:hAnsiTheme="majorHAnsi" w:cstheme="majorHAnsi"/>
                <w:strike/>
                <w:szCs w:val="18"/>
                <w:lang w:val="en-US"/>
              </w:rPr>
            </w:pPr>
          </w:p>
        </w:tc>
      </w:tr>
      <w:tr w:rsidRPr="009463FF" w:rsidR="00EF4C12" w:rsidDel="00262379" w:rsidTr="00A06B54" w14:paraId="0651E5AE" w14:textId="556E9BED">
        <w:trPr>
          <w:trHeight w:val="352"/>
          <w:del w:author="Murguia, Sahima" w:date="2022-03-15T22:39:00Z" w:id="4000"/>
        </w:trPr>
        <w:tc>
          <w:tcPr>
            <w:tcW w:w="1380" w:type="dxa"/>
            <w:vMerge/>
            <w:vAlign w:val="center"/>
          </w:tcPr>
          <w:p w:rsidRPr="009463FF" w:rsidR="00EF4C12" w:rsidDel="00262379" w:rsidP="00153EF4" w:rsidRDefault="00EF4C12" w14:paraId="3061F399" w14:textId="2D054E6A">
            <w:pPr>
              <w:pStyle w:val="ListParagraph"/>
              <w:ind w:left="0"/>
              <w:rPr>
                <w:del w:author="Murguia, Sahima" w:date="2022-03-15T22:39:00Z" w:id="4001"/>
                <w:rFonts w:asciiTheme="majorHAnsi" w:hAnsiTheme="majorHAnsi" w:cstheme="majorHAnsi"/>
                <w:strike/>
                <w:szCs w:val="18"/>
                <w:lang w:val="en-US"/>
              </w:rPr>
            </w:pPr>
          </w:p>
        </w:tc>
        <w:tc>
          <w:tcPr>
            <w:tcW w:w="1243" w:type="dxa"/>
            <w:vMerge/>
            <w:vAlign w:val="center"/>
          </w:tcPr>
          <w:p w:rsidRPr="009463FF" w:rsidR="00EF4C12" w:rsidDel="00262379" w:rsidP="00153EF4" w:rsidRDefault="00EF4C12" w14:paraId="38CAF5D8" w14:textId="3F9DFCC5">
            <w:pPr>
              <w:pStyle w:val="ListParagraph"/>
              <w:ind w:left="0"/>
              <w:rPr>
                <w:del w:author="Murguia, Sahima" w:date="2022-03-15T22:39:00Z" w:id="4002"/>
                <w:rFonts w:asciiTheme="majorHAnsi" w:hAnsiTheme="majorHAnsi" w:cstheme="majorHAnsi"/>
                <w:strike/>
                <w:szCs w:val="18"/>
                <w:lang w:val="en-US"/>
              </w:rPr>
            </w:pPr>
          </w:p>
        </w:tc>
        <w:tc>
          <w:tcPr>
            <w:tcW w:w="1517" w:type="dxa"/>
            <w:vAlign w:val="center"/>
          </w:tcPr>
          <w:p w:rsidRPr="009463FF" w:rsidR="00EF4C12" w:rsidDel="00262379" w:rsidP="00153EF4" w:rsidRDefault="00EF4C12" w14:paraId="5D464153" w14:textId="5AAC893E">
            <w:pPr>
              <w:pStyle w:val="ListParagraph"/>
              <w:ind w:left="0"/>
              <w:rPr>
                <w:del w:author="Murguia, Sahima" w:date="2022-03-15T22:39:00Z" w:id="4003"/>
                <w:rFonts w:asciiTheme="majorHAnsi" w:hAnsiTheme="majorHAnsi" w:cstheme="majorHAnsi"/>
                <w:strike/>
                <w:szCs w:val="18"/>
                <w:lang w:val="en-US"/>
              </w:rPr>
            </w:pPr>
            <w:del w:author="Murguia, Sahima" w:date="2022-03-15T22:39:00Z" w:id="4004">
              <w:r w:rsidRPr="009463FF" w:rsidDel="00262379">
                <w:rPr>
                  <w:rFonts w:asciiTheme="majorHAnsi" w:hAnsiTheme="majorHAnsi" w:cstheme="majorHAnsi"/>
                  <w:strike/>
                  <w:szCs w:val="18"/>
                  <w:lang w:val="en-US"/>
                </w:rPr>
                <w:delText>Conflict #</w:delText>
              </w:r>
            </w:del>
          </w:p>
        </w:tc>
        <w:tc>
          <w:tcPr>
            <w:tcW w:w="2067" w:type="dxa"/>
            <w:vAlign w:val="center"/>
          </w:tcPr>
          <w:p w:rsidRPr="009463FF" w:rsidR="00EF4C12" w:rsidDel="00262379" w:rsidP="00153EF4" w:rsidRDefault="00EF4C12" w14:paraId="6B44EF88" w14:textId="0470CE17">
            <w:pPr>
              <w:pStyle w:val="ListParagraph"/>
              <w:ind w:left="0"/>
              <w:rPr>
                <w:del w:author="Murguia, Sahima" w:date="2022-03-15T22:39:00Z" w:id="4005"/>
                <w:rFonts w:asciiTheme="majorHAnsi" w:hAnsiTheme="majorHAnsi" w:cstheme="majorHAnsi"/>
                <w:strike/>
                <w:szCs w:val="18"/>
                <w:lang w:val="en-US"/>
              </w:rPr>
            </w:pPr>
            <w:del w:author="Murguia, Sahima" w:date="2022-03-15T22:39:00Z" w:id="4006">
              <w:r w:rsidRPr="009463FF" w:rsidDel="00262379">
                <w:rPr>
                  <w:rFonts w:asciiTheme="majorHAnsi" w:hAnsiTheme="majorHAnsi" w:cstheme="majorHAnsi"/>
                  <w:strike/>
                  <w:szCs w:val="18"/>
                  <w:lang w:val="en-US"/>
                </w:rPr>
                <w:delText>CONFLICT_ID</w:delText>
              </w:r>
            </w:del>
          </w:p>
        </w:tc>
        <w:tc>
          <w:tcPr>
            <w:tcW w:w="1023" w:type="dxa"/>
            <w:vAlign w:val="center"/>
          </w:tcPr>
          <w:p w:rsidRPr="009463FF" w:rsidR="00EF4C12" w:rsidDel="00262379" w:rsidP="00153EF4" w:rsidRDefault="00EF4C12" w14:paraId="4EA62134" w14:textId="769F0857">
            <w:pPr>
              <w:pStyle w:val="ListParagraph"/>
              <w:ind w:left="0"/>
              <w:rPr>
                <w:del w:author="Murguia, Sahima" w:date="2022-03-15T22:39:00Z" w:id="4007"/>
                <w:rFonts w:asciiTheme="majorHAnsi" w:hAnsiTheme="majorHAnsi" w:cstheme="majorHAnsi"/>
                <w:strike/>
                <w:szCs w:val="18"/>
                <w:lang w:val="en-US"/>
              </w:rPr>
            </w:pPr>
          </w:p>
        </w:tc>
        <w:tc>
          <w:tcPr>
            <w:tcW w:w="2835" w:type="dxa"/>
            <w:vAlign w:val="center"/>
          </w:tcPr>
          <w:p w:rsidRPr="009463FF" w:rsidR="00EF4C12" w:rsidDel="00262379" w:rsidP="00153EF4" w:rsidRDefault="00EF4C12" w14:paraId="565497D7" w14:textId="4E0FF674">
            <w:pPr>
              <w:pStyle w:val="ListParagraph"/>
              <w:ind w:left="0"/>
              <w:rPr>
                <w:del w:author="Murguia, Sahima" w:date="2022-03-15T22:39:00Z" w:id="4008"/>
                <w:rFonts w:asciiTheme="majorHAnsi" w:hAnsiTheme="majorHAnsi" w:cstheme="majorHAnsi"/>
                <w:strike/>
                <w:szCs w:val="18"/>
                <w:lang w:val="en-US"/>
              </w:rPr>
            </w:pPr>
          </w:p>
        </w:tc>
      </w:tr>
    </w:tbl>
    <w:p w:rsidRPr="009463FF" w:rsidR="00BA2CB2" w:rsidDel="00262379" w:rsidP="00DA0C4A" w:rsidRDefault="00BA2CB2" w14:paraId="010923CC" w14:textId="7836E389">
      <w:pPr>
        <w:rPr>
          <w:del w:author="Murguia, Sahima" w:date="2022-03-15T22:40:00Z" w:id="4009"/>
          <w:strike/>
        </w:rPr>
      </w:pPr>
    </w:p>
    <w:p w:rsidRPr="009463FF" w:rsidR="00053C68" w:rsidDel="00262379" w:rsidP="00DA0C4A" w:rsidRDefault="00053C68" w14:paraId="5C6483CE" w14:textId="6CC3E81E">
      <w:pPr>
        <w:rPr>
          <w:del w:author="Murguia, Sahima" w:date="2022-03-15T22:40:00Z" w:id="4010"/>
          <w:strike/>
        </w:rPr>
      </w:pPr>
    </w:p>
    <w:tbl>
      <w:tblPr>
        <w:tblStyle w:val="TableGrid"/>
        <w:tblW w:w="10184" w:type="dxa"/>
        <w:tblInd w:w="-289" w:type="dxa"/>
        <w:tblLayout w:type="fixed"/>
        <w:tblLook w:val="04A0" w:firstRow="1" w:lastRow="0" w:firstColumn="1" w:lastColumn="0" w:noHBand="0" w:noVBand="1"/>
      </w:tblPr>
      <w:tblGrid>
        <w:gridCol w:w="1418"/>
        <w:gridCol w:w="1276"/>
        <w:gridCol w:w="1559"/>
        <w:gridCol w:w="2127"/>
        <w:gridCol w:w="992"/>
        <w:gridCol w:w="2812"/>
      </w:tblGrid>
      <w:tr w:rsidRPr="009463FF" w:rsidR="00B86507" w:rsidDel="00262379" w:rsidTr="008836DB" w14:paraId="1FE878B2" w14:textId="5A33519A">
        <w:trPr>
          <w:del w:author="Murguia, Sahima" w:date="2022-03-15T22:39:00Z" w:id="4011"/>
        </w:trPr>
        <w:tc>
          <w:tcPr>
            <w:tcW w:w="1418" w:type="dxa"/>
            <w:shd w:val="clear" w:color="auto" w:fill="2B5D9A" w:themeFill="accent6" w:themeFillShade="BF"/>
          </w:tcPr>
          <w:p w:rsidRPr="009463FF" w:rsidR="00053C68" w:rsidDel="00262379" w:rsidP="00153EF4" w:rsidRDefault="00053C68" w14:paraId="53347854" w14:textId="42F89EA7">
            <w:pPr>
              <w:pStyle w:val="BodyText"/>
              <w:rPr>
                <w:del w:author="Murguia, Sahima" w:date="2022-03-15T22:39:00Z" w:id="4012"/>
                <w:rFonts w:ascii="Arial" w:hAnsi="Arial" w:cs="Arial"/>
                <w:b/>
                <w:bCs/>
                <w:strike/>
                <w:color w:val="FFFFFF" w:themeColor="background1"/>
                <w:szCs w:val="20"/>
              </w:rPr>
            </w:pPr>
            <w:del w:author="Murguia, Sahima" w:date="2022-03-15T22:39:00Z" w:id="4013">
              <w:r w:rsidRPr="009463FF" w:rsidDel="00262379">
                <w:rPr>
                  <w:rFonts w:ascii="Arial" w:hAnsi="Arial" w:cs="Arial"/>
                  <w:b/>
                  <w:bCs/>
                  <w:strike/>
                  <w:color w:val="FFFFFF" w:themeColor="background1"/>
                  <w:szCs w:val="20"/>
                </w:rPr>
                <w:delText>BC</w:delText>
              </w:r>
            </w:del>
          </w:p>
        </w:tc>
        <w:tc>
          <w:tcPr>
            <w:tcW w:w="1276" w:type="dxa"/>
            <w:shd w:val="clear" w:color="auto" w:fill="2B5D9A" w:themeFill="accent6" w:themeFillShade="BF"/>
          </w:tcPr>
          <w:p w:rsidRPr="009463FF" w:rsidR="00053C68" w:rsidDel="00262379" w:rsidP="00153EF4" w:rsidRDefault="00053C68" w14:paraId="1EF9226F" w14:textId="19FA068A">
            <w:pPr>
              <w:pStyle w:val="BodyText"/>
              <w:rPr>
                <w:del w:author="Murguia, Sahima" w:date="2022-03-15T22:39:00Z" w:id="4014"/>
                <w:rFonts w:ascii="Arial" w:hAnsi="Arial" w:cs="Arial"/>
                <w:b/>
                <w:bCs/>
                <w:strike/>
                <w:color w:val="FFFFFF" w:themeColor="background1"/>
                <w:szCs w:val="20"/>
              </w:rPr>
            </w:pPr>
            <w:del w:author="Murguia, Sahima" w:date="2022-03-15T22:39:00Z" w:id="4015">
              <w:r w:rsidRPr="009463FF" w:rsidDel="00262379">
                <w:rPr>
                  <w:rFonts w:ascii="Arial" w:hAnsi="Arial" w:cs="Arial"/>
                  <w:b/>
                  <w:bCs/>
                  <w:strike/>
                  <w:color w:val="FFFFFF" w:themeColor="background1"/>
                  <w:szCs w:val="20"/>
                </w:rPr>
                <w:delText>Table</w:delText>
              </w:r>
            </w:del>
          </w:p>
        </w:tc>
        <w:tc>
          <w:tcPr>
            <w:tcW w:w="1559" w:type="dxa"/>
            <w:shd w:val="clear" w:color="auto" w:fill="2B5D9A" w:themeFill="accent6" w:themeFillShade="BF"/>
          </w:tcPr>
          <w:p w:rsidRPr="009463FF" w:rsidR="00053C68" w:rsidDel="00262379" w:rsidP="00153EF4" w:rsidRDefault="00053C68" w14:paraId="56AAAFB9" w14:textId="642CF9E3">
            <w:pPr>
              <w:pStyle w:val="BodyText"/>
              <w:rPr>
                <w:del w:author="Murguia, Sahima" w:date="2022-03-15T22:39:00Z" w:id="4016"/>
                <w:rFonts w:ascii="Arial" w:hAnsi="Arial" w:cs="Arial"/>
                <w:b/>
                <w:bCs/>
                <w:strike/>
                <w:color w:val="FFFFFF" w:themeColor="background1"/>
                <w:szCs w:val="20"/>
              </w:rPr>
            </w:pPr>
            <w:del w:author="Murguia, Sahima" w:date="2022-03-15T22:39:00Z" w:id="4017">
              <w:r w:rsidRPr="009463FF" w:rsidDel="00262379">
                <w:rPr>
                  <w:rFonts w:ascii="Arial" w:hAnsi="Arial" w:cs="Arial"/>
                  <w:b/>
                  <w:bCs/>
                  <w:strike/>
                  <w:color w:val="FFFFFF" w:themeColor="background1"/>
                  <w:szCs w:val="20"/>
                </w:rPr>
                <w:delText>Field</w:delText>
              </w:r>
            </w:del>
          </w:p>
        </w:tc>
        <w:tc>
          <w:tcPr>
            <w:tcW w:w="2127" w:type="dxa"/>
            <w:shd w:val="clear" w:color="auto" w:fill="2B5D9A" w:themeFill="accent6" w:themeFillShade="BF"/>
          </w:tcPr>
          <w:p w:rsidRPr="009463FF" w:rsidR="00053C68" w:rsidDel="00262379" w:rsidP="00153EF4" w:rsidRDefault="00053C68" w14:paraId="6D243D45" w14:textId="175C2DC8">
            <w:pPr>
              <w:pStyle w:val="BodyText"/>
              <w:rPr>
                <w:del w:author="Murguia, Sahima" w:date="2022-03-15T22:39:00Z" w:id="4018"/>
                <w:rFonts w:ascii="Arial" w:hAnsi="Arial" w:cs="Arial"/>
                <w:b/>
                <w:bCs/>
                <w:strike/>
                <w:color w:val="FFFFFF" w:themeColor="background1"/>
                <w:szCs w:val="20"/>
              </w:rPr>
            </w:pPr>
            <w:del w:author="Murguia, Sahima" w:date="2022-03-15T22:39:00Z" w:id="4019">
              <w:r w:rsidRPr="009463FF" w:rsidDel="00262379">
                <w:rPr>
                  <w:rFonts w:ascii="Arial" w:hAnsi="Arial" w:cs="Arial"/>
                  <w:b/>
                  <w:bCs/>
                  <w:strike/>
                  <w:color w:val="FFFFFF" w:themeColor="background1"/>
                  <w:szCs w:val="20"/>
                </w:rPr>
                <w:delText>Column</w:delText>
              </w:r>
            </w:del>
          </w:p>
        </w:tc>
        <w:tc>
          <w:tcPr>
            <w:tcW w:w="992" w:type="dxa"/>
            <w:shd w:val="clear" w:color="auto" w:fill="2B5D9A" w:themeFill="accent6" w:themeFillShade="BF"/>
          </w:tcPr>
          <w:p w:rsidRPr="009463FF" w:rsidR="00053C68" w:rsidDel="00262379" w:rsidP="00153EF4" w:rsidRDefault="00053C68" w14:paraId="224F83F1" w14:textId="457C48FE">
            <w:pPr>
              <w:pStyle w:val="BodyText"/>
              <w:rPr>
                <w:del w:author="Murguia, Sahima" w:date="2022-03-15T22:39:00Z" w:id="4020"/>
                <w:rFonts w:ascii="Arial" w:hAnsi="Arial" w:cs="Arial"/>
                <w:b/>
                <w:bCs/>
                <w:strike/>
                <w:color w:val="FFFFFF" w:themeColor="background1"/>
                <w:szCs w:val="20"/>
              </w:rPr>
            </w:pPr>
            <w:del w:author="Murguia, Sahima" w:date="2022-03-15T22:39:00Z" w:id="4021">
              <w:r w:rsidRPr="009463FF" w:rsidDel="00262379">
                <w:rPr>
                  <w:rFonts w:ascii="Arial" w:hAnsi="Arial" w:cs="Arial"/>
                  <w:b/>
                  <w:bCs/>
                  <w:strike/>
                  <w:color w:val="FFFFFF" w:themeColor="background1"/>
                  <w:szCs w:val="20"/>
                </w:rPr>
                <w:delText>Type</w:delText>
              </w:r>
            </w:del>
          </w:p>
        </w:tc>
        <w:tc>
          <w:tcPr>
            <w:tcW w:w="2812" w:type="dxa"/>
            <w:shd w:val="clear" w:color="auto" w:fill="2B5D9A" w:themeFill="accent6" w:themeFillShade="BF"/>
          </w:tcPr>
          <w:p w:rsidRPr="009463FF" w:rsidR="00053C68" w:rsidDel="00262379" w:rsidP="00153EF4" w:rsidRDefault="00053C68" w14:paraId="5F858266" w14:textId="10AD0F5E">
            <w:pPr>
              <w:pStyle w:val="BodyText"/>
              <w:rPr>
                <w:del w:author="Murguia, Sahima" w:date="2022-03-15T22:39:00Z" w:id="4022"/>
                <w:rFonts w:ascii="Arial" w:hAnsi="Arial" w:cs="Arial"/>
                <w:b/>
                <w:bCs/>
                <w:strike/>
                <w:color w:val="FFFFFF" w:themeColor="background1"/>
                <w:szCs w:val="20"/>
              </w:rPr>
            </w:pPr>
            <w:del w:author="Murguia, Sahima" w:date="2022-03-15T22:39:00Z" w:id="4023">
              <w:r w:rsidRPr="009463FF" w:rsidDel="00262379">
                <w:rPr>
                  <w:rFonts w:ascii="Arial" w:hAnsi="Arial" w:cs="Arial"/>
                  <w:b/>
                  <w:bCs/>
                  <w:strike/>
                  <w:color w:val="FFFFFF" w:themeColor="background1"/>
                  <w:szCs w:val="20"/>
                </w:rPr>
                <w:delText>Description</w:delText>
              </w:r>
            </w:del>
          </w:p>
        </w:tc>
      </w:tr>
      <w:tr w:rsidRPr="009463FF" w:rsidR="007621AB" w:rsidDel="00262379" w:rsidTr="008836DB" w14:paraId="13E211AA" w14:textId="663A2698">
        <w:trPr>
          <w:trHeight w:val="352"/>
          <w:del w:author="Murguia, Sahima" w:date="2022-03-15T22:39:00Z" w:id="4024"/>
        </w:trPr>
        <w:tc>
          <w:tcPr>
            <w:tcW w:w="1418" w:type="dxa"/>
            <w:vMerge w:val="restart"/>
            <w:vAlign w:val="center"/>
          </w:tcPr>
          <w:p w:rsidRPr="009463FF" w:rsidR="007621AB" w:rsidDel="00262379" w:rsidP="00153EF4" w:rsidRDefault="007621AB" w14:paraId="346AFEE2" w14:textId="743517E2">
            <w:pPr>
              <w:pStyle w:val="ListParagraph"/>
              <w:ind w:left="0"/>
              <w:rPr>
                <w:del w:author="Murguia, Sahima" w:date="2022-03-15T22:39:00Z" w:id="4025"/>
                <w:rFonts w:asciiTheme="majorHAnsi" w:hAnsiTheme="majorHAnsi" w:cstheme="majorHAnsi"/>
                <w:strike/>
                <w:szCs w:val="18"/>
                <w:lang w:val="en-US"/>
              </w:rPr>
            </w:pPr>
            <w:del w:author="Murguia, Sahima" w:date="2022-03-15T22:39:00Z" w:id="4026">
              <w:r w:rsidRPr="009463FF" w:rsidDel="00262379">
                <w:rPr>
                  <w:rFonts w:asciiTheme="majorHAnsi" w:hAnsiTheme="majorHAnsi" w:cstheme="majorHAnsi"/>
                  <w:strike/>
                  <w:szCs w:val="18"/>
                  <w:lang w:val="en-US"/>
                </w:rPr>
                <w:delText>Invoice</w:delText>
              </w:r>
            </w:del>
          </w:p>
        </w:tc>
        <w:tc>
          <w:tcPr>
            <w:tcW w:w="1276" w:type="dxa"/>
            <w:vMerge w:val="restart"/>
            <w:vAlign w:val="center"/>
          </w:tcPr>
          <w:p w:rsidRPr="009463FF" w:rsidR="007621AB" w:rsidDel="00262379" w:rsidP="00153EF4" w:rsidRDefault="007621AB" w14:paraId="07C1031D" w14:textId="057B9C97">
            <w:pPr>
              <w:pStyle w:val="ListParagraph"/>
              <w:ind w:left="0"/>
              <w:rPr>
                <w:del w:author="Murguia, Sahima" w:date="2022-03-15T22:39:00Z" w:id="4027"/>
                <w:rFonts w:asciiTheme="majorHAnsi" w:hAnsiTheme="majorHAnsi" w:cstheme="majorHAnsi"/>
                <w:strike/>
                <w:szCs w:val="18"/>
                <w:lang w:val="en-US"/>
              </w:rPr>
            </w:pPr>
            <w:del w:author="Murguia, Sahima" w:date="2022-03-15T22:39:00Z" w:id="4028">
              <w:r w:rsidRPr="009463FF" w:rsidDel="00262379">
                <w:rPr>
                  <w:rFonts w:asciiTheme="majorHAnsi" w:hAnsiTheme="majorHAnsi" w:cstheme="majorHAnsi"/>
                  <w:strike/>
                  <w:szCs w:val="18"/>
                  <w:lang w:val="en-US"/>
                </w:rPr>
                <w:delText>S_INVOICE</w:delText>
              </w:r>
            </w:del>
          </w:p>
        </w:tc>
        <w:tc>
          <w:tcPr>
            <w:tcW w:w="1559" w:type="dxa"/>
            <w:vAlign w:val="center"/>
          </w:tcPr>
          <w:p w:rsidRPr="009463FF" w:rsidR="007621AB" w:rsidDel="00262379" w:rsidP="00153EF4" w:rsidRDefault="007621AB" w14:paraId="12A12F4D" w14:textId="2B7AD937">
            <w:pPr>
              <w:pStyle w:val="ListParagraph"/>
              <w:ind w:left="0"/>
              <w:rPr>
                <w:del w:author="Murguia, Sahima" w:date="2022-03-15T22:39:00Z" w:id="4029"/>
                <w:rFonts w:asciiTheme="majorHAnsi" w:hAnsiTheme="majorHAnsi" w:cstheme="majorHAnsi"/>
                <w:strike/>
                <w:szCs w:val="18"/>
                <w:lang w:val="en-US"/>
              </w:rPr>
            </w:pPr>
            <w:del w:author="Murguia, Sahima" w:date="2022-03-15T22:39:00Z" w:id="4030">
              <w:r w:rsidRPr="009463FF" w:rsidDel="00262379">
                <w:rPr>
                  <w:rFonts w:asciiTheme="majorHAnsi" w:hAnsiTheme="majorHAnsi" w:cstheme="majorHAnsi"/>
                  <w:strike/>
                  <w:szCs w:val="18"/>
                  <w:lang w:val="en-US"/>
                </w:rPr>
                <w:delText>Account</w:delText>
              </w:r>
            </w:del>
          </w:p>
        </w:tc>
        <w:tc>
          <w:tcPr>
            <w:tcW w:w="2127" w:type="dxa"/>
            <w:vAlign w:val="center"/>
          </w:tcPr>
          <w:p w:rsidRPr="009463FF" w:rsidR="007621AB" w:rsidDel="00262379" w:rsidP="00153EF4" w:rsidRDefault="007621AB" w14:paraId="4CA0668D" w14:textId="4BB03696">
            <w:pPr>
              <w:pStyle w:val="ListParagraph"/>
              <w:ind w:left="0"/>
              <w:rPr>
                <w:del w:author="Murguia, Sahima" w:date="2022-03-15T22:39:00Z" w:id="4031"/>
                <w:rFonts w:asciiTheme="majorHAnsi" w:hAnsiTheme="majorHAnsi" w:cstheme="majorHAnsi"/>
                <w:strike/>
                <w:szCs w:val="18"/>
                <w:lang w:val="en-US"/>
              </w:rPr>
            </w:pPr>
            <w:del w:author="Murguia, Sahima" w:date="2022-03-15T22:39:00Z" w:id="4032">
              <w:r w:rsidRPr="009463FF" w:rsidDel="00262379">
                <w:rPr>
                  <w:rFonts w:asciiTheme="majorHAnsi" w:hAnsiTheme="majorHAnsi" w:cstheme="majorHAnsi"/>
                  <w:strike/>
                  <w:szCs w:val="18"/>
                  <w:lang w:val="en-US"/>
                </w:rPr>
                <w:delText>ACCNT_ID</w:delText>
              </w:r>
            </w:del>
          </w:p>
        </w:tc>
        <w:tc>
          <w:tcPr>
            <w:tcW w:w="992" w:type="dxa"/>
            <w:vAlign w:val="center"/>
          </w:tcPr>
          <w:p w:rsidRPr="009463FF" w:rsidR="007621AB" w:rsidDel="00262379" w:rsidP="00153EF4" w:rsidRDefault="007621AB" w14:paraId="408B174C" w14:textId="06CD1F77">
            <w:pPr>
              <w:pStyle w:val="ListParagraph"/>
              <w:ind w:left="0"/>
              <w:rPr>
                <w:del w:author="Murguia, Sahima" w:date="2022-03-15T22:39:00Z" w:id="4033"/>
                <w:rFonts w:asciiTheme="majorHAnsi" w:hAnsiTheme="majorHAnsi" w:cstheme="majorHAnsi"/>
                <w:strike/>
                <w:szCs w:val="18"/>
                <w:lang w:val="en-US"/>
              </w:rPr>
            </w:pPr>
            <w:del w:author="Murguia, Sahima" w:date="2022-03-15T22:39:00Z" w:id="4034">
              <w:r w:rsidRPr="009463FF" w:rsidDel="00262379">
                <w:rPr>
                  <w:rFonts w:asciiTheme="majorHAnsi" w:hAnsiTheme="majorHAnsi" w:cstheme="majorHAnsi"/>
                  <w:strike/>
                  <w:szCs w:val="18"/>
                  <w:lang w:val="en-US"/>
                </w:rPr>
                <w:delText>Lookup</w:delText>
              </w:r>
            </w:del>
          </w:p>
        </w:tc>
        <w:tc>
          <w:tcPr>
            <w:tcW w:w="2812" w:type="dxa"/>
            <w:vAlign w:val="center"/>
          </w:tcPr>
          <w:p w:rsidRPr="009463FF" w:rsidR="007621AB" w:rsidDel="00262379" w:rsidP="00153EF4" w:rsidRDefault="007621AB" w14:paraId="3309A3EA" w14:textId="063CD168">
            <w:pPr>
              <w:pStyle w:val="ListParagraph"/>
              <w:ind w:left="0"/>
              <w:rPr>
                <w:del w:author="Murguia, Sahima" w:date="2022-03-15T22:39:00Z" w:id="4035"/>
                <w:rFonts w:asciiTheme="majorHAnsi" w:hAnsiTheme="majorHAnsi" w:cstheme="majorHAnsi"/>
                <w:strike/>
                <w:szCs w:val="18"/>
                <w:lang w:val="en-US"/>
              </w:rPr>
            </w:pPr>
          </w:p>
        </w:tc>
      </w:tr>
      <w:tr w:rsidRPr="009463FF" w:rsidR="007621AB" w:rsidDel="00262379" w:rsidTr="008836DB" w14:paraId="293F338E" w14:textId="01150D71">
        <w:trPr>
          <w:trHeight w:val="352"/>
          <w:del w:author="Murguia, Sahima" w:date="2022-03-15T22:39:00Z" w:id="4036"/>
        </w:trPr>
        <w:tc>
          <w:tcPr>
            <w:tcW w:w="1418" w:type="dxa"/>
            <w:vMerge/>
            <w:vAlign w:val="center"/>
          </w:tcPr>
          <w:p w:rsidRPr="009463FF" w:rsidR="007621AB" w:rsidDel="00262379" w:rsidP="00153EF4" w:rsidRDefault="007621AB" w14:paraId="0E3FA109" w14:textId="5FE78EAD">
            <w:pPr>
              <w:pStyle w:val="ListParagraph"/>
              <w:ind w:left="0"/>
              <w:rPr>
                <w:del w:author="Murguia, Sahima" w:date="2022-03-15T22:39:00Z" w:id="403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A117F8E" w14:textId="51596D8B">
            <w:pPr>
              <w:pStyle w:val="ListParagraph"/>
              <w:ind w:left="0"/>
              <w:rPr>
                <w:del w:author="Murguia, Sahima" w:date="2022-03-15T22:39:00Z" w:id="403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4C5747A5" w14:textId="319F5476">
            <w:pPr>
              <w:pStyle w:val="ListParagraph"/>
              <w:ind w:left="0"/>
              <w:rPr>
                <w:del w:author="Murguia, Sahima" w:date="2022-03-15T22:39:00Z" w:id="4039"/>
                <w:rFonts w:asciiTheme="majorHAnsi" w:hAnsiTheme="majorHAnsi" w:cstheme="majorHAnsi"/>
                <w:strike/>
                <w:szCs w:val="18"/>
                <w:lang w:val="en-US"/>
              </w:rPr>
            </w:pPr>
            <w:del w:author="Murguia, Sahima" w:date="2022-03-15T22:39:00Z" w:id="4040">
              <w:r w:rsidRPr="009463FF" w:rsidDel="00262379">
                <w:rPr>
                  <w:rFonts w:asciiTheme="majorHAnsi" w:hAnsiTheme="majorHAnsi" w:cstheme="majorHAnsi"/>
                  <w:strike/>
                  <w:szCs w:val="18"/>
                  <w:lang w:val="en-US"/>
                </w:rPr>
                <w:delText>Order</w:delText>
              </w:r>
            </w:del>
          </w:p>
        </w:tc>
        <w:tc>
          <w:tcPr>
            <w:tcW w:w="2127" w:type="dxa"/>
            <w:vAlign w:val="center"/>
          </w:tcPr>
          <w:p w:rsidRPr="009463FF" w:rsidR="007621AB" w:rsidDel="00262379" w:rsidP="00153EF4" w:rsidRDefault="007621AB" w14:paraId="4B6475B5" w14:textId="3FF6D427">
            <w:pPr>
              <w:pStyle w:val="ListParagraph"/>
              <w:ind w:left="0"/>
              <w:rPr>
                <w:del w:author="Murguia, Sahima" w:date="2022-03-15T22:39:00Z" w:id="4041"/>
                <w:rFonts w:asciiTheme="majorHAnsi" w:hAnsiTheme="majorHAnsi" w:cstheme="majorHAnsi"/>
                <w:strike/>
                <w:szCs w:val="18"/>
                <w:lang w:val="en-US"/>
              </w:rPr>
            </w:pPr>
            <w:del w:author="Murguia, Sahima" w:date="2022-03-15T22:39:00Z" w:id="4042">
              <w:r w:rsidRPr="009463FF" w:rsidDel="00262379">
                <w:rPr>
                  <w:rFonts w:asciiTheme="majorHAnsi" w:hAnsiTheme="majorHAnsi" w:cstheme="majorHAnsi"/>
                  <w:strike/>
                  <w:szCs w:val="18"/>
                  <w:lang w:val="en-US"/>
                </w:rPr>
                <w:delText>ORDER_ID</w:delText>
              </w:r>
            </w:del>
          </w:p>
        </w:tc>
        <w:tc>
          <w:tcPr>
            <w:tcW w:w="992" w:type="dxa"/>
            <w:vAlign w:val="center"/>
          </w:tcPr>
          <w:p w:rsidRPr="009463FF" w:rsidR="007621AB" w:rsidDel="00262379" w:rsidP="00153EF4" w:rsidRDefault="007621AB" w14:paraId="680488C1" w14:textId="54219897">
            <w:pPr>
              <w:pStyle w:val="ListParagraph"/>
              <w:ind w:left="0"/>
              <w:rPr>
                <w:del w:author="Murguia, Sahima" w:date="2022-03-15T22:39:00Z" w:id="4043"/>
                <w:rFonts w:asciiTheme="majorHAnsi" w:hAnsiTheme="majorHAnsi" w:cstheme="majorHAnsi"/>
                <w:strike/>
                <w:szCs w:val="18"/>
                <w:lang w:val="en-US"/>
              </w:rPr>
            </w:pPr>
            <w:del w:author="Murguia, Sahima" w:date="2022-03-15T22:39:00Z" w:id="4044">
              <w:r w:rsidRPr="009463FF" w:rsidDel="00262379">
                <w:rPr>
                  <w:rFonts w:asciiTheme="majorHAnsi" w:hAnsiTheme="majorHAnsi" w:cstheme="majorHAnsi"/>
                  <w:strike/>
                  <w:szCs w:val="18"/>
                  <w:lang w:val="en-US"/>
                </w:rPr>
                <w:delText>Lookup</w:delText>
              </w:r>
            </w:del>
          </w:p>
        </w:tc>
        <w:tc>
          <w:tcPr>
            <w:tcW w:w="2812" w:type="dxa"/>
            <w:vAlign w:val="center"/>
          </w:tcPr>
          <w:p w:rsidRPr="009463FF" w:rsidR="007621AB" w:rsidDel="00262379" w:rsidP="00153EF4" w:rsidRDefault="007621AB" w14:paraId="10FF3274" w14:textId="27E7C248">
            <w:pPr>
              <w:pStyle w:val="ListParagraph"/>
              <w:ind w:left="0"/>
              <w:rPr>
                <w:del w:author="Murguia, Sahima" w:date="2022-03-15T22:39:00Z" w:id="4045"/>
                <w:rFonts w:asciiTheme="majorHAnsi" w:hAnsiTheme="majorHAnsi" w:cstheme="majorHAnsi"/>
                <w:strike/>
                <w:szCs w:val="18"/>
                <w:lang w:val="en-US"/>
              </w:rPr>
            </w:pPr>
          </w:p>
        </w:tc>
      </w:tr>
      <w:tr w:rsidRPr="009463FF" w:rsidR="007621AB" w:rsidDel="00262379" w:rsidTr="008836DB" w14:paraId="0539C06E" w14:textId="22A0CDBD">
        <w:trPr>
          <w:trHeight w:val="352"/>
          <w:del w:author="Murguia, Sahima" w:date="2022-03-15T22:39:00Z" w:id="4046"/>
        </w:trPr>
        <w:tc>
          <w:tcPr>
            <w:tcW w:w="1418" w:type="dxa"/>
            <w:vMerge/>
            <w:vAlign w:val="center"/>
          </w:tcPr>
          <w:p w:rsidRPr="009463FF" w:rsidR="007621AB" w:rsidDel="00262379" w:rsidP="00153EF4" w:rsidRDefault="007621AB" w14:paraId="36521AD0" w14:textId="1FB14DE4">
            <w:pPr>
              <w:pStyle w:val="ListParagraph"/>
              <w:ind w:left="0"/>
              <w:rPr>
                <w:del w:author="Murguia, Sahima" w:date="2022-03-15T22:39:00Z" w:id="404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6DB7828" w14:textId="7005F340">
            <w:pPr>
              <w:pStyle w:val="ListParagraph"/>
              <w:ind w:left="0"/>
              <w:rPr>
                <w:del w:author="Murguia, Sahima" w:date="2022-03-15T22:39:00Z" w:id="404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2C9D3ACC" w14:textId="71E2B497">
            <w:pPr>
              <w:pStyle w:val="ListParagraph"/>
              <w:ind w:left="0"/>
              <w:rPr>
                <w:del w:author="Murguia, Sahima" w:date="2022-03-15T22:39:00Z" w:id="4049"/>
                <w:rFonts w:asciiTheme="majorHAnsi" w:hAnsiTheme="majorHAnsi" w:cstheme="majorHAnsi"/>
                <w:strike/>
                <w:szCs w:val="18"/>
                <w:lang w:val="en-US"/>
              </w:rPr>
            </w:pPr>
            <w:del w:author="Murguia, Sahima" w:date="2022-03-15T22:39:00Z" w:id="4050">
              <w:r w:rsidRPr="009463FF" w:rsidDel="00262379">
                <w:rPr>
                  <w:rFonts w:asciiTheme="majorHAnsi" w:hAnsiTheme="majorHAnsi" w:cstheme="majorHAnsi"/>
                  <w:strike/>
                  <w:szCs w:val="18"/>
                  <w:lang w:val="en-US"/>
                </w:rPr>
                <w:delText>Total</w:delText>
              </w:r>
            </w:del>
          </w:p>
        </w:tc>
        <w:tc>
          <w:tcPr>
            <w:tcW w:w="2127" w:type="dxa"/>
            <w:vAlign w:val="center"/>
          </w:tcPr>
          <w:p w:rsidRPr="009463FF" w:rsidR="007621AB" w:rsidDel="00262379" w:rsidP="00153EF4" w:rsidRDefault="007621AB" w14:paraId="26E57AA7" w14:textId="577EFA1F">
            <w:pPr>
              <w:pStyle w:val="ListParagraph"/>
              <w:ind w:left="0"/>
              <w:rPr>
                <w:del w:author="Murguia, Sahima" w:date="2022-03-15T22:39:00Z" w:id="4051"/>
                <w:rFonts w:asciiTheme="majorHAnsi" w:hAnsiTheme="majorHAnsi" w:cstheme="majorHAnsi"/>
                <w:strike/>
                <w:szCs w:val="18"/>
                <w:lang w:val="en-US"/>
              </w:rPr>
            </w:pPr>
            <w:del w:author="Murguia, Sahima" w:date="2022-03-15T22:39:00Z" w:id="4052">
              <w:r w:rsidRPr="009463FF" w:rsidDel="00262379">
                <w:rPr>
                  <w:rFonts w:asciiTheme="majorHAnsi" w:hAnsiTheme="majorHAnsi" w:cstheme="majorHAnsi"/>
                  <w:strike/>
                  <w:szCs w:val="18"/>
                  <w:lang w:val="en-US"/>
                </w:rPr>
                <w:delText>TTL_INVC_AMT</w:delText>
              </w:r>
            </w:del>
          </w:p>
        </w:tc>
        <w:tc>
          <w:tcPr>
            <w:tcW w:w="992" w:type="dxa"/>
            <w:vAlign w:val="center"/>
          </w:tcPr>
          <w:p w:rsidRPr="009463FF" w:rsidR="007621AB" w:rsidDel="00262379" w:rsidP="00153EF4" w:rsidRDefault="007621AB" w14:paraId="4C9F2AA4" w14:textId="03E59D74">
            <w:pPr>
              <w:pStyle w:val="ListParagraph"/>
              <w:ind w:left="0"/>
              <w:rPr>
                <w:del w:author="Murguia, Sahima" w:date="2022-03-15T22:39:00Z" w:id="4053"/>
                <w:rFonts w:asciiTheme="majorHAnsi" w:hAnsiTheme="majorHAnsi" w:cstheme="majorHAnsi"/>
                <w:strike/>
                <w:szCs w:val="18"/>
                <w:lang w:val="en-US"/>
              </w:rPr>
            </w:pPr>
            <w:del w:author="Murguia, Sahima" w:date="2022-03-15T22:39:00Z" w:id="4054">
              <w:r w:rsidRPr="009463FF" w:rsidDel="00262379">
                <w:rPr>
                  <w:rFonts w:asciiTheme="majorHAnsi" w:hAnsiTheme="majorHAnsi" w:cstheme="majorHAnsi"/>
                  <w:strike/>
                  <w:szCs w:val="18"/>
                  <w:lang w:val="en-US"/>
                </w:rPr>
                <w:delText>numeric</w:delText>
              </w:r>
            </w:del>
          </w:p>
        </w:tc>
        <w:tc>
          <w:tcPr>
            <w:tcW w:w="2812" w:type="dxa"/>
            <w:vAlign w:val="center"/>
          </w:tcPr>
          <w:p w:rsidRPr="009463FF" w:rsidR="007621AB" w:rsidDel="00262379" w:rsidP="00153EF4" w:rsidRDefault="007621AB" w14:paraId="1133A47B" w14:textId="1AD61999">
            <w:pPr>
              <w:pStyle w:val="ListParagraph"/>
              <w:ind w:left="0"/>
              <w:rPr>
                <w:del w:author="Murguia, Sahima" w:date="2022-03-15T22:39:00Z" w:id="4055"/>
                <w:rFonts w:asciiTheme="majorHAnsi" w:hAnsiTheme="majorHAnsi" w:cstheme="majorHAnsi"/>
                <w:strike/>
                <w:szCs w:val="18"/>
                <w:lang w:val="en-US"/>
              </w:rPr>
            </w:pPr>
          </w:p>
        </w:tc>
      </w:tr>
      <w:tr w:rsidRPr="009463FF" w:rsidR="007621AB" w:rsidDel="00262379" w:rsidTr="008836DB" w14:paraId="041A2F50" w14:textId="5FE9C0AA">
        <w:trPr>
          <w:trHeight w:val="352"/>
          <w:del w:author="Murguia, Sahima" w:date="2022-03-15T22:39:00Z" w:id="4056"/>
        </w:trPr>
        <w:tc>
          <w:tcPr>
            <w:tcW w:w="1418" w:type="dxa"/>
            <w:vMerge/>
            <w:vAlign w:val="center"/>
          </w:tcPr>
          <w:p w:rsidRPr="009463FF" w:rsidR="007621AB" w:rsidDel="00262379" w:rsidP="00153EF4" w:rsidRDefault="007621AB" w14:paraId="67C6503B" w14:textId="0E018642">
            <w:pPr>
              <w:pStyle w:val="ListParagraph"/>
              <w:ind w:left="0"/>
              <w:rPr>
                <w:del w:author="Murguia, Sahima" w:date="2022-03-15T22:39:00Z" w:id="405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E00E683" w14:textId="6B884719">
            <w:pPr>
              <w:pStyle w:val="ListParagraph"/>
              <w:ind w:left="0"/>
              <w:rPr>
                <w:del w:author="Murguia, Sahima" w:date="2022-03-15T22:39:00Z" w:id="405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43980BD4" w14:textId="6EB2D28B">
            <w:pPr>
              <w:pStyle w:val="ListParagraph"/>
              <w:ind w:left="0"/>
              <w:rPr>
                <w:del w:author="Murguia, Sahima" w:date="2022-03-15T22:39:00Z" w:id="4059"/>
                <w:rFonts w:asciiTheme="majorHAnsi" w:hAnsiTheme="majorHAnsi" w:cstheme="majorHAnsi"/>
                <w:strike/>
                <w:szCs w:val="18"/>
                <w:lang w:val="en-US"/>
              </w:rPr>
            </w:pPr>
            <w:del w:author="Murguia, Sahima" w:date="2022-03-15T22:39:00Z" w:id="4060">
              <w:r w:rsidRPr="009463FF" w:rsidDel="00262379">
                <w:rPr>
                  <w:rFonts w:asciiTheme="majorHAnsi" w:hAnsiTheme="majorHAnsi" w:cstheme="majorHAnsi"/>
                  <w:strike/>
                  <w:szCs w:val="18"/>
                  <w:lang w:val="en-US"/>
                </w:rPr>
                <w:delText>Currency</w:delText>
              </w:r>
            </w:del>
          </w:p>
        </w:tc>
        <w:tc>
          <w:tcPr>
            <w:tcW w:w="2127" w:type="dxa"/>
            <w:vAlign w:val="center"/>
          </w:tcPr>
          <w:p w:rsidRPr="009463FF" w:rsidR="007621AB" w:rsidDel="00262379" w:rsidP="00153EF4" w:rsidRDefault="007621AB" w14:paraId="3B0A8E7F" w14:textId="18D930AC">
            <w:pPr>
              <w:pStyle w:val="ListParagraph"/>
              <w:ind w:left="0"/>
              <w:rPr>
                <w:del w:author="Murguia, Sahima" w:date="2022-03-15T22:39:00Z" w:id="4061"/>
                <w:rFonts w:asciiTheme="majorHAnsi" w:hAnsiTheme="majorHAnsi" w:cstheme="majorHAnsi"/>
                <w:strike/>
                <w:szCs w:val="18"/>
                <w:lang w:val="en-US"/>
              </w:rPr>
            </w:pPr>
            <w:del w:author="Murguia, Sahima" w:date="2022-03-15T22:39:00Z" w:id="4062">
              <w:r w:rsidRPr="009463FF" w:rsidDel="00262379">
                <w:rPr>
                  <w:rFonts w:asciiTheme="majorHAnsi" w:hAnsiTheme="majorHAnsi" w:cstheme="majorHAnsi"/>
                  <w:strike/>
                  <w:szCs w:val="18"/>
                  <w:lang w:val="en-US"/>
                </w:rPr>
                <w:delText>AMT_CURCY_CD</w:delText>
              </w:r>
            </w:del>
          </w:p>
        </w:tc>
        <w:tc>
          <w:tcPr>
            <w:tcW w:w="992" w:type="dxa"/>
            <w:vAlign w:val="center"/>
          </w:tcPr>
          <w:p w:rsidRPr="009463FF" w:rsidR="007621AB" w:rsidDel="00262379" w:rsidP="00153EF4" w:rsidRDefault="007621AB" w14:paraId="1F0966BF" w14:textId="5A2967C0">
            <w:pPr>
              <w:pStyle w:val="ListParagraph"/>
              <w:ind w:left="0"/>
              <w:rPr>
                <w:del w:author="Murguia, Sahima" w:date="2022-03-15T22:39:00Z" w:id="4063"/>
                <w:rFonts w:asciiTheme="majorHAnsi" w:hAnsiTheme="majorHAnsi" w:cstheme="majorHAnsi"/>
                <w:strike/>
                <w:szCs w:val="18"/>
                <w:lang w:val="en-US"/>
              </w:rPr>
            </w:pPr>
            <w:del w:author="Murguia, Sahima" w:date="2022-03-15T22:39:00Z" w:id="4064">
              <w:r w:rsidRPr="009463FF" w:rsidDel="00262379">
                <w:rPr>
                  <w:rFonts w:asciiTheme="majorHAnsi" w:hAnsiTheme="majorHAnsi" w:cstheme="majorHAnsi"/>
                  <w:strike/>
                  <w:szCs w:val="18"/>
                  <w:lang w:val="en-US"/>
                </w:rPr>
                <w:delText>Text</w:delText>
              </w:r>
            </w:del>
          </w:p>
        </w:tc>
        <w:tc>
          <w:tcPr>
            <w:tcW w:w="2812" w:type="dxa"/>
            <w:vAlign w:val="center"/>
          </w:tcPr>
          <w:p w:rsidRPr="009463FF" w:rsidR="007621AB" w:rsidDel="00262379" w:rsidP="00153EF4" w:rsidRDefault="007621AB" w14:paraId="46B7613D" w14:textId="017E28A4">
            <w:pPr>
              <w:pStyle w:val="ListParagraph"/>
              <w:ind w:left="0"/>
              <w:rPr>
                <w:del w:author="Murguia, Sahima" w:date="2022-03-15T22:39:00Z" w:id="4065"/>
                <w:rFonts w:asciiTheme="majorHAnsi" w:hAnsiTheme="majorHAnsi" w:cstheme="majorHAnsi"/>
                <w:strike/>
                <w:szCs w:val="18"/>
                <w:lang w:val="en-US"/>
              </w:rPr>
            </w:pPr>
          </w:p>
        </w:tc>
      </w:tr>
      <w:tr w:rsidRPr="009463FF" w:rsidR="007621AB" w:rsidDel="00262379" w:rsidTr="008836DB" w14:paraId="400269EC" w14:textId="3E66178B">
        <w:trPr>
          <w:trHeight w:val="352"/>
          <w:del w:author="Murguia, Sahima" w:date="2022-03-15T22:39:00Z" w:id="4066"/>
        </w:trPr>
        <w:tc>
          <w:tcPr>
            <w:tcW w:w="1418" w:type="dxa"/>
            <w:vMerge/>
            <w:vAlign w:val="center"/>
          </w:tcPr>
          <w:p w:rsidRPr="009463FF" w:rsidR="007621AB" w:rsidDel="00262379" w:rsidP="00153EF4" w:rsidRDefault="007621AB" w14:paraId="1CFAC823" w14:textId="25913697">
            <w:pPr>
              <w:pStyle w:val="ListParagraph"/>
              <w:ind w:left="0"/>
              <w:rPr>
                <w:del w:author="Murguia, Sahima" w:date="2022-03-15T22:39:00Z" w:id="406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5BDCA67B" w14:textId="4EE81552">
            <w:pPr>
              <w:pStyle w:val="ListParagraph"/>
              <w:ind w:left="0"/>
              <w:rPr>
                <w:del w:author="Murguia, Sahima" w:date="2022-03-15T22:39:00Z" w:id="406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3AEB93E7" w14:textId="28B8BD8E">
            <w:pPr>
              <w:pStyle w:val="ListParagraph"/>
              <w:ind w:left="0"/>
              <w:rPr>
                <w:del w:author="Murguia, Sahima" w:date="2022-03-15T22:39:00Z" w:id="4069"/>
                <w:rFonts w:asciiTheme="majorHAnsi" w:hAnsiTheme="majorHAnsi" w:cstheme="majorHAnsi"/>
                <w:strike/>
                <w:szCs w:val="18"/>
                <w:lang w:val="en-US"/>
              </w:rPr>
            </w:pPr>
            <w:del w:author="Murguia, Sahima" w:date="2022-03-15T22:39:00Z" w:id="4070">
              <w:r w:rsidRPr="009463FF" w:rsidDel="00262379">
                <w:rPr>
                  <w:rFonts w:asciiTheme="majorHAnsi" w:hAnsiTheme="majorHAnsi" w:cstheme="majorHAnsi"/>
                  <w:strike/>
                  <w:szCs w:val="18"/>
                  <w:lang w:val="en-US"/>
                </w:rPr>
                <w:delText>Created On</w:delText>
              </w:r>
            </w:del>
          </w:p>
        </w:tc>
        <w:tc>
          <w:tcPr>
            <w:tcW w:w="2127" w:type="dxa"/>
            <w:vAlign w:val="center"/>
          </w:tcPr>
          <w:p w:rsidRPr="009463FF" w:rsidR="007621AB" w:rsidDel="00262379" w:rsidP="00153EF4" w:rsidRDefault="007621AB" w14:paraId="7A95C8E0" w14:textId="62BA3A69">
            <w:pPr>
              <w:pStyle w:val="ListParagraph"/>
              <w:ind w:left="0"/>
              <w:rPr>
                <w:del w:author="Murguia, Sahima" w:date="2022-03-15T22:39:00Z" w:id="4071"/>
                <w:rFonts w:asciiTheme="majorHAnsi" w:hAnsiTheme="majorHAnsi" w:cstheme="majorHAnsi"/>
                <w:strike/>
                <w:szCs w:val="18"/>
                <w:lang w:val="en-US"/>
              </w:rPr>
            </w:pPr>
            <w:del w:author="Murguia, Sahima" w:date="2022-03-15T22:39:00Z" w:id="4072">
              <w:r w:rsidRPr="009463FF" w:rsidDel="00262379">
                <w:rPr>
                  <w:rFonts w:asciiTheme="majorHAnsi" w:hAnsiTheme="majorHAnsi" w:cstheme="majorHAnsi"/>
                  <w:strike/>
                  <w:szCs w:val="18"/>
                  <w:lang w:val="en-US"/>
                </w:rPr>
                <w:delText>CREATED</w:delText>
              </w:r>
            </w:del>
          </w:p>
        </w:tc>
        <w:tc>
          <w:tcPr>
            <w:tcW w:w="992" w:type="dxa"/>
            <w:vAlign w:val="center"/>
          </w:tcPr>
          <w:p w:rsidRPr="009463FF" w:rsidR="007621AB" w:rsidDel="00262379" w:rsidP="00153EF4" w:rsidRDefault="007621AB" w14:paraId="5F482FE9" w14:textId="7E624AAD">
            <w:pPr>
              <w:pStyle w:val="ListParagraph"/>
              <w:ind w:left="0"/>
              <w:rPr>
                <w:del w:author="Murguia, Sahima" w:date="2022-03-15T22:39:00Z" w:id="4073"/>
                <w:rFonts w:asciiTheme="majorHAnsi" w:hAnsiTheme="majorHAnsi" w:cstheme="majorHAnsi"/>
                <w:strike/>
                <w:szCs w:val="18"/>
                <w:lang w:val="en-US"/>
              </w:rPr>
            </w:pPr>
            <w:del w:author="Murguia, Sahima" w:date="2022-03-15T22:39:00Z" w:id="4074">
              <w:r w:rsidRPr="009463FF" w:rsidDel="00262379">
                <w:rPr>
                  <w:rFonts w:asciiTheme="majorHAnsi" w:hAnsiTheme="majorHAnsi" w:cstheme="majorHAnsi"/>
                  <w:strike/>
                  <w:szCs w:val="18"/>
                  <w:lang w:val="en-US"/>
                </w:rPr>
                <w:delText>Number</w:delText>
              </w:r>
            </w:del>
          </w:p>
        </w:tc>
        <w:tc>
          <w:tcPr>
            <w:tcW w:w="2812" w:type="dxa"/>
            <w:vAlign w:val="center"/>
          </w:tcPr>
          <w:p w:rsidRPr="009463FF" w:rsidR="007621AB" w:rsidDel="00262379" w:rsidP="00153EF4" w:rsidRDefault="007621AB" w14:paraId="6F62E545" w14:textId="1BD7BC78">
            <w:pPr>
              <w:pStyle w:val="ListParagraph"/>
              <w:ind w:left="0"/>
              <w:rPr>
                <w:del w:author="Murguia, Sahima" w:date="2022-03-15T22:39:00Z" w:id="4075"/>
                <w:rFonts w:asciiTheme="majorHAnsi" w:hAnsiTheme="majorHAnsi" w:cstheme="majorHAnsi"/>
                <w:strike/>
                <w:szCs w:val="18"/>
                <w:lang w:val="en-US"/>
              </w:rPr>
            </w:pPr>
          </w:p>
        </w:tc>
      </w:tr>
      <w:tr w:rsidRPr="009463FF" w:rsidR="007621AB" w:rsidDel="00262379" w:rsidTr="008836DB" w14:paraId="7A23299D" w14:textId="4A01242E">
        <w:trPr>
          <w:trHeight w:val="352"/>
          <w:del w:author="Murguia, Sahima" w:date="2022-03-15T22:39:00Z" w:id="4076"/>
        </w:trPr>
        <w:tc>
          <w:tcPr>
            <w:tcW w:w="1418" w:type="dxa"/>
            <w:vMerge/>
            <w:vAlign w:val="center"/>
          </w:tcPr>
          <w:p w:rsidRPr="009463FF" w:rsidR="007621AB" w:rsidDel="00262379" w:rsidP="00153EF4" w:rsidRDefault="007621AB" w14:paraId="4954B986" w14:textId="6DA20211">
            <w:pPr>
              <w:pStyle w:val="ListParagraph"/>
              <w:ind w:left="0"/>
              <w:rPr>
                <w:del w:author="Murguia, Sahima" w:date="2022-03-15T22:39:00Z" w:id="407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525E31E7" w14:textId="7B362675">
            <w:pPr>
              <w:pStyle w:val="ListParagraph"/>
              <w:ind w:left="0"/>
              <w:rPr>
                <w:del w:author="Murguia, Sahima" w:date="2022-03-15T22:39:00Z" w:id="407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2AD5E29" w14:textId="0B9D1690">
            <w:pPr>
              <w:pStyle w:val="ListParagraph"/>
              <w:ind w:left="0"/>
              <w:rPr>
                <w:del w:author="Murguia, Sahima" w:date="2022-03-15T22:39:00Z" w:id="4079"/>
                <w:rFonts w:asciiTheme="majorHAnsi" w:hAnsiTheme="majorHAnsi" w:cstheme="majorHAnsi"/>
                <w:strike/>
                <w:szCs w:val="18"/>
                <w:lang w:val="en-US"/>
              </w:rPr>
            </w:pPr>
            <w:del w:author="Murguia, Sahima" w:date="2022-03-15T22:39:00Z" w:id="4080">
              <w:r w:rsidRPr="009463FF" w:rsidDel="00262379">
                <w:rPr>
                  <w:rFonts w:asciiTheme="majorHAnsi" w:hAnsiTheme="majorHAnsi" w:cstheme="majorHAnsi"/>
                  <w:strike/>
                  <w:szCs w:val="18"/>
                  <w:lang w:val="en-US"/>
                </w:rPr>
                <w:delText>Created By</w:delText>
              </w:r>
            </w:del>
          </w:p>
        </w:tc>
        <w:tc>
          <w:tcPr>
            <w:tcW w:w="2127" w:type="dxa"/>
            <w:vAlign w:val="center"/>
          </w:tcPr>
          <w:p w:rsidRPr="009463FF" w:rsidR="007621AB" w:rsidDel="00262379" w:rsidP="00153EF4" w:rsidRDefault="007621AB" w14:paraId="50020C4E" w14:textId="0C8121CB">
            <w:pPr>
              <w:pStyle w:val="ListParagraph"/>
              <w:ind w:left="0"/>
              <w:rPr>
                <w:del w:author="Murguia, Sahima" w:date="2022-03-15T22:39:00Z" w:id="4081"/>
                <w:rFonts w:asciiTheme="majorHAnsi" w:hAnsiTheme="majorHAnsi" w:cstheme="majorHAnsi"/>
                <w:strike/>
                <w:szCs w:val="18"/>
                <w:lang w:val="en-US"/>
              </w:rPr>
            </w:pPr>
            <w:del w:author="Murguia, Sahima" w:date="2022-03-15T22:39:00Z" w:id="4082">
              <w:r w:rsidRPr="009463FF" w:rsidDel="00262379">
                <w:rPr>
                  <w:rFonts w:asciiTheme="majorHAnsi" w:hAnsiTheme="majorHAnsi" w:cstheme="majorHAnsi"/>
                  <w:strike/>
                  <w:szCs w:val="18"/>
                  <w:lang w:val="en-US"/>
                </w:rPr>
                <w:delText>CREATED_BY</w:delText>
              </w:r>
            </w:del>
          </w:p>
        </w:tc>
        <w:tc>
          <w:tcPr>
            <w:tcW w:w="992" w:type="dxa"/>
            <w:vAlign w:val="center"/>
          </w:tcPr>
          <w:p w:rsidRPr="009463FF" w:rsidR="007621AB" w:rsidDel="00262379" w:rsidP="00153EF4" w:rsidRDefault="007621AB" w14:paraId="799EFC21" w14:textId="50FA2A3C">
            <w:pPr>
              <w:pStyle w:val="ListParagraph"/>
              <w:ind w:left="0"/>
              <w:rPr>
                <w:del w:author="Murguia, Sahima" w:date="2022-03-15T22:39:00Z" w:id="4083"/>
                <w:rFonts w:asciiTheme="majorHAnsi" w:hAnsiTheme="majorHAnsi" w:cstheme="majorHAnsi"/>
                <w:strike/>
                <w:szCs w:val="18"/>
                <w:lang w:val="en-US"/>
              </w:rPr>
            </w:pPr>
          </w:p>
        </w:tc>
        <w:tc>
          <w:tcPr>
            <w:tcW w:w="2812" w:type="dxa"/>
            <w:vAlign w:val="center"/>
          </w:tcPr>
          <w:p w:rsidRPr="009463FF" w:rsidR="007621AB" w:rsidDel="00262379" w:rsidP="00153EF4" w:rsidRDefault="007621AB" w14:paraId="633B6F21" w14:textId="28331032">
            <w:pPr>
              <w:pStyle w:val="ListParagraph"/>
              <w:ind w:left="0"/>
              <w:rPr>
                <w:del w:author="Murguia, Sahima" w:date="2022-03-15T22:39:00Z" w:id="4084"/>
                <w:rFonts w:asciiTheme="majorHAnsi" w:hAnsiTheme="majorHAnsi" w:cstheme="majorHAnsi"/>
                <w:strike/>
                <w:szCs w:val="18"/>
                <w:lang w:val="en-US"/>
              </w:rPr>
            </w:pPr>
          </w:p>
        </w:tc>
      </w:tr>
      <w:tr w:rsidRPr="009463FF" w:rsidR="007621AB" w:rsidDel="00262379" w:rsidTr="008836DB" w14:paraId="30C31F48" w14:textId="4D70B8EB">
        <w:trPr>
          <w:trHeight w:val="352"/>
          <w:del w:author="Murguia, Sahima" w:date="2022-03-15T22:39:00Z" w:id="4085"/>
        </w:trPr>
        <w:tc>
          <w:tcPr>
            <w:tcW w:w="1418" w:type="dxa"/>
            <w:vMerge/>
            <w:vAlign w:val="center"/>
          </w:tcPr>
          <w:p w:rsidRPr="009463FF" w:rsidR="007621AB" w:rsidDel="00262379" w:rsidP="00153EF4" w:rsidRDefault="007621AB" w14:paraId="480F9485" w14:textId="28D5E6A2">
            <w:pPr>
              <w:pStyle w:val="ListParagraph"/>
              <w:ind w:left="0"/>
              <w:rPr>
                <w:del w:author="Murguia, Sahima" w:date="2022-03-15T22:39:00Z" w:id="4086"/>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18C17D8C" w14:textId="30FD9A3D">
            <w:pPr>
              <w:pStyle w:val="ListParagraph"/>
              <w:ind w:left="0"/>
              <w:rPr>
                <w:del w:author="Murguia, Sahima" w:date="2022-03-15T22:39:00Z" w:id="4087"/>
                <w:rFonts w:asciiTheme="majorHAnsi" w:hAnsiTheme="majorHAnsi" w:cstheme="majorHAnsi"/>
                <w:strike/>
                <w:szCs w:val="18"/>
                <w:lang w:val="en-US"/>
              </w:rPr>
            </w:pPr>
          </w:p>
        </w:tc>
        <w:tc>
          <w:tcPr>
            <w:tcW w:w="1559" w:type="dxa"/>
            <w:vAlign w:val="center"/>
          </w:tcPr>
          <w:p w:rsidRPr="009463FF" w:rsidR="007621AB" w:rsidDel="00262379" w:rsidP="00153EF4" w:rsidRDefault="007621AB" w14:paraId="51FA256C" w14:textId="48F376B2">
            <w:pPr>
              <w:pStyle w:val="ListParagraph"/>
              <w:ind w:left="0"/>
              <w:rPr>
                <w:del w:author="Murguia, Sahima" w:date="2022-03-15T22:39:00Z" w:id="4088"/>
                <w:rFonts w:asciiTheme="majorHAnsi" w:hAnsiTheme="majorHAnsi" w:cstheme="majorHAnsi"/>
                <w:strike/>
                <w:szCs w:val="18"/>
                <w:lang w:val="en-US"/>
              </w:rPr>
            </w:pPr>
            <w:del w:author="Murguia, Sahima" w:date="2022-03-15T22:39:00Z" w:id="4089">
              <w:r w:rsidRPr="009463FF" w:rsidDel="00262379">
                <w:rPr>
                  <w:rFonts w:asciiTheme="majorHAnsi" w:hAnsiTheme="majorHAnsi" w:cstheme="majorHAnsi"/>
                  <w:strike/>
                  <w:szCs w:val="18"/>
                  <w:lang w:val="en-US"/>
                </w:rPr>
                <w:delText>Invoice Date</w:delText>
              </w:r>
            </w:del>
          </w:p>
        </w:tc>
        <w:tc>
          <w:tcPr>
            <w:tcW w:w="2127" w:type="dxa"/>
            <w:vAlign w:val="center"/>
          </w:tcPr>
          <w:p w:rsidRPr="009463FF" w:rsidR="007621AB" w:rsidDel="00262379" w:rsidP="00153EF4" w:rsidRDefault="007621AB" w14:paraId="047A779B" w14:textId="65D37877">
            <w:pPr>
              <w:pStyle w:val="ListParagraph"/>
              <w:ind w:left="0"/>
              <w:rPr>
                <w:del w:author="Murguia, Sahima" w:date="2022-03-15T22:39:00Z" w:id="4090"/>
                <w:rFonts w:asciiTheme="majorHAnsi" w:hAnsiTheme="majorHAnsi" w:cstheme="majorHAnsi"/>
                <w:strike/>
                <w:szCs w:val="18"/>
                <w:lang w:val="en-US"/>
              </w:rPr>
            </w:pPr>
            <w:del w:author="Murguia, Sahima" w:date="2022-03-15T22:39:00Z" w:id="4091">
              <w:r w:rsidRPr="009463FF" w:rsidDel="00262379">
                <w:rPr>
                  <w:rFonts w:asciiTheme="majorHAnsi" w:hAnsiTheme="majorHAnsi" w:cstheme="majorHAnsi"/>
                  <w:strike/>
                  <w:szCs w:val="18"/>
                  <w:lang w:val="en-US"/>
                </w:rPr>
                <w:delText>INVC_DT</w:delText>
              </w:r>
            </w:del>
          </w:p>
        </w:tc>
        <w:tc>
          <w:tcPr>
            <w:tcW w:w="992" w:type="dxa"/>
            <w:vAlign w:val="center"/>
          </w:tcPr>
          <w:p w:rsidRPr="009463FF" w:rsidR="007621AB" w:rsidDel="00262379" w:rsidP="00153EF4" w:rsidRDefault="007621AB" w14:paraId="694B20D7" w14:textId="7CC15168">
            <w:pPr>
              <w:pStyle w:val="ListParagraph"/>
              <w:ind w:left="0"/>
              <w:rPr>
                <w:del w:author="Murguia, Sahima" w:date="2022-03-15T22:39:00Z" w:id="4092"/>
                <w:rFonts w:asciiTheme="majorHAnsi" w:hAnsiTheme="majorHAnsi" w:cstheme="majorHAnsi"/>
                <w:strike/>
                <w:szCs w:val="18"/>
                <w:lang w:val="en-US"/>
              </w:rPr>
            </w:pPr>
          </w:p>
        </w:tc>
        <w:tc>
          <w:tcPr>
            <w:tcW w:w="2812" w:type="dxa"/>
            <w:vAlign w:val="center"/>
          </w:tcPr>
          <w:p w:rsidRPr="009463FF" w:rsidR="007621AB" w:rsidDel="00262379" w:rsidP="00153EF4" w:rsidRDefault="007621AB" w14:paraId="0237C667" w14:textId="1F5CFD5E">
            <w:pPr>
              <w:pStyle w:val="ListParagraph"/>
              <w:ind w:left="0"/>
              <w:rPr>
                <w:del w:author="Murguia, Sahima" w:date="2022-03-15T22:39:00Z" w:id="4093"/>
                <w:rFonts w:asciiTheme="majorHAnsi" w:hAnsiTheme="majorHAnsi" w:cstheme="majorHAnsi"/>
                <w:strike/>
                <w:szCs w:val="18"/>
                <w:lang w:val="en-US"/>
              </w:rPr>
            </w:pPr>
          </w:p>
        </w:tc>
      </w:tr>
      <w:tr w:rsidRPr="009463FF" w:rsidR="007621AB" w:rsidDel="00262379" w:rsidTr="008836DB" w14:paraId="113AC7D9" w14:textId="6558A2E9">
        <w:trPr>
          <w:trHeight w:val="352"/>
          <w:del w:author="Murguia, Sahima" w:date="2022-03-15T22:39:00Z" w:id="4094"/>
        </w:trPr>
        <w:tc>
          <w:tcPr>
            <w:tcW w:w="1418" w:type="dxa"/>
            <w:vMerge/>
            <w:vAlign w:val="center"/>
          </w:tcPr>
          <w:p w:rsidRPr="009463FF" w:rsidR="007621AB" w:rsidDel="00262379" w:rsidP="00153EF4" w:rsidRDefault="007621AB" w14:paraId="4D5778E8" w14:textId="7872EAEE">
            <w:pPr>
              <w:pStyle w:val="ListParagraph"/>
              <w:ind w:left="0"/>
              <w:rPr>
                <w:del w:author="Murguia, Sahima" w:date="2022-03-15T22:39:00Z" w:id="4095"/>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2FC63C6A" w14:textId="6BABAB50">
            <w:pPr>
              <w:pStyle w:val="ListParagraph"/>
              <w:ind w:left="0"/>
              <w:rPr>
                <w:del w:author="Murguia, Sahima" w:date="2022-03-15T22:39:00Z" w:id="4096"/>
                <w:rFonts w:asciiTheme="majorHAnsi" w:hAnsiTheme="majorHAnsi" w:cstheme="majorHAnsi"/>
                <w:strike/>
                <w:szCs w:val="18"/>
                <w:lang w:val="en-US"/>
              </w:rPr>
            </w:pPr>
          </w:p>
        </w:tc>
        <w:tc>
          <w:tcPr>
            <w:tcW w:w="1559" w:type="dxa"/>
            <w:vAlign w:val="center"/>
          </w:tcPr>
          <w:p w:rsidRPr="009463FF" w:rsidR="007621AB" w:rsidDel="00262379" w:rsidP="00153EF4" w:rsidRDefault="007621AB" w14:paraId="63088A12" w14:textId="01FE0E45">
            <w:pPr>
              <w:pStyle w:val="ListParagraph"/>
              <w:ind w:left="0"/>
              <w:rPr>
                <w:del w:author="Murguia, Sahima" w:date="2022-03-15T22:39:00Z" w:id="4097"/>
                <w:rFonts w:asciiTheme="majorHAnsi" w:hAnsiTheme="majorHAnsi" w:cstheme="majorHAnsi"/>
                <w:strike/>
                <w:szCs w:val="18"/>
                <w:lang w:val="en-US"/>
              </w:rPr>
            </w:pPr>
            <w:del w:author="Murguia, Sahima" w:date="2022-03-15T22:39:00Z" w:id="4098">
              <w:r w:rsidRPr="009463FF" w:rsidDel="00262379">
                <w:rPr>
                  <w:rFonts w:asciiTheme="majorHAnsi" w:hAnsiTheme="majorHAnsi" w:cstheme="majorHAnsi"/>
                  <w:strike/>
                  <w:szCs w:val="18"/>
                  <w:lang w:val="en-US"/>
                </w:rPr>
                <w:delText>Status</w:delText>
              </w:r>
            </w:del>
          </w:p>
        </w:tc>
        <w:tc>
          <w:tcPr>
            <w:tcW w:w="2127" w:type="dxa"/>
            <w:vAlign w:val="center"/>
          </w:tcPr>
          <w:p w:rsidRPr="009463FF" w:rsidR="007621AB" w:rsidDel="00262379" w:rsidP="00153EF4" w:rsidRDefault="007621AB" w14:paraId="59A5AD07" w14:textId="6E7840F0">
            <w:pPr>
              <w:pStyle w:val="ListParagraph"/>
              <w:ind w:left="0"/>
              <w:rPr>
                <w:del w:author="Murguia, Sahima" w:date="2022-03-15T22:39:00Z" w:id="4099"/>
                <w:rFonts w:asciiTheme="majorHAnsi" w:hAnsiTheme="majorHAnsi" w:cstheme="majorHAnsi"/>
                <w:strike/>
                <w:szCs w:val="18"/>
                <w:lang w:val="en-US"/>
              </w:rPr>
            </w:pPr>
            <w:del w:author="Murguia, Sahima" w:date="2022-03-15T22:39:00Z" w:id="4100">
              <w:r w:rsidRPr="009463FF" w:rsidDel="00262379">
                <w:rPr>
                  <w:rFonts w:asciiTheme="majorHAnsi" w:hAnsiTheme="majorHAnsi" w:cstheme="majorHAnsi"/>
                  <w:strike/>
                  <w:szCs w:val="18"/>
                  <w:lang w:val="en-US"/>
                </w:rPr>
                <w:delText>STATUS_CD</w:delText>
              </w:r>
            </w:del>
          </w:p>
        </w:tc>
        <w:tc>
          <w:tcPr>
            <w:tcW w:w="992" w:type="dxa"/>
            <w:vAlign w:val="center"/>
          </w:tcPr>
          <w:p w:rsidRPr="009463FF" w:rsidR="007621AB" w:rsidDel="00262379" w:rsidP="00153EF4" w:rsidRDefault="007621AB" w14:paraId="43EBD33D" w14:textId="166030A4">
            <w:pPr>
              <w:pStyle w:val="ListParagraph"/>
              <w:ind w:left="0"/>
              <w:rPr>
                <w:del w:author="Murguia, Sahima" w:date="2022-03-15T22:39:00Z" w:id="4101"/>
                <w:rFonts w:asciiTheme="majorHAnsi" w:hAnsiTheme="majorHAnsi" w:cstheme="majorHAnsi"/>
                <w:strike/>
                <w:szCs w:val="18"/>
                <w:lang w:val="en-US"/>
              </w:rPr>
            </w:pPr>
          </w:p>
        </w:tc>
        <w:tc>
          <w:tcPr>
            <w:tcW w:w="2812" w:type="dxa"/>
            <w:vAlign w:val="center"/>
          </w:tcPr>
          <w:p w:rsidRPr="009463FF" w:rsidR="007621AB" w:rsidDel="00262379" w:rsidP="00153EF4" w:rsidRDefault="007621AB" w14:paraId="4913A200" w14:textId="0336B8B5">
            <w:pPr>
              <w:pStyle w:val="ListParagraph"/>
              <w:ind w:left="0"/>
              <w:rPr>
                <w:del w:author="Murguia, Sahima" w:date="2022-03-15T22:39:00Z" w:id="4102"/>
                <w:rFonts w:asciiTheme="majorHAnsi" w:hAnsiTheme="majorHAnsi" w:cstheme="majorHAnsi"/>
                <w:strike/>
                <w:szCs w:val="18"/>
                <w:lang w:val="en-US"/>
              </w:rPr>
            </w:pPr>
          </w:p>
        </w:tc>
      </w:tr>
      <w:tr w:rsidRPr="009463FF" w:rsidR="007621AB" w:rsidDel="00262379" w:rsidTr="008836DB" w14:paraId="7E68DB88" w14:textId="38F54F83">
        <w:trPr>
          <w:trHeight w:val="352"/>
          <w:del w:author="Murguia, Sahima" w:date="2022-03-15T22:39:00Z" w:id="4103"/>
        </w:trPr>
        <w:tc>
          <w:tcPr>
            <w:tcW w:w="1418" w:type="dxa"/>
            <w:vMerge/>
            <w:vAlign w:val="center"/>
          </w:tcPr>
          <w:p w:rsidRPr="009463FF" w:rsidR="007621AB" w:rsidDel="00262379" w:rsidP="00153EF4" w:rsidRDefault="007621AB" w14:paraId="239D8BC6" w14:textId="146EB677">
            <w:pPr>
              <w:pStyle w:val="ListParagraph"/>
              <w:ind w:left="0"/>
              <w:rPr>
                <w:del w:author="Murguia, Sahima" w:date="2022-03-15T22:39:00Z" w:id="4104"/>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6E07E4FF" w14:textId="765ABA56">
            <w:pPr>
              <w:pStyle w:val="ListParagraph"/>
              <w:ind w:left="0"/>
              <w:rPr>
                <w:del w:author="Murguia, Sahima" w:date="2022-03-15T22:39:00Z" w:id="4105"/>
                <w:rFonts w:asciiTheme="majorHAnsi" w:hAnsiTheme="majorHAnsi" w:cstheme="majorHAnsi"/>
                <w:strike/>
                <w:szCs w:val="18"/>
                <w:lang w:val="en-US"/>
              </w:rPr>
            </w:pPr>
          </w:p>
        </w:tc>
        <w:tc>
          <w:tcPr>
            <w:tcW w:w="1559" w:type="dxa"/>
            <w:vAlign w:val="center"/>
          </w:tcPr>
          <w:p w:rsidRPr="009463FF" w:rsidR="007621AB" w:rsidDel="00262379" w:rsidP="00153EF4" w:rsidRDefault="007621AB" w14:paraId="3FE90213" w14:textId="76307156">
            <w:pPr>
              <w:pStyle w:val="ListParagraph"/>
              <w:ind w:left="0"/>
              <w:rPr>
                <w:del w:author="Murguia, Sahima" w:date="2022-03-15T22:39:00Z" w:id="4106"/>
                <w:rFonts w:asciiTheme="majorHAnsi" w:hAnsiTheme="majorHAnsi" w:cstheme="majorHAnsi"/>
                <w:strike/>
                <w:szCs w:val="18"/>
                <w:lang w:val="en-US"/>
              </w:rPr>
            </w:pPr>
            <w:del w:author="Murguia, Sahima" w:date="2022-03-15T22:39:00Z" w:id="4107">
              <w:r w:rsidRPr="009463FF" w:rsidDel="00262379">
                <w:rPr>
                  <w:rFonts w:asciiTheme="majorHAnsi" w:hAnsiTheme="majorHAnsi" w:cstheme="majorHAnsi"/>
                  <w:strike/>
                  <w:szCs w:val="18"/>
                  <w:lang w:val="en-US"/>
                </w:rPr>
                <w:delText>Invoice Amount</w:delText>
              </w:r>
            </w:del>
          </w:p>
        </w:tc>
        <w:tc>
          <w:tcPr>
            <w:tcW w:w="2127" w:type="dxa"/>
            <w:vAlign w:val="center"/>
          </w:tcPr>
          <w:p w:rsidRPr="009463FF" w:rsidR="007621AB" w:rsidDel="00262379" w:rsidP="00153EF4" w:rsidRDefault="007621AB" w14:paraId="69015B0E" w14:textId="2B25A64C">
            <w:pPr>
              <w:pStyle w:val="ListParagraph"/>
              <w:ind w:left="0"/>
              <w:rPr>
                <w:del w:author="Murguia, Sahima" w:date="2022-03-15T22:39:00Z" w:id="4108"/>
                <w:rFonts w:asciiTheme="majorHAnsi" w:hAnsiTheme="majorHAnsi" w:cstheme="majorHAnsi"/>
                <w:strike/>
                <w:szCs w:val="18"/>
                <w:lang w:val="en-US"/>
              </w:rPr>
            </w:pPr>
            <w:del w:author="Murguia, Sahima" w:date="2022-03-15T22:39:00Z" w:id="4109">
              <w:r w:rsidRPr="009463FF" w:rsidDel="00262379">
                <w:rPr>
                  <w:rFonts w:asciiTheme="majorHAnsi" w:hAnsiTheme="majorHAnsi" w:cstheme="majorHAnsi"/>
                  <w:strike/>
                  <w:szCs w:val="18"/>
                  <w:lang w:val="en-US"/>
                </w:rPr>
                <w:delText>TTL_INVC_AMT</w:delText>
              </w:r>
            </w:del>
          </w:p>
        </w:tc>
        <w:tc>
          <w:tcPr>
            <w:tcW w:w="992" w:type="dxa"/>
            <w:vAlign w:val="center"/>
          </w:tcPr>
          <w:p w:rsidRPr="009463FF" w:rsidR="007621AB" w:rsidDel="00262379" w:rsidP="00153EF4" w:rsidRDefault="007621AB" w14:paraId="740F2537" w14:textId="5E696FCC">
            <w:pPr>
              <w:pStyle w:val="ListParagraph"/>
              <w:ind w:left="0"/>
              <w:rPr>
                <w:del w:author="Murguia, Sahima" w:date="2022-03-15T22:39:00Z" w:id="4110"/>
                <w:rFonts w:asciiTheme="majorHAnsi" w:hAnsiTheme="majorHAnsi" w:cstheme="majorHAnsi"/>
                <w:strike/>
                <w:szCs w:val="18"/>
                <w:lang w:val="en-US"/>
              </w:rPr>
            </w:pPr>
          </w:p>
        </w:tc>
        <w:tc>
          <w:tcPr>
            <w:tcW w:w="2812" w:type="dxa"/>
            <w:vAlign w:val="center"/>
          </w:tcPr>
          <w:p w:rsidRPr="009463FF" w:rsidR="007621AB" w:rsidDel="00262379" w:rsidP="00153EF4" w:rsidRDefault="007621AB" w14:paraId="041395DC" w14:textId="0DF2DC2C">
            <w:pPr>
              <w:pStyle w:val="ListParagraph"/>
              <w:ind w:left="0"/>
              <w:rPr>
                <w:del w:author="Murguia, Sahima" w:date="2022-03-15T22:39:00Z" w:id="4111"/>
                <w:rFonts w:asciiTheme="majorHAnsi" w:hAnsiTheme="majorHAnsi" w:cstheme="majorHAnsi"/>
                <w:strike/>
                <w:szCs w:val="18"/>
                <w:lang w:val="en-US"/>
              </w:rPr>
            </w:pPr>
          </w:p>
        </w:tc>
      </w:tr>
      <w:tr w:rsidRPr="009463FF" w:rsidR="007621AB" w:rsidDel="00262379" w:rsidTr="008836DB" w14:paraId="2BBA444F" w14:textId="4DF5DDE6">
        <w:trPr>
          <w:trHeight w:val="352"/>
          <w:del w:author="Murguia, Sahima" w:date="2022-03-15T22:39:00Z" w:id="4112"/>
        </w:trPr>
        <w:tc>
          <w:tcPr>
            <w:tcW w:w="1418" w:type="dxa"/>
            <w:vMerge/>
            <w:vAlign w:val="center"/>
          </w:tcPr>
          <w:p w:rsidRPr="009463FF" w:rsidR="007621AB" w:rsidDel="00262379" w:rsidP="00153EF4" w:rsidRDefault="007621AB" w14:paraId="59937EA5" w14:textId="35F83207">
            <w:pPr>
              <w:pStyle w:val="ListParagraph"/>
              <w:ind w:left="0"/>
              <w:rPr>
                <w:del w:author="Murguia, Sahima" w:date="2022-03-15T22:39:00Z" w:id="4113"/>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A6E627A" w14:textId="0DA3FD6E">
            <w:pPr>
              <w:pStyle w:val="ListParagraph"/>
              <w:ind w:left="0"/>
              <w:rPr>
                <w:del w:author="Murguia, Sahima" w:date="2022-03-15T22:39:00Z" w:id="4114"/>
                <w:rFonts w:asciiTheme="majorHAnsi" w:hAnsiTheme="majorHAnsi" w:cstheme="majorHAnsi"/>
                <w:strike/>
                <w:szCs w:val="18"/>
                <w:lang w:val="en-US"/>
              </w:rPr>
            </w:pPr>
          </w:p>
        </w:tc>
        <w:tc>
          <w:tcPr>
            <w:tcW w:w="1559" w:type="dxa"/>
            <w:vAlign w:val="center"/>
          </w:tcPr>
          <w:p w:rsidRPr="009463FF" w:rsidR="007621AB" w:rsidDel="00262379" w:rsidP="00153EF4" w:rsidRDefault="007621AB" w14:paraId="47C49053" w14:textId="53451D7B">
            <w:pPr>
              <w:pStyle w:val="ListParagraph"/>
              <w:ind w:left="0"/>
              <w:rPr>
                <w:del w:author="Murguia, Sahima" w:date="2022-03-15T22:39:00Z" w:id="4115"/>
                <w:rFonts w:asciiTheme="majorHAnsi" w:hAnsiTheme="majorHAnsi" w:cstheme="majorHAnsi"/>
                <w:strike/>
                <w:szCs w:val="18"/>
                <w:lang w:val="en-US"/>
              </w:rPr>
            </w:pPr>
            <w:del w:author="Murguia, Sahima" w:date="2022-03-15T22:39:00Z" w:id="4116">
              <w:r w:rsidRPr="009463FF" w:rsidDel="00262379">
                <w:rPr>
                  <w:rFonts w:asciiTheme="majorHAnsi" w:hAnsiTheme="majorHAnsi" w:cstheme="majorHAnsi"/>
                  <w:strike/>
                  <w:szCs w:val="18"/>
                  <w:lang w:val="en-US"/>
                </w:rPr>
                <w:delText>Payments</w:delText>
              </w:r>
            </w:del>
          </w:p>
        </w:tc>
        <w:tc>
          <w:tcPr>
            <w:tcW w:w="2127" w:type="dxa"/>
            <w:vAlign w:val="center"/>
          </w:tcPr>
          <w:p w:rsidRPr="009463FF" w:rsidR="007621AB" w:rsidDel="00262379" w:rsidP="00153EF4" w:rsidRDefault="007621AB" w14:paraId="5AE1AE38" w14:textId="2628445A">
            <w:pPr>
              <w:pStyle w:val="ListParagraph"/>
              <w:ind w:left="0"/>
              <w:rPr>
                <w:del w:author="Murguia, Sahima" w:date="2022-03-15T22:39:00Z" w:id="4117"/>
                <w:rFonts w:asciiTheme="majorHAnsi" w:hAnsiTheme="majorHAnsi" w:cstheme="majorHAnsi"/>
                <w:strike/>
                <w:szCs w:val="18"/>
                <w:lang w:val="en-US"/>
              </w:rPr>
            </w:pPr>
            <w:del w:author="Murguia, Sahima" w:date="2022-03-15T22:39:00Z" w:id="4118">
              <w:r w:rsidRPr="009463FF" w:rsidDel="00262379">
                <w:rPr>
                  <w:rFonts w:asciiTheme="majorHAnsi" w:hAnsiTheme="majorHAnsi" w:cstheme="majorHAnsi"/>
                  <w:strike/>
                  <w:szCs w:val="18"/>
                  <w:lang w:val="en-US"/>
                </w:rPr>
                <w:delText>TTL_PD_AMT</w:delText>
              </w:r>
            </w:del>
          </w:p>
        </w:tc>
        <w:tc>
          <w:tcPr>
            <w:tcW w:w="992" w:type="dxa"/>
            <w:vAlign w:val="center"/>
          </w:tcPr>
          <w:p w:rsidRPr="009463FF" w:rsidR="007621AB" w:rsidDel="00262379" w:rsidP="00153EF4" w:rsidRDefault="007621AB" w14:paraId="1EE59408" w14:textId="71D2F866">
            <w:pPr>
              <w:pStyle w:val="ListParagraph"/>
              <w:ind w:left="0"/>
              <w:rPr>
                <w:del w:author="Murguia, Sahima" w:date="2022-03-15T22:39:00Z" w:id="4119"/>
                <w:rFonts w:asciiTheme="majorHAnsi" w:hAnsiTheme="majorHAnsi" w:cstheme="majorHAnsi"/>
                <w:strike/>
                <w:szCs w:val="18"/>
                <w:lang w:val="en-US"/>
              </w:rPr>
            </w:pPr>
          </w:p>
        </w:tc>
        <w:tc>
          <w:tcPr>
            <w:tcW w:w="2812" w:type="dxa"/>
            <w:vAlign w:val="center"/>
          </w:tcPr>
          <w:p w:rsidRPr="009463FF" w:rsidR="007621AB" w:rsidDel="00262379" w:rsidP="00153EF4" w:rsidRDefault="007621AB" w14:paraId="686CA9C8" w14:textId="45905ABD">
            <w:pPr>
              <w:pStyle w:val="ListParagraph"/>
              <w:ind w:left="0"/>
              <w:rPr>
                <w:del w:author="Murguia, Sahima" w:date="2022-03-15T22:39:00Z" w:id="4120"/>
                <w:rFonts w:asciiTheme="majorHAnsi" w:hAnsiTheme="majorHAnsi" w:cstheme="majorHAnsi"/>
                <w:strike/>
                <w:szCs w:val="18"/>
                <w:lang w:val="en-US"/>
              </w:rPr>
            </w:pPr>
          </w:p>
        </w:tc>
      </w:tr>
      <w:tr w:rsidRPr="009463FF" w:rsidR="007621AB" w:rsidDel="00262379" w:rsidTr="008836DB" w14:paraId="02007772" w14:textId="638B294E">
        <w:trPr>
          <w:trHeight w:val="352"/>
          <w:del w:author="Murguia, Sahima" w:date="2022-03-15T22:39:00Z" w:id="4121"/>
        </w:trPr>
        <w:tc>
          <w:tcPr>
            <w:tcW w:w="1418" w:type="dxa"/>
            <w:vMerge/>
            <w:vAlign w:val="center"/>
          </w:tcPr>
          <w:p w:rsidRPr="009463FF" w:rsidR="007621AB" w:rsidDel="00262379" w:rsidP="00153EF4" w:rsidRDefault="007621AB" w14:paraId="214F6DAD" w14:textId="6C4EA734">
            <w:pPr>
              <w:pStyle w:val="ListParagraph"/>
              <w:ind w:left="0"/>
              <w:rPr>
                <w:del w:author="Murguia, Sahima" w:date="2022-03-15T22:39:00Z" w:id="4122"/>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7F2F52CC" w14:textId="20717040">
            <w:pPr>
              <w:pStyle w:val="ListParagraph"/>
              <w:ind w:left="0"/>
              <w:rPr>
                <w:del w:author="Murguia, Sahima" w:date="2022-03-15T22:39:00Z" w:id="4123"/>
                <w:rFonts w:asciiTheme="majorHAnsi" w:hAnsiTheme="majorHAnsi" w:cstheme="majorHAnsi"/>
                <w:strike/>
                <w:szCs w:val="18"/>
                <w:lang w:val="en-US"/>
              </w:rPr>
            </w:pPr>
          </w:p>
        </w:tc>
        <w:tc>
          <w:tcPr>
            <w:tcW w:w="1559" w:type="dxa"/>
            <w:vAlign w:val="center"/>
          </w:tcPr>
          <w:p w:rsidRPr="009463FF" w:rsidR="007621AB" w:rsidDel="00262379" w:rsidP="00153EF4" w:rsidRDefault="007621AB" w14:paraId="55884ADA" w14:textId="0D909A1F">
            <w:pPr>
              <w:pStyle w:val="ListParagraph"/>
              <w:ind w:left="0"/>
              <w:rPr>
                <w:del w:author="Murguia, Sahima" w:date="2022-03-15T22:39:00Z" w:id="4124"/>
                <w:rFonts w:asciiTheme="majorHAnsi" w:hAnsiTheme="majorHAnsi" w:cstheme="majorHAnsi"/>
                <w:strike/>
                <w:szCs w:val="18"/>
                <w:lang w:val="en-US"/>
              </w:rPr>
            </w:pPr>
            <w:del w:author="Murguia, Sahima" w:date="2022-03-15T22:39:00Z" w:id="4125">
              <w:r w:rsidRPr="009463FF" w:rsidDel="00262379">
                <w:rPr>
                  <w:rFonts w:asciiTheme="majorHAnsi" w:hAnsiTheme="majorHAnsi" w:cstheme="majorHAnsi"/>
                  <w:strike/>
                  <w:szCs w:val="18"/>
                  <w:lang w:val="en-US"/>
                </w:rPr>
                <w:delText>Total Due</w:delText>
              </w:r>
            </w:del>
          </w:p>
        </w:tc>
        <w:tc>
          <w:tcPr>
            <w:tcW w:w="2127" w:type="dxa"/>
            <w:vAlign w:val="center"/>
          </w:tcPr>
          <w:p w:rsidRPr="009463FF" w:rsidR="007621AB" w:rsidDel="00262379" w:rsidP="00153EF4" w:rsidRDefault="007621AB" w14:paraId="68AC7904" w14:textId="50C411B6">
            <w:pPr>
              <w:pStyle w:val="ListParagraph"/>
              <w:ind w:left="0"/>
              <w:rPr>
                <w:del w:author="Murguia, Sahima" w:date="2022-03-15T22:39:00Z" w:id="4126"/>
                <w:rFonts w:asciiTheme="majorHAnsi" w:hAnsiTheme="majorHAnsi" w:cstheme="majorHAnsi"/>
                <w:strike/>
                <w:szCs w:val="18"/>
                <w:lang w:val="en-US"/>
              </w:rPr>
            </w:pPr>
            <w:del w:author="Murguia, Sahima" w:date="2022-03-15T22:39:00Z" w:id="4127">
              <w:r w:rsidRPr="009463FF" w:rsidDel="00262379">
                <w:rPr>
                  <w:rFonts w:asciiTheme="majorHAnsi" w:hAnsiTheme="majorHAnsi" w:cstheme="majorHAnsi"/>
                  <w:strike/>
                  <w:szCs w:val="18"/>
                  <w:lang w:val="en-US"/>
                </w:rPr>
                <w:delText>Due_DT</w:delText>
              </w:r>
            </w:del>
          </w:p>
        </w:tc>
        <w:tc>
          <w:tcPr>
            <w:tcW w:w="992" w:type="dxa"/>
            <w:vAlign w:val="center"/>
          </w:tcPr>
          <w:p w:rsidRPr="009463FF" w:rsidR="007621AB" w:rsidDel="00262379" w:rsidP="00153EF4" w:rsidRDefault="007621AB" w14:paraId="3BAB76E7" w14:textId="0CE85E0B">
            <w:pPr>
              <w:pStyle w:val="ListParagraph"/>
              <w:ind w:left="0"/>
              <w:rPr>
                <w:del w:author="Murguia, Sahima" w:date="2022-03-15T22:39:00Z" w:id="4128"/>
                <w:rFonts w:asciiTheme="majorHAnsi" w:hAnsiTheme="majorHAnsi" w:cstheme="majorHAnsi"/>
                <w:strike/>
                <w:szCs w:val="18"/>
                <w:lang w:val="en-US"/>
              </w:rPr>
            </w:pPr>
          </w:p>
        </w:tc>
        <w:tc>
          <w:tcPr>
            <w:tcW w:w="2812" w:type="dxa"/>
            <w:vAlign w:val="center"/>
          </w:tcPr>
          <w:p w:rsidRPr="009463FF" w:rsidR="007621AB" w:rsidDel="00262379" w:rsidP="00153EF4" w:rsidRDefault="007621AB" w14:paraId="3BFD5DB3" w14:textId="496C8730">
            <w:pPr>
              <w:pStyle w:val="ListParagraph"/>
              <w:ind w:left="0"/>
              <w:rPr>
                <w:del w:author="Murguia, Sahima" w:date="2022-03-15T22:39:00Z" w:id="4129"/>
                <w:rFonts w:asciiTheme="majorHAnsi" w:hAnsiTheme="majorHAnsi" w:cstheme="majorHAnsi"/>
                <w:strike/>
                <w:szCs w:val="18"/>
                <w:lang w:val="en-US"/>
              </w:rPr>
            </w:pPr>
          </w:p>
        </w:tc>
      </w:tr>
      <w:tr w:rsidRPr="009463FF" w:rsidR="007621AB" w:rsidDel="00262379" w:rsidTr="008836DB" w14:paraId="4FD4C34E" w14:textId="5685DD8F">
        <w:trPr>
          <w:trHeight w:val="352"/>
          <w:del w:author="Murguia, Sahima" w:date="2022-03-15T22:39:00Z" w:id="4130"/>
        </w:trPr>
        <w:tc>
          <w:tcPr>
            <w:tcW w:w="1418" w:type="dxa"/>
            <w:vMerge/>
            <w:vAlign w:val="center"/>
          </w:tcPr>
          <w:p w:rsidRPr="009463FF" w:rsidR="007621AB" w:rsidDel="00262379" w:rsidP="00153EF4" w:rsidRDefault="007621AB" w14:paraId="1705862D" w14:textId="6CBC929D">
            <w:pPr>
              <w:pStyle w:val="ListParagraph"/>
              <w:ind w:left="0"/>
              <w:rPr>
                <w:del w:author="Murguia, Sahima" w:date="2022-03-15T22:39:00Z" w:id="4131"/>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49F922F8" w14:textId="195185DA">
            <w:pPr>
              <w:pStyle w:val="ListParagraph"/>
              <w:ind w:left="0"/>
              <w:rPr>
                <w:del w:author="Murguia, Sahima" w:date="2022-03-15T22:39:00Z" w:id="4132"/>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5BF6DE4" w14:textId="187A84DD">
            <w:pPr>
              <w:pStyle w:val="ListParagraph"/>
              <w:ind w:left="0"/>
              <w:rPr>
                <w:del w:author="Murguia, Sahima" w:date="2022-03-15T22:39:00Z" w:id="4133"/>
                <w:rFonts w:asciiTheme="majorHAnsi" w:hAnsiTheme="majorHAnsi" w:cstheme="majorHAnsi"/>
                <w:strike/>
                <w:szCs w:val="18"/>
                <w:lang w:val="en-US"/>
              </w:rPr>
            </w:pPr>
            <w:del w:author="Murguia, Sahima" w:date="2022-03-15T22:39:00Z" w:id="4134">
              <w:r w:rsidRPr="009463FF" w:rsidDel="00262379">
                <w:rPr>
                  <w:rFonts w:asciiTheme="majorHAnsi" w:hAnsiTheme="majorHAnsi" w:cstheme="majorHAnsi"/>
                  <w:strike/>
                  <w:szCs w:val="18"/>
                  <w:lang w:val="en-US"/>
                </w:rPr>
                <w:delText>Invoice Type</w:delText>
              </w:r>
            </w:del>
          </w:p>
        </w:tc>
        <w:tc>
          <w:tcPr>
            <w:tcW w:w="2127" w:type="dxa"/>
            <w:vAlign w:val="center"/>
          </w:tcPr>
          <w:p w:rsidRPr="009463FF" w:rsidR="007621AB" w:rsidDel="00262379" w:rsidP="00153EF4" w:rsidRDefault="007621AB" w14:paraId="4BE7AFF3" w14:textId="72E76B11">
            <w:pPr>
              <w:pStyle w:val="ListParagraph"/>
              <w:ind w:left="0"/>
              <w:rPr>
                <w:del w:author="Murguia, Sahima" w:date="2022-03-15T22:39:00Z" w:id="4135"/>
                <w:rFonts w:asciiTheme="majorHAnsi" w:hAnsiTheme="majorHAnsi" w:cstheme="majorHAnsi"/>
                <w:strike/>
                <w:szCs w:val="18"/>
                <w:lang w:val="en-US"/>
              </w:rPr>
            </w:pPr>
            <w:del w:author="Murguia, Sahima" w:date="2022-03-15T22:39:00Z" w:id="4136">
              <w:r w:rsidRPr="009463FF" w:rsidDel="00262379">
                <w:rPr>
                  <w:rFonts w:asciiTheme="majorHAnsi" w:hAnsiTheme="majorHAnsi" w:cstheme="majorHAnsi"/>
                  <w:strike/>
                  <w:szCs w:val="18"/>
                  <w:lang w:val="en-US"/>
                </w:rPr>
                <w:delText>INVC_TYPE_CD</w:delText>
              </w:r>
            </w:del>
          </w:p>
        </w:tc>
        <w:tc>
          <w:tcPr>
            <w:tcW w:w="992" w:type="dxa"/>
            <w:vAlign w:val="center"/>
          </w:tcPr>
          <w:p w:rsidRPr="009463FF" w:rsidR="007621AB" w:rsidDel="00262379" w:rsidP="00153EF4" w:rsidRDefault="007621AB" w14:paraId="1255DB51" w14:textId="33036AEE">
            <w:pPr>
              <w:pStyle w:val="ListParagraph"/>
              <w:ind w:left="0"/>
              <w:rPr>
                <w:del w:author="Murguia, Sahima" w:date="2022-03-15T22:39:00Z" w:id="4137"/>
                <w:rFonts w:asciiTheme="majorHAnsi" w:hAnsiTheme="majorHAnsi" w:cstheme="majorHAnsi"/>
                <w:strike/>
                <w:szCs w:val="18"/>
                <w:lang w:val="en-US"/>
              </w:rPr>
            </w:pPr>
          </w:p>
        </w:tc>
        <w:tc>
          <w:tcPr>
            <w:tcW w:w="2812" w:type="dxa"/>
            <w:vAlign w:val="center"/>
          </w:tcPr>
          <w:p w:rsidRPr="009463FF" w:rsidR="007621AB" w:rsidDel="00262379" w:rsidP="00153EF4" w:rsidRDefault="007621AB" w14:paraId="02CB6455" w14:textId="2529FAC3">
            <w:pPr>
              <w:pStyle w:val="ListParagraph"/>
              <w:ind w:left="0"/>
              <w:rPr>
                <w:del w:author="Murguia, Sahima" w:date="2022-03-15T22:39:00Z" w:id="4138"/>
                <w:rFonts w:asciiTheme="majorHAnsi" w:hAnsiTheme="majorHAnsi" w:cstheme="majorHAnsi"/>
                <w:strike/>
                <w:szCs w:val="18"/>
                <w:lang w:val="en-US"/>
              </w:rPr>
            </w:pPr>
          </w:p>
        </w:tc>
      </w:tr>
      <w:tr w:rsidRPr="009463FF" w:rsidR="007621AB" w:rsidDel="00262379" w:rsidTr="008836DB" w14:paraId="5317F7FD" w14:textId="32AF6C79">
        <w:trPr>
          <w:trHeight w:val="352"/>
          <w:del w:author="Murguia, Sahima" w:date="2022-03-15T22:39:00Z" w:id="4139"/>
        </w:trPr>
        <w:tc>
          <w:tcPr>
            <w:tcW w:w="1418" w:type="dxa"/>
            <w:vMerge/>
            <w:vAlign w:val="center"/>
          </w:tcPr>
          <w:p w:rsidRPr="009463FF" w:rsidR="007621AB" w:rsidDel="00262379" w:rsidP="00153EF4" w:rsidRDefault="007621AB" w14:paraId="0743253A" w14:textId="6891A52B">
            <w:pPr>
              <w:pStyle w:val="ListParagraph"/>
              <w:ind w:left="0"/>
              <w:rPr>
                <w:del w:author="Murguia, Sahima" w:date="2022-03-15T22:39:00Z" w:id="4140"/>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5F7E7E8" w14:textId="367A43E1">
            <w:pPr>
              <w:pStyle w:val="ListParagraph"/>
              <w:ind w:left="0"/>
              <w:rPr>
                <w:del w:author="Murguia, Sahima" w:date="2022-03-15T22:39:00Z" w:id="4141"/>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2886DDA" w14:textId="69B616B2">
            <w:pPr>
              <w:pStyle w:val="ListParagraph"/>
              <w:ind w:left="0"/>
              <w:rPr>
                <w:del w:author="Murguia, Sahima" w:date="2022-03-15T22:39:00Z" w:id="4142"/>
                <w:rFonts w:asciiTheme="majorHAnsi" w:hAnsiTheme="majorHAnsi" w:cstheme="majorHAnsi"/>
                <w:strike/>
                <w:szCs w:val="18"/>
                <w:lang w:val="en-US"/>
              </w:rPr>
            </w:pPr>
            <w:del w:author="Murguia, Sahima" w:date="2022-03-15T22:39:00Z" w:id="4143">
              <w:r w:rsidRPr="009463FF" w:rsidDel="00262379">
                <w:rPr>
                  <w:rFonts w:asciiTheme="majorHAnsi" w:hAnsiTheme="majorHAnsi" w:cstheme="majorHAnsi"/>
                  <w:strike/>
                  <w:szCs w:val="18"/>
                  <w:lang w:val="en-US"/>
                </w:rPr>
                <w:delText>Number Of Cases</w:delText>
              </w:r>
            </w:del>
          </w:p>
        </w:tc>
        <w:tc>
          <w:tcPr>
            <w:tcW w:w="2127" w:type="dxa"/>
            <w:vAlign w:val="center"/>
          </w:tcPr>
          <w:p w:rsidRPr="009463FF" w:rsidR="007621AB" w:rsidDel="00262379" w:rsidP="00153EF4" w:rsidRDefault="007621AB" w14:paraId="46EAEB02" w14:textId="32666E91">
            <w:pPr>
              <w:pStyle w:val="ListParagraph"/>
              <w:ind w:left="0"/>
              <w:rPr>
                <w:del w:author="Murguia, Sahima" w:date="2022-03-15T22:39:00Z" w:id="4144"/>
                <w:rFonts w:asciiTheme="majorHAnsi" w:hAnsiTheme="majorHAnsi" w:cstheme="majorHAnsi"/>
                <w:strike/>
                <w:szCs w:val="18"/>
                <w:lang w:val="en-US"/>
              </w:rPr>
            </w:pPr>
            <w:del w:author="Murguia, Sahima" w:date="2022-03-15T22:39:00Z" w:id="4145">
              <w:r w:rsidRPr="009463FF" w:rsidDel="00262379">
                <w:rPr>
                  <w:rFonts w:asciiTheme="majorHAnsi" w:hAnsiTheme="majorHAnsi" w:cstheme="majorHAnsi"/>
                  <w:strike/>
                  <w:szCs w:val="18"/>
                  <w:lang w:val="en-US"/>
                </w:rPr>
                <w:delText>formula</w:delText>
              </w:r>
            </w:del>
          </w:p>
        </w:tc>
        <w:tc>
          <w:tcPr>
            <w:tcW w:w="992" w:type="dxa"/>
            <w:vAlign w:val="center"/>
          </w:tcPr>
          <w:p w:rsidRPr="009463FF" w:rsidR="007621AB" w:rsidDel="00262379" w:rsidP="00153EF4" w:rsidRDefault="007621AB" w14:paraId="3D468904" w14:textId="1EAC75FD">
            <w:pPr>
              <w:pStyle w:val="ListParagraph"/>
              <w:ind w:left="0"/>
              <w:rPr>
                <w:del w:author="Murguia, Sahima" w:date="2022-03-15T22:39:00Z" w:id="4146"/>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6032E67" w14:textId="59371F0F">
            <w:pPr>
              <w:pStyle w:val="ListParagraph"/>
              <w:ind w:left="0"/>
              <w:rPr>
                <w:del w:author="Murguia, Sahima" w:date="2022-03-15T22:39:00Z" w:id="4147"/>
                <w:rFonts w:asciiTheme="majorHAnsi" w:hAnsiTheme="majorHAnsi" w:cstheme="majorHAnsi"/>
                <w:strike/>
                <w:szCs w:val="18"/>
                <w:lang w:val="en-US"/>
              </w:rPr>
            </w:pPr>
          </w:p>
        </w:tc>
      </w:tr>
      <w:tr w:rsidRPr="009463FF" w:rsidR="007621AB" w:rsidDel="00262379" w:rsidTr="008836DB" w14:paraId="21A3BB97" w14:textId="76ACDB92">
        <w:trPr>
          <w:trHeight w:val="352"/>
          <w:del w:author="Murguia, Sahima" w:date="2022-03-15T22:39:00Z" w:id="4148"/>
        </w:trPr>
        <w:tc>
          <w:tcPr>
            <w:tcW w:w="1418" w:type="dxa"/>
            <w:vMerge/>
            <w:vAlign w:val="center"/>
          </w:tcPr>
          <w:p w:rsidRPr="009463FF" w:rsidR="007621AB" w:rsidDel="00262379" w:rsidP="00153EF4" w:rsidRDefault="007621AB" w14:paraId="276346E8" w14:textId="0EE138A0">
            <w:pPr>
              <w:pStyle w:val="ListParagraph"/>
              <w:ind w:left="0"/>
              <w:rPr>
                <w:del w:author="Murguia, Sahima" w:date="2022-03-15T22:39:00Z" w:id="4149"/>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26A3EB61" w14:textId="7145FD5B">
            <w:pPr>
              <w:pStyle w:val="ListParagraph"/>
              <w:ind w:left="0"/>
              <w:rPr>
                <w:del w:author="Murguia, Sahima" w:date="2022-03-15T22:39:00Z" w:id="4150"/>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989AB72" w14:textId="459624D1">
            <w:pPr>
              <w:pStyle w:val="ListParagraph"/>
              <w:ind w:left="0"/>
              <w:rPr>
                <w:del w:author="Murguia, Sahima" w:date="2022-03-15T22:39:00Z" w:id="4151"/>
                <w:rFonts w:asciiTheme="majorHAnsi" w:hAnsiTheme="majorHAnsi" w:cstheme="majorHAnsi"/>
                <w:strike/>
                <w:szCs w:val="18"/>
                <w:lang w:val="en-US"/>
              </w:rPr>
            </w:pPr>
            <w:del w:author="Murguia, Sahima" w:date="2022-03-15T22:39:00Z" w:id="4152">
              <w:r w:rsidRPr="009463FF" w:rsidDel="00262379">
                <w:rPr>
                  <w:rFonts w:asciiTheme="majorHAnsi" w:hAnsiTheme="majorHAnsi" w:cstheme="majorHAnsi"/>
                  <w:strike/>
                  <w:szCs w:val="18"/>
                  <w:lang w:val="en-US"/>
                </w:rPr>
                <w:delText>Full Load Bonus Indicator</w:delText>
              </w:r>
            </w:del>
          </w:p>
        </w:tc>
        <w:tc>
          <w:tcPr>
            <w:tcW w:w="2127" w:type="dxa"/>
            <w:vAlign w:val="center"/>
          </w:tcPr>
          <w:p w:rsidRPr="009463FF" w:rsidR="007621AB" w:rsidDel="00262379" w:rsidP="00153EF4" w:rsidRDefault="007621AB" w14:paraId="318331FF" w14:textId="5DE34CD5">
            <w:pPr>
              <w:pStyle w:val="ListParagraph"/>
              <w:ind w:left="0"/>
              <w:rPr>
                <w:del w:author="Murguia, Sahima" w:date="2022-03-15T22:39:00Z" w:id="4153"/>
                <w:rFonts w:asciiTheme="majorHAnsi" w:hAnsiTheme="majorHAnsi" w:cstheme="majorHAnsi"/>
                <w:strike/>
                <w:szCs w:val="18"/>
                <w:lang w:val="en-US"/>
              </w:rPr>
            </w:pPr>
            <w:del w:author="Murguia, Sahima" w:date="2022-03-15T22:39:00Z" w:id="4154">
              <w:r w:rsidRPr="009463FF" w:rsidDel="00262379">
                <w:rPr>
                  <w:rFonts w:asciiTheme="majorHAnsi" w:hAnsiTheme="majorHAnsi" w:cstheme="majorHAnsi"/>
                  <w:strike/>
                  <w:szCs w:val="18"/>
                  <w:lang w:val="en-US"/>
                </w:rPr>
                <w:delText>X_FULL_LOAD_BONUS_FLG</w:delText>
              </w:r>
            </w:del>
          </w:p>
        </w:tc>
        <w:tc>
          <w:tcPr>
            <w:tcW w:w="992" w:type="dxa"/>
            <w:vAlign w:val="center"/>
          </w:tcPr>
          <w:p w:rsidRPr="009463FF" w:rsidR="007621AB" w:rsidDel="00262379" w:rsidP="00153EF4" w:rsidRDefault="007621AB" w14:paraId="1121C79A" w14:textId="74077CDD">
            <w:pPr>
              <w:pStyle w:val="ListParagraph"/>
              <w:ind w:left="0"/>
              <w:rPr>
                <w:del w:author="Murguia, Sahima" w:date="2022-03-15T22:39:00Z" w:id="4155"/>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7F308C1" w14:textId="5E4E234B">
            <w:pPr>
              <w:pStyle w:val="ListParagraph"/>
              <w:ind w:left="0"/>
              <w:rPr>
                <w:del w:author="Murguia, Sahima" w:date="2022-03-15T22:39:00Z" w:id="4156"/>
                <w:rFonts w:asciiTheme="majorHAnsi" w:hAnsiTheme="majorHAnsi" w:cstheme="majorHAnsi"/>
                <w:strike/>
                <w:szCs w:val="18"/>
                <w:lang w:val="en-US"/>
              </w:rPr>
            </w:pPr>
          </w:p>
        </w:tc>
      </w:tr>
      <w:tr w:rsidRPr="009463FF" w:rsidR="007621AB" w:rsidDel="00262379" w:rsidTr="008836DB" w14:paraId="1C5F57CA" w14:textId="58F924D6">
        <w:trPr>
          <w:trHeight w:val="352"/>
          <w:del w:author="Murguia, Sahima" w:date="2022-03-15T22:39:00Z" w:id="4157"/>
        </w:trPr>
        <w:tc>
          <w:tcPr>
            <w:tcW w:w="1418" w:type="dxa"/>
            <w:vMerge/>
            <w:vAlign w:val="center"/>
          </w:tcPr>
          <w:p w:rsidRPr="009463FF" w:rsidR="007621AB" w:rsidDel="00262379" w:rsidP="00153EF4" w:rsidRDefault="007621AB" w14:paraId="3374AB81" w14:textId="60705C62">
            <w:pPr>
              <w:pStyle w:val="ListParagraph"/>
              <w:ind w:left="0"/>
              <w:rPr>
                <w:del w:author="Murguia, Sahima" w:date="2022-03-15T22:39:00Z" w:id="4158"/>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1DE44730" w14:textId="51950E9E">
            <w:pPr>
              <w:pStyle w:val="ListParagraph"/>
              <w:ind w:left="0"/>
              <w:rPr>
                <w:del w:author="Murguia, Sahima" w:date="2022-03-15T22:39:00Z" w:id="4159"/>
                <w:rFonts w:asciiTheme="majorHAnsi" w:hAnsiTheme="majorHAnsi" w:cstheme="majorHAnsi"/>
                <w:strike/>
                <w:szCs w:val="18"/>
                <w:lang w:val="en-US"/>
              </w:rPr>
            </w:pPr>
          </w:p>
        </w:tc>
        <w:tc>
          <w:tcPr>
            <w:tcW w:w="1559" w:type="dxa"/>
            <w:vAlign w:val="center"/>
          </w:tcPr>
          <w:p w:rsidRPr="009463FF" w:rsidR="007621AB" w:rsidDel="00262379" w:rsidP="00153EF4" w:rsidRDefault="007621AB" w14:paraId="598BAF50" w14:textId="6DB7AADB">
            <w:pPr>
              <w:pStyle w:val="ListParagraph"/>
              <w:ind w:left="0"/>
              <w:rPr>
                <w:del w:author="Murguia, Sahima" w:date="2022-03-15T22:39:00Z" w:id="4160"/>
                <w:rFonts w:asciiTheme="majorHAnsi" w:hAnsiTheme="majorHAnsi" w:cstheme="majorHAnsi"/>
                <w:strike/>
                <w:szCs w:val="18"/>
                <w:lang w:val="en-US"/>
              </w:rPr>
            </w:pPr>
            <w:del w:author="Murguia, Sahima" w:date="2022-03-15T22:39:00Z" w:id="4161">
              <w:r w:rsidRPr="009463FF" w:rsidDel="00262379">
                <w:rPr>
                  <w:rFonts w:asciiTheme="majorHAnsi" w:hAnsiTheme="majorHAnsi" w:cstheme="majorHAnsi"/>
                  <w:strike/>
                  <w:szCs w:val="18"/>
                  <w:lang w:val="en-US"/>
                </w:rPr>
                <w:delText>Source Idoc</w:delText>
              </w:r>
            </w:del>
          </w:p>
        </w:tc>
        <w:tc>
          <w:tcPr>
            <w:tcW w:w="2127" w:type="dxa"/>
            <w:vAlign w:val="center"/>
          </w:tcPr>
          <w:p w:rsidRPr="009463FF" w:rsidR="007621AB" w:rsidDel="00262379" w:rsidP="00153EF4" w:rsidRDefault="007621AB" w14:paraId="5ED176B6" w14:textId="5B6BD2EF">
            <w:pPr>
              <w:pStyle w:val="ListParagraph"/>
              <w:ind w:left="0"/>
              <w:rPr>
                <w:del w:author="Murguia, Sahima" w:date="2022-03-15T22:39:00Z" w:id="4162"/>
                <w:rFonts w:asciiTheme="majorHAnsi" w:hAnsiTheme="majorHAnsi" w:cstheme="majorHAnsi"/>
                <w:strike/>
                <w:szCs w:val="18"/>
                <w:lang w:val="en-US"/>
              </w:rPr>
            </w:pPr>
            <w:del w:author="Murguia, Sahima" w:date="2022-03-15T22:39:00Z" w:id="4163">
              <w:r w:rsidRPr="009463FF" w:rsidDel="00262379">
                <w:rPr>
                  <w:rFonts w:asciiTheme="majorHAnsi" w:hAnsiTheme="majorHAnsi" w:cstheme="majorHAnsi"/>
                  <w:strike/>
                  <w:szCs w:val="18"/>
                  <w:lang w:val="en-US"/>
                </w:rPr>
                <w:delText>DOC_NUM</w:delText>
              </w:r>
            </w:del>
          </w:p>
        </w:tc>
        <w:tc>
          <w:tcPr>
            <w:tcW w:w="992" w:type="dxa"/>
            <w:vAlign w:val="center"/>
          </w:tcPr>
          <w:p w:rsidRPr="009463FF" w:rsidR="007621AB" w:rsidDel="00262379" w:rsidP="00153EF4" w:rsidRDefault="007621AB" w14:paraId="24C41E7A" w14:textId="5287FB2E">
            <w:pPr>
              <w:pStyle w:val="ListParagraph"/>
              <w:ind w:left="0"/>
              <w:rPr>
                <w:del w:author="Murguia, Sahima" w:date="2022-03-15T22:39:00Z" w:id="4164"/>
                <w:rFonts w:asciiTheme="majorHAnsi" w:hAnsiTheme="majorHAnsi" w:cstheme="majorHAnsi"/>
                <w:strike/>
                <w:szCs w:val="18"/>
                <w:lang w:val="en-US"/>
              </w:rPr>
            </w:pPr>
          </w:p>
        </w:tc>
        <w:tc>
          <w:tcPr>
            <w:tcW w:w="2812" w:type="dxa"/>
            <w:vAlign w:val="center"/>
          </w:tcPr>
          <w:p w:rsidRPr="009463FF" w:rsidR="007621AB" w:rsidDel="00262379" w:rsidP="00153EF4" w:rsidRDefault="007621AB" w14:paraId="12D1F98D" w14:textId="45BC042E">
            <w:pPr>
              <w:pStyle w:val="ListParagraph"/>
              <w:ind w:left="0"/>
              <w:rPr>
                <w:del w:author="Murguia, Sahima" w:date="2022-03-15T22:39:00Z" w:id="4165"/>
                <w:rFonts w:asciiTheme="majorHAnsi" w:hAnsiTheme="majorHAnsi" w:cstheme="majorHAnsi"/>
                <w:strike/>
                <w:szCs w:val="18"/>
                <w:lang w:val="en-US"/>
              </w:rPr>
            </w:pPr>
          </w:p>
        </w:tc>
      </w:tr>
      <w:tr w:rsidRPr="009463FF" w:rsidR="007621AB" w:rsidDel="00262379" w:rsidTr="008836DB" w14:paraId="77B434FE" w14:textId="6E827064">
        <w:trPr>
          <w:trHeight w:val="352"/>
          <w:del w:author="Murguia, Sahima" w:date="2022-03-15T22:39:00Z" w:id="4166"/>
        </w:trPr>
        <w:tc>
          <w:tcPr>
            <w:tcW w:w="1418" w:type="dxa"/>
            <w:vMerge/>
            <w:vAlign w:val="center"/>
          </w:tcPr>
          <w:p w:rsidRPr="009463FF" w:rsidR="007621AB" w:rsidDel="00262379" w:rsidP="00153EF4" w:rsidRDefault="007621AB" w14:paraId="46F1E892" w14:textId="6907148F">
            <w:pPr>
              <w:pStyle w:val="ListParagraph"/>
              <w:ind w:left="0"/>
              <w:rPr>
                <w:del w:author="Murguia, Sahima" w:date="2022-03-15T22:39:00Z" w:id="416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497410BD" w14:textId="4FACA497">
            <w:pPr>
              <w:pStyle w:val="ListParagraph"/>
              <w:ind w:left="0"/>
              <w:rPr>
                <w:del w:author="Murguia, Sahima" w:date="2022-03-15T22:39:00Z" w:id="416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4B30B7D" w14:textId="1A435A4A">
            <w:pPr>
              <w:pStyle w:val="ListParagraph"/>
              <w:ind w:left="0"/>
              <w:rPr>
                <w:del w:author="Murguia, Sahima" w:date="2022-03-15T22:39:00Z" w:id="4169"/>
                <w:rFonts w:asciiTheme="majorHAnsi" w:hAnsiTheme="majorHAnsi" w:cstheme="majorHAnsi"/>
                <w:strike/>
                <w:szCs w:val="18"/>
                <w:lang w:val="en-US"/>
              </w:rPr>
            </w:pPr>
            <w:del w:author="Murguia, Sahima" w:date="2022-03-15T22:39:00Z" w:id="4170">
              <w:r w:rsidRPr="009463FF" w:rsidDel="00262379">
                <w:rPr>
                  <w:rFonts w:asciiTheme="majorHAnsi" w:hAnsiTheme="majorHAnsi" w:cstheme="majorHAnsi"/>
                  <w:strike/>
                  <w:szCs w:val="18"/>
                  <w:lang w:val="en-US"/>
                </w:rPr>
                <w:delText>Credit Days</w:delText>
              </w:r>
            </w:del>
          </w:p>
        </w:tc>
        <w:tc>
          <w:tcPr>
            <w:tcW w:w="2127" w:type="dxa"/>
            <w:vAlign w:val="center"/>
          </w:tcPr>
          <w:p w:rsidRPr="009463FF" w:rsidR="007621AB" w:rsidDel="00262379" w:rsidP="00153EF4" w:rsidRDefault="007621AB" w14:paraId="63CC724E" w14:textId="78A72BBF">
            <w:pPr>
              <w:pStyle w:val="ListParagraph"/>
              <w:ind w:left="0"/>
              <w:rPr>
                <w:del w:author="Murguia, Sahima" w:date="2022-03-15T22:39:00Z" w:id="4171"/>
                <w:rFonts w:asciiTheme="majorHAnsi" w:hAnsiTheme="majorHAnsi" w:cstheme="majorHAnsi"/>
                <w:strike/>
                <w:szCs w:val="18"/>
                <w:lang w:val="en-US"/>
              </w:rPr>
            </w:pPr>
            <w:del w:author="Murguia, Sahima" w:date="2022-03-15T22:39:00Z" w:id="4172">
              <w:r w:rsidRPr="009463FF" w:rsidDel="00262379">
                <w:rPr>
                  <w:rFonts w:asciiTheme="majorHAnsi" w:hAnsiTheme="majorHAnsi" w:cstheme="majorHAnsi"/>
                  <w:strike/>
                  <w:szCs w:val="18"/>
                  <w:lang w:val="en-US"/>
                </w:rPr>
                <w:delText>X_CREDIT_DAYS_NUM</w:delText>
              </w:r>
            </w:del>
          </w:p>
        </w:tc>
        <w:tc>
          <w:tcPr>
            <w:tcW w:w="992" w:type="dxa"/>
            <w:vAlign w:val="center"/>
          </w:tcPr>
          <w:p w:rsidRPr="009463FF" w:rsidR="007621AB" w:rsidDel="00262379" w:rsidP="00153EF4" w:rsidRDefault="007621AB" w14:paraId="354A0782" w14:textId="4046390B">
            <w:pPr>
              <w:pStyle w:val="ListParagraph"/>
              <w:ind w:left="0"/>
              <w:rPr>
                <w:del w:author="Murguia, Sahima" w:date="2022-03-15T22:39:00Z" w:id="4173"/>
                <w:rFonts w:asciiTheme="majorHAnsi" w:hAnsiTheme="majorHAnsi" w:cstheme="majorHAnsi"/>
                <w:strike/>
                <w:szCs w:val="18"/>
                <w:lang w:val="en-US"/>
              </w:rPr>
            </w:pPr>
          </w:p>
        </w:tc>
        <w:tc>
          <w:tcPr>
            <w:tcW w:w="2812" w:type="dxa"/>
            <w:vAlign w:val="center"/>
          </w:tcPr>
          <w:p w:rsidRPr="009463FF" w:rsidR="007621AB" w:rsidDel="00262379" w:rsidP="00153EF4" w:rsidRDefault="007621AB" w14:paraId="740ED2A7" w14:textId="6107422C">
            <w:pPr>
              <w:pStyle w:val="ListParagraph"/>
              <w:ind w:left="0"/>
              <w:rPr>
                <w:del w:author="Murguia, Sahima" w:date="2022-03-15T22:39:00Z" w:id="4174"/>
                <w:rFonts w:asciiTheme="majorHAnsi" w:hAnsiTheme="majorHAnsi" w:cstheme="majorHAnsi"/>
                <w:strike/>
                <w:szCs w:val="18"/>
                <w:lang w:val="en-US"/>
              </w:rPr>
            </w:pPr>
          </w:p>
        </w:tc>
      </w:tr>
      <w:tr w:rsidRPr="009463FF" w:rsidR="007621AB" w:rsidDel="00262379" w:rsidTr="008836DB" w14:paraId="7B048991" w14:textId="0B704E19">
        <w:trPr>
          <w:trHeight w:val="352"/>
          <w:del w:author="Murguia, Sahima" w:date="2022-03-15T22:39:00Z" w:id="4175"/>
        </w:trPr>
        <w:tc>
          <w:tcPr>
            <w:tcW w:w="1418" w:type="dxa"/>
            <w:vMerge/>
            <w:vAlign w:val="center"/>
          </w:tcPr>
          <w:p w:rsidRPr="009463FF" w:rsidR="007621AB" w:rsidDel="00262379" w:rsidP="00153EF4" w:rsidRDefault="007621AB" w14:paraId="74E8C799" w14:textId="1D1EA770">
            <w:pPr>
              <w:pStyle w:val="ListParagraph"/>
              <w:ind w:left="0"/>
              <w:rPr>
                <w:del w:author="Murguia, Sahima" w:date="2022-03-15T22:39:00Z" w:id="4176"/>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213E25FB" w14:textId="3C0A37F3">
            <w:pPr>
              <w:pStyle w:val="ListParagraph"/>
              <w:ind w:left="0"/>
              <w:rPr>
                <w:del w:author="Murguia, Sahima" w:date="2022-03-15T22:39:00Z" w:id="4177"/>
                <w:rFonts w:asciiTheme="majorHAnsi" w:hAnsiTheme="majorHAnsi" w:cstheme="majorHAnsi"/>
                <w:strike/>
                <w:szCs w:val="18"/>
                <w:lang w:val="en-US"/>
              </w:rPr>
            </w:pPr>
          </w:p>
        </w:tc>
        <w:tc>
          <w:tcPr>
            <w:tcW w:w="1559" w:type="dxa"/>
            <w:vAlign w:val="center"/>
          </w:tcPr>
          <w:p w:rsidRPr="009463FF" w:rsidR="007621AB" w:rsidDel="00262379" w:rsidP="00153EF4" w:rsidRDefault="007621AB" w14:paraId="6843C926" w14:textId="00A9F65D">
            <w:pPr>
              <w:pStyle w:val="ListParagraph"/>
              <w:ind w:left="0"/>
              <w:rPr>
                <w:del w:author="Murguia, Sahima" w:date="2022-03-15T22:39:00Z" w:id="4178"/>
                <w:rFonts w:asciiTheme="majorHAnsi" w:hAnsiTheme="majorHAnsi" w:cstheme="majorHAnsi"/>
                <w:strike/>
                <w:szCs w:val="18"/>
                <w:lang w:val="en-US"/>
              </w:rPr>
            </w:pPr>
            <w:del w:author="Murguia, Sahima" w:date="2022-03-15T22:39:00Z" w:id="4179">
              <w:r w:rsidRPr="009463FF" w:rsidDel="00262379">
                <w:rPr>
                  <w:rFonts w:asciiTheme="majorHAnsi" w:hAnsiTheme="majorHAnsi" w:cstheme="majorHAnsi"/>
                  <w:strike/>
                  <w:szCs w:val="18"/>
                  <w:lang w:val="en-US"/>
                </w:rPr>
                <w:delText>Late</w:delText>
              </w:r>
            </w:del>
          </w:p>
        </w:tc>
        <w:tc>
          <w:tcPr>
            <w:tcW w:w="2127" w:type="dxa"/>
            <w:vAlign w:val="center"/>
          </w:tcPr>
          <w:p w:rsidRPr="009463FF" w:rsidR="007621AB" w:rsidDel="00262379" w:rsidP="00153EF4" w:rsidRDefault="007621AB" w14:paraId="0B88B523" w14:textId="715F8083">
            <w:pPr>
              <w:pStyle w:val="ListParagraph"/>
              <w:ind w:left="0"/>
              <w:rPr>
                <w:del w:author="Murguia, Sahima" w:date="2022-03-15T22:39:00Z" w:id="4180"/>
                <w:rFonts w:asciiTheme="majorHAnsi" w:hAnsiTheme="majorHAnsi" w:cstheme="majorHAnsi"/>
                <w:strike/>
                <w:szCs w:val="18"/>
                <w:lang w:val="en-US"/>
              </w:rPr>
            </w:pPr>
            <w:del w:author="Murguia, Sahima" w:date="2022-03-15T22:39:00Z" w:id="4181">
              <w:r w:rsidRPr="009463FF" w:rsidDel="00262379">
                <w:rPr>
                  <w:rFonts w:asciiTheme="majorHAnsi" w:hAnsiTheme="majorHAnsi" w:cstheme="majorHAnsi"/>
                  <w:strike/>
                  <w:szCs w:val="18"/>
                  <w:lang w:val="en-US"/>
                </w:rPr>
                <w:delText>formula</w:delText>
              </w:r>
            </w:del>
          </w:p>
        </w:tc>
        <w:tc>
          <w:tcPr>
            <w:tcW w:w="992" w:type="dxa"/>
            <w:vAlign w:val="center"/>
          </w:tcPr>
          <w:p w:rsidRPr="009463FF" w:rsidR="007621AB" w:rsidDel="00262379" w:rsidP="00153EF4" w:rsidRDefault="007621AB" w14:paraId="1699BCA2" w14:textId="77D20F52">
            <w:pPr>
              <w:pStyle w:val="ListParagraph"/>
              <w:ind w:left="0"/>
              <w:rPr>
                <w:del w:author="Murguia, Sahima" w:date="2022-03-15T22:39:00Z" w:id="4182"/>
                <w:rFonts w:asciiTheme="majorHAnsi" w:hAnsiTheme="majorHAnsi" w:cstheme="majorHAnsi"/>
                <w:strike/>
                <w:szCs w:val="18"/>
                <w:lang w:val="en-US"/>
              </w:rPr>
            </w:pPr>
          </w:p>
        </w:tc>
        <w:tc>
          <w:tcPr>
            <w:tcW w:w="2812" w:type="dxa"/>
            <w:vAlign w:val="center"/>
          </w:tcPr>
          <w:p w:rsidRPr="009463FF" w:rsidR="007621AB" w:rsidDel="00262379" w:rsidP="00153EF4" w:rsidRDefault="007621AB" w14:paraId="22E6602E" w14:textId="50A2AA69">
            <w:pPr>
              <w:pStyle w:val="ListParagraph"/>
              <w:ind w:left="0"/>
              <w:rPr>
                <w:del w:author="Murguia, Sahima" w:date="2022-03-15T22:39:00Z" w:id="4183"/>
                <w:rFonts w:asciiTheme="majorHAnsi" w:hAnsiTheme="majorHAnsi" w:cstheme="majorHAnsi"/>
                <w:strike/>
                <w:szCs w:val="18"/>
                <w:lang w:val="en-US"/>
              </w:rPr>
            </w:pPr>
          </w:p>
        </w:tc>
      </w:tr>
      <w:tr w:rsidRPr="009463FF" w:rsidR="007621AB" w:rsidDel="00262379" w:rsidTr="008836DB" w14:paraId="0F3C51F8" w14:textId="25D15666">
        <w:trPr>
          <w:trHeight w:val="352"/>
          <w:del w:author="Murguia, Sahima" w:date="2022-03-15T22:39:00Z" w:id="4184"/>
        </w:trPr>
        <w:tc>
          <w:tcPr>
            <w:tcW w:w="1418" w:type="dxa"/>
            <w:vMerge/>
            <w:vAlign w:val="center"/>
          </w:tcPr>
          <w:p w:rsidRPr="009463FF" w:rsidR="007621AB" w:rsidDel="00262379" w:rsidP="00153EF4" w:rsidRDefault="007621AB" w14:paraId="0A30AE6E" w14:textId="6E70C14A">
            <w:pPr>
              <w:pStyle w:val="ListParagraph"/>
              <w:ind w:left="0"/>
              <w:rPr>
                <w:del w:author="Murguia, Sahima" w:date="2022-03-15T22:39:00Z" w:id="4185"/>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8A06A16" w14:textId="76B4142A">
            <w:pPr>
              <w:pStyle w:val="ListParagraph"/>
              <w:ind w:left="0"/>
              <w:rPr>
                <w:del w:author="Murguia, Sahima" w:date="2022-03-15T22:39:00Z" w:id="4186"/>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D128358" w14:textId="5D065AAB">
            <w:pPr>
              <w:pStyle w:val="ListParagraph"/>
              <w:ind w:left="0"/>
              <w:rPr>
                <w:del w:author="Murguia, Sahima" w:date="2022-03-15T22:39:00Z" w:id="4187"/>
                <w:rFonts w:asciiTheme="majorHAnsi" w:hAnsiTheme="majorHAnsi" w:cstheme="majorHAnsi"/>
                <w:strike/>
                <w:szCs w:val="18"/>
                <w:lang w:val="en-US"/>
              </w:rPr>
            </w:pPr>
            <w:del w:author="Murguia, Sahima" w:date="2022-03-15T22:39:00Z" w:id="4188">
              <w:r w:rsidRPr="009463FF" w:rsidDel="00262379">
                <w:rPr>
                  <w:rFonts w:asciiTheme="majorHAnsi" w:hAnsiTheme="majorHAnsi" w:cstheme="majorHAnsi"/>
                  <w:strike/>
                  <w:szCs w:val="18"/>
                  <w:lang w:val="en-US"/>
                </w:rPr>
                <w:delText>Invoice #</w:delText>
              </w:r>
            </w:del>
          </w:p>
        </w:tc>
        <w:tc>
          <w:tcPr>
            <w:tcW w:w="2127" w:type="dxa"/>
            <w:vAlign w:val="center"/>
          </w:tcPr>
          <w:p w:rsidRPr="009463FF" w:rsidR="007621AB" w:rsidDel="00262379" w:rsidP="00153EF4" w:rsidRDefault="007621AB" w14:paraId="1A458709" w14:textId="1216E56F">
            <w:pPr>
              <w:pStyle w:val="ListParagraph"/>
              <w:ind w:left="0"/>
              <w:rPr>
                <w:del w:author="Murguia, Sahima" w:date="2022-03-15T22:39:00Z" w:id="4189"/>
                <w:rFonts w:asciiTheme="majorHAnsi" w:hAnsiTheme="majorHAnsi" w:cstheme="majorHAnsi"/>
                <w:strike/>
                <w:szCs w:val="18"/>
                <w:lang w:val="en-US"/>
              </w:rPr>
            </w:pPr>
            <w:del w:author="Murguia, Sahima" w:date="2022-03-15T22:39:00Z" w:id="4190">
              <w:r w:rsidRPr="009463FF" w:rsidDel="00262379">
                <w:rPr>
                  <w:rFonts w:asciiTheme="majorHAnsi" w:hAnsiTheme="majorHAnsi" w:cstheme="majorHAnsi"/>
                  <w:strike/>
                  <w:szCs w:val="18"/>
                  <w:lang w:val="en-US"/>
                </w:rPr>
                <w:delText>INVC_NUM</w:delText>
              </w:r>
            </w:del>
          </w:p>
        </w:tc>
        <w:tc>
          <w:tcPr>
            <w:tcW w:w="992" w:type="dxa"/>
            <w:vAlign w:val="center"/>
          </w:tcPr>
          <w:p w:rsidRPr="009463FF" w:rsidR="007621AB" w:rsidDel="00262379" w:rsidP="00153EF4" w:rsidRDefault="007621AB" w14:paraId="785A235B" w14:textId="136C90B2">
            <w:pPr>
              <w:pStyle w:val="ListParagraph"/>
              <w:ind w:left="0"/>
              <w:rPr>
                <w:del w:author="Murguia, Sahima" w:date="2022-03-15T22:39:00Z" w:id="4191"/>
                <w:rFonts w:asciiTheme="majorHAnsi" w:hAnsiTheme="majorHAnsi" w:cstheme="majorHAnsi"/>
                <w:strike/>
                <w:szCs w:val="18"/>
                <w:lang w:val="en-US"/>
              </w:rPr>
            </w:pPr>
          </w:p>
        </w:tc>
        <w:tc>
          <w:tcPr>
            <w:tcW w:w="2812" w:type="dxa"/>
            <w:vAlign w:val="center"/>
          </w:tcPr>
          <w:p w:rsidRPr="009463FF" w:rsidR="007621AB" w:rsidDel="00262379" w:rsidP="00153EF4" w:rsidRDefault="007621AB" w14:paraId="350B5804" w14:textId="46F7A713">
            <w:pPr>
              <w:pStyle w:val="ListParagraph"/>
              <w:ind w:left="0"/>
              <w:rPr>
                <w:del w:author="Murguia, Sahima" w:date="2022-03-15T22:39:00Z" w:id="4192"/>
                <w:rFonts w:asciiTheme="majorHAnsi" w:hAnsiTheme="majorHAnsi" w:cstheme="majorHAnsi"/>
                <w:strike/>
                <w:szCs w:val="18"/>
                <w:lang w:val="en-US"/>
              </w:rPr>
            </w:pPr>
          </w:p>
        </w:tc>
      </w:tr>
      <w:tr w:rsidRPr="009463FF" w:rsidR="007621AB" w:rsidDel="00262379" w:rsidTr="008836DB" w14:paraId="3DAF1A7D" w14:textId="599F43E2">
        <w:trPr>
          <w:trHeight w:val="352"/>
          <w:del w:author="Murguia, Sahima" w:date="2022-03-15T22:39:00Z" w:id="4193"/>
        </w:trPr>
        <w:tc>
          <w:tcPr>
            <w:tcW w:w="1418" w:type="dxa"/>
            <w:vMerge/>
            <w:vAlign w:val="center"/>
          </w:tcPr>
          <w:p w:rsidRPr="009463FF" w:rsidR="007621AB" w:rsidDel="00262379" w:rsidP="00153EF4" w:rsidRDefault="007621AB" w14:paraId="6FF08F49" w14:textId="6AEC605E">
            <w:pPr>
              <w:pStyle w:val="ListParagraph"/>
              <w:ind w:left="0"/>
              <w:rPr>
                <w:del w:author="Murguia, Sahima" w:date="2022-03-15T22:39:00Z" w:id="4194"/>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7AB5C778" w14:textId="0939E3C6">
            <w:pPr>
              <w:pStyle w:val="ListParagraph"/>
              <w:ind w:left="0"/>
              <w:rPr>
                <w:del w:author="Murguia, Sahima" w:date="2022-03-15T22:39:00Z" w:id="4195"/>
                <w:rFonts w:asciiTheme="majorHAnsi" w:hAnsiTheme="majorHAnsi" w:cstheme="majorHAnsi"/>
                <w:strike/>
                <w:szCs w:val="18"/>
                <w:lang w:val="en-US"/>
              </w:rPr>
            </w:pPr>
          </w:p>
        </w:tc>
        <w:tc>
          <w:tcPr>
            <w:tcW w:w="1559" w:type="dxa"/>
            <w:vAlign w:val="center"/>
          </w:tcPr>
          <w:p w:rsidRPr="009463FF" w:rsidR="007621AB" w:rsidDel="00262379" w:rsidP="00153EF4" w:rsidRDefault="007621AB" w14:paraId="2AB252C9" w14:textId="1A29B687">
            <w:pPr>
              <w:pStyle w:val="ListParagraph"/>
              <w:ind w:left="0"/>
              <w:rPr>
                <w:del w:author="Murguia, Sahima" w:date="2022-03-15T22:39:00Z" w:id="4196"/>
                <w:rFonts w:asciiTheme="majorHAnsi" w:hAnsiTheme="majorHAnsi" w:cstheme="majorHAnsi"/>
                <w:strike/>
                <w:szCs w:val="18"/>
                <w:lang w:val="en-US"/>
              </w:rPr>
            </w:pPr>
            <w:del w:author="Murguia, Sahima" w:date="2022-03-15T22:39:00Z" w:id="4197">
              <w:r w:rsidRPr="009463FF" w:rsidDel="00262379">
                <w:rPr>
                  <w:rFonts w:asciiTheme="majorHAnsi" w:hAnsiTheme="majorHAnsi" w:cstheme="majorHAnsi"/>
                  <w:strike/>
                  <w:szCs w:val="18"/>
                  <w:lang w:val="en-US"/>
                </w:rPr>
                <w:delText>Invoice Date</w:delText>
              </w:r>
            </w:del>
          </w:p>
        </w:tc>
        <w:tc>
          <w:tcPr>
            <w:tcW w:w="2127" w:type="dxa"/>
            <w:vAlign w:val="center"/>
          </w:tcPr>
          <w:p w:rsidRPr="009463FF" w:rsidR="007621AB" w:rsidDel="00262379" w:rsidP="00153EF4" w:rsidRDefault="007621AB" w14:paraId="161EBD2B" w14:textId="7A8050DD">
            <w:pPr>
              <w:pStyle w:val="ListParagraph"/>
              <w:ind w:left="0"/>
              <w:rPr>
                <w:del w:author="Murguia, Sahima" w:date="2022-03-15T22:39:00Z" w:id="4198"/>
                <w:rFonts w:asciiTheme="majorHAnsi" w:hAnsiTheme="majorHAnsi" w:cstheme="majorHAnsi"/>
                <w:strike/>
                <w:szCs w:val="18"/>
                <w:lang w:val="en-US"/>
              </w:rPr>
            </w:pPr>
            <w:del w:author="Murguia, Sahima" w:date="2022-03-15T22:39:00Z" w:id="4199">
              <w:r w:rsidRPr="009463FF" w:rsidDel="00262379">
                <w:rPr>
                  <w:rFonts w:asciiTheme="majorHAnsi" w:hAnsiTheme="majorHAnsi" w:cstheme="majorHAnsi"/>
                  <w:strike/>
                  <w:szCs w:val="18"/>
                  <w:lang w:val="en-US"/>
                </w:rPr>
                <w:delText>INVC_DT</w:delText>
              </w:r>
            </w:del>
          </w:p>
        </w:tc>
        <w:tc>
          <w:tcPr>
            <w:tcW w:w="992" w:type="dxa"/>
            <w:vAlign w:val="center"/>
          </w:tcPr>
          <w:p w:rsidRPr="009463FF" w:rsidR="007621AB" w:rsidDel="00262379" w:rsidP="00153EF4" w:rsidRDefault="007621AB" w14:paraId="344BCD6C" w14:textId="27AB24E6">
            <w:pPr>
              <w:pStyle w:val="ListParagraph"/>
              <w:ind w:left="0"/>
              <w:rPr>
                <w:del w:author="Murguia, Sahima" w:date="2022-03-15T22:39:00Z" w:id="4200"/>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B1487EB" w14:textId="6BB353B5">
            <w:pPr>
              <w:pStyle w:val="ListParagraph"/>
              <w:ind w:left="0"/>
              <w:rPr>
                <w:del w:author="Murguia, Sahima" w:date="2022-03-15T22:39:00Z" w:id="4201"/>
                <w:rFonts w:asciiTheme="majorHAnsi" w:hAnsiTheme="majorHAnsi" w:cstheme="majorHAnsi"/>
                <w:strike/>
                <w:szCs w:val="18"/>
                <w:lang w:val="en-US"/>
              </w:rPr>
            </w:pPr>
          </w:p>
        </w:tc>
      </w:tr>
      <w:tr w:rsidRPr="009463FF" w:rsidR="007621AB" w:rsidDel="00262379" w:rsidTr="008836DB" w14:paraId="1694312B" w14:textId="46D27E69">
        <w:trPr>
          <w:trHeight w:val="352"/>
          <w:del w:author="Murguia, Sahima" w:date="2022-03-15T22:39:00Z" w:id="4202"/>
        </w:trPr>
        <w:tc>
          <w:tcPr>
            <w:tcW w:w="1418" w:type="dxa"/>
            <w:vMerge/>
            <w:vAlign w:val="center"/>
          </w:tcPr>
          <w:p w:rsidRPr="009463FF" w:rsidR="007621AB" w:rsidDel="00262379" w:rsidP="00153EF4" w:rsidRDefault="007621AB" w14:paraId="2D65F0E6" w14:textId="4DFC1C21">
            <w:pPr>
              <w:pStyle w:val="ListParagraph"/>
              <w:ind w:left="0"/>
              <w:rPr>
                <w:del w:author="Murguia, Sahima" w:date="2022-03-15T22:39:00Z" w:id="4203"/>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AD7757B" w14:textId="5BCFEE76">
            <w:pPr>
              <w:pStyle w:val="ListParagraph"/>
              <w:ind w:left="0"/>
              <w:rPr>
                <w:del w:author="Murguia, Sahima" w:date="2022-03-15T22:39:00Z" w:id="4204"/>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6C2C5EC" w14:textId="28DFF1FF">
            <w:pPr>
              <w:pStyle w:val="ListParagraph"/>
              <w:ind w:left="0"/>
              <w:rPr>
                <w:del w:author="Murguia, Sahima" w:date="2022-03-15T22:39:00Z" w:id="4205"/>
                <w:rFonts w:asciiTheme="majorHAnsi" w:hAnsiTheme="majorHAnsi" w:cstheme="majorHAnsi"/>
                <w:strike/>
                <w:szCs w:val="18"/>
                <w:lang w:val="en-US"/>
              </w:rPr>
            </w:pPr>
            <w:del w:author="Murguia, Sahima" w:date="2022-03-15T22:39:00Z" w:id="4206">
              <w:r w:rsidRPr="009463FF" w:rsidDel="00262379">
                <w:rPr>
                  <w:rFonts w:asciiTheme="majorHAnsi" w:hAnsiTheme="majorHAnsi" w:cstheme="majorHAnsi"/>
                  <w:strike/>
                  <w:szCs w:val="18"/>
                  <w:lang w:val="en-US"/>
                </w:rPr>
                <w:delText>Due Date</w:delText>
              </w:r>
            </w:del>
          </w:p>
        </w:tc>
        <w:tc>
          <w:tcPr>
            <w:tcW w:w="2127" w:type="dxa"/>
            <w:vAlign w:val="center"/>
          </w:tcPr>
          <w:p w:rsidRPr="009463FF" w:rsidR="007621AB" w:rsidDel="00262379" w:rsidP="00153EF4" w:rsidRDefault="007621AB" w14:paraId="292FF190" w14:textId="49CAC5A7">
            <w:pPr>
              <w:pStyle w:val="ListParagraph"/>
              <w:ind w:left="0"/>
              <w:rPr>
                <w:del w:author="Murguia, Sahima" w:date="2022-03-15T22:39:00Z" w:id="4207"/>
                <w:rFonts w:asciiTheme="majorHAnsi" w:hAnsiTheme="majorHAnsi" w:cstheme="majorHAnsi"/>
                <w:strike/>
                <w:szCs w:val="18"/>
                <w:lang w:val="en-US"/>
              </w:rPr>
            </w:pPr>
            <w:del w:author="Murguia, Sahima" w:date="2022-03-15T22:39:00Z" w:id="4208">
              <w:r w:rsidRPr="009463FF" w:rsidDel="00262379">
                <w:rPr>
                  <w:rFonts w:asciiTheme="majorHAnsi" w:hAnsiTheme="majorHAnsi" w:cstheme="majorHAnsi"/>
                  <w:strike/>
                  <w:szCs w:val="18"/>
                  <w:lang w:val="en-US"/>
                </w:rPr>
                <w:delText>formula</w:delText>
              </w:r>
            </w:del>
          </w:p>
        </w:tc>
        <w:tc>
          <w:tcPr>
            <w:tcW w:w="992" w:type="dxa"/>
            <w:vAlign w:val="center"/>
          </w:tcPr>
          <w:p w:rsidRPr="009463FF" w:rsidR="007621AB" w:rsidDel="00262379" w:rsidP="00153EF4" w:rsidRDefault="007621AB" w14:paraId="2F52DA7C" w14:textId="030D68F8">
            <w:pPr>
              <w:pStyle w:val="ListParagraph"/>
              <w:ind w:left="0"/>
              <w:rPr>
                <w:del w:author="Murguia, Sahima" w:date="2022-03-15T22:39:00Z" w:id="4209"/>
                <w:rFonts w:asciiTheme="majorHAnsi" w:hAnsiTheme="majorHAnsi" w:cstheme="majorHAnsi"/>
                <w:strike/>
                <w:szCs w:val="18"/>
                <w:lang w:val="en-US"/>
              </w:rPr>
            </w:pPr>
          </w:p>
        </w:tc>
        <w:tc>
          <w:tcPr>
            <w:tcW w:w="2812" w:type="dxa"/>
            <w:vAlign w:val="center"/>
          </w:tcPr>
          <w:p w:rsidRPr="009463FF" w:rsidR="007621AB" w:rsidDel="00262379" w:rsidP="00153EF4" w:rsidRDefault="007621AB" w14:paraId="1894913B" w14:textId="3480A8A5">
            <w:pPr>
              <w:pStyle w:val="ListParagraph"/>
              <w:ind w:left="0"/>
              <w:rPr>
                <w:del w:author="Murguia, Sahima" w:date="2022-03-15T22:39:00Z" w:id="4210"/>
                <w:rFonts w:asciiTheme="majorHAnsi" w:hAnsiTheme="majorHAnsi" w:cstheme="majorHAnsi"/>
                <w:strike/>
                <w:szCs w:val="18"/>
                <w:lang w:val="en-US"/>
              </w:rPr>
            </w:pPr>
          </w:p>
        </w:tc>
      </w:tr>
      <w:tr w:rsidRPr="009463FF" w:rsidR="007621AB" w:rsidDel="00262379" w:rsidTr="008836DB" w14:paraId="552CE476" w14:textId="2DE19EE8">
        <w:trPr>
          <w:trHeight w:val="352"/>
          <w:del w:author="Murguia, Sahima" w:date="2022-03-15T22:39:00Z" w:id="4211"/>
        </w:trPr>
        <w:tc>
          <w:tcPr>
            <w:tcW w:w="1418" w:type="dxa"/>
            <w:vMerge/>
            <w:vAlign w:val="center"/>
          </w:tcPr>
          <w:p w:rsidRPr="009463FF" w:rsidR="007621AB" w:rsidDel="00262379" w:rsidP="00153EF4" w:rsidRDefault="007621AB" w14:paraId="324EADCA" w14:textId="14486308">
            <w:pPr>
              <w:pStyle w:val="ListParagraph"/>
              <w:ind w:left="0"/>
              <w:rPr>
                <w:del w:author="Murguia, Sahima" w:date="2022-03-15T22:39:00Z" w:id="4212"/>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F6DDFA6" w14:textId="380BD810">
            <w:pPr>
              <w:pStyle w:val="ListParagraph"/>
              <w:ind w:left="0"/>
              <w:rPr>
                <w:del w:author="Murguia, Sahima" w:date="2022-03-15T22:39:00Z" w:id="4213"/>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5299ECD" w14:textId="1A2D5A96">
            <w:pPr>
              <w:pStyle w:val="ListParagraph"/>
              <w:ind w:left="0"/>
              <w:rPr>
                <w:del w:author="Murguia, Sahima" w:date="2022-03-15T22:39:00Z" w:id="4214"/>
                <w:rFonts w:asciiTheme="majorHAnsi" w:hAnsiTheme="majorHAnsi" w:cstheme="majorHAnsi"/>
                <w:strike/>
                <w:szCs w:val="18"/>
                <w:lang w:val="en-US"/>
              </w:rPr>
            </w:pPr>
            <w:del w:author="Murguia, Sahima" w:date="2022-03-15T22:39:00Z" w:id="4215">
              <w:r w:rsidRPr="009463FF" w:rsidDel="00262379">
                <w:rPr>
                  <w:rFonts w:asciiTheme="majorHAnsi" w:hAnsiTheme="majorHAnsi" w:cstheme="majorHAnsi"/>
                  <w:strike/>
                  <w:szCs w:val="18"/>
                  <w:lang w:val="en-US"/>
                </w:rPr>
                <w:delText>Type</w:delText>
              </w:r>
            </w:del>
          </w:p>
        </w:tc>
        <w:tc>
          <w:tcPr>
            <w:tcW w:w="2127" w:type="dxa"/>
            <w:vAlign w:val="center"/>
          </w:tcPr>
          <w:p w:rsidRPr="009463FF" w:rsidR="007621AB" w:rsidDel="00262379" w:rsidP="00153EF4" w:rsidRDefault="007621AB" w14:paraId="28BDDA7E" w14:textId="5EBABE81">
            <w:pPr>
              <w:pStyle w:val="ListParagraph"/>
              <w:ind w:left="0"/>
              <w:rPr>
                <w:del w:author="Murguia, Sahima" w:date="2022-03-15T22:39:00Z" w:id="4216"/>
                <w:rFonts w:asciiTheme="majorHAnsi" w:hAnsiTheme="majorHAnsi" w:cstheme="majorHAnsi"/>
                <w:strike/>
                <w:szCs w:val="18"/>
                <w:lang w:val="en-US"/>
              </w:rPr>
            </w:pPr>
            <w:del w:author="Murguia, Sahima" w:date="2022-03-15T22:39:00Z" w:id="4217">
              <w:r w:rsidRPr="009463FF" w:rsidDel="00262379">
                <w:rPr>
                  <w:rFonts w:asciiTheme="majorHAnsi" w:hAnsiTheme="majorHAnsi" w:cstheme="majorHAnsi"/>
                  <w:strike/>
                  <w:szCs w:val="18"/>
                  <w:lang w:val="en-US"/>
                </w:rPr>
                <w:delText>INVC_TYPE_CD</w:delText>
              </w:r>
            </w:del>
          </w:p>
        </w:tc>
        <w:tc>
          <w:tcPr>
            <w:tcW w:w="992" w:type="dxa"/>
            <w:vAlign w:val="center"/>
          </w:tcPr>
          <w:p w:rsidRPr="009463FF" w:rsidR="007621AB" w:rsidDel="00262379" w:rsidP="00153EF4" w:rsidRDefault="007621AB" w14:paraId="1673DA35" w14:textId="3D2B5260">
            <w:pPr>
              <w:pStyle w:val="ListParagraph"/>
              <w:ind w:left="0"/>
              <w:rPr>
                <w:del w:author="Murguia, Sahima" w:date="2022-03-15T22:39:00Z" w:id="4218"/>
                <w:rFonts w:asciiTheme="majorHAnsi" w:hAnsiTheme="majorHAnsi" w:cstheme="majorHAnsi"/>
                <w:strike/>
                <w:szCs w:val="18"/>
                <w:lang w:val="en-US"/>
              </w:rPr>
            </w:pPr>
          </w:p>
        </w:tc>
        <w:tc>
          <w:tcPr>
            <w:tcW w:w="2812" w:type="dxa"/>
            <w:vAlign w:val="center"/>
          </w:tcPr>
          <w:p w:rsidRPr="009463FF" w:rsidR="007621AB" w:rsidDel="00262379" w:rsidP="00153EF4" w:rsidRDefault="007621AB" w14:paraId="7586F333" w14:textId="4203FBDA">
            <w:pPr>
              <w:pStyle w:val="ListParagraph"/>
              <w:ind w:left="0"/>
              <w:rPr>
                <w:del w:author="Murguia, Sahima" w:date="2022-03-15T22:39:00Z" w:id="4219"/>
                <w:rFonts w:asciiTheme="majorHAnsi" w:hAnsiTheme="majorHAnsi" w:cstheme="majorHAnsi"/>
                <w:strike/>
                <w:szCs w:val="18"/>
                <w:lang w:val="en-US"/>
              </w:rPr>
            </w:pPr>
          </w:p>
        </w:tc>
      </w:tr>
      <w:tr w:rsidRPr="009463FF" w:rsidR="007621AB" w:rsidDel="00262379" w:rsidTr="008836DB" w14:paraId="60DE222C" w14:textId="4A82C0E5">
        <w:trPr>
          <w:trHeight w:val="352"/>
          <w:del w:author="Murguia, Sahima" w:date="2022-03-15T22:39:00Z" w:id="4220"/>
        </w:trPr>
        <w:tc>
          <w:tcPr>
            <w:tcW w:w="1418" w:type="dxa"/>
            <w:vMerge/>
            <w:vAlign w:val="center"/>
          </w:tcPr>
          <w:p w:rsidRPr="009463FF" w:rsidR="007621AB" w:rsidDel="00262379" w:rsidP="00153EF4" w:rsidRDefault="007621AB" w14:paraId="1E038960" w14:textId="4399F369">
            <w:pPr>
              <w:pStyle w:val="ListParagraph"/>
              <w:ind w:left="0"/>
              <w:rPr>
                <w:del w:author="Murguia, Sahima" w:date="2022-03-15T22:39:00Z" w:id="4221"/>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8B9DD14" w14:textId="041BE7C7">
            <w:pPr>
              <w:pStyle w:val="ListParagraph"/>
              <w:ind w:left="0"/>
              <w:rPr>
                <w:del w:author="Murguia, Sahima" w:date="2022-03-15T22:39:00Z" w:id="4222"/>
                <w:rFonts w:asciiTheme="majorHAnsi" w:hAnsiTheme="majorHAnsi" w:cstheme="majorHAnsi"/>
                <w:strike/>
                <w:szCs w:val="18"/>
                <w:lang w:val="en-US"/>
              </w:rPr>
            </w:pPr>
          </w:p>
        </w:tc>
        <w:tc>
          <w:tcPr>
            <w:tcW w:w="1559" w:type="dxa"/>
            <w:vAlign w:val="center"/>
          </w:tcPr>
          <w:p w:rsidRPr="009463FF" w:rsidR="007621AB" w:rsidDel="00262379" w:rsidP="00153EF4" w:rsidRDefault="007621AB" w14:paraId="5D62FA64" w14:textId="757AAAFC">
            <w:pPr>
              <w:pStyle w:val="ListParagraph"/>
              <w:ind w:left="0"/>
              <w:rPr>
                <w:del w:author="Murguia, Sahima" w:date="2022-03-15T22:39:00Z" w:id="4223"/>
                <w:rFonts w:asciiTheme="majorHAnsi" w:hAnsiTheme="majorHAnsi" w:cstheme="majorHAnsi"/>
                <w:strike/>
                <w:szCs w:val="18"/>
                <w:lang w:val="en-US"/>
              </w:rPr>
            </w:pPr>
            <w:del w:author="Murguia, Sahima" w:date="2022-03-15T22:39:00Z" w:id="4224">
              <w:r w:rsidRPr="009463FF" w:rsidDel="00262379">
                <w:rPr>
                  <w:rFonts w:asciiTheme="majorHAnsi" w:hAnsiTheme="majorHAnsi" w:cstheme="majorHAnsi"/>
                  <w:strike/>
                  <w:szCs w:val="18"/>
                  <w:lang w:val="en-US"/>
                </w:rPr>
                <w:delText>Number Of Cases</w:delText>
              </w:r>
            </w:del>
          </w:p>
        </w:tc>
        <w:tc>
          <w:tcPr>
            <w:tcW w:w="2127" w:type="dxa"/>
            <w:vAlign w:val="center"/>
          </w:tcPr>
          <w:p w:rsidRPr="009463FF" w:rsidR="007621AB" w:rsidDel="00262379" w:rsidP="00153EF4" w:rsidRDefault="007621AB" w14:paraId="392CBC06" w14:textId="28F64192">
            <w:pPr>
              <w:pStyle w:val="ListParagraph"/>
              <w:ind w:left="0"/>
              <w:rPr>
                <w:del w:author="Murguia, Sahima" w:date="2022-03-15T22:39:00Z" w:id="4225"/>
                <w:rFonts w:asciiTheme="majorHAnsi" w:hAnsiTheme="majorHAnsi" w:cstheme="majorHAnsi"/>
                <w:strike/>
                <w:szCs w:val="18"/>
                <w:lang w:val="en-US"/>
              </w:rPr>
            </w:pPr>
            <w:del w:author="Murguia, Sahima" w:date="2022-03-15T22:39:00Z" w:id="4226">
              <w:r w:rsidRPr="009463FF" w:rsidDel="00262379">
                <w:rPr>
                  <w:rFonts w:asciiTheme="majorHAnsi" w:hAnsiTheme="majorHAnsi" w:cstheme="majorHAnsi"/>
                  <w:strike/>
                  <w:szCs w:val="18"/>
                  <w:highlight w:val="cyan"/>
                  <w:lang w:val="en-US"/>
                </w:rPr>
                <w:delText>???</w:delText>
              </w:r>
            </w:del>
          </w:p>
        </w:tc>
        <w:tc>
          <w:tcPr>
            <w:tcW w:w="992" w:type="dxa"/>
            <w:vAlign w:val="center"/>
          </w:tcPr>
          <w:p w:rsidRPr="009463FF" w:rsidR="007621AB" w:rsidDel="00262379" w:rsidP="00153EF4" w:rsidRDefault="007621AB" w14:paraId="04360907" w14:textId="0A3E3CE8">
            <w:pPr>
              <w:pStyle w:val="ListParagraph"/>
              <w:ind w:left="0"/>
              <w:rPr>
                <w:del w:author="Murguia, Sahima" w:date="2022-03-15T22:39:00Z" w:id="4227"/>
                <w:rFonts w:asciiTheme="majorHAnsi" w:hAnsiTheme="majorHAnsi" w:cstheme="majorHAnsi"/>
                <w:strike/>
                <w:szCs w:val="18"/>
                <w:lang w:val="en-US"/>
              </w:rPr>
            </w:pPr>
          </w:p>
        </w:tc>
        <w:tc>
          <w:tcPr>
            <w:tcW w:w="2812" w:type="dxa"/>
            <w:vAlign w:val="center"/>
          </w:tcPr>
          <w:p w:rsidRPr="009463FF" w:rsidR="007621AB" w:rsidDel="00262379" w:rsidP="00153EF4" w:rsidRDefault="007621AB" w14:paraId="2804F2AA" w14:textId="10B352F8">
            <w:pPr>
              <w:pStyle w:val="ListParagraph"/>
              <w:ind w:left="0"/>
              <w:rPr>
                <w:del w:author="Murguia, Sahima" w:date="2022-03-15T22:39:00Z" w:id="4228"/>
                <w:rFonts w:asciiTheme="majorHAnsi" w:hAnsiTheme="majorHAnsi" w:cstheme="majorHAnsi"/>
                <w:strike/>
                <w:szCs w:val="18"/>
                <w:lang w:val="en-US"/>
              </w:rPr>
            </w:pPr>
          </w:p>
        </w:tc>
      </w:tr>
      <w:tr w:rsidRPr="009463FF" w:rsidR="007621AB" w:rsidDel="00262379" w:rsidTr="008836DB" w14:paraId="2835DFA8" w14:textId="5E62E6A8">
        <w:trPr>
          <w:trHeight w:val="352"/>
          <w:del w:author="Murguia, Sahima" w:date="2022-03-15T22:39:00Z" w:id="4229"/>
        </w:trPr>
        <w:tc>
          <w:tcPr>
            <w:tcW w:w="1418" w:type="dxa"/>
            <w:vMerge/>
            <w:vAlign w:val="center"/>
          </w:tcPr>
          <w:p w:rsidRPr="009463FF" w:rsidR="007621AB" w:rsidDel="00262379" w:rsidP="00153EF4" w:rsidRDefault="007621AB" w14:paraId="5E44382D" w14:textId="152EF200">
            <w:pPr>
              <w:pStyle w:val="ListParagraph"/>
              <w:ind w:left="0"/>
              <w:rPr>
                <w:del w:author="Murguia, Sahima" w:date="2022-03-15T22:39:00Z" w:id="4230"/>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7A2BEF82" w14:textId="4506B78D">
            <w:pPr>
              <w:pStyle w:val="ListParagraph"/>
              <w:ind w:left="0"/>
              <w:rPr>
                <w:del w:author="Murguia, Sahima" w:date="2022-03-15T22:39:00Z" w:id="4231"/>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2905447" w14:textId="3207359D">
            <w:pPr>
              <w:pStyle w:val="ListParagraph"/>
              <w:ind w:left="0"/>
              <w:rPr>
                <w:del w:author="Murguia, Sahima" w:date="2022-03-15T22:39:00Z" w:id="4232"/>
                <w:rFonts w:asciiTheme="majorHAnsi" w:hAnsiTheme="majorHAnsi" w:cstheme="majorHAnsi"/>
                <w:strike/>
                <w:szCs w:val="18"/>
                <w:lang w:val="en-US"/>
              </w:rPr>
            </w:pPr>
            <w:del w:author="Murguia, Sahima" w:date="2022-03-15T22:39:00Z" w:id="4233">
              <w:r w:rsidRPr="009463FF" w:rsidDel="00262379">
                <w:rPr>
                  <w:rFonts w:asciiTheme="majorHAnsi" w:hAnsiTheme="majorHAnsi" w:cstheme="majorHAnsi"/>
                  <w:strike/>
                  <w:szCs w:val="18"/>
                  <w:lang w:val="en-US"/>
                </w:rPr>
                <w:delText>Revision</w:delText>
              </w:r>
            </w:del>
          </w:p>
        </w:tc>
        <w:tc>
          <w:tcPr>
            <w:tcW w:w="2127" w:type="dxa"/>
            <w:vAlign w:val="center"/>
          </w:tcPr>
          <w:p w:rsidRPr="009463FF" w:rsidR="007621AB" w:rsidDel="00262379" w:rsidP="00153EF4" w:rsidRDefault="007621AB" w14:paraId="75FDD99E" w14:textId="02FBB9B7">
            <w:pPr>
              <w:pStyle w:val="ListParagraph"/>
              <w:ind w:left="0"/>
              <w:rPr>
                <w:del w:author="Murguia, Sahima" w:date="2022-03-15T22:39:00Z" w:id="4234"/>
                <w:rFonts w:asciiTheme="majorHAnsi" w:hAnsiTheme="majorHAnsi" w:cstheme="majorHAnsi"/>
                <w:strike/>
                <w:szCs w:val="18"/>
                <w:lang w:val="en-US"/>
              </w:rPr>
            </w:pPr>
            <w:del w:author="Murguia, Sahima" w:date="2022-03-15T22:39:00Z" w:id="4235">
              <w:r w:rsidRPr="009463FF" w:rsidDel="00262379">
                <w:rPr>
                  <w:rFonts w:asciiTheme="majorHAnsi" w:hAnsiTheme="majorHAnsi" w:cstheme="majorHAnsi"/>
                  <w:strike/>
                  <w:szCs w:val="18"/>
                  <w:lang w:val="en-US"/>
                </w:rPr>
                <w:delText>REVISION_NUM</w:delText>
              </w:r>
            </w:del>
          </w:p>
        </w:tc>
        <w:tc>
          <w:tcPr>
            <w:tcW w:w="992" w:type="dxa"/>
            <w:vAlign w:val="center"/>
          </w:tcPr>
          <w:p w:rsidRPr="009463FF" w:rsidR="007621AB" w:rsidDel="00262379" w:rsidP="00153EF4" w:rsidRDefault="007621AB" w14:paraId="26927A96" w14:textId="0E104A65">
            <w:pPr>
              <w:pStyle w:val="ListParagraph"/>
              <w:ind w:left="0"/>
              <w:rPr>
                <w:del w:author="Murguia, Sahima" w:date="2022-03-15T22:39:00Z" w:id="4236"/>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C75A488" w14:textId="2202BEEA">
            <w:pPr>
              <w:pStyle w:val="ListParagraph"/>
              <w:ind w:left="0"/>
              <w:rPr>
                <w:del w:author="Murguia, Sahima" w:date="2022-03-15T22:39:00Z" w:id="4237"/>
                <w:rFonts w:asciiTheme="majorHAnsi" w:hAnsiTheme="majorHAnsi" w:cstheme="majorHAnsi"/>
                <w:strike/>
                <w:szCs w:val="18"/>
                <w:lang w:val="en-US"/>
              </w:rPr>
            </w:pPr>
          </w:p>
        </w:tc>
      </w:tr>
      <w:tr w:rsidRPr="009463FF" w:rsidR="007621AB" w:rsidDel="00262379" w:rsidTr="008836DB" w14:paraId="27EFA80E" w14:textId="43BD260D">
        <w:trPr>
          <w:trHeight w:val="352"/>
          <w:del w:author="Murguia, Sahima" w:date="2022-03-15T22:39:00Z" w:id="4238"/>
        </w:trPr>
        <w:tc>
          <w:tcPr>
            <w:tcW w:w="1418" w:type="dxa"/>
            <w:vMerge/>
            <w:vAlign w:val="center"/>
          </w:tcPr>
          <w:p w:rsidRPr="009463FF" w:rsidR="007621AB" w:rsidDel="00262379" w:rsidP="00153EF4" w:rsidRDefault="007621AB" w14:paraId="2E1D7357" w14:textId="13379818">
            <w:pPr>
              <w:pStyle w:val="ListParagraph"/>
              <w:ind w:left="0"/>
              <w:rPr>
                <w:del w:author="Murguia, Sahima" w:date="2022-03-15T22:39:00Z" w:id="4239"/>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ADE9145" w14:textId="56D29B1F">
            <w:pPr>
              <w:pStyle w:val="ListParagraph"/>
              <w:ind w:left="0"/>
              <w:rPr>
                <w:del w:author="Murguia, Sahima" w:date="2022-03-15T22:39:00Z" w:id="4240"/>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777D48B" w14:textId="582FD4AC">
            <w:pPr>
              <w:pStyle w:val="ListParagraph"/>
              <w:ind w:left="0"/>
              <w:rPr>
                <w:del w:author="Murguia, Sahima" w:date="2022-03-15T22:39:00Z" w:id="4241"/>
                <w:rFonts w:asciiTheme="majorHAnsi" w:hAnsiTheme="majorHAnsi" w:cstheme="majorHAnsi"/>
                <w:strike/>
                <w:szCs w:val="18"/>
                <w:lang w:val="en-US"/>
              </w:rPr>
            </w:pPr>
            <w:del w:author="Murguia, Sahima" w:date="2022-03-15T22:39:00Z" w:id="4242">
              <w:r w:rsidRPr="009463FF" w:rsidDel="00262379">
                <w:rPr>
                  <w:rFonts w:asciiTheme="majorHAnsi" w:hAnsiTheme="majorHAnsi" w:cstheme="majorHAnsi"/>
                  <w:strike/>
                  <w:szCs w:val="18"/>
                  <w:lang w:val="en-US"/>
                </w:rPr>
                <w:delText>Full Load Bonus Indicator</w:delText>
              </w:r>
            </w:del>
          </w:p>
        </w:tc>
        <w:tc>
          <w:tcPr>
            <w:tcW w:w="2127" w:type="dxa"/>
            <w:vAlign w:val="center"/>
          </w:tcPr>
          <w:p w:rsidRPr="009463FF" w:rsidR="007621AB" w:rsidDel="00262379" w:rsidP="00153EF4" w:rsidRDefault="007621AB" w14:paraId="1B218F1F" w14:textId="70E3C86E">
            <w:pPr>
              <w:pStyle w:val="ListParagraph"/>
              <w:ind w:left="0"/>
              <w:rPr>
                <w:del w:author="Murguia, Sahima" w:date="2022-03-15T22:39:00Z" w:id="4243"/>
                <w:rFonts w:asciiTheme="majorHAnsi" w:hAnsiTheme="majorHAnsi" w:cstheme="majorHAnsi"/>
                <w:strike/>
                <w:szCs w:val="18"/>
                <w:lang w:val="en-US"/>
              </w:rPr>
            </w:pPr>
            <w:del w:author="Murguia, Sahima" w:date="2022-03-15T22:39:00Z" w:id="4244">
              <w:r w:rsidRPr="009463FF" w:rsidDel="00262379">
                <w:rPr>
                  <w:rFonts w:asciiTheme="majorHAnsi" w:hAnsiTheme="majorHAnsi" w:cstheme="majorHAnsi"/>
                  <w:strike/>
                  <w:szCs w:val="18"/>
                  <w:lang w:val="en-US"/>
                </w:rPr>
                <w:delText>X_FULL_LOAD_BONUS_FLG</w:delText>
              </w:r>
            </w:del>
          </w:p>
        </w:tc>
        <w:tc>
          <w:tcPr>
            <w:tcW w:w="992" w:type="dxa"/>
            <w:vAlign w:val="center"/>
          </w:tcPr>
          <w:p w:rsidRPr="009463FF" w:rsidR="007621AB" w:rsidDel="00262379" w:rsidP="00153EF4" w:rsidRDefault="007621AB" w14:paraId="717C5BB2" w14:textId="6D8D08A9">
            <w:pPr>
              <w:pStyle w:val="ListParagraph"/>
              <w:ind w:left="0"/>
              <w:rPr>
                <w:del w:author="Murguia, Sahima" w:date="2022-03-15T22:39:00Z" w:id="4245"/>
                <w:rFonts w:asciiTheme="majorHAnsi" w:hAnsiTheme="majorHAnsi" w:cstheme="majorHAnsi"/>
                <w:strike/>
                <w:szCs w:val="18"/>
                <w:lang w:val="en-US"/>
              </w:rPr>
            </w:pPr>
          </w:p>
        </w:tc>
        <w:tc>
          <w:tcPr>
            <w:tcW w:w="2812" w:type="dxa"/>
            <w:vAlign w:val="center"/>
          </w:tcPr>
          <w:p w:rsidRPr="009463FF" w:rsidR="007621AB" w:rsidDel="00262379" w:rsidP="00153EF4" w:rsidRDefault="007621AB" w14:paraId="4AD6A7C9" w14:textId="56924064">
            <w:pPr>
              <w:pStyle w:val="ListParagraph"/>
              <w:ind w:left="0"/>
              <w:rPr>
                <w:del w:author="Murguia, Sahima" w:date="2022-03-15T22:39:00Z" w:id="4246"/>
                <w:rFonts w:asciiTheme="majorHAnsi" w:hAnsiTheme="majorHAnsi" w:cstheme="majorHAnsi"/>
                <w:strike/>
                <w:szCs w:val="18"/>
                <w:lang w:val="en-US"/>
              </w:rPr>
            </w:pPr>
          </w:p>
        </w:tc>
      </w:tr>
      <w:tr w:rsidRPr="009463FF" w:rsidR="007621AB" w:rsidDel="00262379" w:rsidTr="008836DB" w14:paraId="0FC846A2" w14:textId="5FBA0475">
        <w:trPr>
          <w:trHeight w:val="352"/>
          <w:del w:author="Murguia, Sahima" w:date="2022-03-15T22:39:00Z" w:id="4247"/>
        </w:trPr>
        <w:tc>
          <w:tcPr>
            <w:tcW w:w="1418" w:type="dxa"/>
            <w:vMerge/>
            <w:vAlign w:val="center"/>
          </w:tcPr>
          <w:p w:rsidRPr="009463FF" w:rsidR="007621AB" w:rsidDel="00262379" w:rsidP="00153EF4" w:rsidRDefault="007621AB" w14:paraId="2BC21405" w14:textId="4A69A5E0">
            <w:pPr>
              <w:pStyle w:val="ListParagraph"/>
              <w:ind w:left="0"/>
              <w:rPr>
                <w:del w:author="Murguia, Sahima" w:date="2022-03-15T22:39:00Z" w:id="4248"/>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4F86DD94" w14:textId="520D6475">
            <w:pPr>
              <w:pStyle w:val="ListParagraph"/>
              <w:ind w:left="0"/>
              <w:rPr>
                <w:del w:author="Murguia, Sahima" w:date="2022-03-15T22:39:00Z" w:id="4249"/>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3EF67D6" w14:textId="61B10F07">
            <w:pPr>
              <w:pStyle w:val="ListParagraph"/>
              <w:ind w:left="0"/>
              <w:rPr>
                <w:del w:author="Murguia, Sahima" w:date="2022-03-15T22:39:00Z" w:id="4250"/>
                <w:rFonts w:asciiTheme="majorHAnsi" w:hAnsiTheme="majorHAnsi" w:cstheme="majorHAnsi"/>
                <w:strike/>
                <w:szCs w:val="18"/>
                <w:lang w:val="en-US"/>
              </w:rPr>
            </w:pPr>
            <w:del w:author="Murguia, Sahima" w:date="2022-03-15T22:39:00Z" w:id="4251">
              <w:r w:rsidRPr="009463FF" w:rsidDel="00262379">
                <w:rPr>
                  <w:rFonts w:asciiTheme="majorHAnsi" w:hAnsiTheme="majorHAnsi" w:cstheme="majorHAnsi"/>
                  <w:strike/>
                  <w:szCs w:val="18"/>
                  <w:lang w:val="en-US"/>
                </w:rPr>
                <w:delText>Code</w:delText>
              </w:r>
            </w:del>
          </w:p>
        </w:tc>
        <w:tc>
          <w:tcPr>
            <w:tcW w:w="2127" w:type="dxa"/>
            <w:vAlign w:val="center"/>
          </w:tcPr>
          <w:p w:rsidRPr="009463FF" w:rsidR="007621AB" w:rsidDel="00262379" w:rsidP="00153EF4" w:rsidRDefault="007621AB" w14:paraId="126F33E4" w14:textId="20D34331">
            <w:pPr>
              <w:pStyle w:val="ListParagraph"/>
              <w:ind w:left="0"/>
              <w:rPr>
                <w:del w:author="Murguia, Sahima" w:date="2022-03-15T22:39:00Z" w:id="4252"/>
                <w:rFonts w:asciiTheme="majorHAnsi" w:hAnsiTheme="majorHAnsi" w:cstheme="majorHAnsi"/>
                <w:strike/>
                <w:szCs w:val="18"/>
                <w:lang w:val="en-US"/>
              </w:rPr>
            </w:pPr>
            <w:del w:author="Murguia, Sahima" w:date="2022-03-15T22:39:00Z" w:id="4253">
              <w:r w:rsidRPr="009463FF" w:rsidDel="00262379">
                <w:rPr>
                  <w:rFonts w:asciiTheme="majorHAnsi" w:hAnsiTheme="majorHAnsi" w:cstheme="majorHAnsi"/>
                  <w:strike/>
                  <w:szCs w:val="18"/>
                  <w:lang w:val="en-US"/>
                </w:rPr>
                <w:delText>SUB_TYPE_CD</w:delText>
              </w:r>
            </w:del>
          </w:p>
        </w:tc>
        <w:tc>
          <w:tcPr>
            <w:tcW w:w="992" w:type="dxa"/>
            <w:vAlign w:val="center"/>
          </w:tcPr>
          <w:p w:rsidRPr="009463FF" w:rsidR="007621AB" w:rsidDel="00262379" w:rsidP="00153EF4" w:rsidRDefault="007621AB" w14:paraId="4F267FAE" w14:textId="63C577A1">
            <w:pPr>
              <w:pStyle w:val="ListParagraph"/>
              <w:ind w:left="0"/>
              <w:rPr>
                <w:del w:author="Murguia, Sahima" w:date="2022-03-15T22:39:00Z" w:id="4254"/>
                <w:rFonts w:asciiTheme="majorHAnsi" w:hAnsiTheme="majorHAnsi" w:cstheme="majorHAnsi"/>
                <w:strike/>
                <w:szCs w:val="18"/>
                <w:lang w:val="en-US"/>
              </w:rPr>
            </w:pPr>
          </w:p>
        </w:tc>
        <w:tc>
          <w:tcPr>
            <w:tcW w:w="2812" w:type="dxa"/>
            <w:vAlign w:val="center"/>
          </w:tcPr>
          <w:p w:rsidRPr="009463FF" w:rsidR="007621AB" w:rsidDel="00262379" w:rsidP="00153EF4" w:rsidRDefault="007621AB" w14:paraId="12FD057D" w14:textId="298B4A9C">
            <w:pPr>
              <w:pStyle w:val="ListParagraph"/>
              <w:ind w:left="0"/>
              <w:rPr>
                <w:del w:author="Murguia, Sahima" w:date="2022-03-15T22:39:00Z" w:id="4255"/>
                <w:rFonts w:asciiTheme="majorHAnsi" w:hAnsiTheme="majorHAnsi" w:cstheme="majorHAnsi"/>
                <w:strike/>
                <w:szCs w:val="18"/>
                <w:lang w:val="en-US"/>
              </w:rPr>
            </w:pPr>
          </w:p>
        </w:tc>
      </w:tr>
      <w:tr w:rsidRPr="009463FF" w:rsidR="007621AB" w:rsidDel="00262379" w:rsidTr="008836DB" w14:paraId="1A22C058" w14:textId="0C308759">
        <w:trPr>
          <w:trHeight w:val="352"/>
          <w:del w:author="Murguia, Sahima" w:date="2022-03-15T22:39:00Z" w:id="4256"/>
        </w:trPr>
        <w:tc>
          <w:tcPr>
            <w:tcW w:w="1418" w:type="dxa"/>
            <w:vMerge/>
            <w:vAlign w:val="center"/>
          </w:tcPr>
          <w:p w:rsidRPr="009463FF" w:rsidR="007621AB" w:rsidDel="00262379" w:rsidP="00153EF4" w:rsidRDefault="007621AB" w14:paraId="14D19BD9" w14:textId="7E49E8C6">
            <w:pPr>
              <w:pStyle w:val="ListParagraph"/>
              <w:ind w:left="0"/>
              <w:rPr>
                <w:del w:author="Murguia, Sahima" w:date="2022-03-15T22:39:00Z" w:id="425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48547F24" w14:textId="7473DFD3">
            <w:pPr>
              <w:pStyle w:val="ListParagraph"/>
              <w:ind w:left="0"/>
              <w:rPr>
                <w:del w:author="Murguia, Sahima" w:date="2022-03-15T22:39:00Z" w:id="425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6C9E6177" w14:textId="72F03D46">
            <w:pPr>
              <w:pStyle w:val="ListParagraph"/>
              <w:ind w:left="0"/>
              <w:rPr>
                <w:del w:author="Murguia, Sahima" w:date="2022-03-15T22:39:00Z" w:id="4259"/>
                <w:rFonts w:asciiTheme="majorHAnsi" w:hAnsiTheme="majorHAnsi" w:cstheme="majorHAnsi"/>
                <w:strike/>
                <w:szCs w:val="18"/>
                <w:lang w:val="en-US"/>
              </w:rPr>
            </w:pPr>
            <w:del w:author="Murguia, Sahima" w:date="2022-03-15T22:39:00Z" w:id="4260">
              <w:r w:rsidRPr="009463FF" w:rsidDel="00262379">
                <w:rPr>
                  <w:rFonts w:asciiTheme="majorHAnsi" w:hAnsiTheme="majorHAnsi" w:cstheme="majorHAnsi"/>
                  <w:strike/>
                  <w:szCs w:val="18"/>
                  <w:lang w:val="en-US"/>
                </w:rPr>
                <w:delText>Status</w:delText>
              </w:r>
            </w:del>
          </w:p>
        </w:tc>
        <w:tc>
          <w:tcPr>
            <w:tcW w:w="2127" w:type="dxa"/>
            <w:vAlign w:val="center"/>
          </w:tcPr>
          <w:p w:rsidRPr="009463FF" w:rsidR="007621AB" w:rsidDel="00262379" w:rsidP="00153EF4" w:rsidRDefault="007621AB" w14:paraId="130E06D2" w14:textId="097AB981">
            <w:pPr>
              <w:pStyle w:val="ListParagraph"/>
              <w:ind w:left="0"/>
              <w:rPr>
                <w:del w:author="Murguia, Sahima" w:date="2022-03-15T22:39:00Z" w:id="4261"/>
                <w:rFonts w:asciiTheme="majorHAnsi" w:hAnsiTheme="majorHAnsi" w:cstheme="majorHAnsi"/>
                <w:strike/>
                <w:szCs w:val="18"/>
                <w:lang w:val="en-US"/>
              </w:rPr>
            </w:pPr>
            <w:del w:author="Murguia, Sahima" w:date="2022-03-15T22:39:00Z" w:id="4262">
              <w:r w:rsidRPr="009463FF" w:rsidDel="00262379">
                <w:rPr>
                  <w:rFonts w:asciiTheme="majorHAnsi" w:hAnsiTheme="majorHAnsi" w:cstheme="majorHAnsi"/>
                  <w:strike/>
                  <w:szCs w:val="18"/>
                  <w:lang w:val="en-US"/>
                </w:rPr>
                <w:delText>STATUS_CD</w:delText>
              </w:r>
            </w:del>
          </w:p>
        </w:tc>
        <w:tc>
          <w:tcPr>
            <w:tcW w:w="992" w:type="dxa"/>
            <w:vAlign w:val="center"/>
          </w:tcPr>
          <w:p w:rsidRPr="009463FF" w:rsidR="007621AB" w:rsidDel="00262379" w:rsidP="00153EF4" w:rsidRDefault="007621AB" w14:paraId="1C28720B" w14:textId="442B2CC8">
            <w:pPr>
              <w:pStyle w:val="ListParagraph"/>
              <w:ind w:left="0"/>
              <w:rPr>
                <w:del w:author="Murguia, Sahima" w:date="2022-03-15T22:39:00Z" w:id="4263"/>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6ABDBF9" w14:textId="4761C0DC">
            <w:pPr>
              <w:pStyle w:val="ListParagraph"/>
              <w:ind w:left="0"/>
              <w:rPr>
                <w:del w:author="Murguia, Sahima" w:date="2022-03-15T22:39:00Z" w:id="4264"/>
                <w:rFonts w:asciiTheme="majorHAnsi" w:hAnsiTheme="majorHAnsi" w:cstheme="majorHAnsi"/>
                <w:strike/>
                <w:szCs w:val="18"/>
                <w:lang w:val="en-US"/>
              </w:rPr>
            </w:pPr>
          </w:p>
        </w:tc>
      </w:tr>
      <w:tr w:rsidRPr="009463FF" w:rsidR="007621AB" w:rsidDel="00262379" w:rsidTr="008836DB" w14:paraId="1E24DDEF" w14:textId="3D94B3F7">
        <w:trPr>
          <w:trHeight w:val="352"/>
          <w:del w:author="Murguia, Sahima" w:date="2022-03-15T22:39:00Z" w:id="4265"/>
        </w:trPr>
        <w:tc>
          <w:tcPr>
            <w:tcW w:w="1418" w:type="dxa"/>
            <w:vMerge/>
            <w:vAlign w:val="center"/>
          </w:tcPr>
          <w:p w:rsidRPr="009463FF" w:rsidR="007621AB" w:rsidDel="00262379" w:rsidP="00153EF4" w:rsidRDefault="007621AB" w14:paraId="065F0918" w14:textId="3CC5297D">
            <w:pPr>
              <w:pStyle w:val="ListParagraph"/>
              <w:ind w:left="0"/>
              <w:rPr>
                <w:del w:author="Murguia, Sahima" w:date="2022-03-15T22:39:00Z" w:id="4266"/>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6EC964B" w14:textId="72D5772D">
            <w:pPr>
              <w:pStyle w:val="ListParagraph"/>
              <w:ind w:left="0"/>
              <w:rPr>
                <w:del w:author="Murguia, Sahima" w:date="2022-03-15T22:39:00Z" w:id="4267"/>
                <w:rFonts w:asciiTheme="majorHAnsi" w:hAnsiTheme="majorHAnsi" w:cstheme="majorHAnsi"/>
                <w:strike/>
                <w:szCs w:val="18"/>
                <w:lang w:val="en-US"/>
              </w:rPr>
            </w:pPr>
          </w:p>
        </w:tc>
        <w:tc>
          <w:tcPr>
            <w:tcW w:w="1559" w:type="dxa"/>
            <w:vAlign w:val="center"/>
          </w:tcPr>
          <w:p w:rsidRPr="009463FF" w:rsidR="007621AB" w:rsidDel="00262379" w:rsidP="00153EF4" w:rsidRDefault="007621AB" w14:paraId="3D4E740B" w14:textId="672BD3AE">
            <w:pPr>
              <w:pStyle w:val="ListParagraph"/>
              <w:ind w:left="0"/>
              <w:rPr>
                <w:del w:author="Murguia, Sahima" w:date="2022-03-15T22:39:00Z" w:id="4268"/>
                <w:rFonts w:asciiTheme="majorHAnsi" w:hAnsiTheme="majorHAnsi" w:cstheme="majorHAnsi"/>
                <w:strike/>
                <w:szCs w:val="18"/>
                <w:lang w:val="en-US"/>
              </w:rPr>
            </w:pPr>
            <w:del w:author="Murguia, Sahima" w:date="2022-03-15T22:39:00Z" w:id="4269">
              <w:r w:rsidRPr="009463FF" w:rsidDel="00262379">
                <w:rPr>
                  <w:rFonts w:asciiTheme="majorHAnsi" w:hAnsiTheme="majorHAnsi" w:cstheme="majorHAnsi"/>
                  <w:strike/>
                  <w:szCs w:val="18"/>
                  <w:lang w:val="en-US"/>
                </w:rPr>
                <w:delText>Payments</w:delText>
              </w:r>
            </w:del>
          </w:p>
        </w:tc>
        <w:tc>
          <w:tcPr>
            <w:tcW w:w="2127" w:type="dxa"/>
            <w:vAlign w:val="center"/>
          </w:tcPr>
          <w:p w:rsidRPr="009463FF" w:rsidR="007621AB" w:rsidDel="00262379" w:rsidP="00153EF4" w:rsidRDefault="007621AB" w14:paraId="05C697B3" w14:textId="0B50DFB7">
            <w:pPr>
              <w:pStyle w:val="ListParagraph"/>
              <w:ind w:left="0"/>
              <w:rPr>
                <w:del w:author="Murguia, Sahima" w:date="2022-03-15T22:39:00Z" w:id="4270"/>
                <w:rFonts w:asciiTheme="majorHAnsi" w:hAnsiTheme="majorHAnsi" w:cstheme="majorHAnsi"/>
                <w:strike/>
                <w:szCs w:val="18"/>
                <w:lang w:val="en-US"/>
              </w:rPr>
            </w:pPr>
            <w:del w:author="Murguia, Sahima" w:date="2022-03-15T22:39:00Z" w:id="4271">
              <w:r w:rsidRPr="009463FF" w:rsidDel="00262379">
                <w:rPr>
                  <w:rFonts w:asciiTheme="majorHAnsi" w:hAnsiTheme="majorHAnsi" w:cstheme="majorHAnsi"/>
                  <w:strike/>
                  <w:szCs w:val="18"/>
                  <w:lang w:val="en-US"/>
                </w:rPr>
                <w:delText>TTL_PD_AMT</w:delText>
              </w:r>
            </w:del>
          </w:p>
        </w:tc>
        <w:tc>
          <w:tcPr>
            <w:tcW w:w="992" w:type="dxa"/>
            <w:vAlign w:val="center"/>
          </w:tcPr>
          <w:p w:rsidRPr="009463FF" w:rsidR="007621AB" w:rsidDel="00262379" w:rsidP="00153EF4" w:rsidRDefault="007621AB" w14:paraId="2EB66F5E" w14:textId="38A33397">
            <w:pPr>
              <w:pStyle w:val="ListParagraph"/>
              <w:ind w:left="0"/>
              <w:rPr>
                <w:del w:author="Murguia, Sahima" w:date="2022-03-15T22:39:00Z" w:id="4272"/>
                <w:rFonts w:asciiTheme="majorHAnsi" w:hAnsiTheme="majorHAnsi" w:cstheme="majorHAnsi"/>
                <w:strike/>
                <w:szCs w:val="18"/>
                <w:lang w:val="en-US"/>
              </w:rPr>
            </w:pPr>
          </w:p>
        </w:tc>
        <w:tc>
          <w:tcPr>
            <w:tcW w:w="2812" w:type="dxa"/>
            <w:vAlign w:val="center"/>
          </w:tcPr>
          <w:p w:rsidRPr="009463FF" w:rsidR="007621AB" w:rsidDel="00262379" w:rsidP="00153EF4" w:rsidRDefault="007621AB" w14:paraId="27DB2B9D" w14:textId="67FF05F7">
            <w:pPr>
              <w:pStyle w:val="ListParagraph"/>
              <w:ind w:left="0"/>
              <w:rPr>
                <w:del w:author="Murguia, Sahima" w:date="2022-03-15T22:39:00Z" w:id="4273"/>
                <w:rFonts w:asciiTheme="majorHAnsi" w:hAnsiTheme="majorHAnsi" w:cstheme="majorHAnsi"/>
                <w:strike/>
                <w:szCs w:val="18"/>
                <w:lang w:val="en-US"/>
              </w:rPr>
            </w:pPr>
          </w:p>
        </w:tc>
      </w:tr>
      <w:tr w:rsidRPr="009463FF" w:rsidR="007621AB" w:rsidDel="00262379" w:rsidTr="008836DB" w14:paraId="53E73183" w14:textId="0CF5C433">
        <w:trPr>
          <w:trHeight w:val="352"/>
          <w:del w:author="Murguia, Sahima" w:date="2022-03-15T22:39:00Z" w:id="4274"/>
        </w:trPr>
        <w:tc>
          <w:tcPr>
            <w:tcW w:w="1418" w:type="dxa"/>
            <w:vMerge/>
            <w:vAlign w:val="center"/>
          </w:tcPr>
          <w:p w:rsidRPr="009463FF" w:rsidR="007621AB" w:rsidDel="00262379" w:rsidP="00153EF4" w:rsidRDefault="007621AB" w14:paraId="3E7E9CD1" w14:textId="0CC8DF67">
            <w:pPr>
              <w:pStyle w:val="ListParagraph"/>
              <w:ind w:left="0"/>
              <w:rPr>
                <w:del w:author="Murguia, Sahima" w:date="2022-03-15T22:39:00Z" w:id="4275"/>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1A52E541" w14:textId="112F2FA3">
            <w:pPr>
              <w:pStyle w:val="ListParagraph"/>
              <w:ind w:left="0"/>
              <w:rPr>
                <w:del w:author="Murguia, Sahima" w:date="2022-03-15T22:39:00Z" w:id="4276"/>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931B498" w14:textId="61702476">
            <w:pPr>
              <w:pStyle w:val="ListParagraph"/>
              <w:ind w:left="0"/>
              <w:rPr>
                <w:del w:author="Murguia, Sahima" w:date="2022-03-15T22:39:00Z" w:id="4277"/>
                <w:rFonts w:asciiTheme="majorHAnsi" w:hAnsiTheme="majorHAnsi" w:cstheme="majorHAnsi"/>
                <w:strike/>
                <w:szCs w:val="18"/>
                <w:lang w:val="en-US"/>
              </w:rPr>
            </w:pPr>
            <w:del w:author="Murguia, Sahima" w:date="2022-03-15T22:39:00Z" w:id="4278">
              <w:r w:rsidRPr="009463FF" w:rsidDel="00262379">
                <w:rPr>
                  <w:rFonts w:asciiTheme="majorHAnsi" w:hAnsiTheme="majorHAnsi" w:cstheme="majorHAnsi"/>
                  <w:strike/>
                  <w:szCs w:val="18"/>
                  <w:lang w:val="en-US"/>
                </w:rPr>
                <w:delText>Total Due</w:delText>
              </w:r>
            </w:del>
          </w:p>
        </w:tc>
        <w:tc>
          <w:tcPr>
            <w:tcW w:w="2127" w:type="dxa"/>
            <w:vAlign w:val="center"/>
          </w:tcPr>
          <w:p w:rsidRPr="009463FF" w:rsidR="007621AB" w:rsidDel="00262379" w:rsidP="00153EF4" w:rsidRDefault="007621AB" w14:paraId="02EA1E16" w14:textId="24DEBFA0">
            <w:pPr>
              <w:pStyle w:val="ListParagraph"/>
              <w:ind w:left="0"/>
              <w:rPr>
                <w:del w:author="Murguia, Sahima" w:date="2022-03-15T22:39:00Z" w:id="4279"/>
                <w:rFonts w:asciiTheme="majorHAnsi" w:hAnsiTheme="majorHAnsi" w:cstheme="majorHAnsi"/>
                <w:strike/>
                <w:szCs w:val="18"/>
                <w:lang w:val="en-US"/>
              </w:rPr>
            </w:pPr>
            <w:del w:author="Murguia, Sahima" w:date="2022-03-15T22:39:00Z" w:id="4280">
              <w:r w:rsidRPr="009463FF" w:rsidDel="00262379">
                <w:rPr>
                  <w:rFonts w:asciiTheme="majorHAnsi" w:hAnsiTheme="majorHAnsi" w:cstheme="majorHAnsi"/>
                  <w:strike/>
                  <w:szCs w:val="18"/>
                  <w:lang w:val="en-US"/>
                </w:rPr>
                <w:delText>formula</w:delText>
              </w:r>
            </w:del>
          </w:p>
        </w:tc>
        <w:tc>
          <w:tcPr>
            <w:tcW w:w="992" w:type="dxa"/>
            <w:vAlign w:val="center"/>
          </w:tcPr>
          <w:p w:rsidRPr="009463FF" w:rsidR="007621AB" w:rsidDel="00262379" w:rsidP="00153EF4" w:rsidRDefault="007621AB" w14:paraId="6A90F700" w14:textId="106A2FD9">
            <w:pPr>
              <w:pStyle w:val="ListParagraph"/>
              <w:ind w:left="0"/>
              <w:rPr>
                <w:del w:author="Murguia, Sahima" w:date="2022-03-15T22:39:00Z" w:id="4281"/>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660A001" w14:textId="54BA5FB0">
            <w:pPr>
              <w:pStyle w:val="ListParagraph"/>
              <w:ind w:left="0"/>
              <w:rPr>
                <w:del w:author="Murguia, Sahima" w:date="2022-03-15T22:39:00Z" w:id="4282"/>
                <w:rFonts w:asciiTheme="majorHAnsi" w:hAnsiTheme="majorHAnsi" w:cstheme="majorHAnsi"/>
                <w:strike/>
                <w:szCs w:val="18"/>
                <w:lang w:val="en-US"/>
              </w:rPr>
            </w:pPr>
          </w:p>
        </w:tc>
      </w:tr>
      <w:tr w:rsidRPr="009463FF" w:rsidR="007621AB" w:rsidDel="00262379" w:rsidTr="008836DB" w14:paraId="458B10F1" w14:textId="48FEBCE9">
        <w:trPr>
          <w:trHeight w:val="352"/>
          <w:del w:author="Murguia, Sahima" w:date="2022-03-15T22:39:00Z" w:id="4283"/>
        </w:trPr>
        <w:tc>
          <w:tcPr>
            <w:tcW w:w="1418" w:type="dxa"/>
            <w:vMerge/>
            <w:vAlign w:val="center"/>
          </w:tcPr>
          <w:p w:rsidRPr="009463FF" w:rsidR="007621AB" w:rsidDel="00262379" w:rsidP="00153EF4" w:rsidRDefault="007621AB" w14:paraId="06CCC841" w14:textId="4B748329">
            <w:pPr>
              <w:pStyle w:val="ListParagraph"/>
              <w:ind w:left="0"/>
              <w:rPr>
                <w:del w:author="Murguia, Sahima" w:date="2022-03-15T22:39:00Z" w:id="4284"/>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792B14E4" w14:textId="4FD8A34C">
            <w:pPr>
              <w:pStyle w:val="ListParagraph"/>
              <w:ind w:left="0"/>
              <w:rPr>
                <w:del w:author="Murguia, Sahima" w:date="2022-03-15T22:39:00Z" w:id="4285"/>
                <w:rFonts w:asciiTheme="majorHAnsi" w:hAnsiTheme="majorHAnsi" w:cstheme="majorHAnsi"/>
                <w:strike/>
                <w:szCs w:val="18"/>
                <w:lang w:val="en-US"/>
              </w:rPr>
            </w:pPr>
          </w:p>
        </w:tc>
        <w:tc>
          <w:tcPr>
            <w:tcW w:w="1559" w:type="dxa"/>
            <w:vAlign w:val="center"/>
          </w:tcPr>
          <w:p w:rsidRPr="009463FF" w:rsidR="007621AB" w:rsidDel="00262379" w:rsidP="00153EF4" w:rsidRDefault="007621AB" w14:paraId="04CD6046" w14:textId="487AC7B1">
            <w:pPr>
              <w:pStyle w:val="ListParagraph"/>
              <w:ind w:left="0"/>
              <w:rPr>
                <w:del w:author="Murguia, Sahima" w:date="2022-03-15T22:39:00Z" w:id="4286"/>
                <w:rFonts w:asciiTheme="majorHAnsi" w:hAnsiTheme="majorHAnsi" w:cstheme="majorHAnsi"/>
                <w:strike/>
                <w:szCs w:val="18"/>
                <w:lang w:val="en-US"/>
              </w:rPr>
            </w:pPr>
            <w:del w:author="Murguia, Sahima" w:date="2022-03-15T22:39:00Z" w:id="4287">
              <w:r w:rsidRPr="009463FF" w:rsidDel="00262379">
                <w:rPr>
                  <w:rFonts w:asciiTheme="majorHAnsi" w:hAnsiTheme="majorHAnsi" w:cstheme="majorHAnsi"/>
                  <w:strike/>
                  <w:szCs w:val="18"/>
                  <w:lang w:val="en-US"/>
                </w:rPr>
                <w:delText>Days Open</w:delText>
              </w:r>
            </w:del>
          </w:p>
        </w:tc>
        <w:tc>
          <w:tcPr>
            <w:tcW w:w="2127" w:type="dxa"/>
            <w:vAlign w:val="center"/>
          </w:tcPr>
          <w:p w:rsidRPr="009463FF" w:rsidR="007621AB" w:rsidDel="00262379" w:rsidP="00153EF4" w:rsidRDefault="007621AB" w14:paraId="55F31134" w14:textId="599D76F8">
            <w:pPr>
              <w:pStyle w:val="ListParagraph"/>
              <w:ind w:left="0"/>
              <w:rPr>
                <w:del w:author="Murguia, Sahima" w:date="2022-03-15T22:39:00Z" w:id="4288"/>
                <w:rFonts w:asciiTheme="majorHAnsi" w:hAnsiTheme="majorHAnsi" w:cstheme="majorHAnsi"/>
                <w:strike/>
                <w:szCs w:val="18"/>
                <w:lang w:val="en-US"/>
              </w:rPr>
            </w:pPr>
            <w:del w:author="Murguia, Sahima" w:date="2022-03-15T22:39:00Z" w:id="4289">
              <w:r w:rsidRPr="009463FF" w:rsidDel="00262379">
                <w:rPr>
                  <w:rFonts w:asciiTheme="majorHAnsi" w:hAnsiTheme="majorHAnsi" w:cstheme="majorHAnsi"/>
                  <w:strike/>
                  <w:szCs w:val="18"/>
                  <w:lang w:val="en-US"/>
                </w:rPr>
                <w:delText>formula</w:delText>
              </w:r>
            </w:del>
          </w:p>
        </w:tc>
        <w:tc>
          <w:tcPr>
            <w:tcW w:w="992" w:type="dxa"/>
            <w:vAlign w:val="center"/>
          </w:tcPr>
          <w:p w:rsidRPr="009463FF" w:rsidR="007621AB" w:rsidDel="00262379" w:rsidP="00153EF4" w:rsidRDefault="007621AB" w14:paraId="68E7E56F" w14:textId="08E9F21F">
            <w:pPr>
              <w:pStyle w:val="ListParagraph"/>
              <w:ind w:left="0"/>
              <w:rPr>
                <w:del w:author="Murguia, Sahima" w:date="2022-03-15T22:39:00Z" w:id="4290"/>
                <w:rFonts w:asciiTheme="majorHAnsi" w:hAnsiTheme="majorHAnsi" w:cstheme="majorHAnsi"/>
                <w:strike/>
                <w:szCs w:val="18"/>
                <w:lang w:val="en-US"/>
              </w:rPr>
            </w:pPr>
          </w:p>
        </w:tc>
        <w:tc>
          <w:tcPr>
            <w:tcW w:w="2812" w:type="dxa"/>
            <w:vAlign w:val="center"/>
          </w:tcPr>
          <w:p w:rsidRPr="009463FF" w:rsidR="007621AB" w:rsidDel="00262379" w:rsidP="00153EF4" w:rsidRDefault="007621AB" w14:paraId="2359C298" w14:textId="11FA4391">
            <w:pPr>
              <w:pStyle w:val="ListParagraph"/>
              <w:ind w:left="0"/>
              <w:rPr>
                <w:del w:author="Murguia, Sahima" w:date="2022-03-15T22:39:00Z" w:id="4291"/>
                <w:rFonts w:asciiTheme="majorHAnsi" w:hAnsiTheme="majorHAnsi" w:cstheme="majorHAnsi"/>
                <w:strike/>
                <w:szCs w:val="18"/>
                <w:lang w:val="en-US"/>
              </w:rPr>
            </w:pPr>
          </w:p>
        </w:tc>
      </w:tr>
      <w:tr w:rsidRPr="009463FF" w:rsidR="007621AB" w:rsidDel="00262379" w:rsidTr="008836DB" w14:paraId="56336F7E" w14:textId="2F268473">
        <w:trPr>
          <w:trHeight w:val="352"/>
          <w:del w:author="Murguia, Sahima" w:date="2022-03-15T22:39:00Z" w:id="4292"/>
        </w:trPr>
        <w:tc>
          <w:tcPr>
            <w:tcW w:w="1418" w:type="dxa"/>
            <w:vMerge/>
            <w:vAlign w:val="center"/>
          </w:tcPr>
          <w:p w:rsidRPr="009463FF" w:rsidR="007621AB" w:rsidDel="00262379" w:rsidP="00153EF4" w:rsidRDefault="007621AB" w14:paraId="49730457" w14:textId="6FA20910">
            <w:pPr>
              <w:pStyle w:val="ListParagraph"/>
              <w:ind w:left="0"/>
              <w:rPr>
                <w:del w:author="Murguia, Sahima" w:date="2022-03-15T22:39:00Z" w:id="4293"/>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5C7A684D" w14:textId="3642A386">
            <w:pPr>
              <w:pStyle w:val="ListParagraph"/>
              <w:ind w:left="0"/>
              <w:rPr>
                <w:del w:author="Murguia, Sahima" w:date="2022-03-15T22:39:00Z" w:id="4294"/>
                <w:rFonts w:asciiTheme="majorHAnsi" w:hAnsiTheme="majorHAnsi" w:cstheme="majorHAnsi"/>
                <w:strike/>
                <w:szCs w:val="18"/>
                <w:lang w:val="en-US"/>
              </w:rPr>
            </w:pPr>
          </w:p>
        </w:tc>
        <w:tc>
          <w:tcPr>
            <w:tcW w:w="1559" w:type="dxa"/>
            <w:vAlign w:val="center"/>
          </w:tcPr>
          <w:p w:rsidRPr="009463FF" w:rsidR="007621AB" w:rsidDel="00262379" w:rsidP="00153EF4" w:rsidRDefault="007621AB" w14:paraId="5F0044FC" w14:textId="40EC49D2">
            <w:pPr>
              <w:pStyle w:val="ListParagraph"/>
              <w:ind w:left="0"/>
              <w:rPr>
                <w:del w:author="Murguia, Sahima" w:date="2022-03-15T22:39:00Z" w:id="4295"/>
                <w:rFonts w:asciiTheme="majorHAnsi" w:hAnsiTheme="majorHAnsi" w:cstheme="majorHAnsi"/>
                <w:strike/>
                <w:szCs w:val="18"/>
                <w:lang w:val="en-US"/>
              </w:rPr>
            </w:pPr>
            <w:del w:author="Murguia, Sahima" w:date="2022-03-15T22:39:00Z" w:id="4296">
              <w:r w:rsidRPr="009463FF" w:rsidDel="00262379">
                <w:rPr>
                  <w:rFonts w:asciiTheme="majorHAnsi" w:hAnsiTheme="majorHAnsi" w:cstheme="majorHAnsi"/>
                  <w:strike/>
                  <w:szCs w:val="18"/>
                  <w:lang w:val="en-US"/>
                </w:rPr>
                <w:delText>Description</w:delText>
              </w:r>
            </w:del>
          </w:p>
        </w:tc>
        <w:tc>
          <w:tcPr>
            <w:tcW w:w="2127" w:type="dxa"/>
            <w:vAlign w:val="center"/>
          </w:tcPr>
          <w:p w:rsidRPr="009463FF" w:rsidR="007621AB" w:rsidDel="00262379" w:rsidP="00153EF4" w:rsidRDefault="007621AB" w14:paraId="286370C8" w14:textId="6E88B844">
            <w:pPr>
              <w:pStyle w:val="ListParagraph"/>
              <w:ind w:left="0"/>
              <w:rPr>
                <w:del w:author="Murguia, Sahima" w:date="2022-03-15T22:39:00Z" w:id="4297"/>
                <w:rFonts w:asciiTheme="majorHAnsi" w:hAnsiTheme="majorHAnsi" w:cstheme="majorHAnsi"/>
                <w:strike/>
                <w:szCs w:val="18"/>
                <w:lang w:val="en-US"/>
              </w:rPr>
            </w:pPr>
            <w:del w:author="Murguia, Sahima" w:date="2022-03-15T22:39:00Z" w:id="4298">
              <w:r w:rsidRPr="009463FF" w:rsidDel="00262379">
                <w:rPr>
                  <w:rFonts w:asciiTheme="majorHAnsi" w:hAnsiTheme="majorHAnsi" w:cstheme="majorHAnsi"/>
                  <w:strike/>
                  <w:szCs w:val="18"/>
                  <w:lang w:val="en-US"/>
                </w:rPr>
                <w:delText>COMMENTS</w:delText>
              </w:r>
            </w:del>
          </w:p>
        </w:tc>
        <w:tc>
          <w:tcPr>
            <w:tcW w:w="992" w:type="dxa"/>
            <w:vAlign w:val="center"/>
          </w:tcPr>
          <w:p w:rsidRPr="009463FF" w:rsidR="007621AB" w:rsidDel="00262379" w:rsidP="00153EF4" w:rsidRDefault="007621AB" w14:paraId="09EA7E74" w14:textId="0E11EC70">
            <w:pPr>
              <w:pStyle w:val="ListParagraph"/>
              <w:ind w:left="0"/>
              <w:rPr>
                <w:del w:author="Murguia, Sahima" w:date="2022-03-15T22:39:00Z" w:id="4299"/>
                <w:rFonts w:asciiTheme="majorHAnsi" w:hAnsiTheme="majorHAnsi" w:cstheme="majorHAnsi"/>
                <w:strike/>
                <w:szCs w:val="18"/>
                <w:lang w:val="en-US"/>
              </w:rPr>
            </w:pPr>
          </w:p>
        </w:tc>
        <w:tc>
          <w:tcPr>
            <w:tcW w:w="2812" w:type="dxa"/>
            <w:vAlign w:val="center"/>
          </w:tcPr>
          <w:p w:rsidRPr="009463FF" w:rsidR="007621AB" w:rsidDel="00262379" w:rsidP="00153EF4" w:rsidRDefault="007621AB" w14:paraId="0401DACC" w14:textId="60A82F2C">
            <w:pPr>
              <w:pStyle w:val="ListParagraph"/>
              <w:ind w:left="0"/>
              <w:rPr>
                <w:del w:author="Murguia, Sahima" w:date="2022-03-15T22:39:00Z" w:id="4300"/>
                <w:rFonts w:asciiTheme="majorHAnsi" w:hAnsiTheme="majorHAnsi" w:cstheme="majorHAnsi"/>
                <w:strike/>
                <w:szCs w:val="18"/>
                <w:lang w:val="en-US"/>
              </w:rPr>
            </w:pPr>
          </w:p>
        </w:tc>
      </w:tr>
      <w:tr w:rsidRPr="009463FF" w:rsidR="007621AB" w:rsidDel="00262379" w:rsidTr="008836DB" w14:paraId="06F36242" w14:textId="2DD07954">
        <w:trPr>
          <w:trHeight w:val="352"/>
          <w:del w:author="Murguia, Sahima" w:date="2022-03-15T22:39:00Z" w:id="4301"/>
        </w:trPr>
        <w:tc>
          <w:tcPr>
            <w:tcW w:w="1418" w:type="dxa"/>
            <w:vMerge/>
            <w:vAlign w:val="center"/>
          </w:tcPr>
          <w:p w:rsidRPr="009463FF" w:rsidR="007621AB" w:rsidDel="00262379" w:rsidP="00153EF4" w:rsidRDefault="007621AB" w14:paraId="2E40504A" w14:textId="73B404F8">
            <w:pPr>
              <w:pStyle w:val="ListParagraph"/>
              <w:ind w:left="0"/>
              <w:rPr>
                <w:del w:author="Murguia, Sahima" w:date="2022-03-15T22:39:00Z" w:id="4302"/>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7454F99A" w14:textId="5C2F8C16">
            <w:pPr>
              <w:pStyle w:val="ListParagraph"/>
              <w:ind w:left="0"/>
              <w:rPr>
                <w:del w:author="Murguia, Sahima" w:date="2022-03-15T22:39:00Z" w:id="4303"/>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AF87729" w14:textId="48F36F1D">
            <w:pPr>
              <w:pStyle w:val="ListParagraph"/>
              <w:ind w:left="0"/>
              <w:rPr>
                <w:del w:author="Murguia, Sahima" w:date="2022-03-15T22:39:00Z" w:id="4304"/>
                <w:rFonts w:asciiTheme="majorHAnsi" w:hAnsiTheme="majorHAnsi" w:cstheme="majorHAnsi"/>
                <w:strike/>
                <w:szCs w:val="18"/>
                <w:lang w:val="en-US"/>
              </w:rPr>
            </w:pPr>
            <w:del w:author="Murguia, Sahima" w:date="2022-03-15T22:39:00Z" w:id="4305">
              <w:r w:rsidRPr="009463FF" w:rsidDel="00262379">
                <w:rPr>
                  <w:rFonts w:asciiTheme="majorHAnsi" w:hAnsiTheme="majorHAnsi" w:cstheme="majorHAnsi"/>
                  <w:strike/>
                  <w:szCs w:val="18"/>
                  <w:lang w:val="en-US"/>
                </w:rPr>
                <w:delText>Updated On</w:delText>
              </w:r>
            </w:del>
          </w:p>
        </w:tc>
        <w:tc>
          <w:tcPr>
            <w:tcW w:w="2127" w:type="dxa"/>
            <w:vAlign w:val="center"/>
          </w:tcPr>
          <w:p w:rsidRPr="009463FF" w:rsidR="007621AB" w:rsidDel="00262379" w:rsidP="00153EF4" w:rsidRDefault="007621AB" w14:paraId="29006797" w14:textId="50B8B014">
            <w:pPr>
              <w:pStyle w:val="ListParagraph"/>
              <w:ind w:left="0"/>
              <w:rPr>
                <w:del w:author="Murguia, Sahima" w:date="2022-03-15T22:39:00Z" w:id="4306"/>
                <w:rFonts w:asciiTheme="majorHAnsi" w:hAnsiTheme="majorHAnsi" w:cstheme="majorHAnsi"/>
                <w:strike/>
                <w:szCs w:val="18"/>
                <w:lang w:val="en-US"/>
              </w:rPr>
            </w:pPr>
            <w:del w:author="Murguia, Sahima" w:date="2022-03-15T22:39:00Z" w:id="4307">
              <w:r w:rsidRPr="009463FF" w:rsidDel="00262379">
                <w:rPr>
                  <w:rFonts w:asciiTheme="majorHAnsi" w:hAnsiTheme="majorHAnsi" w:cstheme="majorHAnsi"/>
                  <w:strike/>
                  <w:szCs w:val="18"/>
                  <w:lang w:val="en-US"/>
                </w:rPr>
                <w:delText>LAST_UPD</w:delText>
              </w:r>
            </w:del>
          </w:p>
        </w:tc>
        <w:tc>
          <w:tcPr>
            <w:tcW w:w="992" w:type="dxa"/>
            <w:vAlign w:val="center"/>
          </w:tcPr>
          <w:p w:rsidRPr="009463FF" w:rsidR="007621AB" w:rsidDel="00262379" w:rsidP="00153EF4" w:rsidRDefault="007621AB" w14:paraId="0F92E3E6" w14:textId="5847CF19">
            <w:pPr>
              <w:pStyle w:val="ListParagraph"/>
              <w:ind w:left="0"/>
              <w:rPr>
                <w:del w:author="Murguia, Sahima" w:date="2022-03-15T22:39:00Z" w:id="4308"/>
                <w:rFonts w:asciiTheme="majorHAnsi" w:hAnsiTheme="majorHAnsi" w:cstheme="majorHAnsi"/>
                <w:strike/>
                <w:szCs w:val="18"/>
                <w:lang w:val="en-US"/>
              </w:rPr>
            </w:pPr>
          </w:p>
        </w:tc>
        <w:tc>
          <w:tcPr>
            <w:tcW w:w="2812" w:type="dxa"/>
            <w:vAlign w:val="center"/>
          </w:tcPr>
          <w:p w:rsidRPr="009463FF" w:rsidR="007621AB" w:rsidDel="00262379" w:rsidP="00153EF4" w:rsidRDefault="007621AB" w14:paraId="113DB271" w14:textId="55E0D822">
            <w:pPr>
              <w:pStyle w:val="ListParagraph"/>
              <w:ind w:left="0"/>
              <w:rPr>
                <w:del w:author="Murguia, Sahima" w:date="2022-03-15T22:39:00Z" w:id="4309"/>
                <w:rFonts w:asciiTheme="majorHAnsi" w:hAnsiTheme="majorHAnsi" w:cstheme="majorHAnsi"/>
                <w:strike/>
                <w:szCs w:val="18"/>
                <w:lang w:val="en-US"/>
              </w:rPr>
            </w:pPr>
          </w:p>
        </w:tc>
      </w:tr>
      <w:tr w:rsidRPr="009463FF" w:rsidR="007621AB" w:rsidDel="00262379" w:rsidTr="008836DB" w14:paraId="11EB8C32" w14:textId="3BDA7601">
        <w:trPr>
          <w:trHeight w:val="352"/>
          <w:del w:author="Murguia, Sahima" w:date="2022-03-15T22:39:00Z" w:id="4310"/>
        </w:trPr>
        <w:tc>
          <w:tcPr>
            <w:tcW w:w="1418" w:type="dxa"/>
            <w:vMerge/>
            <w:vAlign w:val="center"/>
          </w:tcPr>
          <w:p w:rsidRPr="009463FF" w:rsidR="007621AB" w:rsidDel="00262379" w:rsidP="00153EF4" w:rsidRDefault="007621AB" w14:paraId="5AA50B55" w14:textId="31CB515A">
            <w:pPr>
              <w:pStyle w:val="ListParagraph"/>
              <w:ind w:left="0"/>
              <w:rPr>
                <w:del w:author="Murguia, Sahima" w:date="2022-03-15T22:39:00Z" w:id="4311"/>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08B0A0E3" w14:textId="5FFCA842">
            <w:pPr>
              <w:pStyle w:val="ListParagraph"/>
              <w:ind w:left="0"/>
              <w:rPr>
                <w:del w:author="Murguia, Sahima" w:date="2022-03-15T22:39:00Z" w:id="4312"/>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B18D23E" w14:textId="13BEA83E">
            <w:pPr>
              <w:pStyle w:val="ListParagraph"/>
              <w:ind w:left="0"/>
              <w:rPr>
                <w:del w:author="Murguia, Sahima" w:date="2022-03-15T22:39:00Z" w:id="4313"/>
                <w:rFonts w:asciiTheme="majorHAnsi" w:hAnsiTheme="majorHAnsi" w:cstheme="majorHAnsi"/>
                <w:strike/>
                <w:szCs w:val="18"/>
                <w:lang w:val="en-US"/>
              </w:rPr>
            </w:pPr>
            <w:del w:author="Murguia, Sahima" w:date="2022-03-15T22:39:00Z" w:id="4314">
              <w:r w:rsidRPr="009463FF" w:rsidDel="00262379">
                <w:rPr>
                  <w:rFonts w:asciiTheme="majorHAnsi" w:hAnsiTheme="majorHAnsi" w:cstheme="majorHAnsi"/>
                  <w:strike/>
                  <w:szCs w:val="18"/>
                  <w:lang w:val="en-US"/>
                </w:rPr>
                <w:delText>Updated By</w:delText>
              </w:r>
            </w:del>
          </w:p>
        </w:tc>
        <w:tc>
          <w:tcPr>
            <w:tcW w:w="2127" w:type="dxa"/>
            <w:vAlign w:val="center"/>
          </w:tcPr>
          <w:p w:rsidRPr="009463FF" w:rsidR="007621AB" w:rsidDel="00262379" w:rsidP="00153EF4" w:rsidRDefault="007621AB" w14:paraId="0246940E" w14:textId="514CB61A">
            <w:pPr>
              <w:pStyle w:val="ListParagraph"/>
              <w:ind w:left="0"/>
              <w:rPr>
                <w:del w:author="Murguia, Sahima" w:date="2022-03-15T22:39:00Z" w:id="4315"/>
                <w:rFonts w:asciiTheme="majorHAnsi" w:hAnsiTheme="majorHAnsi" w:cstheme="majorHAnsi"/>
                <w:strike/>
                <w:szCs w:val="18"/>
                <w:lang w:val="en-US"/>
              </w:rPr>
            </w:pPr>
            <w:del w:author="Murguia, Sahima" w:date="2022-03-15T22:39:00Z" w:id="4316">
              <w:r w:rsidRPr="009463FF" w:rsidDel="00262379">
                <w:rPr>
                  <w:rFonts w:asciiTheme="majorHAnsi" w:hAnsiTheme="majorHAnsi" w:cstheme="majorHAnsi"/>
                  <w:strike/>
                  <w:szCs w:val="18"/>
                  <w:lang w:val="en-US"/>
                </w:rPr>
                <w:delText>LAST_UPD_BY</w:delText>
              </w:r>
            </w:del>
          </w:p>
        </w:tc>
        <w:tc>
          <w:tcPr>
            <w:tcW w:w="992" w:type="dxa"/>
            <w:vAlign w:val="center"/>
          </w:tcPr>
          <w:p w:rsidRPr="009463FF" w:rsidR="007621AB" w:rsidDel="00262379" w:rsidP="00153EF4" w:rsidRDefault="007621AB" w14:paraId="68AA968E" w14:textId="06F2DEC9">
            <w:pPr>
              <w:pStyle w:val="ListParagraph"/>
              <w:ind w:left="0"/>
              <w:rPr>
                <w:del w:author="Murguia, Sahima" w:date="2022-03-15T22:39:00Z" w:id="4317"/>
                <w:rFonts w:asciiTheme="majorHAnsi" w:hAnsiTheme="majorHAnsi" w:cstheme="majorHAnsi"/>
                <w:strike/>
                <w:szCs w:val="18"/>
                <w:lang w:val="en-US"/>
              </w:rPr>
            </w:pPr>
          </w:p>
        </w:tc>
        <w:tc>
          <w:tcPr>
            <w:tcW w:w="2812" w:type="dxa"/>
            <w:vAlign w:val="center"/>
          </w:tcPr>
          <w:p w:rsidRPr="009463FF" w:rsidR="007621AB" w:rsidDel="00262379" w:rsidP="00153EF4" w:rsidRDefault="007621AB" w14:paraId="735EABA3" w14:textId="2E59889B">
            <w:pPr>
              <w:pStyle w:val="ListParagraph"/>
              <w:ind w:left="0"/>
              <w:rPr>
                <w:del w:author="Murguia, Sahima" w:date="2022-03-15T22:39:00Z" w:id="4318"/>
                <w:rFonts w:asciiTheme="majorHAnsi" w:hAnsiTheme="majorHAnsi" w:cstheme="majorHAnsi"/>
                <w:strike/>
                <w:szCs w:val="18"/>
                <w:lang w:val="en-US"/>
              </w:rPr>
            </w:pPr>
          </w:p>
        </w:tc>
      </w:tr>
      <w:tr w:rsidRPr="009463FF" w:rsidR="007621AB" w:rsidDel="00262379" w:rsidTr="008836DB" w14:paraId="67DE4F64" w14:textId="0D3E0440">
        <w:trPr>
          <w:trHeight w:val="352"/>
          <w:del w:author="Murguia, Sahima" w:date="2022-03-15T22:39:00Z" w:id="4319"/>
        </w:trPr>
        <w:tc>
          <w:tcPr>
            <w:tcW w:w="1418" w:type="dxa"/>
            <w:vMerge/>
            <w:vAlign w:val="center"/>
          </w:tcPr>
          <w:p w:rsidRPr="009463FF" w:rsidR="007621AB" w:rsidDel="00262379" w:rsidP="00153EF4" w:rsidRDefault="007621AB" w14:paraId="64FEE858" w14:textId="46EDDA15">
            <w:pPr>
              <w:pStyle w:val="ListParagraph"/>
              <w:ind w:left="0"/>
              <w:rPr>
                <w:del w:author="Murguia, Sahima" w:date="2022-03-15T22:39:00Z" w:id="4320"/>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22245E06" w14:textId="2DD429AD">
            <w:pPr>
              <w:pStyle w:val="ListParagraph"/>
              <w:ind w:left="0"/>
              <w:rPr>
                <w:del w:author="Murguia, Sahima" w:date="2022-03-15T22:39:00Z" w:id="4321"/>
                <w:rFonts w:asciiTheme="majorHAnsi" w:hAnsiTheme="majorHAnsi" w:cstheme="majorHAnsi"/>
                <w:strike/>
                <w:szCs w:val="18"/>
                <w:lang w:val="en-US"/>
              </w:rPr>
            </w:pPr>
          </w:p>
        </w:tc>
        <w:tc>
          <w:tcPr>
            <w:tcW w:w="1559" w:type="dxa"/>
            <w:vAlign w:val="center"/>
          </w:tcPr>
          <w:p w:rsidRPr="009463FF" w:rsidR="007621AB" w:rsidDel="00262379" w:rsidP="00153EF4" w:rsidRDefault="007621AB" w14:paraId="6837CECA" w14:textId="6DE1F776">
            <w:pPr>
              <w:pStyle w:val="ListParagraph"/>
              <w:ind w:left="0"/>
              <w:rPr>
                <w:del w:author="Murguia, Sahima" w:date="2022-03-15T22:39:00Z" w:id="4322"/>
                <w:rFonts w:asciiTheme="majorHAnsi" w:hAnsiTheme="majorHAnsi" w:cstheme="majorHAnsi"/>
                <w:strike/>
                <w:szCs w:val="18"/>
                <w:lang w:val="en-US"/>
              </w:rPr>
            </w:pPr>
            <w:del w:author="Murguia, Sahima" w:date="2022-03-15T22:39:00Z" w:id="4323">
              <w:r w:rsidRPr="009463FF" w:rsidDel="00262379">
                <w:rPr>
                  <w:rFonts w:asciiTheme="majorHAnsi" w:hAnsiTheme="majorHAnsi" w:cstheme="majorHAnsi"/>
                  <w:strike/>
                  <w:szCs w:val="18"/>
                  <w:lang w:val="en-US"/>
                </w:rPr>
                <w:delText>Last Updated Source</w:delText>
              </w:r>
            </w:del>
          </w:p>
        </w:tc>
        <w:tc>
          <w:tcPr>
            <w:tcW w:w="2127" w:type="dxa"/>
            <w:vAlign w:val="center"/>
          </w:tcPr>
          <w:p w:rsidRPr="009463FF" w:rsidR="007621AB" w:rsidDel="00262379" w:rsidP="00153EF4" w:rsidRDefault="007621AB" w14:paraId="40050794" w14:textId="64207B4A">
            <w:pPr>
              <w:pStyle w:val="ListParagraph"/>
              <w:ind w:left="0"/>
              <w:rPr>
                <w:del w:author="Murguia, Sahima" w:date="2022-03-15T22:39:00Z" w:id="4324"/>
                <w:rFonts w:asciiTheme="majorHAnsi" w:hAnsiTheme="majorHAnsi" w:cstheme="majorHAnsi"/>
                <w:strike/>
                <w:szCs w:val="18"/>
                <w:lang w:val="en-US"/>
              </w:rPr>
            </w:pPr>
            <w:del w:author="Murguia, Sahima" w:date="2022-03-15T22:39:00Z" w:id="4325">
              <w:r w:rsidRPr="009463FF" w:rsidDel="00262379">
                <w:rPr>
                  <w:rFonts w:asciiTheme="majorHAnsi" w:hAnsiTheme="majorHAnsi" w:cstheme="majorHAnsi"/>
                  <w:strike/>
                  <w:szCs w:val="18"/>
                  <w:lang w:val="en-US"/>
                </w:rPr>
                <w:delText>DB_LAST_UPD_SRC</w:delText>
              </w:r>
            </w:del>
          </w:p>
        </w:tc>
        <w:tc>
          <w:tcPr>
            <w:tcW w:w="992" w:type="dxa"/>
            <w:vAlign w:val="center"/>
          </w:tcPr>
          <w:p w:rsidRPr="009463FF" w:rsidR="007621AB" w:rsidDel="00262379" w:rsidP="00153EF4" w:rsidRDefault="007621AB" w14:paraId="1C009DB2" w14:textId="4D26B2D4">
            <w:pPr>
              <w:pStyle w:val="ListParagraph"/>
              <w:ind w:left="0"/>
              <w:rPr>
                <w:del w:author="Murguia, Sahima" w:date="2022-03-15T22:39:00Z" w:id="4326"/>
                <w:rFonts w:asciiTheme="majorHAnsi" w:hAnsiTheme="majorHAnsi" w:cstheme="majorHAnsi"/>
                <w:strike/>
                <w:szCs w:val="18"/>
                <w:lang w:val="en-US"/>
              </w:rPr>
            </w:pPr>
          </w:p>
        </w:tc>
        <w:tc>
          <w:tcPr>
            <w:tcW w:w="2812" w:type="dxa"/>
            <w:vAlign w:val="center"/>
          </w:tcPr>
          <w:p w:rsidRPr="009463FF" w:rsidR="007621AB" w:rsidDel="00262379" w:rsidP="00153EF4" w:rsidRDefault="007621AB" w14:paraId="5EAE82D7" w14:textId="60A74CE6">
            <w:pPr>
              <w:pStyle w:val="ListParagraph"/>
              <w:ind w:left="0"/>
              <w:rPr>
                <w:del w:author="Murguia, Sahima" w:date="2022-03-15T22:39:00Z" w:id="4327"/>
                <w:rFonts w:asciiTheme="majorHAnsi" w:hAnsiTheme="majorHAnsi" w:cstheme="majorHAnsi"/>
                <w:strike/>
                <w:szCs w:val="18"/>
                <w:lang w:val="en-US"/>
              </w:rPr>
            </w:pPr>
          </w:p>
        </w:tc>
      </w:tr>
      <w:tr w:rsidRPr="009463FF" w:rsidR="007621AB" w:rsidDel="00262379" w:rsidTr="008836DB" w14:paraId="712AD006" w14:textId="27AB16E7">
        <w:trPr>
          <w:trHeight w:val="352"/>
          <w:del w:author="Murguia, Sahima" w:date="2022-03-15T22:39:00Z" w:id="4328"/>
        </w:trPr>
        <w:tc>
          <w:tcPr>
            <w:tcW w:w="1418" w:type="dxa"/>
            <w:vMerge/>
            <w:vAlign w:val="center"/>
          </w:tcPr>
          <w:p w:rsidRPr="009463FF" w:rsidR="007621AB" w:rsidDel="00262379" w:rsidP="00153EF4" w:rsidRDefault="007621AB" w14:paraId="19230C10" w14:textId="1F35C5EC">
            <w:pPr>
              <w:pStyle w:val="ListParagraph"/>
              <w:ind w:left="0"/>
              <w:rPr>
                <w:del w:author="Murguia, Sahima" w:date="2022-03-15T22:39:00Z" w:id="4329"/>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70929282" w14:textId="6CF6AAD3">
            <w:pPr>
              <w:pStyle w:val="ListParagraph"/>
              <w:ind w:left="0"/>
              <w:rPr>
                <w:del w:author="Murguia, Sahima" w:date="2022-03-15T22:39:00Z" w:id="4330"/>
                <w:rFonts w:asciiTheme="majorHAnsi" w:hAnsiTheme="majorHAnsi" w:cstheme="majorHAnsi"/>
                <w:strike/>
                <w:szCs w:val="18"/>
                <w:lang w:val="en-US"/>
              </w:rPr>
            </w:pPr>
          </w:p>
        </w:tc>
        <w:tc>
          <w:tcPr>
            <w:tcW w:w="1559" w:type="dxa"/>
            <w:vAlign w:val="center"/>
          </w:tcPr>
          <w:p w:rsidRPr="009463FF" w:rsidR="007621AB" w:rsidDel="00262379" w:rsidP="00153EF4" w:rsidRDefault="007621AB" w14:paraId="420B771E" w14:textId="172758C7">
            <w:pPr>
              <w:pStyle w:val="ListParagraph"/>
              <w:ind w:left="0"/>
              <w:rPr>
                <w:del w:author="Murguia, Sahima" w:date="2022-03-15T22:39:00Z" w:id="4331"/>
                <w:rFonts w:asciiTheme="majorHAnsi" w:hAnsiTheme="majorHAnsi" w:cstheme="majorHAnsi"/>
                <w:strike/>
                <w:szCs w:val="18"/>
                <w:lang w:val="en-US"/>
              </w:rPr>
            </w:pPr>
            <w:del w:author="Murguia, Sahima" w:date="2022-03-15T22:39:00Z" w:id="4332">
              <w:r w:rsidRPr="009463FF" w:rsidDel="00262379">
                <w:rPr>
                  <w:rFonts w:asciiTheme="majorHAnsi" w:hAnsiTheme="majorHAnsi" w:cstheme="majorHAnsi"/>
                  <w:strike/>
                  <w:szCs w:val="18"/>
                  <w:lang w:val="en-US"/>
                </w:rPr>
                <w:delText>Last Updated On</w:delText>
              </w:r>
            </w:del>
          </w:p>
        </w:tc>
        <w:tc>
          <w:tcPr>
            <w:tcW w:w="2127" w:type="dxa"/>
            <w:vAlign w:val="center"/>
          </w:tcPr>
          <w:p w:rsidRPr="009463FF" w:rsidR="007621AB" w:rsidDel="00262379" w:rsidP="00153EF4" w:rsidRDefault="007621AB" w14:paraId="4CE59755" w14:textId="2B39A01C">
            <w:pPr>
              <w:pStyle w:val="ListParagraph"/>
              <w:ind w:left="0"/>
              <w:rPr>
                <w:del w:author="Murguia, Sahima" w:date="2022-03-15T22:39:00Z" w:id="4333"/>
                <w:rFonts w:asciiTheme="majorHAnsi" w:hAnsiTheme="majorHAnsi" w:cstheme="majorHAnsi"/>
                <w:strike/>
                <w:szCs w:val="18"/>
                <w:lang w:val="en-US"/>
              </w:rPr>
            </w:pPr>
            <w:del w:author="Murguia, Sahima" w:date="2022-03-15T22:39:00Z" w:id="4334">
              <w:r w:rsidRPr="009463FF" w:rsidDel="00262379">
                <w:rPr>
                  <w:rFonts w:asciiTheme="majorHAnsi" w:hAnsiTheme="majorHAnsi" w:cstheme="majorHAnsi"/>
                  <w:strike/>
                  <w:szCs w:val="18"/>
                  <w:highlight w:val="cyan"/>
                  <w:lang w:val="en-US"/>
                </w:rPr>
                <w:delText>???</w:delText>
              </w:r>
            </w:del>
          </w:p>
        </w:tc>
        <w:tc>
          <w:tcPr>
            <w:tcW w:w="992" w:type="dxa"/>
            <w:vAlign w:val="center"/>
          </w:tcPr>
          <w:p w:rsidRPr="009463FF" w:rsidR="007621AB" w:rsidDel="00262379" w:rsidP="00153EF4" w:rsidRDefault="007621AB" w14:paraId="1EEB8520" w14:textId="5CC02770">
            <w:pPr>
              <w:pStyle w:val="ListParagraph"/>
              <w:ind w:left="0"/>
              <w:rPr>
                <w:del w:author="Murguia, Sahima" w:date="2022-03-15T22:39:00Z" w:id="4335"/>
                <w:rFonts w:asciiTheme="majorHAnsi" w:hAnsiTheme="majorHAnsi" w:cstheme="majorHAnsi"/>
                <w:strike/>
                <w:szCs w:val="18"/>
                <w:lang w:val="en-US"/>
              </w:rPr>
            </w:pPr>
          </w:p>
        </w:tc>
        <w:tc>
          <w:tcPr>
            <w:tcW w:w="2812" w:type="dxa"/>
            <w:vAlign w:val="center"/>
          </w:tcPr>
          <w:p w:rsidRPr="009463FF" w:rsidR="007621AB" w:rsidDel="00262379" w:rsidP="00153EF4" w:rsidRDefault="007621AB" w14:paraId="4C5EF005" w14:textId="52B5E8A6">
            <w:pPr>
              <w:pStyle w:val="ListParagraph"/>
              <w:ind w:left="0"/>
              <w:rPr>
                <w:del w:author="Murguia, Sahima" w:date="2022-03-15T22:39:00Z" w:id="4336"/>
                <w:rFonts w:asciiTheme="majorHAnsi" w:hAnsiTheme="majorHAnsi" w:cstheme="majorHAnsi"/>
                <w:strike/>
                <w:szCs w:val="18"/>
                <w:lang w:val="en-US"/>
              </w:rPr>
            </w:pPr>
          </w:p>
        </w:tc>
      </w:tr>
      <w:tr w:rsidRPr="009463FF" w:rsidR="007621AB" w:rsidDel="00262379" w:rsidTr="008836DB" w14:paraId="02D249FF" w14:textId="530F986E">
        <w:trPr>
          <w:trHeight w:val="352"/>
          <w:del w:author="Murguia, Sahima" w:date="2022-03-15T22:39:00Z" w:id="4337"/>
        </w:trPr>
        <w:tc>
          <w:tcPr>
            <w:tcW w:w="1418" w:type="dxa"/>
            <w:vMerge/>
            <w:vAlign w:val="center"/>
          </w:tcPr>
          <w:p w:rsidRPr="009463FF" w:rsidR="007621AB" w:rsidDel="00262379" w:rsidP="00153EF4" w:rsidRDefault="007621AB" w14:paraId="47483D8F" w14:textId="699A534A">
            <w:pPr>
              <w:pStyle w:val="ListParagraph"/>
              <w:ind w:left="0"/>
              <w:rPr>
                <w:del w:author="Murguia, Sahima" w:date="2022-03-15T22:39:00Z" w:id="4338"/>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96E640D" w14:textId="607A20A3">
            <w:pPr>
              <w:pStyle w:val="ListParagraph"/>
              <w:ind w:left="0"/>
              <w:rPr>
                <w:del w:author="Murguia, Sahima" w:date="2022-03-15T22:39:00Z" w:id="4339"/>
                <w:rFonts w:asciiTheme="majorHAnsi" w:hAnsiTheme="majorHAnsi" w:cstheme="majorHAnsi"/>
                <w:strike/>
                <w:szCs w:val="18"/>
                <w:lang w:val="en-US"/>
              </w:rPr>
            </w:pPr>
          </w:p>
        </w:tc>
        <w:tc>
          <w:tcPr>
            <w:tcW w:w="1559" w:type="dxa"/>
            <w:vAlign w:val="center"/>
          </w:tcPr>
          <w:p w:rsidRPr="009463FF" w:rsidR="007621AB" w:rsidDel="00262379" w:rsidP="00153EF4" w:rsidRDefault="007621AB" w14:paraId="5B011D0A" w14:textId="4BF6FB1E">
            <w:pPr>
              <w:pStyle w:val="ListParagraph"/>
              <w:ind w:left="0"/>
              <w:rPr>
                <w:del w:author="Murguia, Sahima" w:date="2022-03-15T22:39:00Z" w:id="4340"/>
                <w:rFonts w:asciiTheme="majorHAnsi" w:hAnsiTheme="majorHAnsi" w:cstheme="majorHAnsi"/>
                <w:strike/>
                <w:szCs w:val="18"/>
                <w:lang w:val="en-US"/>
              </w:rPr>
            </w:pPr>
            <w:del w:author="Murguia, Sahima" w:date="2022-03-15T22:39:00Z" w:id="4341">
              <w:r w:rsidRPr="009463FF" w:rsidDel="00262379">
                <w:rPr>
                  <w:rFonts w:asciiTheme="majorHAnsi" w:hAnsiTheme="majorHAnsi" w:cstheme="majorHAnsi"/>
                  <w:strike/>
                  <w:szCs w:val="18"/>
                  <w:lang w:val="en-US"/>
                </w:rPr>
                <w:delText>Conflict #</w:delText>
              </w:r>
            </w:del>
          </w:p>
        </w:tc>
        <w:tc>
          <w:tcPr>
            <w:tcW w:w="2127" w:type="dxa"/>
            <w:vAlign w:val="center"/>
          </w:tcPr>
          <w:p w:rsidRPr="009463FF" w:rsidR="007621AB" w:rsidDel="00262379" w:rsidP="00153EF4" w:rsidRDefault="007621AB" w14:paraId="54C3EC10" w14:textId="43F138A5">
            <w:pPr>
              <w:pStyle w:val="ListParagraph"/>
              <w:ind w:left="0"/>
              <w:rPr>
                <w:del w:author="Murguia, Sahima" w:date="2022-03-15T22:39:00Z" w:id="4342"/>
                <w:rFonts w:asciiTheme="majorHAnsi" w:hAnsiTheme="majorHAnsi" w:cstheme="majorHAnsi"/>
                <w:strike/>
                <w:szCs w:val="18"/>
                <w:lang w:val="en-US"/>
              </w:rPr>
            </w:pPr>
            <w:del w:author="Murguia, Sahima" w:date="2022-03-15T22:39:00Z" w:id="4343">
              <w:r w:rsidRPr="009463FF" w:rsidDel="00262379">
                <w:rPr>
                  <w:rFonts w:asciiTheme="majorHAnsi" w:hAnsiTheme="majorHAnsi" w:cstheme="majorHAnsi"/>
                  <w:strike/>
                  <w:szCs w:val="18"/>
                  <w:lang w:val="en-US"/>
                </w:rPr>
                <w:delText>CONFLICT_ID</w:delText>
              </w:r>
            </w:del>
          </w:p>
        </w:tc>
        <w:tc>
          <w:tcPr>
            <w:tcW w:w="992" w:type="dxa"/>
            <w:vAlign w:val="center"/>
          </w:tcPr>
          <w:p w:rsidRPr="009463FF" w:rsidR="007621AB" w:rsidDel="00262379" w:rsidP="00153EF4" w:rsidRDefault="007621AB" w14:paraId="7B43FD12" w14:textId="1816E125">
            <w:pPr>
              <w:pStyle w:val="ListParagraph"/>
              <w:ind w:left="0"/>
              <w:rPr>
                <w:del w:author="Murguia, Sahima" w:date="2022-03-15T22:39:00Z" w:id="4344"/>
                <w:rFonts w:asciiTheme="majorHAnsi" w:hAnsiTheme="majorHAnsi" w:cstheme="majorHAnsi"/>
                <w:strike/>
                <w:szCs w:val="18"/>
                <w:lang w:val="en-US"/>
              </w:rPr>
            </w:pPr>
          </w:p>
        </w:tc>
        <w:tc>
          <w:tcPr>
            <w:tcW w:w="2812" w:type="dxa"/>
            <w:vAlign w:val="center"/>
          </w:tcPr>
          <w:p w:rsidRPr="009463FF" w:rsidR="007621AB" w:rsidDel="00262379" w:rsidP="00153EF4" w:rsidRDefault="007621AB" w14:paraId="7A50A4E1" w14:textId="40C7FBB1">
            <w:pPr>
              <w:pStyle w:val="ListParagraph"/>
              <w:ind w:left="0"/>
              <w:rPr>
                <w:del w:author="Murguia, Sahima" w:date="2022-03-15T22:39:00Z" w:id="4345"/>
                <w:rFonts w:asciiTheme="majorHAnsi" w:hAnsiTheme="majorHAnsi" w:cstheme="majorHAnsi"/>
                <w:strike/>
                <w:szCs w:val="18"/>
                <w:lang w:val="en-US"/>
              </w:rPr>
            </w:pPr>
          </w:p>
        </w:tc>
      </w:tr>
      <w:tr w:rsidRPr="009463FF" w:rsidR="007621AB" w:rsidDel="00262379" w:rsidTr="008836DB" w14:paraId="7054A5AF" w14:textId="5DB7A434">
        <w:trPr>
          <w:trHeight w:val="352"/>
          <w:del w:author="Murguia, Sahima" w:date="2022-03-15T22:39:00Z" w:id="4346"/>
        </w:trPr>
        <w:tc>
          <w:tcPr>
            <w:tcW w:w="1418" w:type="dxa"/>
            <w:vMerge/>
            <w:vAlign w:val="center"/>
          </w:tcPr>
          <w:p w:rsidRPr="009463FF" w:rsidR="007621AB" w:rsidDel="00262379" w:rsidP="00153EF4" w:rsidRDefault="007621AB" w14:paraId="4D291C50" w14:textId="185799B7">
            <w:pPr>
              <w:pStyle w:val="ListParagraph"/>
              <w:ind w:left="0"/>
              <w:rPr>
                <w:del w:author="Murguia, Sahima" w:date="2022-03-15T22:39:00Z" w:id="4347"/>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3D2FFE2E" w14:textId="73B0CE94">
            <w:pPr>
              <w:pStyle w:val="ListParagraph"/>
              <w:ind w:left="0"/>
              <w:rPr>
                <w:del w:author="Murguia, Sahima" w:date="2022-03-15T22:39:00Z" w:id="4348"/>
                <w:rFonts w:asciiTheme="majorHAnsi" w:hAnsiTheme="majorHAnsi" w:cstheme="majorHAnsi"/>
                <w:strike/>
                <w:szCs w:val="18"/>
                <w:lang w:val="en-US"/>
              </w:rPr>
            </w:pPr>
          </w:p>
        </w:tc>
        <w:tc>
          <w:tcPr>
            <w:tcW w:w="1559" w:type="dxa"/>
            <w:vAlign w:val="center"/>
          </w:tcPr>
          <w:p w:rsidRPr="009463FF" w:rsidR="007621AB" w:rsidDel="00262379" w:rsidP="00153EF4" w:rsidRDefault="007621AB" w14:paraId="753711BC" w14:textId="3F07F8D8">
            <w:pPr>
              <w:pStyle w:val="ListParagraph"/>
              <w:ind w:left="0"/>
              <w:rPr>
                <w:del w:author="Murguia, Sahima" w:date="2022-03-15T22:39:00Z" w:id="4349"/>
                <w:rFonts w:asciiTheme="majorHAnsi" w:hAnsiTheme="majorHAnsi" w:cstheme="majorHAnsi"/>
                <w:strike/>
                <w:szCs w:val="18"/>
                <w:lang w:val="en-US"/>
              </w:rPr>
            </w:pPr>
            <w:del w:author="Murguia, Sahima" w:date="2022-03-15T22:39:00Z" w:id="4350">
              <w:r w:rsidRPr="009463FF" w:rsidDel="00262379">
                <w:rPr>
                  <w:rFonts w:asciiTheme="majorHAnsi" w:hAnsiTheme="majorHAnsi" w:cstheme="majorHAnsi"/>
                  <w:strike/>
                  <w:szCs w:val="18"/>
                  <w:lang w:val="en-US"/>
                </w:rPr>
                <w:delText>Modification #</w:delText>
              </w:r>
            </w:del>
          </w:p>
        </w:tc>
        <w:tc>
          <w:tcPr>
            <w:tcW w:w="2127" w:type="dxa"/>
            <w:vAlign w:val="center"/>
          </w:tcPr>
          <w:p w:rsidRPr="009463FF" w:rsidR="007621AB" w:rsidDel="00262379" w:rsidP="00153EF4" w:rsidRDefault="007621AB" w14:paraId="5CB05022" w14:textId="186655EB">
            <w:pPr>
              <w:pStyle w:val="ListParagraph"/>
              <w:ind w:left="0"/>
              <w:rPr>
                <w:del w:author="Murguia, Sahima" w:date="2022-03-15T22:39:00Z" w:id="4351"/>
                <w:rFonts w:asciiTheme="majorHAnsi" w:hAnsiTheme="majorHAnsi" w:cstheme="majorHAnsi"/>
                <w:strike/>
                <w:szCs w:val="18"/>
                <w:lang w:val="en-US"/>
              </w:rPr>
            </w:pPr>
            <w:del w:author="Murguia, Sahima" w:date="2022-03-15T22:39:00Z" w:id="4352">
              <w:r w:rsidRPr="009463FF" w:rsidDel="00262379">
                <w:rPr>
                  <w:rFonts w:asciiTheme="majorHAnsi" w:hAnsiTheme="majorHAnsi" w:cstheme="majorHAnsi"/>
                  <w:strike/>
                  <w:szCs w:val="18"/>
                  <w:lang w:val="en-US"/>
                </w:rPr>
                <w:delText>MODIFICATION_NUM</w:delText>
              </w:r>
            </w:del>
          </w:p>
        </w:tc>
        <w:tc>
          <w:tcPr>
            <w:tcW w:w="992" w:type="dxa"/>
            <w:vAlign w:val="center"/>
          </w:tcPr>
          <w:p w:rsidRPr="009463FF" w:rsidR="007621AB" w:rsidDel="00262379" w:rsidP="00153EF4" w:rsidRDefault="007621AB" w14:paraId="72FF057C" w14:textId="28FAC9D3">
            <w:pPr>
              <w:pStyle w:val="ListParagraph"/>
              <w:ind w:left="0"/>
              <w:rPr>
                <w:del w:author="Murguia, Sahima" w:date="2022-03-15T22:39:00Z" w:id="4353"/>
                <w:rFonts w:asciiTheme="majorHAnsi" w:hAnsiTheme="majorHAnsi" w:cstheme="majorHAnsi"/>
                <w:strike/>
                <w:szCs w:val="18"/>
                <w:lang w:val="en-US"/>
              </w:rPr>
            </w:pPr>
          </w:p>
        </w:tc>
        <w:tc>
          <w:tcPr>
            <w:tcW w:w="2812" w:type="dxa"/>
            <w:vAlign w:val="center"/>
          </w:tcPr>
          <w:p w:rsidRPr="009463FF" w:rsidR="007621AB" w:rsidDel="00262379" w:rsidP="00153EF4" w:rsidRDefault="007621AB" w14:paraId="3C825DC8" w14:textId="381D78FF">
            <w:pPr>
              <w:pStyle w:val="ListParagraph"/>
              <w:ind w:left="0"/>
              <w:rPr>
                <w:del w:author="Murguia, Sahima" w:date="2022-03-15T22:39:00Z" w:id="4354"/>
                <w:rFonts w:asciiTheme="majorHAnsi" w:hAnsiTheme="majorHAnsi" w:cstheme="majorHAnsi"/>
                <w:strike/>
                <w:szCs w:val="18"/>
                <w:lang w:val="en-US"/>
              </w:rPr>
            </w:pPr>
          </w:p>
        </w:tc>
      </w:tr>
      <w:tr w:rsidRPr="009463FF" w:rsidR="007621AB" w:rsidDel="00262379" w:rsidTr="008836DB" w14:paraId="47F8B688" w14:textId="50E32FE3">
        <w:trPr>
          <w:trHeight w:val="352"/>
          <w:del w:author="Murguia, Sahima" w:date="2022-03-15T22:39:00Z" w:id="4355"/>
        </w:trPr>
        <w:tc>
          <w:tcPr>
            <w:tcW w:w="1418" w:type="dxa"/>
            <w:vMerge/>
            <w:vAlign w:val="center"/>
          </w:tcPr>
          <w:p w:rsidRPr="009463FF" w:rsidR="007621AB" w:rsidDel="00262379" w:rsidP="00153EF4" w:rsidRDefault="007621AB" w14:paraId="458F12DB" w14:textId="6923495D">
            <w:pPr>
              <w:pStyle w:val="ListParagraph"/>
              <w:ind w:left="0"/>
              <w:rPr>
                <w:del w:author="Murguia, Sahima" w:date="2022-03-15T22:39:00Z" w:id="4356"/>
                <w:rFonts w:asciiTheme="majorHAnsi" w:hAnsiTheme="majorHAnsi" w:cstheme="majorHAnsi"/>
                <w:strike/>
                <w:szCs w:val="18"/>
                <w:lang w:val="en-US"/>
              </w:rPr>
            </w:pPr>
          </w:p>
        </w:tc>
        <w:tc>
          <w:tcPr>
            <w:tcW w:w="1276" w:type="dxa"/>
            <w:vMerge/>
            <w:vAlign w:val="center"/>
          </w:tcPr>
          <w:p w:rsidRPr="009463FF" w:rsidR="007621AB" w:rsidDel="00262379" w:rsidP="00153EF4" w:rsidRDefault="007621AB" w14:paraId="1CD33746" w14:textId="09C252E6">
            <w:pPr>
              <w:pStyle w:val="ListParagraph"/>
              <w:ind w:left="0"/>
              <w:rPr>
                <w:del w:author="Murguia, Sahima" w:date="2022-03-15T22:39:00Z" w:id="4357"/>
                <w:rFonts w:asciiTheme="majorHAnsi" w:hAnsiTheme="majorHAnsi" w:cstheme="majorHAnsi"/>
                <w:strike/>
                <w:szCs w:val="18"/>
                <w:lang w:val="en-US"/>
              </w:rPr>
            </w:pPr>
          </w:p>
        </w:tc>
        <w:tc>
          <w:tcPr>
            <w:tcW w:w="1559" w:type="dxa"/>
            <w:vAlign w:val="center"/>
          </w:tcPr>
          <w:p w:rsidRPr="009463FF" w:rsidR="007621AB" w:rsidDel="00262379" w:rsidP="00153EF4" w:rsidRDefault="007621AB" w14:paraId="6DFC387E" w14:textId="4A7DFC44">
            <w:pPr>
              <w:pStyle w:val="ListParagraph"/>
              <w:ind w:left="0"/>
              <w:rPr>
                <w:del w:author="Murguia, Sahima" w:date="2022-03-15T22:39:00Z" w:id="4358"/>
                <w:rFonts w:asciiTheme="majorHAnsi" w:hAnsiTheme="majorHAnsi" w:cstheme="majorHAnsi"/>
                <w:strike/>
                <w:szCs w:val="18"/>
                <w:lang w:val="en-US"/>
              </w:rPr>
            </w:pPr>
            <w:del w:author="Murguia, Sahima" w:date="2022-03-15T22:39:00Z" w:id="4359">
              <w:r w:rsidRPr="009463FF" w:rsidDel="00262379">
                <w:rPr>
                  <w:rFonts w:asciiTheme="majorHAnsi" w:hAnsiTheme="majorHAnsi" w:cstheme="majorHAnsi"/>
                  <w:strike/>
                  <w:szCs w:val="18"/>
                  <w:lang w:val="en-US"/>
                </w:rPr>
                <w:delText>Row #</w:delText>
              </w:r>
            </w:del>
          </w:p>
        </w:tc>
        <w:tc>
          <w:tcPr>
            <w:tcW w:w="2127" w:type="dxa"/>
            <w:vAlign w:val="center"/>
          </w:tcPr>
          <w:p w:rsidRPr="009463FF" w:rsidR="007621AB" w:rsidDel="00262379" w:rsidP="00153EF4" w:rsidRDefault="002C1128" w14:paraId="00101F3B" w14:textId="636E9318">
            <w:pPr>
              <w:pStyle w:val="ListParagraph"/>
              <w:ind w:left="0"/>
              <w:rPr>
                <w:del w:author="Murguia, Sahima" w:date="2022-03-15T22:39:00Z" w:id="4360"/>
                <w:rFonts w:asciiTheme="majorHAnsi" w:hAnsiTheme="majorHAnsi" w:cstheme="majorHAnsi"/>
                <w:strike/>
                <w:szCs w:val="18"/>
                <w:lang w:val="en-US"/>
              </w:rPr>
            </w:pPr>
            <w:del w:author="Murguia, Sahima" w:date="2022-03-15T22:39:00Z" w:id="4361">
              <w:r w:rsidRPr="009463FF" w:rsidDel="00262379">
                <w:rPr>
                  <w:rFonts w:asciiTheme="majorHAnsi" w:hAnsiTheme="majorHAnsi" w:cstheme="majorHAnsi"/>
                  <w:strike/>
                  <w:szCs w:val="18"/>
                  <w:lang w:val="en-US"/>
                </w:rPr>
                <w:delText>ROW_ID</w:delText>
              </w:r>
            </w:del>
          </w:p>
        </w:tc>
        <w:tc>
          <w:tcPr>
            <w:tcW w:w="992" w:type="dxa"/>
            <w:vAlign w:val="center"/>
          </w:tcPr>
          <w:p w:rsidRPr="009463FF" w:rsidR="007621AB" w:rsidDel="00262379" w:rsidP="00153EF4" w:rsidRDefault="007621AB" w14:paraId="058ACBD1" w14:textId="240DF895">
            <w:pPr>
              <w:pStyle w:val="ListParagraph"/>
              <w:ind w:left="0"/>
              <w:rPr>
                <w:del w:author="Murguia, Sahima" w:date="2022-03-15T22:39:00Z" w:id="4362"/>
                <w:rFonts w:asciiTheme="majorHAnsi" w:hAnsiTheme="majorHAnsi" w:cstheme="majorHAnsi"/>
                <w:strike/>
                <w:szCs w:val="18"/>
                <w:lang w:val="en-US"/>
              </w:rPr>
            </w:pPr>
          </w:p>
        </w:tc>
        <w:tc>
          <w:tcPr>
            <w:tcW w:w="2812" w:type="dxa"/>
            <w:vAlign w:val="center"/>
          </w:tcPr>
          <w:p w:rsidRPr="009463FF" w:rsidR="007621AB" w:rsidDel="00262379" w:rsidP="00153EF4" w:rsidRDefault="007621AB" w14:paraId="38B9B8F1" w14:textId="47061F14">
            <w:pPr>
              <w:pStyle w:val="ListParagraph"/>
              <w:ind w:left="0"/>
              <w:rPr>
                <w:del w:author="Murguia, Sahima" w:date="2022-03-15T22:39:00Z" w:id="4363"/>
                <w:rFonts w:asciiTheme="majorHAnsi" w:hAnsiTheme="majorHAnsi" w:cstheme="majorHAnsi"/>
                <w:strike/>
                <w:szCs w:val="18"/>
                <w:lang w:val="en-US"/>
              </w:rPr>
            </w:pPr>
          </w:p>
        </w:tc>
      </w:tr>
      <w:tr w:rsidRPr="009463FF" w:rsidR="008F2BD3" w:rsidDel="00262379" w:rsidTr="008836DB" w14:paraId="0B3A7F15" w14:textId="7BB295D2">
        <w:trPr>
          <w:trHeight w:val="352"/>
          <w:del w:author="Murguia, Sahima" w:date="2022-03-15T22:39:00Z" w:id="4364"/>
        </w:trPr>
        <w:tc>
          <w:tcPr>
            <w:tcW w:w="1418" w:type="dxa"/>
            <w:vMerge/>
            <w:vAlign w:val="center"/>
          </w:tcPr>
          <w:p w:rsidRPr="009463FF" w:rsidR="008F2BD3" w:rsidDel="00262379" w:rsidP="00153EF4" w:rsidRDefault="008F2BD3" w14:paraId="159D0D0B" w14:textId="36B0E757">
            <w:pPr>
              <w:pStyle w:val="ListParagraph"/>
              <w:ind w:left="0"/>
              <w:rPr>
                <w:del w:author="Murguia, Sahima" w:date="2022-03-15T22:39:00Z" w:id="4365"/>
                <w:rFonts w:asciiTheme="majorHAnsi" w:hAnsiTheme="majorHAnsi" w:cstheme="majorHAnsi"/>
                <w:strike/>
                <w:szCs w:val="18"/>
                <w:lang w:val="en-US"/>
              </w:rPr>
            </w:pPr>
          </w:p>
        </w:tc>
        <w:tc>
          <w:tcPr>
            <w:tcW w:w="1276" w:type="dxa"/>
            <w:vAlign w:val="center"/>
          </w:tcPr>
          <w:p w:rsidRPr="009463FF" w:rsidR="008F2BD3" w:rsidDel="00262379" w:rsidP="00153EF4" w:rsidRDefault="008F2BD3" w14:paraId="450A1B3D" w14:textId="2D8595A9">
            <w:pPr>
              <w:pStyle w:val="ListParagraph"/>
              <w:ind w:left="0"/>
              <w:rPr>
                <w:del w:author="Murguia, Sahima" w:date="2022-03-15T22:39:00Z" w:id="4366"/>
                <w:rFonts w:asciiTheme="majorHAnsi" w:hAnsiTheme="majorHAnsi" w:cstheme="majorHAnsi"/>
                <w:strike/>
                <w:szCs w:val="18"/>
                <w:lang w:val="en-US"/>
              </w:rPr>
            </w:pPr>
            <w:del w:author="Murguia, Sahima" w:date="2022-03-15T22:39:00Z" w:id="4367">
              <w:r w:rsidRPr="009463FF" w:rsidDel="00262379">
                <w:rPr>
                  <w:rFonts w:asciiTheme="majorHAnsi" w:hAnsiTheme="majorHAnsi" w:cstheme="majorHAnsi"/>
                  <w:strike/>
                  <w:szCs w:val="18"/>
                  <w:lang w:val="en-US"/>
                </w:rPr>
                <w:delText>S_USER</w:delText>
              </w:r>
            </w:del>
          </w:p>
        </w:tc>
        <w:tc>
          <w:tcPr>
            <w:tcW w:w="1559" w:type="dxa"/>
            <w:vAlign w:val="center"/>
          </w:tcPr>
          <w:p w:rsidRPr="009463FF" w:rsidR="008F2BD3" w:rsidDel="00262379" w:rsidP="00153EF4" w:rsidRDefault="008F2BD3" w14:paraId="2FC3CE80" w14:textId="270FCD4E">
            <w:pPr>
              <w:pStyle w:val="ListParagraph"/>
              <w:ind w:left="0"/>
              <w:rPr>
                <w:del w:author="Murguia, Sahima" w:date="2022-03-15T22:39:00Z" w:id="4368"/>
                <w:rFonts w:asciiTheme="majorHAnsi" w:hAnsiTheme="majorHAnsi" w:cstheme="majorHAnsi"/>
                <w:strike/>
                <w:szCs w:val="18"/>
                <w:lang w:val="en-US"/>
              </w:rPr>
            </w:pPr>
            <w:del w:author="Murguia, Sahima" w:date="2022-03-15T22:39:00Z" w:id="4369">
              <w:r w:rsidRPr="009463FF" w:rsidDel="00262379">
                <w:rPr>
                  <w:rFonts w:asciiTheme="majorHAnsi" w:hAnsiTheme="majorHAnsi" w:cstheme="majorHAnsi"/>
                  <w:strike/>
                  <w:szCs w:val="18"/>
                  <w:lang w:val="en-US"/>
                </w:rPr>
                <w:delText>Owner</w:delText>
              </w:r>
            </w:del>
          </w:p>
        </w:tc>
        <w:tc>
          <w:tcPr>
            <w:tcW w:w="2127" w:type="dxa"/>
            <w:vAlign w:val="center"/>
          </w:tcPr>
          <w:p w:rsidRPr="009463FF" w:rsidR="008F2BD3" w:rsidDel="00262379" w:rsidP="00153EF4" w:rsidRDefault="008F2BD3" w14:paraId="05D5C817" w14:textId="5AEDE40F">
            <w:pPr>
              <w:pStyle w:val="ListParagraph"/>
              <w:ind w:left="0"/>
              <w:rPr>
                <w:del w:author="Murguia, Sahima" w:date="2022-03-15T22:39:00Z" w:id="4370"/>
                <w:rFonts w:asciiTheme="majorHAnsi" w:hAnsiTheme="majorHAnsi" w:cstheme="majorHAnsi"/>
                <w:strike/>
                <w:szCs w:val="18"/>
                <w:lang w:val="en-US"/>
              </w:rPr>
            </w:pPr>
            <w:del w:author="Murguia, Sahima" w:date="2022-03-15T22:39:00Z" w:id="4371">
              <w:r w:rsidRPr="009463FF" w:rsidDel="00262379">
                <w:rPr>
                  <w:rFonts w:asciiTheme="majorHAnsi" w:hAnsiTheme="majorHAnsi" w:cstheme="majorHAnsi"/>
                  <w:strike/>
                  <w:szCs w:val="18"/>
                  <w:lang w:val="en-US"/>
                </w:rPr>
                <w:delText>LOGIN</w:delText>
              </w:r>
            </w:del>
          </w:p>
        </w:tc>
        <w:tc>
          <w:tcPr>
            <w:tcW w:w="992" w:type="dxa"/>
            <w:vAlign w:val="center"/>
          </w:tcPr>
          <w:p w:rsidRPr="009463FF" w:rsidR="008F2BD3" w:rsidDel="00262379" w:rsidP="00153EF4" w:rsidRDefault="008F2BD3" w14:paraId="7569C7AF" w14:textId="535F93C6">
            <w:pPr>
              <w:pStyle w:val="ListParagraph"/>
              <w:ind w:left="0"/>
              <w:rPr>
                <w:del w:author="Murguia, Sahima" w:date="2022-03-15T22:39:00Z" w:id="4372"/>
                <w:rFonts w:asciiTheme="majorHAnsi" w:hAnsiTheme="majorHAnsi" w:cstheme="majorHAnsi"/>
                <w:strike/>
                <w:szCs w:val="18"/>
                <w:lang w:val="en-US"/>
              </w:rPr>
            </w:pPr>
            <w:del w:author="Murguia, Sahima" w:date="2022-03-15T22:39:00Z" w:id="4373">
              <w:r w:rsidRPr="009463FF" w:rsidDel="00262379">
                <w:rPr>
                  <w:rFonts w:asciiTheme="majorHAnsi" w:hAnsiTheme="majorHAnsi" w:cstheme="majorHAnsi"/>
                  <w:strike/>
                  <w:szCs w:val="18"/>
                  <w:lang w:val="en-US"/>
                </w:rPr>
                <w:delText>Lookup</w:delText>
              </w:r>
            </w:del>
          </w:p>
        </w:tc>
        <w:tc>
          <w:tcPr>
            <w:tcW w:w="2812" w:type="dxa"/>
            <w:vAlign w:val="center"/>
          </w:tcPr>
          <w:p w:rsidRPr="009463FF" w:rsidR="008F2BD3" w:rsidDel="00262379" w:rsidP="00153EF4" w:rsidRDefault="008F2BD3" w14:paraId="761E80A7" w14:textId="14B4EB46">
            <w:pPr>
              <w:pStyle w:val="ListParagraph"/>
              <w:ind w:left="0"/>
              <w:rPr>
                <w:del w:author="Murguia, Sahima" w:date="2022-03-15T22:39:00Z" w:id="4374"/>
                <w:rFonts w:asciiTheme="majorHAnsi" w:hAnsiTheme="majorHAnsi" w:cstheme="majorHAnsi"/>
                <w:strike/>
                <w:szCs w:val="18"/>
                <w:lang w:val="en-US"/>
              </w:rPr>
            </w:pPr>
          </w:p>
        </w:tc>
      </w:tr>
      <w:tr w:rsidRPr="009463FF" w:rsidR="00817EE6" w:rsidDel="00262379" w:rsidTr="008836DB" w14:paraId="5EE230EE" w14:textId="126EE648">
        <w:trPr>
          <w:trHeight w:val="352"/>
          <w:del w:author="Murguia, Sahima" w:date="2022-03-15T22:39:00Z" w:id="4375"/>
        </w:trPr>
        <w:tc>
          <w:tcPr>
            <w:tcW w:w="1418" w:type="dxa"/>
            <w:vMerge/>
            <w:vAlign w:val="center"/>
          </w:tcPr>
          <w:p w:rsidRPr="009463FF" w:rsidR="00817EE6" w:rsidDel="00262379" w:rsidP="00153EF4" w:rsidRDefault="00817EE6" w14:paraId="3363E379" w14:textId="0D2A9EBD">
            <w:pPr>
              <w:pStyle w:val="ListParagraph"/>
              <w:ind w:left="0"/>
              <w:rPr>
                <w:del w:author="Murguia, Sahima" w:date="2022-03-15T22:39:00Z" w:id="4376"/>
                <w:rFonts w:asciiTheme="majorHAnsi" w:hAnsiTheme="majorHAnsi" w:cstheme="majorHAnsi"/>
                <w:strike/>
                <w:szCs w:val="18"/>
                <w:lang w:val="en-US"/>
              </w:rPr>
            </w:pPr>
          </w:p>
        </w:tc>
        <w:tc>
          <w:tcPr>
            <w:tcW w:w="1276" w:type="dxa"/>
            <w:vMerge w:val="restart"/>
            <w:vAlign w:val="center"/>
          </w:tcPr>
          <w:p w:rsidRPr="009463FF" w:rsidR="00817EE6" w:rsidDel="00262379" w:rsidP="00153EF4" w:rsidRDefault="00817EE6" w14:paraId="1A1A56A0" w14:textId="41DEEB05">
            <w:pPr>
              <w:pStyle w:val="ListParagraph"/>
              <w:ind w:left="0"/>
              <w:rPr>
                <w:del w:author="Murguia, Sahima" w:date="2022-03-15T22:39:00Z" w:id="4377"/>
                <w:rFonts w:asciiTheme="majorHAnsi" w:hAnsiTheme="majorHAnsi" w:cstheme="majorHAnsi"/>
                <w:strike/>
                <w:szCs w:val="18"/>
                <w:lang w:val="en-US"/>
              </w:rPr>
            </w:pPr>
            <w:del w:author="Murguia, Sahima" w:date="2022-03-15T22:39:00Z" w:id="4378">
              <w:r w:rsidRPr="009463FF" w:rsidDel="00262379">
                <w:rPr>
                  <w:rFonts w:asciiTheme="majorHAnsi" w:hAnsiTheme="majorHAnsi" w:cstheme="majorHAnsi"/>
                  <w:strike/>
                  <w:szCs w:val="18"/>
                  <w:lang w:val="en-US"/>
                </w:rPr>
                <w:delText>S_ADDR_PER</w:delText>
              </w:r>
            </w:del>
          </w:p>
        </w:tc>
        <w:tc>
          <w:tcPr>
            <w:tcW w:w="1559" w:type="dxa"/>
            <w:vAlign w:val="center"/>
          </w:tcPr>
          <w:p w:rsidRPr="009463FF" w:rsidR="00817EE6" w:rsidDel="00262379" w:rsidP="00153EF4" w:rsidRDefault="00817EE6" w14:paraId="7F79FE67" w14:textId="15E4849A">
            <w:pPr>
              <w:pStyle w:val="ListParagraph"/>
              <w:ind w:left="0"/>
              <w:rPr>
                <w:del w:author="Murguia, Sahima" w:date="2022-03-15T22:39:00Z" w:id="4379"/>
                <w:rFonts w:asciiTheme="majorHAnsi" w:hAnsiTheme="majorHAnsi" w:cstheme="majorHAnsi"/>
                <w:strike/>
                <w:szCs w:val="18"/>
                <w:lang w:val="en-US"/>
              </w:rPr>
            </w:pPr>
            <w:del w:author="Murguia, Sahima" w:date="2022-03-15T22:39:00Z" w:id="4380">
              <w:r w:rsidRPr="009463FF" w:rsidDel="00262379">
                <w:rPr>
                  <w:rFonts w:asciiTheme="majorHAnsi" w:hAnsiTheme="majorHAnsi" w:cstheme="majorHAnsi"/>
                  <w:strike/>
                  <w:szCs w:val="18"/>
                  <w:lang w:val="en-US"/>
                </w:rPr>
                <w:delText>State</w:delText>
              </w:r>
            </w:del>
          </w:p>
        </w:tc>
        <w:tc>
          <w:tcPr>
            <w:tcW w:w="2127" w:type="dxa"/>
            <w:vAlign w:val="center"/>
          </w:tcPr>
          <w:p w:rsidRPr="009463FF" w:rsidR="00817EE6" w:rsidDel="00262379" w:rsidP="00153EF4" w:rsidRDefault="00817EE6" w14:paraId="0621C429" w14:textId="283B3345">
            <w:pPr>
              <w:pStyle w:val="ListParagraph"/>
              <w:ind w:left="0"/>
              <w:rPr>
                <w:del w:author="Murguia, Sahima" w:date="2022-03-15T22:39:00Z" w:id="4381"/>
                <w:rFonts w:asciiTheme="majorHAnsi" w:hAnsiTheme="majorHAnsi" w:cstheme="majorHAnsi"/>
                <w:strike/>
                <w:szCs w:val="18"/>
                <w:lang w:val="en-US"/>
              </w:rPr>
            </w:pPr>
            <w:del w:author="Murguia, Sahima" w:date="2022-03-15T22:39:00Z" w:id="4382">
              <w:r w:rsidRPr="009463FF" w:rsidDel="00262379">
                <w:rPr>
                  <w:rFonts w:asciiTheme="majorHAnsi" w:hAnsiTheme="majorHAnsi" w:cstheme="majorHAnsi"/>
                  <w:strike/>
                  <w:szCs w:val="18"/>
                  <w:lang w:val="en-US"/>
                </w:rPr>
                <w:delText>X_STATE</w:delText>
              </w:r>
            </w:del>
          </w:p>
        </w:tc>
        <w:tc>
          <w:tcPr>
            <w:tcW w:w="992" w:type="dxa"/>
            <w:vAlign w:val="center"/>
          </w:tcPr>
          <w:p w:rsidRPr="009463FF" w:rsidR="00817EE6" w:rsidDel="00262379" w:rsidP="00153EF4" w:rsidRDefault="00817EE6" w14:paraId="586F0D6B" w14:textId="022AAF84">
            <w:pPr>
              <w:pStyle w:val="ListParagraph"/>
              <w:ind w:left="0"/>
              <w:rPr>
                <w:del w:author="Murguia, Sahima" w:date="2022-03-15T22:39:00Z" w:id="4383"/>
                <w:rFonts w:asciiTheme="majorHAnsi" w:hAnsiTheme="majorHAnsi" w:cstheme="majorHAnsi"/>
                <w:strike/>
                <w:szCs w:val="18"/>
                <w:lang w:val="en-US"/>
              </w:rPr>
            </w:pPr>
          </w:p>
        </w:tc>
        <w:tc>
          <w:tcPr>
            <w:tcW w:w="2812" w:type="dxa"/>
            <w:vAlign w:val="center"/>
          </w:tcPr>
          <w:p w:rsidRPr="009463FF" w:rsidR="00817EE6" w:rsidDel="00262379" w:rsidP="00153EF4" w:rsidRDefault="00817EE6" w14:paraId="3762A860" w14:textId="3A9C1F70">
            <w:pPr>
              <w:pStyle w:val="ListParagraph"/>
              <w:ind w:left="0"/>
              <w:rPr>
                <w:del w:author="Murguia, Sahima" w:date="2022-03-15T22:39:00Z" w:id="4384"/>
                <w:rFonts w:asciiTheme="majorHAnsi" w:hAnsiTheme="majorHAnsi" w:cstheme="majorHAnsi"/>
                <w:strike/>
                <w:szCs w:val="18"/>
                <w:lang w:val="en-US"/>
              </w:rPr>
            </w:pPr>
          </w:p>
        </w:tc>
      </w:tr>
      <w:tr w:rsidRPr="009463FF" w:rsidR="00817EE6" w:rsidDel="00262379" w:rsidTr="008836DB" w14:paraId="582A4993" w14:textId="1223F411">
        <w:trPr>
          <w:trHeight w:val="352"/>
          <w:del w:author="Murguia, Sahima" w:date="2022-03-15T22:39:00Z" w:id="4385"/>
        </w:trPr>
        <w:tc>
          <w:tcPr>
            <w:tcW w:w="1418" w:type="dxa"/>
            <w:vMerge/>
            <w:vAlign w:val="center"/>
          </w:tcPr>
          <w:p w:rsidRPr="009463FF" w:rsidR="00817EE6" w:rsidDel="00262379" w:rsidP="00153EF4" w:rsidRDefault="00817EE6" w14:paraId="7A2FFE11" w14:textId="4385136D">
            <w:pPr>
              <w:pStyle w:val="ListParagraph"/>
              <w:ind w:left="0"/>
              <w:rPr>
                <w:del w:author="Murguia, Sahima" w:date="2022-03-15T22:39:00Z" w:id="4386"/>
                <w:rFonts w:asciiTheme="majorHAnsi" w:hAnsiTheme="majorHAnsi" w:cstheme="majorHAnsi"/>
                <w:strike/>
                <w:szCs w:val="18"/>
                <w:lang w:val="en-US"/>
              </w:rPr>
            </w:pPr>
          </w:p>
        </w:tc>
        <w:tc>
          <w:tcPr>
            <w:tcW w:w="1276" w:type="dxa"/>
            <w:vMerge/>
            <w:vAlign w:val="center"/>
          </w:tcPr>
          <w:p w:rsidRPr="009463FF" w:rsidR="00817EE6" w:rsidDel="00262379" w:rsidP="00153EF4" w:rsidRDefault="00817EE6" w14:paraId="1E32C5F1" w14:textId="63470A12">
            <w:pPr>
              <w:pStyle w:val="ListParagraph"/>
              <w:ind w:left="0"/>
              <w:rPr>
                <w:del w:author="Murguia, Sahima" w:date="2022-03-15T22:39:00Z" w:id="4387"/>
                <w:rFonts w:asciiTheme="majorHAnsi" w:hAnsiTheme="majorHAnsi" w:cstheme="majorHAnsi"/>
                <w:strike/>
                <w:szCs w:val="18"/>
                <w:lang w:val="en-US"/>
              </w:rPr>
            </w:pPr>
          </w:p>
        </w:tc>
        <w:tc>
          <w:tcPr>
            <w:tcW w:w="1559" w:type="dxa"/>
            <w:vAlign w:val="center"/>
          </w:tcPr>
          <w:p w:rsidRPr="009463FF" w:rsidR="00817EE6" w:rsidDel="00262379" w:rsidP="00153EF4" w:rsidRDefault="00817EE6" w14:paraId="1CE07A75" w14:textId="1E639ADB">
            <w:pPr>
              <w:pStyle w:val="ListParagraph"/>
              <w:ind w:left="0"/>
              <w:rPr>
                <w:del w:author="Murguia, Sahima" w:date="2022-03-15T22:39:00Z" w:id="4388"/>
                <w:rFonts w:asciiTheme="majorHAnsi" w:hAnsiTheme="majorHAnsi" w:cstheme="majorHAnsi"/>
                <w:strike/>
                <w:szCs w:val="18"/>
                <w:lang w:val="en-US"/>
              </w:rPr>
            </w:pPr>
            <w:del w:author="Murguia, Sahima" w:date="2022-03-15T22:39:00Z" w:id="4389">
              <w:r w:rsidRPr="009463FF" w:rsidDel="00262379">
                <w:rPr>
                  <w:rFonts w:asciiTheme="majorHAnsi" w:hAnsiTheme="majorHAnsi" w:cstheme="majorHAnsi"/>
                  <w:strike/>
                  <w:szCs w:val="18"/>
                  <w:lang w:val="en-US"/>
                </w:rPr>
                <w:delText>Address</w:delText>
              </w:r>
            </w:del>
          </w:p>
        </w:tc>
        <w:tc>
          <w:tcPr>
            <w:tcW w:w="2127" w:type="dxa"/>
            <w:vAlign w:val="center"/>
          </w:tcPr>
          <w:p w:rsidRPr="009463FF" w:rsidR="00817EE6" w:rsidDel="00262379" w:rsidP="00153EF4" w:rsidRDefault="00817EE6" w14:paraId="6AC68E0D" w14:textId="07B9E041">
            <w:pPr>
              <w:pStyle w:val="ListParagraph"/>
              <w:ind w:left="0"/>
              <w:rPr>
                <w:del w:author="Murguia, Sahima" w:date="2022-03-15T22:39:00Z" w:id="4390"/>
                <w:rFonts w:asciiTheme="majorHAnsi" w:hAnsiTheme="majorHAnsi" w:cstheme="majorHAnsi"/>
                <w:strike/>
                <w:szCs w:val="18"/>
                <w:lang w:val="en-US"/>
              </w:rPr>
            </w:pPr>
            <w:del w:author="Murguia, Sahima" w:date="2022-03-15T22:39:00Z" w:id="4391">
              <w:r w:rsidRPr="009463FF" w:rsidDel="00262379">
                <w:rPr>
                  <w:rFonts w:asciiTheme="majorHAnsi" w:hAnsiTheme="majorHAnsi" w:cstheme="majorHAnsi"/>
                  <w:strike/>
                  <w:szCs w:val="18"/>
                  <w:lang w:val="en-US"/>
                </w:rPr>
                <w:delText>ADDR</w:delText>
              </w:r>
            </w:del>
          </w:p>
        </w:tc>
        <w:tc>
          <w:tcPr>
            <w:tcW w:w="992" w:type="dxa"/>
            <w:vAlign w:val="center"/>
          </w:tcPr>
          <w:p w:rsidRPr="009463FF" w:rsidR="00817EE6" w:rsidDel="00262379" w:rsidP="00153EF4" w:rsidRDefault="00817EE6" w14:paraId="5E4487B9" w14:textId="00DCDB49">
            <w:pPr>
              <w:pStyle w:val="ListParagraph"/>
              <w:ind w:left="0"/>
              <w:rPr>
                <w:del w:author="Murguia, Sahima" w:date="2022-03-15T22:39:00Z" w:id="4392"/>
                <w:rFonts w:asciiTheme="majorHAnsi" w:hAnsiTheme="majorHAnsi" w:cstheme="majorHAnsi"/>
                <w:strike/>
                <w:szCs w:val="18"/>
                <w:lang w:val="en-US"/>
              </w:rPr>
            </w:pPr>
          </w:p>
        </w:tc>
        <w:tc>
          <w:tcPr>
            <w:tcW w:w="2812" w:type="dxa"/>
            <w:vAlign w:val="center"/>
          </w:tcPr>
          <w:p w:rsidRPr="009463FF" w:rsidR="00817EE6" w:rsidDel="00262379" w:rsidP="00153EF4" w:rsidRDefault="00817EE6" w14:paraId="0617BFEB" w14:textId="33D51F71">
            <w:pPr>
              <w:pStyle w:val="ListParagraph"/>
              <w:ind w:left="0"/>
              <w:rPr>
                <w:del w:author="Murguia, Sahima" w:date="2022-03-15T22:39:00Z" w:id="4393"/>
                <w:rFonts w:asciiTheme="majorHAnsi" w:hAnsiTheme="majorHAnsi" w:cstheme="majorHAnsi"/>
                <w:strike/>
                <w:szCs w:val="18"/>
                <w:lang w:val="en-US"/>
              </w:rPr>
            </w:pPr>
          </w:p>
        </w:tc>
      </w:tr>
      <w:tr w:rsidRPr="009463FF" w:rsidR="00817EE6" w:rsidDel="00262379" w:rsidTr="008836DB" w14:paraId="044A7118" w14:textId="368FB97A">
        <w:trPr>
          <w:trHeight w:val="352"/>
          <w:del w:author="Murguia, Sahima" w:date="2022-03-15T22:39:00Z" w:id="4394"/>
        </w:trPr>
        <w:tc>
          <w:tcPr>
            <w:tcW w:w="1418" w:type="dxa"/>
            <w:vMerge/>
            <w:vAlign w:val="center"/>
          </w:tcPr>
          <w:p w:rsidRPr="009463FF" w:rsidR="00817EE6" w:rsidDel="00262379" w:rsidP="00153EF4" w:rsidRDefault="00817EE6" w14:paraId="0AF49DAE" w14:textId="0856F021">
            <w:pPr>
              <w:pStyle w:val="ListParagraph"/>
              <w:ind w:left="0"/>
              <w:rPr>
                <w:del w:author="Murguia, Sahima" w:date="2022-03-15T22:39:00Z" w:id="4395"/>
                <w:rFonts w:asciiTheme="majorHAnsi" w:hAnsiTheme="majorHAnsi" w:cstheme="majorHAnsi"/>
                <w:strike/>
                <w:szCs w:val="18"/>
                <w:lang w:val="en-US"/>
              </w:rPr>
            </w:pPr>
          </w:p>
        </w:tc>
        <w:tc>
          <w:tcPr>
            <w:tcW w:w="1276" w:type="dxa"/>
            <w:vMerge/>
            <w:vAlign w:val="center"/>
          </w:tcPr>
          <w:p w:rsidRPr="009463FF" w:rsidR="00817EE6" w:rsidDel="00262379" w:rsidP="00153EF4" w:rsidRDefault="00817EE6" w14:paraId="6551CBCA" w14:textId="0A46E9D0">
            <w:pPr>
              <w:pStyle w:val="ListParagraph"/>
              <w:ind w:left="0"/>
              <w:rPr>
                <w:del w:author="Murguia, Sahima" w:date="2022-03-15T22:39:00Z" w:id="4396"/>
                <w:rFonts w:asciiTheme="majorHAnsi" w:hAnsiTheme="majorHAnsi" w:cstheme="majorHAnsi"/>
                <w:strike/>
                <w:szCs w:val="18"/>
                <w:lang w:val="en-US"/>
              </w:rPr>
            </w:pPr>
          </w:p>
        </w:tc>
        <w:tc>
          <w:tcPr>
            <w:tcW w:w="1559" w:type="dxa"/>
            <w:vAlign w:val="center"/>
          </w:tcPr>
          <w:p w:rsidRPr="009463FF" w:rsidR="00817EE6" w:rsidDel="00262379" w:rsidP="00153EF4" w:rsidRDefault="00817EE6" w14:paraId="0E040255" w14:textId="3D814F9F">
            <w:pPr>
              <w:pStyle w:val="ListParagraph"/>
              <w:ind w:left="0"/>
              <w:rPr>
                <w:del w:author="Murguia, Sahima" w:date="2022-03-15T22:39:00Z" w:id="4397"/>
                <w:rFonts w:asciiTheme="majorHAnsi" w:hAnsiTheme="majorHAnsi" w:cstheme="majorHAnsi"/>
                <w:strike/>
                <w:szCs w:val="18"/>
                <w:lang w:val="en-US"/>
              </w:rPr>
            </w:pPr>
            <w:del w:author="Murguia, Sahima" w:date="2022-03-15T22:39:00Z" w:id="4398">
              <w:r w:rsidRPr="009463FF" w:rsidDel="00262379">
                <w:rPr>
                  <w:rFonts w:asciiTheme="majorHAnsi" w:hAnsiTheme="majorHAnsi" w:cstheme="majorHAnsi"/>
                  <w:strike/>
                  <w:szCs w:val="18"/>
                  <w:lang w:val="en-US"/>
                </w:rPr>
                <w:delText>Extended Address Line</w:delText>
              </w:r>
            </w:del>
          </w:p>
        </w:tc>
        <w:tc>
          <w:tcPr>
            <w:tcW w:w="2127" w:type="dxa"/>
            <w:vAlign w:val="center"/>
          </w:tcPr>
          <w:p w:rsidRPr="009463FF" w:rsidR="00817EE6" w:rsidDel="00262379" w:rsidP="00153EF4" w:rsidRDefault="00817EE6" w14:paraId="4ADA2808" w14:textId="1E014E78">
            <w:pPr>
              <w:pStyle w:val="ListParagraph"/>
              <w:ind w:left="0"/>
              <w:rPr>
                <w:del w:author="Murguia, Sahima" w:date="2022-03-15T22:39:00Z" w:id="4399"/>
                <w:rFonts w:asciiTheme="majorHAnsi" w:hAnsiTheme="majorHAnsi" w:cstheme="majorHAnsi"/>
                <w:strike/>
                <w:szCs w:val="18"/>
                <w:lang w:val="en-US"/>
              </w:rPr>
            </w:pPr>
            <w:del w:author="Murguia, Sahima" w:date="2022-03-15T22:39:00Z" w:id="4400">
              <w:r w:rsidRPr="009463FF" w:rsidDel="00262379">
                <w:rPr>
                  <w:rFonts w:asciiTheme="majorHAnsi" w:hAnsiTheme="majorHAnsi" w:cstheme="majorHAnsi"/>
                  <w:strike/>
                  <w:szCs w:val="18"/>
                  <w:lang w:val="en-US"/>
                </w:rPr>
                <w:delText>X_ADDR2_TEXT</w:delText>
              </w:r>
            </w:del>
          </w:p>
        </w:tc>
        <w:tc>
          <w:tcPr>
            <w:tcW w:w="992" w:type="dxa"/>
            <w:vAlign w:val="center"/>
          </w:tcPr>
          <w:p w:rsidRPr="009463FF" w:rsidR="00817EE6" w:rsidDel="00262379" w:rsidP="00153EF4" w:rsidRDefault="00817EE6" w14:paraId="2E3E9ABE" w14:textId="332C2238">
            <w:pPr>
              <w:pStyle w:val="ListParagraph"/>
              <w:ind w:left="0"/>
              <w:rPr>
                <w:del w:author="Murguia, Sahima" w:date="2022-03-15T22:39:00Z" w:id="4401"/>
                <w:rFonts w:asciiTheme="majorHAnsi" w:hAnsiTheme="majorHAnsi" w:cstheme="majorHAnsi"/>
                <w:strike/>
                <w:szCs w:val="18"/>
                <w:lang w:val="en-US"/>
              </w:rPr>
            </w:pPr>
          </w:p>
        </w:tc>
        <w:tc>
          <w:tcPr>
            <w:tcW w:w="2812" w:type="dxa"/>
            <w:vAlign w:val="center"/>
          </w:tcPr>
          <w:p w:rsidRPr="009463FF" w:rsidR="00817EE6" w:rsidDel="00262379" w:rsidP="00153EF4" w:rsidRDefault="00817EE6" w14:paraId="32C32AB7" w14:textId="3F2982E7">
            <w:pPr>
              <w:pStyle w:val="ListParagraph"/>
              <w:ind w:left="0"/>
              <w:rPr>
                <w:del w:author="Murguia, Sahima" w:date="2022-03-15T22:39:00Z" w:id="4402"/>
                <w:rFonts w:asciiTheme="majorHAnsi" w:hAnsiTheme="majorHAnsi" w:cstheme="majorHAnsi"/>
                <w:strike/>
                <w:szCs w:val="18"/>
                <w:lang w:val="en-US"/>
              </w:rPr>
            </w:pPr>
          </w:p>
        </w:tc>
      </w:tr>
      <w:tr w:rsidRPr="009463FF" w:rsidR="00817EE6" w:rsidDel="00262379" w:rsidTr="008836DB" w14:paraId="5C2D75F6" w14:textId="3B64E593">
        <w:trPr>
          <w:trHeight w:val="352"/>
          <w:del w:author="Murguia, Sahima" w:date="2022-03-15T22:39:00Z" w:id="4403"/>
        </w:trPr>
        <w:tc>
          <w:tcPr>
            <w:tcW w:w="1418" w:type="dxa"/>
            <w:vMerge/>
            <w:vAlign w:val="center"/>
          </w:tcPr>
          <w:p w:rsidRPr="009463FF" w:rsidR="00817EE6" w:rsidDel="00262379" w:rsidP="00153EF4" w:rsidRDefault="00817EE6" w14:paraId="0F6D3C21" w14:textId="42CB43D4">
            <w:pPr>
              <w:pStyle w:val="ListParagraph"/>
              <w:ind w:left="0"/>
              <w:rPr>
                <w:del w:author="Murguia, Sahima" w:date="2022-03-15T22:39:00Z" w:id="4404"/>
                <w:rFonts w:asciiTheme="majorHAnsi" w:hAnsiTheme="majorHAnsi" w:cstheme="majorHAnsi"/>
                <w:strike/>
                <w:szCs w:val="18"/>
                <w:lang w:val="en-US"/>
              </w:rPr>
            </w:pPr>
          </w:p>
        </w:tc>
        <w:tc>
          <w:tcPr>
            <w:tcW w:w="1276" w:type="dxa"/>
            <w:vMerge/>
            <w:vAlign w:val="center"/>
          </w:tcPr>
          <w:p w:rsidRPr="009463FF" w:rsidR="00817EE6" w:rsidDel="00262379" w:rsidP="00153EF4" w:rsidRDefault="00817EE6" w14:paraId="6CA86805" w14:textId="0AF5F2F0">
            <w:pPr>
              <w:pStyle w:val="ListParagraph"/>
              <w:ind w:left="0"/>
              <w:rPr>
                <w:del w:author="Murguia, Sahima" w:date="2022-03-15T22:39:00Z" w:id="4405"/>
                <w:rFonts w:asciiTheme="majorHAnsi" w:hAnsiTheme="majorHAnsi" w:cstheme="majorHAnsi"/>
                <w:strike/>
                <w:szCs w:val="18"/>
                <w:lang w:val="en-US"/>
              </w:rPr>
            </w:pPr>
          </w:p>
        </w:tc>
        <w:tc>
          <w:tcPr>
            <w:tcW w:w="1559" w:type="dxa"/>
            <w:vAlign w:val="center"/>
          </w:tcPr>
          <w:p w:rsidRPr="009463FF" w:rsidR="00817EE6" w:rsidDel="00262379" w:rsidP="00153EF4" w:rsidRDefault="00817EE6" w14:paraId="13AB8433" w14:textId="70202316">
            <w:pPr>
              <w:pStyle w:val="ListParagraph"/>
              <w:ind w:left="0"/>
              <w:rPr>
                <w:del w:author="Murguia, Sahima" w:date="2022-03-15T22:39:00Z" w:id="4406"/>
                <w:rFonts w:asciiTheme="majorHAnsi" w:hAnsiTheme="majorHAnsi" w:cstheme="majorHAnsi"/>
                <w:strike/>
                <w:szCs w:val="18"/>
                <w:lang w:val="en-US"/>
              </w:rPr>
            </w:pPr>
            <w:del w:author="Murguia, Sahima" w:date="2022-03-15T22:39:00Z" w:id="4407">
              <w:r w:rsidRPr="009463FF" w:rsidDel="00262379">
                <w:rPr>
                  <w:rFonts w:asciiTheme="majorHAnsi" w:hAnsiTheme="majorHAnsi" w:cstheme="majorHAnsi"/>
                  <w:strike/>
                  <w:szCs w:val="18"/>
                  <w:lang w:val="en-US"/>
                </w:rPr>
                <w:delText>Address Line 2</w:delText>
              </w:r>
            </w:del>
          </w:p>
        </w:tc>
        <w:tc>
          <w:tcPr>
            <w:tcW w:w="2127" w:type="dxa"/>
            <w:vAlign w:val="center"/>
          </w:tcPr>
          <w:p w:rsidRPr="009463FF" w:rsidR="00817EE6" w:rsidDel="00262379" w:rsidP="00153EF4" w:rsidRDefault="00817EE6" w14:paraId="35FB6016" w14:textId="376C542D">
            <w:pPr>
              <w:pStyle w:val="ListParagraph"/>
              <w:ind w:left="0"/>
              <w:rPr>
                <w:del w:author="Murguia, Sahima" w:date="2022-03-15T22:39:00Z" w:id="4408"/>
                <w:rFonts w:asciiTheme="majorHAnsi" w:hAnsiTheme="majorHAnsi" w:cstheme="majorHAnsi"/>
                <w:strike/>
                <w:szCs w:val="18"/>
                <w:lang w:val="en-US"/>
              </w:rPr>
            </w:pPr>
            <w:del w:author="Murguia, Sahima" w:date="2022-03-15T22:39:00Z" w:id="4409">
              <w:r w:rsidRPr="009463FF" w:rsidDel="00262379">
                <w:rPr>
                  <w:rFonts w:asciiTheme="majorHAnsi" w:hAnsiTheme="majorHAnsi" w:cstheme="majorHAnsi"/>
                  <w:strike/>
                  <w:szCs w:val="18"/>
                  <w:lang w:val="en-US"/>
                </w:rPr>
                <w:delText>ADDR_LINE_2</w:delText>
              </w:r>
            </w:del>
          </w:p>
        </w:tc>
        <w:tc>
          <w:tcPr>
            <w:tcW w:w="992" w:type="dxa"/>
            <w:vAlign w:val="center"/>
          </w:tcPr>
          <w:p w:rsidRPr="009463FF" w:rsidR="00817EE6" w:rsidDel="00262379" w:rsidP="00153EF4" w:rsidRDefault="00817EE6" w14:paraId="07A1F161" w14:textId="51E61345">
            <w:pPr>
              <w:pStyle w:val="ListParagraph"/>
              <w:ind w:left="0"/>
              <w:rPr>
                <w:del w:author="Murguia, Sahima" w:date="2022-03-15T22:39:00Z" w:id="4410"/>
                <w:rFonts w:asciiTheme="majorHAnsi" w:hAnsiTheme="majorHAnsi" w:cstheme="majorHAnsi"/>
                <w:strike/>
                <w:szCs w:val="18"/>
                <w:lang w:val="en-US"/>
              </w:rPr>
            </w:pPr>
          </w:p>
        </w:tc>
        <w:tc>
          <w:tcPr>
            <w:tcW w:w="2812" w:type="dxa"/>
            <w:vAlign w:val="center"/>
          </w:tcPr>
          <w:p w:rsidRPr="009463FF" w:rsidR="00817EE6" w:rsidDel="00262379" w:rsidP="00153EF4" w:rsidRDefault="00817EE6" w14:paraId="6AB5D15B" w14:textId="027E1E81">
            <w:pPr>
              <w:pStyle w:val="ListParagraph"/>
              <w:ind w:left="0"/>
              <w:rPr>
                <w:del w:author="Murguia, Sahima" w:date="2022-03-15T22:39:00Z" w:id="4411"/>
                <w:rFonts w:asciiTheme="majorHAnsi" w:hAnsiTheme="majorHAnsi" w:cstheme="majorHAnsi"/>
                <w:strike/>
                <w:szCs w:val="18"/>
                <w:lang w:val="en-US"/>
              </w:rPr>
            </w:pPr>
          </w:p>
        </w:tc>
      </w:tr>
      <w:tr w:rsidRPr="009463FF" w:rsidR="00817EE6" w:rsidDel="00262379" w:rsidTr="008836DB" w14:paraId="6036D540" w14:textId="0885B2F8">
        <w:trPr>
          <w:trHeight w:val="352"/>
          <w:del w:author="Murguia, Sahima" w:date="2022-03-15T22:39:00Z" w:id="4412"/>
        </w:trPr>
        <w:tc>
          <w:tcPr>
            <w:tcW w:w="1418" w:type="dxa"/>
            <w:vMerge/>
            <w:vAlign w:val="center"/>
          </w:tcPr>
          <w:p w:rsidRPr="009463FF" w:rsidR="00817EE6" w:rsidDel="00262379" w:rsidP="00153EF4" w:rsidRDefault="00817EE6" w14:paraId="5B2EFC38" w14:textId="28C8006A">
            <w:pPr>
              <w:pStyle w:val="ListParagraph"/>
              <w:ind w:left="0"/>
              <w:rPr>
                <w:del w:author="Murguia, Sahima" w:date="2022-03-15T22:39:00Z" w:id="4413"/>
                <w:rFonts w:asciiTheme="majorHAnsi" w:hAnsiTheme="majorHAnsi" w:cstheme="majorHAnsi"/>
                <w:strike/>
                <w:szCs w:val="18"/>
                <w:lang w:val="en-US"/>
              </w:rPr>
            </w:pPr>
          </w:p>
        </w:tc>
        <w:tc>
          <w:tcPr>
            <w:tcW w:w="1276" w:type="dxa"/>
            <w:vMerge/>
            <w:vAlign w:val="center"/>
          </w:tcPr>
          <w:p w:rsidRPr="009463FF" w:rsidR="00817EE6" w:rsidDel="00262379" w:rsidP="00153EF4" w:rsidRDefault="00817EE6" w14:paraId="348EC4CA" w14:textId="1BC49BFB">
            <w:pPr>
              <w:pStyle w:val="ListParagraph"/>
              <w:ind w:left="0"/>
              <w:rPr>
                <w:del w:author="Murguia, Sahima" w:date="2022-03-15T22:39:00Z" w:id="4414"/>
                <w:rFonts w:asciiTheme="majorHAnsi" w:hAnsiTheme="majorHAnsi" w:cstheme="majorHAnsi"/>
                <w:strike/>
                <w:szCs w:val="18"/>
                <w:lang w:val="en-US"/>
              </w:rPr>
            </w:pPr>
          </w:p>
        </w:tc>
        <w:tc>
          <w:tcPr>
            <w:tcW w:w="1559" w:type="dxa"/>
            <w:vAlign w:val="center"/>
          </w:tcPr>
          <w:p w:rsidRPr="009463FF" w:rsidR="00817EE6" w:rsidDel="00262379" w:rsidP="00153EF4" w:rsidRDefault="00817EE6" w14:paraId="6420480E" w14:textId="0EEE72FD">
            <w:pPr>
              <w:pStyle w:val="ListParagraph"/>
              <w:ind w:left="0"/>
              <w:rPr>
                <w:del w:author="Murguia, Sahima" w:date="2022-03-15T22:39:00Z" w:id="4415"/>
                <w:rFonts w:asciiTheme="majorHAnsi" w:hAnsiTheme="majorHAnsi" w:cstheme="majorHAnsi"/>
                <w:strike/>
                <w:szCs w:val="18"/>
                <w:lang w:val="en-US"/>
              </w:rPr>
            </w:pPr>
            <w:del w:author="Murguia, Sahima" w:date="2022-03-15T22:39:00Z" w:id="4416">
              <w:r w:rsidRPr="009463FF" w:rsidDel="00262379">
                <w:rPr>
                  <w:rFonts w:asciiTheme="majorHAnsi" w:hAnsiTheme="majorHAnsi" w:cstheme="majorHAnsi"/>
                  <w:strike/>
                  <w:szCs w:val="18"/>
                  <w:lang w:val="en-US"/>
                </w:rPr>
                <w:delText>City</w:delText>
              </w:r>
            </w:del>
          </w:p>
        </w:tc>
        <w:tc>
          <w:tcPr>
            <w:tcW w:w="2127" w:type="dxa"/>
            <w:vAlign w:val="center"/>
          </w:tcPr>
          <w:p w:rsidRPr="009463FF" w:rsidR="00817EE6" w:rsidDel="00262379" w:rsidP="00153EF4" w:rsidRDefault="00817EE6" w14:paraId="457936A6" w14:textId="53EE72F3">
            <w:pPr>
              <w:pStyle w:val="ListParagraph"/>
              <w:ind w:left="0"/>
              <w:rPr>
                <w:del w:author="Murguia, Sahima" w:date="2022-03-15T22:39:00Z" w:id="4417"/>
                <w:rFonts w:asciiTheme="majorHAnsi" w:hAnsiTheme="majorHAnsi" w:cstheme="majorHAnsi"/>
                <w:strike/>
                <w:szCs w:val="18"/>
                <w:lang w:val="en-US"/>
              </w:rPr>
            </w:pPr>
            <w:del w:author="Murguia, Sahima" w:date="2022-03-15T22:39:00Z" w:id="4418">
              <w:r w:rsidRPr="009463FF" w:rsidDel="00262379">
                <w:rPr>
                  <w:rFonts w:asciiTheme="majorHAnsi" w:hAnsiTheme="majorHAnsi" w:cstheme="majorHAnsi"/>
                  <w:strike/>
                  <w:szCs w:val="18"/>
                  <w:lang w:val="en-US"/>
                </w:rPr>
                <w:delText>CITY</w:delText>
              </w:r>
            </w:del>
          </w:p>
        </w:tc>
        <w:tc>
          <w:tcPr>
            <w:tcW w:w="992" w:type="dxa"/>
            <w:vAlign w:val="center"/>
          </w:tcPr>
          <w:p w:rsidRPr="009463FF" w:rsidR="00817EE6" w:rsidDel="00262379" w:rsidP="00153EF4" w:rsidRDefault="00817EE6" w14:paraId="563257EB" w14:textId="7DBCC7E3">
            <w:pPr>
              <w:pStyle w:val="ListParagraph"/>
              <w:ind w:left="0"/>
              <w:rPr>
                <w:del w:author="Murguia, Sahima" w:date="2022-03-15T22:39:00Z" w:id="4419"/>
                <w:rFonts w:asciiTheme="majorHAnsi" w:hAnsiTheme="majorHAnsi" w:cstheme="majorHAnsi"/>
                <w:strike/>
                <w:szCs w:val="18"/>
                <w:lang w:val="en-US"/>
              </w:rPr>
            </w:pPr>
          </w:p>
        </w:tc>
        <w:tc>
          <w:tcPr>
            <w:tcW w:w="2812" w:type="dxa"/>
            <w:vAlign w:val="center"/>
          </w:tcPr>
          <w:p w:rsidRPr="009463FF" w:rsidR="00817EE6" w:rsidDel="00262379" w:rsidP="00153EF4" w:rsidRDefault="00817EE6" w14:paraId="6463B580" w14:textId="4E4D5A15">
            <w:pPr>
              <w:pStyle w:val="ListParagraph"/>
              <w:ind w:left="0"/>
              <w:rPr>
                <w:del w:author="Murguia, Sahima" w:date="2022-03-15T22:39:00Z" w:id="4420"/>
                <w:rFonts w:asciiTheme="majorHAnsi" w:hAnsiTheme="majorHAnsi" w:cstheme="majorHAnsi"/>
                <w:strike/>
                <w:szCs w:val="18"/>
                <w:lang w:val="en-US"/>
              </w:rPr>
            </w:pPr>
          </w:p>
        </w:tc>
      </w:tr>
      <w:tr w:rsidRPr="009463FF" w:rsidR="00090D72" w:rsidDel="00262379" w:rsidTr="00090D72" w14:paraId="611262B3" w14:textId="781935C6">
        <w:trPr>
          <w:trHeight w:val="504"/>
          <w:del w:author="Murguia, Sahima" w:date="2022-03-15T22:39:00Z" w:id="4421"/>
        </w:trPr>
        <w:tc>
          <w:tcPr>
            <w:tcW w:w="1418" w:type="dxa"/>
            <w:vMerge/>
            <w:vAlign w:val="center"/>
          </w:tcPr>
          <w:p w:rsidRPr="009463FF" w:rsidR="00090D72" w:rsidDel="00262379" w:rsidP="00153EF4" w:rsidRDefault="00090D72" w14:paraId="7CA1D58B" w14:textId="0C2F97AF">
            <w:pPr>
              <w:pStyle w:val="ListParagraph"/>
              <w:ind w:left="0"/>
              <w:rPr>
                <w:del w:author="Murguia, Sahima" w:date="2022-03-15T22:39:00Z" w:id="4422"/>
                <w:rFonts w:asciiTheme="majorHAnsi" w:hAnsiTheme="majorHAnsi" w:cstheme="majorHAnsi"/>
                <w:strike/>
                <w:szCs w:val="18"/>
                <w:lang w:val="en-US"/>
              </w:rPr>
            </w:pPr>
          </w:p>
        </w:tc>
        <w:tc>
          <w:tcPr>
            <w:tcW w:w="1276" w:type="dxa"/>
            <w:vMerge/>
            <w:vAlign w:val="center"/>
          </w:tcPr>
          <w:p w:rsidRPr="009463FF" w:rsidR="00090D72" w:rsidDel="00262379" w:rsidP="00153EF4" w:rsidRDefault="00090D72" w14:paraId="678A32B3" w14:textId="18DAC1E9">
            <w:pPr>
              <w:pStyle w:val="ListParagraph"/>
              <w:ind w:left="0"/>
              <w:rPr>
                <w:del w:author="Murguia, Sahima" w:date="2022-03-15T22:39:00Z" w:id="4423"/>
                <w:rFonts w:asciiTheme="majorHAnsi" w:hAnsiTheme="majorHAnsi" w:cstheme="majorHAnsi"/>
                <w:strike/>
                <w:szCs w:val="18"/>
                <w:lang w:val="en-US"/>
              </w:rPr>
            </w:pPr>
          </w:p>
        </w:tc>
        <w:tc>
          <w:tcPr>
            <w:tcW w:w="1559" w:type="dxa"/>
            <w:vAlign w:val="center"/>
          </w:tcPr>
          <w:p w:rsidRPr="009463FF" w:rsidR="00090D72" w:rsidDel="00262379" w:rsidP="00153EF4" w:rsidRDefault="00090D72" w14:paraId="3BC7EAF3" w14:textId="0F724D0D">
            <w:pPr>
              <w:pStyle w:val="ListParagraph"/>
              <w:ind w:left="0"/>
              <w:rPr>
                <w:del w:author="Murguia, Sahima" w:date="2022-03-15T22:39:00Z" w:id="4424"/>
                <w:rFonts w:asciiTheme="majorHAnsi" w:hAnsiTheme="majorHAnsi" w:cstheme="majorHAnsi"/>
                <w:strike/>
                <w:szCs w:val="18"/>
                <w:lang w:val="en-US"/>
              </w:rPr>
            </w:pPr>
            <w:del w:author="Murguia, Sahima" w:date="2022-03-15T22:39:00Z" w:id="4425">
              <w:r w:rsidRPr="009463FF" w:rsidDel="00262379">
                <w:rPr>
                  <w:rFonts w:asciiTheme="majorHAnsi" w:hAnsiTheme="majorHAnsi" w:cstheme="majorHAnsi"/>
                  <w:strike/>
                  <w:szCs w:val="18"/>
                  <w:lang w:val="en-US"/>
                </w:rPr>
                <w:delText>Postal Code</w:delText>
              </w:r>
            </w:del>
          </w:p>
        </w:tc>
        <w:tc>
          <w:tcPr>
            <w:tcW w:w="2127" w:type="dxa"/>
            <w:vAlign w:val="center"/>
          </w:tcPr>
          <w:p w:rsidRPr="009463FF" w:rsidR="00090D72" w:rsidDel="00262379" w:rsidP="00153EF4" w:rsidRDefault="00090D72" w14:paraId="7F8D31A8" w14:textId="1209E00E">
            <w:pPr>
              <w:pStyle w:val="ListParagraph"/>
              <w:ind w:left="0"/>
              <w:rPr>
                <w:del w:author="Murguia, Sahima" w:date="2022-03-15T22:39:00Z" w:id="4426"/>
                <w:rFonts w:asciiTheme="majorHAnsi" w:hAnsiTheme="majorHAnsi" w:cstheme="majorHAnsi"/>
                <w:strike/>
                <w:szCs w:val="18"/>
                <w:lang w:val="en-US"/>
              </w:rPr>
            </w:pPr>
            <w:del w:author="Murguia, Sahima" w:date="2022-03-15T22:39:00Z" w:id="4427">
              <w:r w:rsidRPr="009463FF" w:rsidDel="00262379">
                <w:rPr>
                  <w:rFonts w:asciiTheme="majorHAnsi" w:hAnsiTheme="majorHAnsi" w:cstheme="majorHAnsi"/>
                  <w:strike/>
                  <w:szCs w:val="18"/>
                  <w:lang w:val="en-US"/>
                </w:rPr>
                <w:delText>ZIPCODE</w:delText>
              </w:r>
            </w:del>
          </w:p>
        </w:tc>
        <w:tc>
          <w:tcPr>
            <w:tcW w:w="992" w:type="dxa"/>
            <w:vAlign w:val="center"/>
          </w:tcPr>
          <w:p w:rsidRPr="009463FF" w:rsidR="00090D72" w:rsidDel="00262379" w:rsidP="00153EF4" w:rsidRDefault="00090D72" w14:paraId="66B701E0" w14:textId="1FE546B7">
            <w:pPr>
              <w:pStyle w:val="ListParagraph"/>
              <w:ind w:left="0"/>
              <w:rPr>
                <w:del w:author="Murguia, Sahima" w:date="2022-03-15T22:39:00Z" w:id="4428"/>
                <w:rFonts w:asciiTheme="majorHAnsi" w:hAnsiTheme="majorHAnsi" w:cstheme="majorHAnsi"/>
                <w:strike/>
                <w:szCs w:val="18"/>
                <w:lang w:val="en-US"/>
              </w:rPr>
            </w:pPr>
          </w:p>
        </w:tc>
        <w:tc>
          <w:tcPr>
            <w:tcW w:w="2812" w:type="dxa"/>
            <w:vAlign w:val="center"/>
          </w:tcPr>
          <w:p w:rsidRPr="009463FF" w:rsidR="00090D72" w:rsidDel="00262379" w:rsidP="00153EF4" w:rsidRDefault="00090D72" w14:paraId="15CFD45B" w14:textId="39D694DA">
            <w:pPr>
              <w:pStyle w:val="ListParagraph"/>
              <w:ind w:left="0"/>
              <w:rPr>
                <w:del w:author="Murguia, Sahima" w:date="2022-03-15T22:39:00Z" w:id="4429"/>
                <w:rFonts w:asciiTheme="majorHAnsi" w:hAnsiTheme="majorHAnsi" w:cstheme="majorHAnsi"/>
                <w:strike/>
                <w:szCs w:val="18"/>
                <w:lang w:val="en-US"/>
              </w:rPr>
            </w:pPr>
          </w:p>
        </w:tc>
      </w:tr>
      <w:tr w:rsidRPr="009463FF" w:rsidR="003B0B8D" w:rsidDel="00262379" w:rsidTr="008836DB" w14:paraId="72E378EB" w14:textId="748E02AB">
        <w:trPr>
          <w:trHeight w:val="352"/>
          <w:del w:author="Murguia, Sahima" w:date="2022-03-15T22:39:00Z" w:id="4430"/>
        </w:trPr>
        <w:tc>
          <w:tcPr>
            <w:tcW w:w="1418" w:type="dxa"/>
            <w:vMerge/>
            <w:vAlign w:val="center"/>
          </w:tcPr>
          <w:p w:rsidRPr="009463FF" w:rsidR="003B0B8D" w:rsidDel="00262379" w:rsidP="00153EF4" w:rsidRDefault="003B0B8D" w14:paraId="1B89B990" w14:textId="7A30F12D">
            <w:pPr>
              <w:pStyle w:val="ListParagraph"/>
              <w:ind w:left="0"/>
              <w:rPr>
                <w:del w:author="Murguia, Sahima" w:date="2022-03-15T22:39:00Z" w:id="4431"/>
                <w:rFonts w:asciiTheme="majorHAnsi" w:hAnsiTheme="majorHAnsi" w:cstheme="majorHAnsi"/>
                <w:strike/>
                <w:szCs w:val="18"/>
                <w:lang w:val="en-US"/>
              </w:rPr>
            </w:pPr>
          </w:p>
        </w:tc>
        <w:tc>
          <w:tcPr>
            <w:tcW w:w="1276" w:type="dxa"/>
            <w:vMerge w:val="restart"/>
            <w:vAlign w:val="center"/>
          </w:tcPr>
          <w:p w:rsidRPr="009463FF" w:rsidR="003B0B8D" w:rsidDel="00262379" w:rsidP="00153EF4" w:rsidRDefault="003B0B8D" w14:paraId="0DA0967E" w14:textId="3E8C0C9C">
            <w:pPr>
              <w:pStyle w:val="ListParagraph"/>
              <w:ind w:left="0"/>
              <w:rPr>
                <w:del w:author="Murguia, Sahima" w:date="2022-03-15T22:39:00Z" w:id="4432"/>
                <w:rFonts w:asciiTheme="majorHAnsi" w:hAnsiTheme="majorHAnsi" w:cstheme="majorHAnsi"/>
                <w:strike/>
                <w:szCs w:val="18"/>
                <w:lang w:val="en-US"/>
              </w:rPr>
            </w:pPr>
            <w:del w:author="Murguia, Sahima" w:date="2022-03-15T22:39:00Z" w:id="4433">
              <w:r w:rsidRPr="009463FF" w:rsidDel="00262379">
                <w:rPr>
                  <w:rFonts w:asciiTheme="majorHAnsi" w:hAnsiTheme="majorHAnsi" w:cstheme="majorHAnsi"/>
                  <w:strike/>
                  <w:szCs w:val="18"/>
                  <w:lang w:val="en-US"/>
                </w:rPr>
                <w:delText>S_ORG_EXT</w:delText>
              </w:r>
            </w:del>
          </w:p>
        </w:tc>
        <w:tc>
          <w:tcPr>
            <w:tcW w:w="1559" w:type="dxa"/>
            <w:vAlign w:val="center"/>
          </w:tcPr>
          <w:p w:rsidRPr="009463FF" w:rsidR="003B0B8D" w:rsidDel="00262379" w:rsidP="00153EF4" w:rsidRDefault="003B0B8D" w14:paraId="64BA16B2" w14:textId="4E6EBD79">
            <w:pPr>
              <w:pStyle w:val="ListParagraph"/>
              <w:ind w:left="0"/>
              <w:rPr>
                <w:del w:author="Murguia, Sahima" w:date="2022-03-15T22:39:00Z" w:id="4434"/>
                <w:rFonts w:asciiTheme="majorHAnsi" w:hAnsiTheme="majorHAnsi" w:cstheme="majorHAnsi"/>
                <w:strike/>
                <w:szCs w:val="18"/>
                <w:lang w:val="en-US"/>
              </w:rPr>
            </w:pPr>
            <w:del w:author="Murguia, Sahima" w:date="2022-03-15T22:39:00Z" w:id="4435">
              <w:r w:rsidRPr="009463FF" w:rsidDel="00262379">
                <w:rPr>
                  <w:rFonts w:asciiTheme="majorHAnsi" w:hAnsiTheme="majorHAnsi" w:cstheme="majorHAnsi"/>
                  <w:strike/>
                  <w:szCs w:val="18"/>
                  <w:lang w:val="en-US"/>
                </w:rPr>
                <w:delText>Bill To Account</w:delText>
              </w:r>
            </w:del>
          </w:p>
        </w:tc>
        <w:tc>
          <w:tcPr>
            <w:tcW w:w="2127" w:type="dxa"/>
            <w:vAlign w:val="center"/>
          </w:tcPr>
          <w:p w:rsidRPr="009463FF" w:rsidR="003B0B8D" w:rsidDel="00262379" w:rsidP="00153EF4" w:rsidRDefault="003B0B8D" w14:paraId="520589F9" w14:textId="6B57732E">
            <w:pPr>
              <w:pStyle w:val="ListParagraph"/>
              <w:ind w:left="0"/>
              <w:rPr>
                <w:del w:author="Murguia, Sahima" w:date="2022-03-15T22:39:00Z" w:id="4436"/>
                <w:rFonts w:asciiTheme="majorHAnsi" w:hAnsiTheme="majorHAnsi" w:cstheme="majorHAnsi"/>
                <w:strike/>
                <w:szCs w:val="18"/>
                <w:lang w:val="en-US"/>
              </w:rPr>
            </w:pPr>
            <w:del w:author="Murguia, Sahima" w:date="2022-03-15T22:39:00Z" w:id="4437">
              <w:r w:rsidRPr="009463FF" w:rsidDel="00262379">
                <w:rPr>
                  <w:rFonts w:asciiTheme="majorHAnsi" w:hAnsiTheme="majorHAnsi" w:cstheme="majorHAnsi"/>
                  <w:strike/>
                  <w:szCs w:val="18"/>
                  <w:lang w:val="en-US"/>
                </w:rPr>
                <w:delText>NAME</w:delText>
              </w:r>
            </w:del>
          </w:p>
        </w:tc>
        <w:tc>
          <w:tcPr>
            <w:tcW w:w="992" w:type="dxa"/>
            <w:vAlign w:val="center"/>
          </w:tcPr>
          <w:p w:rsidRPr="009463FF" w:rsidR="003B0B8D" w:rsidDel="00262379" w:rsidP="00153EF4" w:rsidRDefault="003B0B8D" w14:paraId="398AF118" w14:textId="14EA9C1B">
            <w:pPr>
              <w:pStyle w:val="ListParagraph"/>
              <w:ind w:left="0"/>
              <w:rPr>
                <w:del w:author="Murguia, Sahima" w:date="2022-03-15T22:39:00Z" w:id="4438"/>
                <w:rFonts w:asciiTheme="majorHAnsi" w:hAnsiTheme="majorHAnsi" w:cstheme="majorHAnsi"/>
                <w:strike/>
                <w:szCs w:val="18"/>
                <w:lang w:val="en-US"/>
              </w:rPr>
            </w:pPr>
          </w:p>
        </w:tc>
        <w:tc>
          <w:tcPr>
            <w:tcW w:w="2812" w:type="dxa"/>
            <w:vAlign w:val="center"/>
          </w:tcPr>
          <w:p w:rsidRPr="009463FF" w:rsidR="003B0B8D" w:rsidDel="00262379" w:rsidP="00153EF4" w:rsidRDefault="003B0B8D" w14:paraId="2250052E" w14:textId="07737CF9">
            <w:pPr>
              <w:pStyle w:val="ListParagraph"/>
              <w:ind w:left="0"/>
              <w:rPr>
                <w:del w:author="Murguia, Sahima" w:date="2022-03-15T22:39:00Z" w:id="4439"/>
                <w:rFonts w:asciiTheme="majorHAnsi" w:hAnsiTheme="majorHAnsi" w:cstheme="majorHAnsi"/>
                <w:strike/>
                <w:szCs w:val="18"/>
                <w:lang w:val="en-US"/>
              </w:rPr>
            </w:pPr>
          </w:p>
        </w:tc>
      </w:tr>
      <w:tr w:rsidRPr="009463FF" w:rsidR="003B0B8D" w:rsidDel="00262379" w:rsidTr="008836DB" w14:paraId="0079BBFB" w14:textId="4A8E5126">
        <w:trPr>
          <w:trHeight w:val="352"/>
          <w:del w:author="Murguia, Sahima" w:date="2022-03-15T22:39:00Z" w:id="4440"/>
        </w:trPr>
        <w:tc>
          <w:tcPr>
            <w:tcW w:w="1418" w:type="dxa"/>
            <w:vMerge/>
            <w:vAlign w:val="center"/>
          </w:tcPr>
          <w:p w:rsidRPr="009463FF" w:rsidR="003B0B8D" w:rsidDel="00262379" w:rsidP="00153EF4" w:rsidRDefault="003B0B8D" w14:paraId="3D059737" w14:textId="07094C64">
            <w:pPr>
              <w:pStyle w:val="ListParagraph"/>
              <w:ind w:left="0"/>
              <w:rPr>
                <w:del w:author="Murguia, Sahima" w:date="2022-03-15T22:39:00Z" w:id="4441"/>
                <w:rFonts w:asciiTheme="majorHAnsi" w:hAnsiTheme="majorHAnsi" w:cstheme="majorHAnsi"/>
                <w:strike/>
                <w:szCs w:val="18"/>
                <w:lang w:val="en-US"/>
              </w:rPr>
            </w:pPr>
          </w:p>
        </w:tc>
        <w:tc>
          <w:tcPr>
            <w:tcW w:w="1276" w:type="dxa"/>
            <w:vMerge/>
            <w:vAlign w:val="center"/>
          </w:tcPr>
          <w:p w:rsidRPr="009463FF" w:rsidR="003B0B8D" w:rsidDel="00262379" w:rsidP="00153EF4" w:rsidRDefault="003B0B8D" w14:paraId="1A86FCCA" w14:textId="0AC44BF5">
            <w:pPr>
              <w:pStyle w:val="ListParagraph"/>
              <w:ind w:left="0"/>
              <w:rPr>
                <w:del w:author="Murguia, Sahima" w:date="2022-03-15T22:39:00Z" w:id="4442"/>
                <w:rFonts w:asciiTheme="majorHAnsi" w:hAnsiTheme="majorHAnsi" w:cstheme="majorHAnsi"/>
                <w:strike/>
                <w:szCs w:val="18"/>
                <w:lang w:val="en-US"/>
              </w:rPr>
            </w:pPr>
          </w:p>
        </w:tc>
        <w:tc>
          <w:tcPr>
            <w:tcW w:w="1559" w:type="dxa"/>
            <w:vAlign w:val="center"/>
          </w:tcPr>
          <w:p w:rsidRPr="009463FF" w:rsidR="003B0B8D" w:rsidDel="00262379" w:rsidP="00153EF4" w:rsidRDefault="003B0B8D" w14:paraId="479C82C3" w14:textId="2729FB66">
            <w:pPr>
              <w:pStyle w:val="ListParagraph"/>
              <w:ind w:left="0"/>
              <w:rPr>
                <w:del w:author="Murguia, Sahima" w:date="2022-03-15T22:39:00Z" w:id="4443"/>
                <w:rFonts w:asciiTheme="majorHAnsi" w:hAnsiTheme="majorHAnsi" w:cstheme="majorHAnsi"/>
                <w:strike/>
                <w:szCs w:val="18"/>
                <w:lang w:val="en-US"/>
              </w:rPr>
            </w:pPr>
            <w:del w:author="Murguia, Sahima" w:date="2022-03-15T22:39:00Z" w:id="4444">
              <w:r w:rsidRPr="009463FF" w:rsidDel="00262379">
                <w:rPr>
                  <w:rFonts w:asciiTheme="majorHAnsi" w:hAnsiTheme="majorHAnsi" w:cstheme="majorHAnsi"/>
                  <w:strike/>
                  <w:szCs w:val="18"/>
                  <w:lang w:val="en-US"/>
                </w:rPr>
                <w:delText>Account Name</w:delText>
              </w:r>
            </w:del>
          </w:p>
        </w:tc>
        <w:tc>
          <w:tcPr>
            <w:tcW w:w="2127" w:type="dxa"/>
            <w:vAlign w:val="center"/>
          </w:tcPr>
          <w:p w:rsidRPr="009463FF" w:rsidR="003B0B8D" w:rsidDel="00262379" w:rsidP="00153EF4" w:rsidRDefault="003B0B8D" w14:paraId="5A514137" w14:textId="2317C29E">
            <w:pPr>
              <w:pStyle w:val="ListParagraph"/>
              <w:ind w:left="0"/>
              <w:rPr>
                <w:del w:author="Murguia, Sahima" w:date="2022-03-15T22:39:00Z" w:id="4445"/>
                <w:rFonts w:asciiTheme="majorHAnsi" w:hAnsiTheme="majorHAnsi" w:cstheme="majorHAnsi"/>
                <w:strike/>
                <w:szCs w:val="18"/>
                <w:lang w:val="en-US"/>
              </w:rPr>
            </w:pPr>
            <w:del w:author="Murguia, Sahima" w:date="2022-03-15T22:39:00Z" w:id="4446">
              <w:r w:rsidRPr="009463FF" w:rsidDel="00262379">
                <w:rPr>
                  <w:rFonts w:asciiTheme="majorHAnsi" w:hAnsiTheme="majorHAnsi" w:cstheme="majorHAnsi"/>
                  <w:strike/>
                  <w:szCs w:val="18"/>
                  <w:lang w:val="en-US"/>
                </w:rPr>
                <w:delText>ALIAS_NAME</w:delText>
              </w:r>
            </w:del>
          </w:p>
        </w:tc>
        <w:tc>
          <w:tcPr>
            <w:tcW w:w="992" w:type="dxa"/>
            <w:vAlign w:val="center"/>
          </w:tcPr>
          <w:p w:rsidRPr="009463FF" w:rsidR="003B0B8D" w:rsidDel="00262379" w:rsidP="00153EF4" w:rsidRDefault="003B0B8D" w14:paraId="7A3FB4AB" w14:textId="6191F087">
            <w:pPr>
              <w:pStyle w:val="ListParagraph"/>
              <w:ind w:left="0"/>
              <w:rPr>
                <w:del w:author="Murguia, Sahima" w:date="2022-03-15T22:39:00Z" w:id="4447"/>
                <w:rFonts w:asciiTheme="majorHAnsi" w:hAnsiTheme="majorHAnsi" w:cstheme="majorHAnsi"/>
                <w:strike/>
                <w:szCs w:val="18"/>
                <w:lang w:val="en-US"/>
              </w:rPr>
            </w:pPr>
          </w:p>
        </w:tc>
        <w:tc>
          <w:tcPr>
            <w:tcW w:w="2812" w:type="dxa"/>
            <w:vAlign w:val="center"/>
          </w:tcPr>
          <w:p w:rsidRPr="009463FF" w:rsidR="003B0B8D" w:rsidDel="00262379" w:rsidP="00153EF4" w:rsidRDefault="003B0B8D" w14:paraId="7902EE37" w14:textId="36C54FAC">
            <w:pPr>
              <w:pStyle w:val="ListParagraph"/>
              <w:ind w:left="0"/>
              <w:rPr>
                <w:del w:author="Murguia, Sahima" w:date="2022-03-15T22:39:00Z" w:id="4448"/>
                <w:rFonts w:asciiTheme="majorHAnsi" w:hAnsiTheme="majorHAnsi" w:cstheme="majorHAnsi"/>
                <w:strike/>
                <w:szCs w:val="18"/>
                <w:lang w:val="en-US"/>
              </w:rPr>
            </w:pPr>
          </w:p>
        </w:tc>
      </w:tr>
      <w:tr w:rsidRPr="009463FF" w:rsidR="003B0B8D" w:rsidDel="00262379" w:rsidTr="008836DB" w14:paraId="78F8040A" w14:textId="1501226B">
        <w:trPr>
          <w:trHeight w:val="352"/>
          <w:del w:author="Murguia, Sahima" w:date="2022-03-15T22:39:00Z" w:id="4449"/>
        </w:trPr>
        <w:tc>
          <w:tcPr>
            <w:tcW w:w="1418" w:type="dxa"/>
            <w:vMerge/>
            <w:vAlign w:val="center"/>
          </w:tcPr>
          <w:p w:rsidRPr="009463FF" w:rsidR="003B0B8D" w:rsidDel="00262379" w:rsidP="00153EF4" w:rsidRDefault="003B0B8D" w14:paraId="3BF4FCC7" w14:textId="50CC0C93">
            <w:pPr>
              <w:pStyle w:val="ListParagraph"/>
              <w:ind w:left="0"/>
              <w:rPr>
                <w:del w:author="Murguia, Sahima" w:date="2022-03-15T22:39:00Z" w:id="4450"/>
                <w:rFonts w:asciiTheme="majorHAnsi" w:hAnsiTheme="majorHAnsi" w:cstheme="majorHAnsi"/>
                <w:strike/>
                <w:szCs w:val="18"/>
                <w:lang w:val="en-US"/>
              </w:rPr>
            </w:pPr>
          </w:p>
        </w:tc>
        <w:tc>
          <w:tcPr>
            <w:tcW w:w="1276" w:type="dxa"/>
            <w:vMerge/>
            <w:vAlign w:val="center"/>
          </w:tcPr>
          <w:p w:rsidRPr="009463FF" w:rsidR="003B0B8D" w:rsidDel="00262379" w:rsidP="00153EF4" w:rsidRDefault="003B0B8D" w14:paraId="4092447F" w14:textId="3F0B4137">
            <w:pPr>
              <w:pStyle w:val="ListParagraph"/>
              <w:ind w:left="0"/>
              <w:rPr>
                <w:del w:author="Murguia, Sahima" w:date="2022-03-15T22:39:00Z" w:id="4451"/>
                <w:rFonts w:asciiTheme="majorHAnsi" w:hAnsiTheme="majorHAnsi" w:cstheme="majorHAnsi"/>
                <w:strike/>
                <w:szCs w:val="18"/>
                <w:lang w:val="en-US"/>
              </w:rPr>
            </w:pPr>
          </w:p>
        </w:tc>
        <w:tc>
          <w:tcPr>
            <w:tcW w:w="1559" w:type="dxa"/>
            <w:vAlign w:val="center"/>
          </w:tcPr>
          <w:p w:rsidRPr="009463FF" w:rsidR="003B0B8D" w:rsidDel="00262379" w:rsidP="00153EF4" w:rsidRDefault="003B0B8D" w14:paraId="465A8CAF" w14:textId="5DB454C2">
            <w:pPr>
              <w:pStyle w:val="ListParagraph"/>
              <w:ind w:left="0"/>
              <w:rPr>
                <w:del w:author="Murguia, Sahima" w:date="2022-03-15T22:39:00Z" w:id="4452"/>
                <w:rFonts w:asciiTheme="majorHAnsi" w:hAnsiTheme="majorHAnsi" w:cstheme="majorHAnsi"/>
                <w:strike/>
                <w:szCs w:val="18"/>
                <w:lang w:val="en-US"/>
              </w:rPr>
            </w:pPr>
            <w:del w:author="Murguia, Sahima" w:date="2022-03-15T22:39:00Z" w:id="4453">
              <w:r w:rsidRPr="009463FF" w:rsidDel="00262379">
                <w:rPr>
                  <w:rFonts w:asciiTheme="majorHAnsi" w:hAnsiTheme="majorHAnsi" w:cstheme="majorHAnsi"/>
                  <w:strike/>
                  <w:szCs w:val="18"/>
                  <w:lang w:val="en-US"/>
                </w:rPr>
                <w:delText>Available Credit</w:delText>
              </w:r>
            </w:del>
          </w:p>
        </w:tc>
        <w:tc>
          <w:tcPr>
            <w:tcW w:w="2127" w:type="dxa"/>
            <w:vAlign w:val="center"/>
          </w:tcPr>
          <w:p w:rsidRPr="009463FF" w:rsidR="003B0B8D" w:rsidDel="00262379" w:rsidP="00153EF4" w:rsidRDefault="003B0B8D" w14:paraId="1AD3F988" w14:textId="1431D6E0">
            <w:pPr>
              <w:pStyle w:val="ListParagraph"/>
              <w:ind w:left="0"/>
              <w:rPr>
                <w:del w:author="Murguia, Sahima" w:date="2022-03-15T22:39:00Z" w:id="4454"/>
                <w:rFonts w:asciiTheme="majorHAnsi" w:hAnsiTheme="majorHAnsi" w:cstheme="majorHAnsi"/>
                <w:strike/>
                <w:szCs w:val="18"/>
                <w:lang w:val="en-US"/>
              </w:rPr>
            </w:pPr>
            <w:del w:author="Murguia, Sahima" w:date="2022-03-15T22:39:00Z" w:id="4455">
              <w:r w:rsidRPr="009463FF" w:rsidDel="00262379">
                <w:rPr>
                  <w:rFonts w:asciiTheme="majorHAnsi" w:hAnsiTheme="majorHAnsi" w:cstheme="majorHAnsi"/>
                  <w:strike/>
                  <w:szCs w:val="18"/>
                  <w:lang w:val="en-US"/>
                </w:rPr>
                <w:delText>AVAIL_CREDIT_AMT</w:delText>
              </w:r>
            </w:del>
          </w:p>
        </w:tc>
        <w:tc>
          <w:tcPr>
            <w:tcW w:w="992" w:type="dxa"/>
            <w:vAlign w:val="center"/>
          </w:tcPr>
          <w:p w:rsidRPr="009463FF" w:rsidR="003B0B8D" w:rsidDel="00262379" w:rsidP="00153EF4" w:rsidRDefault="003B0B8D" w14:paraId="511895B8" w14:textId="570D0971">
            <w:pPr>
              <w:pStyle w:val="ListParagraph"/>
              <w:ind w:left="0"/>
              <w:rPr>
                <w:del w:author="Murguia, Sahima" w:date="2022-03-15T22:39:00Z" w:id="4456"/>
                <w:rFonts w:asciiTheme="majorHAnsi" w:hAnsiTheme="majorHAnsi" w:cstheme="majorHAnsi"/>
                <w:strike/>
                <w:szCs w:val="18"/>
                <w:lang w:val="en-US"/>
              </w:rPr>
            </w:pPr>
          </w:p>
        </w:tc>
        <w:tc>
          <w:tcPr>
            <w:tcW w:w="2812" w:type="dxa"/>
            <w:vAlign w:val="center"/>
          </w:tcPr>
          <w:p w:rsidRPr="009463FF" w:rsidR="003B0B8D" w:rsidDel="00262379" w:rsidP="00153EF4" w:rsidRDefault="003B0B8D" w14:paraId="3734A057" w14:textId="2A302B7D">
            <w:pPr>
              <w:pStyle w:val="ListParagraph"/>
              <w:ind w:left="0"/>
              <w:rPr>
                <w:del w:author="Murguia, Sahima" w:date="2022-03-15T22:39:00Z" w:id="4457"/>
                <w:rFonts w:asciiTheme="majorHAnsi" w:hAnsiTheme="majorHAnsi" w:cstheme="majorHAnsi"/>
                <w:strike/>
                <w:szCs w:val="18"/>
                <w:lang w:val="en-US"/>
              </w:rPr>
            </w:pPr>
          </w:p>
        </w:tc>
      </w:tr>
      <w:tr w:rsidRPr="009463FF" w:rsidR="003B0B8D" w:rsidDel="00262379" w:rsidTr="008836DB" w14:paraId="166C2ED2" w14:textId="0FEF4498">
        <w:trPr>
          <w:trHeight w:val="352"/>
          <w:del w:author="Murguia, Sahima" w:date="2022-03-15T22:39:00Z" w:id="4458"/>
        </w:trPr>
        <w:tc>
          <w:tcPr>
            <w:tcW w:w="1418" w:type="dxa"/>
            <w:vMerge/>
            <w:vAlign w:val="center"/>
          </w:tcPr>
          <w:p w:rsidRPr="009463FF" w:rsidR="003B0B8D" w:rsidDel="00262379" w:rsidP="00153EF4" w:rsidRDefault="003B0B8D" w14:paraId="02E44992" w14:textId="67922BB3">
            <w:pPr>
              <w:pStyle w:val="ListParagraph"/>
              <w:ind w:left="0"/>
              <w:rPr>
                <w:del w:author="Murguia, Sahima" w:date="2022-03-15T22:39:00Z" w:id="4459"/>
                <w:rFonts w:asciiTheme="majorHAnsi" w:hAnsiTheme="majorHAnsi" w:cstheme="majorHAnsi"/>
                <w:strike/>
                <w:szCs w:val="18"/>
                <w:lang w:val="en-US"/>
              </w:rPr>
            </w:pPr>
          </w:p>
        </w:tc>
        <w:tc>
          <w:tcPr>
            <w:tcW w:w="1276" w:type="dxa"/>
            <w:vMerge/>
            <w:vAlign w:val="center"/>
          </w:tcPr>
          <w:p w:rsidRPr="009463FF" w:rsidR="003B0B8D" w:rsidDel="00262379" w:rsidP="00153EF4" w:rsidRDefault="003B0B8D" w14:paraId="0AE72642" w14:textId="6DA36125">
            <w:pPr>
              <w:pStyle w:val="ListParagraph"/>
              <w:ind w:left="0"/>
              <w:rPr>
                <w:del w:author="Murguia, Sahima" w:date="2022-03-15T22:39:00Z" w:id="4460"/>
                <w:rFonts w:asciiTheme="majorHAnsi" w:hAnsiTheme="majorHAnsi" w:cstheme="majorHAnsi"/>
                <w:strike/>
                <w:szCs w:val="18"/>
                <w:lang w:val="en-US"/>
              </w:rPr>
            </w:pPr>
          </w:p>
        </w:tc>
        <w:tc>
          <w:tcPr>
            <w:tcW w:w="1559" w:type="dxa"/>
            <w:vAlign w:val="center"/>
          </w:tcPr>
          <w:p w:rsidRPr="009463FF" w:rsidR="003B0B8D" w:rsidDel="00262379" w:rsidP="00153EF4" w:rsidRDefault="003B0B8D" w14:paraId="60B358A4" w14:textId="40CD7D47">
            <w:pPr>
              <w:pStyle w:val="ListParagraph"/>
              <w:ind w:left="0"/>
              <w:rPr>
                <w:del w:author="Murguia, Sahima" w:date="2022-03-15T22:39:00Z" w:id="4461"/>
                <w:rFonts w:asciiTheme="majorHAnsi" w:hAnsiTheme="majorHAnsi" w:cstheme="majorHAnsi"/>
                <w:strike/>
                <w:szCs w:val="18"/>
                <w:lang w:val="en-US"/>
              </w:rPr>
            </w:pPr>
            <w:del w:author="Murguia, Sahima" w:date="2022-03-15T22:39:00Z" w:id="4462">
              <w:r w:rsidRPr="009463FF" w:rsidDel="00262379">
                <w:rPr>
                  <w:rFonts w:asciiTheme="majorHAnsi" w:hAnsiTheme="majorHAnsi" w:cstheme="majorHAnsi"/>
                  <w:strike/>
                  <w:szCs w:val="18"/>
                  <w:lang w:val="en-US"/>
                </w:rPr>
                <w:delText>Bill from Account</w:delText>
              </w:r>
            </w:del>
          </w:p>
        </w:tc>
        <w:tc>
          <w:tcPr>
            <w:tcW w:w="2127" w:type="dxa"/>
            <w:vAlign w:val="center"/>
          </w:tcPr>
          <w:p w:rsidRPr="009463FF" w:rsidR="003B0B8D" w:rsidDel="00262379" w:rsidP="00153EF4" w:rsidRDefault="003B0B8D" w14:paraId="5B5C71EB" w14:textId="47E75184">
            <w:pPr>
              <w:pStyle w:val="ListParagraph"/>
              <w:ind w:left="0"/>
              <w:rPr>
                <w:del w:author="Murguia, Sahima" w:date="2022-03-15T22:39:00Z" w:id="4463"/>
                <w:rFonts w:asciiTheme="majorHAnsi" w:hAnsiTheme="majorHAnsi" w:cstheme="majorHAnsi"/>
                <w:strike/>
                <w:szCs w:val="18"/>
                <w:lang w:val="en-US"/>
              </w:rPr>
            </w:pPr>
            <w:del w:author="Murguia, Sahima" w:date="2022-03-15T22:39:00Z" w:id="4464">
              <w:r w:rsidRPr="009463FF" w:rsidDel="00262379">
                <w:rPr>
                  <w:rFonts w:asciiTheme="majorHAnsi" w:hAnsiTheme="majorHAnsi" w:cstheme="majorHAnsi"/>
                  <w:strike/>
                  <w:szCs w:val="18"/>
                  <w:lang w:val="en-US"/>
                </w:rPr>
                <w:delText>NAME</w:delText>
              </w:r>
            </w:del>
          </w:p>
        </w:tc>
        <w:tc>
          <w:tcPr>
            <w:tcW w:w="992" w:type="dxa"/>
            <w:vAlign w:val="center"/>
          </w:tcPr>
          <w:p w:rsidRPr="009463FF" w:rsidR="003B0B8D" w:rsidDel="00262379" w:rsidP="00153EF4" w:rsidRDefault="003B0B8D" w14:paraId="048B39F0" w14:textId="102F135E">
            <w:pPr>
              <w:pStyle w:val="ListParagraph"/>
              <w:ind w:left="0"/>
              <w:rPr>
                <w:del w:author="Murguia, Sahima" w:date="2022-03-15T22:39:00Z" w:id="4465"/>
                <w:rFonts w:asciiTheme="majorHAnsi" w:hAnsiTheme="majorHAnsi" w:cstheme="majorHAnsi"/>
                <w:strike/>
                <w:szCs w:val="18"/>
                <w:lang w:val="en-US"/>
              </w:rPr>
            </w:pPr>
          </w:p>
        </w:tc>
        <w:tc>
          <w:tcPr>
            <w:tcW w:w="2812" w:type="dxa"/>
            <w:vAlign w:val="center"/>
          </w:tcPr>
          <w:p w:rsidRPr="009463FF" w:rsidR="003B0B8D" w:rsidDel="00262379" w:rsidP="00153EF4" w:rsidRDefault="003B0B8D" w14:paraId="6C3A5F70" w14:textId="7906AB87">
            <w:pPr>
              <w:pStyle w:val="ListParagraph"/>
              <w:ind w:left="0"/>
              <w:rPr>
                <w:del w:author="Murguia, Sahima" w:date="2022-03-15T22:39:00Z" w:id="4466"/>
                <w:rFonts w:asciiTheme="majorHAnsi" w:hAnsiTheme="majorHAnsi" w:cstheme="majorHAnsi"/>
                <w:strike/>
                <w:szCs w:val="18"/>
                <w:lang w:val="en-US"/>
              </w:rPr>
            </w:pPr>
          </w:p>
        </w:tc>
      </w:tr>
      <w:tr w:rsidRPr="009463FF" w:rsidR="003B0B8D" w:rsidDel="00262379" w:rsidTr="008836DB" w14:paraId="2E773973" w14:textId="601FC3A3">
        <w:trPr>
          <w:trHeight w:val="352"/>
          <w:del w:author="Murguia, Sahima" w:date="2022-03-15T22:39:00Z" w:id="4467"/>
        </w:trPr>
        <w:tc>
          <w:tcPr>
            <w:tcW w:w="1418" w:type="dxa"/>
            <w:vMerge/>
            <w:vAlign w:val="center"/>
          </w:tcPr>
          <w:p w:rsidRPr="009463FF" w:rsidR="003B0B8D" w:rsidDel="00262379" w:rsidP="00153EF4" w:rsidRDefault="003B0B8D" w14:paraId="0827059D" w14:textId="69273A15">
            <w:pPr>
              <w:pStyle w:val="ListParagraph"/>
              <w:ind w:left="0"/>
              <w:rPr>
                <w:del w:author="Murguia, Sahima" w:date="2022-03-15T22:39:00Z" w:id="4468"/>
                <w:rFonts w:asciiTheme="majorHAnsi" w:hAnsiTheme="majorHAnsi" w:cstheme="majorHAnsi"/>
                <w:strike/>
                <w:szCs w:val="18"/>
                <w:lang w:val="en-US"/>
              </w:rPr>
            </w:pPr>
          </w:p>
        </w:tc>
        <w:tc>
          <w:tcPr>
            <w:tcW w:w="1276" w:type="dxa"/>
            <w:vMerge/>
            <w:vAlign w:val="center"/>
          </w:tcPr>
          <w:p w:rsidRPr="009463FF" w:rsidR="003B0B8D" w:rsidDel="00262379" w:rsidP="00153EF4" w:rsidRDefault="003B0B8D" w14:paraId="5C0F1B65" w14:textId="20EC20AE">
            <w:pPr>
              <w:pStyle w:val="ListParagraph"/>
              <w:ind w:left="0"/>
              <w:rPr>
                <w:del w:author="Murguia, Sahima" w:date="2022-03-15T22:39:00Z" w:id="4469"/>
                <w:rFonts w:asciiTheme="majorHAnsi" w:hAnsiTheme="majorHAnsi" w:cstheme="majorHAnsi"/>
                <w:strike/>
                <w:szCs w:val="18"/>
                <w:lang w:val="en-US"/>
              </w:rPr>
            </w:pPr>
          </w:p>
        </w:tc>
        <w:tc>
          <w:tcPr>
            <w:tcW w:w="1559" w:type="dxa"/>
            <w:vAlign w:val="center"/>
          </w:tcPr>
          <w:p w:rsidRPr="009463FF" w:rsidR="003B0B8D" w:rsidDel="00262379" w:rsidP="00153EF4" w:rsidRDefault="003B0B8D" w14:paraId="4A9AD6D8" w14:textId="4A71D3E6">
            <w:pPr>
              <w:pStyle w:val="ListParagraph"/>
              <w:ind w:left="0"/>
              <w:rPr>
                <w:del w:author="Murguia, Sahima" w:date="2022-03-15T22:39:00Z" w:id="4470"/>
                <w:rFonts w:asciiTheme="majorHAnsi" w:hAnsiTheme="majorHAnsi" w:cstheme="majorHAnsi"/>
                <w:strike/>
                <w:szCs w:val="18"/>
                <w:lang w:val="en-US"/>
              </w:rPr>
            </w:pPr>
            <w:del w:author="Murguia, Sahima" w:date="2022-03-15T22:39:00Z" w:id="4471">
              <w:r w:rsidRPr="009463FF" w:rsidDel="00262379">
                <w:rPr>
                  <w:rFonts w:asciiTheme="majorHAnsi" w:hAnsiTheme="majorHAnsi" w:cstheme="majorHAnsi"/>
                  <w:strike/>
                  <w:szCs w:val="18"/>
                  <w:lang w:val="en-US"/>
                </w:rPr>
                <w:delText>Account/Group No</w:delText>
              </w:r>
            </w:del>
          </w:p>
        </w:tc>
        <w:tc>
          <w:tcPr>
            <w:tcW w:w="2127" w:type="dxa"/>
            <w:vAlign w:val="center"/>
          </w:tcPr>
          <w:p w:rsidRPr="009463FF" w:rsidR="003B0B8D" w:rsidDel="00262379" w:rsidP="00153EF4" w:rsidRDefault="0001719F" w14:paraId="3130FE8D" w14:textId="68A0A192">
            <w:pPr>
              <w:pStyle w:val="ListParagraph"/>
              <w:ind w:left="0"/>
              <w:rPr>
                <w:del w:author="Murguia, Sahima" w:date="2022-03-15T22:39:00Z" w:id="4472"/>
                <w:rFonts w:asciiTheme="majorHAnsi" w:hAnsiTheme="majorHAnsi" w:cstheme="majorHAnsi"/>
                <w:strike/>
                <w:szCs w:val="18"/>
                <w:lang w:val="en-US"/>
              </w:rPr>
            </w:pPr>
            <w:del w:author="Murguia, Sahima" w:date="2022-03-15T22:39:00Z" w:id="4473">
              <w:r w:rsidRPr="009463FF" w:rsidDel="00262379">
                <w:rPr>
                  <w:rFonts w:asciiTheme="majorHAnsi" w:hAnsiTheme="majorHAnsi" w:cstheme="majorHAnsi"/>
                  <w:strike/>
                  <w:szCs w:val="18"/>
                  <w:lang w:val="en-US"/>
                </w:rPr>
                <w:delText>NAME</w:delText>
              </w:r>
            </w:del>
          </w:p>
        </w:tc>
        <w:tc>
          <w:tcPr>
            <w:tcW w:w="992" w:type="dxa"/>
            <w:vAlign w:val="center"/>
          </w:tcPr>
          <w:p w:rsidRPr="009463FF" w:rsidR="003B0B8D" w:rsidDel="00262379" w:rsidP="00153EF4" w:rsidRDefault="003B0B8D" w14:paraId="3FA23825" w14:textId="75634F1A">
            <w:pPr>
              <w:pStyle w:val="ListParagraph"/>
              <w:ind w:left="0"/>
              <w:rPr>
                <w:del w:author="Murguia, Sahima" w:date="2022-03-15T22:39:00Z" w:id="4474"/>
                <w:rFonts w:asciiTheme="majorHAnsi" w:hAnsiTheme="majorHAnsi" w:cstheme="majorHAnsi"/>
                <w:strike/>
                <w:szCs w:val="18"/>
                <w:lang w:val="en-US"/>
              </w:rPr>
            </w:pPr>
          </w:p>
        </w:tc>
        <w:tc>
          <w:tcPr>
            <w:tcW w:w="2812" w:type="dxa"/>
            <w:vAlign w:val="center"/>
          </w:tcPr>
          <w:p w:rsidRPr="009463FF" w:rsidR="003B0B8D" w:rsidDel="00262379" w:rsidP="00153EF4" w:rsidRDefault="003B0B8D" w14:paraId="4D50C3E0" w14:textId="7DDE9C51">
            <w:pPr>
              <w:pStyle w:val="ListParagraph"/>
              <w:ind w:left="0"/>
              <w:rPr>
                <w:del w:author="Murguia, Sahima" w:date="2022-03-15T22:39:00Z" w:id="4475"/>
                <w:rFonts w:asciiTheme="majorHAnsi" w:hAnsiTheme="majorHAnsi" w:cstheme="majorHAnsi"/>
                <w:strike/>
                <w:szCs w:val="18"/>
                <w:lang w:val="en-US"/>
              </w:rPr>
            </w:pPr>
          </w:p>
        </w:tc>
      </w:tr>
      <w:tr w:rsidRPr="009463FF" w:rsidR="008F2BD3" w:rsidDel="00262379" w:rsidTr="008836DB" w14:paraId="24158948" w14:textId="7C8282CB">
        <w:trPr>
          <w:trHeight w:val="352"/>
          <w:del w:author="Murguia, Sahima" w:date="2022-03-15T22:39:00Z" w:id="4476"/>
        </w:trPr>
        <w:tc>
          <w:tcPr>
            <w:tcW w:w="1418" w:type="dxa"/>
            <w:vMerge/>
            <w:vAlign w:val="center"/>
          </w:tcPr>
          <w:p w:rsidRPr="009463FF" w:rsidR="008F2BD3" w:rsidDel="00262379" w:rsidP="00153EF4" w:rsidRDefault="008F2BD3" w14:paraId="5EEA6FC6" w14:textId="3DA139ED">
            <w:pPr>
              <w:pStyle w:val="ListParagraph"/>
              <w:ind w:left="0"/>
              <w:rPr>
                <w:del w:author="Murguia, Sahima" w:date="2022-03-15T22:39:00Z" w:id="4477"/>
                <w:rFonts w:asciiTheme="majorHAnsi" w:hAnsiTheme="majorHAnsi" w:cstheme="majorHAnsi"/>
                <w:strike/>
                <w:szCs w:val="18"/>
                <w:lang w:val="en-US"/>
              </w:rPr>
            </w:pPr>
          </w:p>
        </w:tc>
        <w:tc>
          <w:tcPr>
            <w:tcW w:w="1276" w:type="dxa"/>
            <w:vAlign w:val="center"/>
          </w:tcPr>
          <w:p w:rsidRPr="009463FF" w:rsidR="008F2BD3" w:rsidDel="00262379" w:rsidP="00153EF4" w:rsidRDefault="008F2BD3" w14:paraId="62CEE0DC" w14:textId="1D495B32">
            <w:pPr>
              <w:pStyle w:val="ListParagraph"/>
              <w:ind w:left="0"/>
              <w:rPr>
                <w:del w:author="Murguia, Sahima" w:date="2022-03-15T22:39:00Z" w:id="4478"/>
                <w:rFonts w:asciiTheme="majorHAnsi" w:hAnsiTheme="majorHAnsi" w:cstheme="majorHAnsi"/>
                <w:strike/>
                <w:szCs w:val="18"/>
                <w:lang w:val="en-US"/>
              </w:rPr>
            </w:pPr>
            <w:del w:author="Murguia, Sahima" w:date="2022-03-15T22:39:00Z" w:id="4479">
              <w:r w:rsidRPr="009463FF" w:rsidDel="00262379">
                <w:rPr>
                  <w:rFonts w:asciiTheme="majorHAnsi" w:hAnsiTheme="majorHAnsi" w:cstheme="majorHAnsi"/>
                  <w:strike/>
                  <w:szCs w:val="18"/>
                  <w:lang w:val="en-US"/>
                </w:rPr>
                <w:delText>S_CONTACT</w:delText>
              </w:r>
            </w:del>
          </w:p>
        </w:tc>
        <w:tc>
          <w:tcPr>
            <w:tcW w:w="1559" w:type="dxa"/>
            <w:vAlign w:val="center"/>
          </w:tcPr>
          <w:p w:rsidRPr="009463FF" w:rsidR="008F2BD3" w:rsidDel="00262379" w:rsidP="00153EF4" w:rsidRDefault="008F2BD3" w14:paraId="35954146" w14:textId="7E714F43">
            <w:pPr>
              <w:pStyle w:val="ListParagraph"/>
              <w:ind w:left="0"/>
              <w:rPr>
                <w:del w:author="Murguia, Sahima" w:date="2022-03-15T22:39:00Z" w:id="4480"/>
                <w:rFonts w:asciiTheme="majorHAnsi" w:hAnsiTheme="majorHAnsi" w:cstheme="majorHAnsi"/>
                <w:strike/>
                <w:szCs w:val="18"/>
                <w:lang w:val="en-US"/>
              </w:rPr>
            </w:pPr>
            <w:del w:author="Murguia, Sahima" w:date="2022-03-15T22:39:00Z" w:id="4481">
              <w:r w:rsidRPr="009463FF" w:rsidDel="00262379">
                <w:rPr>
                  <w:rFonts w:asciiTheme="majorHAnsi" w:hAnsiTheme="majorHAnsi" w:cstheme="majorHAnsi"/>
                  <w:strike/>
                  <w:szCs w:val="18"/>
                  <w:lang w:val="en-US"/>
                </w:rPr>
                <w:delText>Bill To Last Name</w:delText>
              </w:r>
            </w:del>
          </w:p>
        </w:tc>
        <w:tc>
          <w:tcPr>
            <w:tcW w:w="2127" w:type="dxa"/>
            <w:vAlign w:val="center"/>
          </w:tcPr>
          <w:p w:rsidRPr="009463FF" w:rsidR="008F2BD3" w:rsidDel="00262379" w:rsidP="00153EF4" w:rsidRDefault="008F2BD3" w14:paraId="39F5DCBE" w14:textId="3BB3E159">
            <w:pPr>
              <w:pStyle w:val="ListParagraph"/>
              <w:ind w:left="0"/>
              <w:rPr>
                <w:del w:author="Murguia, Sahima" w:date="2022-03-15T22:39:00Z" w:id="4482"/>
                <w:rFonts w:asciiTheme="majorHAnsi" w:hAnsiTheme="majorHAnsi" w:cstheme="majorHAnsi"/>
                <w:strike/>
                <w:szCs w:val="18"/>
                <w:lang w:val="en-US"/>
              </w:rPr>
            </w:pPr>
            <w:del w:author="Murguia, Sahima" w:date="2022-03-15T22:39:00Z" w:id="4483">
              <w:r w:rsidRPr="009463FF" w:rsidDel="00262379">
                <w:rPr>
                  <w:rFonts w:asciiTheme="majorHAnsi" w:hAnsiTheme="majorHAnsi" w:cstheme="majorHAnsi"/>
                  <w:strike/>
                  <w:szCs w:val="18"/>
                  <w:lang w:val="en-US"/>
                </w:rPr>
                <w:delText>LAST_NAME</w:delText>
              </w:r>
            </w:del>
          </w:p>
        </w:tc>
        <w:tc>
          <w:tcPr>
            <w:tcW w:w="992" w:type="dxa"/>
            <w:vAlign w:val="center"/>
          </w:tcPr>
          <w:p w:rsidRPr="009463FF" w:rsidR="008F2BD3" w:rsidDel="00262379" w:rsidP="00153EF4" w:rsidRDefault="008F2BD3" w14:paraId="28223559" w14:textId="7ED8F52F">
            <w:pPr>
              <w:pStyle w:val="ListParagraph"/>
              <w:ind w:left="0"/>
              <w:rPr>
                <w:del w:author="Murguia, Sahima" w:date="2022-03-15T22:39:00Z" w:id="4484"/>
                <w:rFonts w:asciiTheme="majorHAnsi" w:hAnsiTheme="majorHAnsi" w:cstheme="majorHAnsi"/>
                <w:strike/>
                <w:szCs w:val="18"/>
                <w:lang w:val="en-US"/>
              </w:rPr>
            </w:pPr>
          </w:p>
        </w:tc>
        <w:tc>
          <w:tcPr>
            <w:tcW w:w="2812" w:type="dxa"/>
            <w:vAlign w:val="center"/>
          </w:tcPr>
          <w:p w:rsidRPr="009463FF" w:rsidR="008F2BD3" w:rsidDel="00262379" w:rsidP="00153EF4" w:rsidRDefault="008F2BD3" w14:paraId="43656662" w14:textId="644314D1">
            <w:pPr>
              <w:pStyle w:val="ListParagraph"/>
              <w:ind w:left="0"/>
              <w:rPr>
                <w:del w:author="Murguia, Sahima" w:date="2022-03-15T22:39:00Z" w:id="4485"/>
                <w:rFonts w:asciiTheme="majorHAnsi" w:hAnsiTheme="majorHAnsi" w:cstheme="majorHAnsi"/>
                <w:strike/>
                <w:szCs w:val="18"/>
                <w:lang w:val="en-US"/>
              </w:rPr>
            </w:pPr>
          </w:p>
        </w:tc>
      </w:tr>
      <w:tr w:rsidRPr="009463FF" w:rsidR="008F2BD3" w:rsidDel="00262379" w:rsidTr="008836DB" w14:paraId="7250CBA1" w14:textId="1ED8CDFE">
        <w:trPr>
          <w:trHeight w:val="352"/>
          <w:del w:author="Murguia, Sahima" w:date="2022-03-15T22:39:00Z" w:id="4486"/>
        </w:trPr>
        <w:tc>
          <w:tcPr>
            <w:tcW w:w="1418" w:type="dxa"/>
            <w:vMerge/>
            <w:vAlign w:val="center"/>
          </w:tcPr>
          <w:p w:rsidRPr="009463FF" w:rsidR="008F2BD3" w:rsidDel="00262379" w:rsidP="00153EF4" w:rsidRDefault="008F2BD3" w14:paraId="50C473D2" w14:textId="35E0A307">
            <w:pPr>
              <w:pStyle w:val="ListParagraph"/>
              <w:ind w:left="0"/>
              <w:rPr>
                <w:del w:author="Murguia, Sahima" w:date="2022-03-15T22:39:00Z" w:id="4487"/>
                <w:rFonts w:asciiTheme="majorHAnsi" w:hAnsiTheme="majorHAnsi" w:cstheme="majorHAnsi"/>
                <w:strike/>
                <w:szCs w:val="18"/>
                <w:lang w:val="en-US"/>
              </w:rPr>
            </w:pPr>
          </w:p>
        </w:tc>
        <w:tc>
          <w:tcPr>
            <w:tcW w:w="1276" w:type="dxa"/>
            <w:vAlign w:val="center"/>
          </w:tcPr>
          <w:p w:rsidRPr="009463FF" w:rsidR="008F2BD3" w:rsidDel="00262379" w:rsidP="00153EF4" w:rsidRDefault="008F2BD3" w14:paraId="1B9C1EAD" w14:textId="404E1DEE">
            <w:pPr>
              <w:pStyle w:val="ListParagraph"/>
              <w:ind w:left="0"/>
              <w:rPr>
                <w:del w:author="Murguia, Sahima" w:date="2022-03-15T22:39:00Z" w:id="4488"/>
                <w:rFonts w:asciiTheme="majorHAnsi" w:hAnsiTheme="majorHAnsi" w:cstheme="majorHAnsi"/>
                <w:strike/>
                <w:szCs w:val="18"/>
                <w:lang w:val="en-US"/>
              </w:rPr>
            </w:pPr>
            <w:del w:author="Murguia, Sahima" w:date="2022-03-15T22:39:00Z" w:id="4489">
              <w:r w:rsidRPr="009463FF" w:rsidDel="00262379">
                <w:rPr>
                  <w:rFonts w:asciiTheme="majorHAnsi" w:hAnsiTheme="majorHAnsi" w:cstheme="majorHAnsi"/>
                  <w:strike/>
                  <w:szCs w:val="18"/>
                  <w:lang w:val="en-US"/>
                </w:rPr>
                <w:delText>S_PERIOD</w:delText>
              </w:r>
            </w:del>
          </w:p>
        </w:tc>
        <w:tc>
          <w:tcPr>
            <w:tcW w:w="1559" w:type="dxa"/>
            <w:vAlign w:val="center"/>
          </w:tcPr>
          <w:p w:rsidRPr="009463FF" w:rsidR="008F2BD3" w:rsidDel="00262379" w:rsidP="00153EF4" w:rsidRDefault="009A32E9" w14:paraId="4F518F17" w14:textId="7CDFBFB1">
            <w:pPr>
              <w:pStyle w:val="ListParagraph"/>
              <w:ind w:left="0"/>
              <w:rPr>
                <w:del w:author="Murguia, Sahima" w:date="2022-03-15T22:39:00Z" w:id="4490"/>
                <w:rFonts w:asciiTheme="majorHAnsi" w:hAnsiTheme="majorHAnsi" w:cstheme="majorHAnsi"/>
                <w:strike/>
                <w:szCs w:val="18"/>
                <w:lang w:val="en-US"/>
              </w:rPr>
            </w:pPr>
            <w:del w:author="Murguia, Sahima" w:date="2022-03-15T22:39:00Z" w:id="4491">
              <w:r w:rsidRPr="009463FF" w:rsidDel="00262379">
                <w:rPr>
                  <w:rFonts w:asciiTheme="majorHAnsi" w:hAnsiTheme="majorHAnsi" w:cstheme="majorHAnsi"/>
                  <w:strike/>
                  <w:szCs w:val="18"/>
                  <w:lang w:val="en-US"/>
                </w:rPr>
                <w:delText>Period</w:delText>
              </w:r>
            </w:del>
          </w:p>
        </w:tc>
        <w:tc>
          <w:tcPr>
            <w:tcW w:w="2127" w:type="dxa"/>
            <w:vAlign w:val="center"/>
          </w:tcPr>
          <w:p w:rsidRPr="009463FF" w:rsidR="008F2BD3" w:rsidDel="00262379" w:rsidP="00153EF4" w:rsidRDefault="009A32E9" w14:paraId="06EB40B2" w14:textId="10AE6708">
            <w:pPr>
              <w:pStyle w:val="ListParagraph"/>
              <w:ind w:left="0"/>
              <w:rPr>
                <w:del w:author="Murguia, Sahima" w:date="2022-03-15T22:39:00Z" w:id="4492"/>
                <w:rFonts w:asciiTheme="majorHAnsi" w:hAnsiTheme="majorHAnsi" w:cstheme="majorHAnsi"/>
                <w:strike/>
                <w:szCs w:val="18"/>
                <w:lang w:val="en-US"/>
              </w:rPr>
            </w:pPr>
            <w:del w:author="Murguia, Sahima" w:date="2022-03-15T22:39:00Z" w:id="4493">
              <w:r w:rsidRPr="009463FF" w:rsidDel="00262379">
                <w:rPr>
                  <w:rFonts w:asciiTheme="majorHAnsi" w:hAnsiTheme="majorHAnsi" w:cstheme="majorHAnsi"/>
                  <w:strike/>
                  <w:szCs w:val="18"/>
                  <w:lang w:val="en-US"/>
                </w:rPr>
                <w:delText>NAME</w:delText>
              </w:r>
            </w:del>
          </w:p>
        </w:tc>
        <w:tc>
          <w:tcPr>
            <w:tcW w:w="992" w:type="dxa"/>
            <w:vAlign w:val="center"/>
          </w:tcPr>
          <w:p w:rsidRPr="009463FF" w:rsidR="008F2BD3" w:rsidDel="00262379" w:rsidP="00153EF4" w:rsidRDefault="008F2BD3" w14:paraId="0A1DB041" w14:textId="0DB34F36">
            <w:pPr>
              <w:pStyle w:val="ListParagraph"/>
              <w:ind w:left="0"/>
              <w:rPr>
                <w:del w:author="Murguia, Sahima" w:date="2022-03-15T22:39:00Z" w:id="4494"/>
                <w:rFonts w:asciiTheme="majorHAnsi" w:hAnsiTheme="majorHAnsi" w:cstheme="majorHAnsi"/>
                <w:strike/>
                <w:szCs w:val="18"/>
                <w:lang w:val="en-US"/>
              </w:rPr>
            </w:pPr>
          </w:p>
        </w:tc>
        <w:tc>
          <w:tcPr>
            <w:tcW w:w="2812" w:type="dxa"/>
            <w:vAlign w:val="center"/>
          </w:tcPr>
          <w:p w:rsidRPr="009463FF" w:rsidR="008F2BD3" w:rsidDel="00262379" w:rsidP="00153EF4" w:rsidRDefault="008F2BD3" w14:paraId="2FFF5AF2" w14:textId="32F29206">
            <w:pPr>
              <w:pStyle w:val="ListParagraph"/>
              <w:ind w:left="0"/>
              <w:rPr>
                <w:del w:author="Murguia, Sahima" w:date="2022-03-15T22:39:00Z" w:id="4495"/>
                <w:rFonts w:asciiTheme="majorHAnsi" w:hAnsiTheme="majorHAnsi" w:cstheme="majorHAnsi"/>
                <w:strike/>
                <w:szCs w:val="18"/>
                <w:lang w:val="en-US"/>
              </w:rPr>
            </w:pPr>
          </w:p>
        </w:tc>
      </w:tr>
    </w:tbl>
    <w:p w:rsidR="00053C68" w:rsidP="00DA0C4A" w:rsidRDefault="00053C68" w14:paraId="73EEF209" w14:textId="014AAFE2">
      <w:pPr>
        <w:rPr>
          <w:ins w:author="Murguia, Sahima" w:date="2022-03-15T22:47:00Z" w:id="4496"/>
          <w:strike/>
        </w:rPr>
      </w:pPr>
    </w:p>
    <w:p w:rsidRPr="005723C7" w:rsidR="005723C7" w:rsidP="000C364B" w:rsidRDefault="005723C7" w14:paraId="1D9DA59A" w14:textId="5995BCAB">
      <w:pPr>
        <w:pStyle w:val="ListParagraph"/>
        <w:numPr>
          <w:ilvl w:val="1"/>
          <w:numId w:val="35"/>
        </w:numPr>
        <w:shd w:val="clear" w:color="auto" w:fill="FFFFFF" w:themeFill="background1"/>
        <w:spacing w:before="100" w:beforeAutospacing="1" w:after="100" w:afterAutospacing="1" w:line="240" w:lineRule="auto"/>
        <w:ind w:right="-289"/>
        <w:rPr>
          <w:ins w:author="Murguia, Sahima" w:date="2022-03-15T22:47:00Z" w:id="4497"/>
          <w:rFonts w:ascii="Segoe UI" w:hAnsi="Segoe UI" w:eastAsia="Times New Roman" w:cs="Segoe UI"/>
          <w:color w:val="000000"/>
          <w:sz w:val="21"/>
          <w:szCs w:val="21"/>
          <w:u w:val="single"/>
          <w:lang w:val="en-US" w:eastAsia="es-ES"/>
          <w:rPrChange w:author="Murguia, Sahima" w:date="2022-03-15T22:47:00Z" w:id="4498">
            <w:rPr>
              <w:ins w:author="Murguia, Sahima" w:date="2022-03-15T22:47:00Z" w:id="4499"/>
              <w:color w:val="000000"/>
              <w:lang w:val="en-US" w:eastAsia="es-ES"/>
            </w:rPr>
          </w:rPrChange>
        </w:rPr>
        <w:pPrChange w:author="Andreyeva, Julia" w:date="2022-03-31T14:43:00Z" w:id="4500">
          <w:pPr>
            <w:numPr>
              <w:numId w:val="34"/>
            </w:numPr>
            <w:shd w:val="clear" w:color="auto" w:fill="FFFFFF" w:themeFill="background1"/>
            <w:spacing w:before="100" w:beforeAutospacing="1" w:after="100" w:afterAutospacing="1" w:line="240" w:lineRule="auto"/>
            <w:ind w:left="360" w:hanging="360"/>
          </w:pPr>
        </w:pPrChange>
      </w:pPr>
      <w:ins w:author="Murguia, Sahima" w:date="2022-03-15T22:47:00Z" w:id="4501">
        <w:r>
          <w:rPr>
            <w:rFonts w:ascii="Segoe UI" w:hAnsi="Segoe UI" w:eastAsia="Times New Roman" w:cs="Segoe UI"/>
            <w:color w:val="000000" w:themeColor="text1"/>
            <w:sz w:val="21"/>
            <w:szCs w:val="21"/>
            <w:u w:val="single"/>
            <w:lang w:val="en-US" w:eastAsia="es-ES"/>
          </w:rPr>
          <w:t xml:space="preserve"> </w:t>
        </w:r>
        <w:r w:rsidRPr="005723C7">
          <w:rPr>
            <w:rFonts w:ascii="Segoe UI" w:hAnsi="Segoe UI" w:eastAsia="Times New Roman" w:cs="Segoe UI"/>
            <w:color w:val="000000" w:themeColor="text1"/>
            <w:sz w:val="21"/>
            <w:szCs w:val="21"/>
            <w:u w:val="single"/>
            <w:lang w:val="en-US" w:eastAsia="es-ES"/>
            <w:rPrChange w:author="Murguia, Sahima" w:date="2022-03-15T22:47:00Z" w:id="4502">
              <w:rPr>
                <w:lang w:val="en-US" w:eastAsia="es-ES"/>
              </w:rPr>
            </w:rPrChange>
          </w:rPr>
          <w:t>New Fields (</w:t>
        </w:r>
        <w:r w:rsidRPr="005723C7">
          <w:rPr>
            <w:rFonts w:ascii="Segoe UI" w:hAnsi="Segoe UI" w:eastAsia="Times New Roman" w:cs="Segoe UI"/>
            <w:b/>
            <w:bCs/>
            <w:color w:val="000000" w:themeColor="text1"/>
            <w:sz w:val="21"/>
            <w:szCs w:val="21"/>
            <w:u w:val="single"/>
            <w:lang w:val="en-US" w:eastAsia="es-ES"/>
            <w:rPrChange w:author="Murguia, Sahima" w:date="2022-03-15T22:47:00Z" w:id="4503">
              <w:rPr>
                <w:b/>
                <w:bCs/>
                <w:lang w:val="en-US" w:eastAsia="es-ES"/>
              </w:rPr>
            </w:rPrChange>
          </w:rPr>
          <w:t>JTI Mobile Created, JTI Mobile Created By)</w:t>
        </w:r>
        <w:r w:rsidRPr="005723C7">
          <w:rPr>
            <w:rFonts w:ascii="Segoe UI" w:hAnsi="Segoe UI" w:eastAsia="Times New Roman" w:cs="Segoe UI"/>
            <w:color w:val="000000" w:themeColor="text1"/>
            <w:sz w:val="21"/>
            <w:szCs w:val="21"/>
            <w:u w:val="single"/>
            <w:lang w:val="en-US" w:eastAsia="es-ES"/>
            <w:rPrChange w:author="Murguia, Sahima" w:date="2022-03-15T22:47:00Z" w:id="4504">
              <w:rPr>
                <w:lang w:val="en-US" w:eastAsia="es-ES"/>
              </w:rPr>
            </w:rPrChange>
          </w:rPr>
          <w:t> to identify creator and creation date for records raised in the mobile app, in the following entities:</w:t>
        </w:r>
      </w:ins>
    </w:p>
    <w:p w:rsidRPr="006C0A6C" w:rsidR="005723C7" w:rsidP="005723C7" w:rsidRDefault="005723C7" w14:paraId="43E6D6E1" w14:textId="77777777">
      <w:pPr>
        <w:numPr>
          <w:ilvl w:val="1"/>
          <w:numId w:val="33"/>
        </w:numPr>
        <w:shd w:val="clear" w:color="auto" w:fill="FFFFFF" w:themeFill="background1"/>
        <w:spacing w:before="100" w:beforeAutospacing="1" w:after="100" w:afterAutospacing="1" w:line="240" w:lineRule="auto"/>
        <w:rPr>
          <w:ins w:author="Murguia, Sahima" w:date="2022-03-15T22:47:00Z" w:id="4505"/>
          <w:rFonts w:ascii="Segoe UI" w:hAnsi="Segoe UI" w:eastAsia="Times New Roman" w:cs="Segoe UI"/>
          <w:color w:val="000000"/>
          <w:sz w:val="21"/>
          <w:szCs w:val="21"/>
          <w:lang w:val="en-US" w:eastAsia="es-ES"/>
        </w:rPr>
      </w:pPr>
      <w:ins w:author="Murguia, Sahima" w:date="2022-03-15T22:47:00Z" w:id="4506">
        <w:r w:rsidRPr="006C0A6C">
          <w:rPr>
            <w:rFonts w:ascii="Segoe UI" w:hAnsi="Segoe UI" w:eastAsia="Times New Roman" w:cs="Segoe UI"/>
            <w:color w:val="000000"/>
            <w:sz w:val="21"/>
            <w:szCs w:val="21"/>
            <w:lang w:val="en-US" w:eastAsia="es-ES"/>
          </w:rPr>
          <w:t xml:space="preserve">Orders (Stock Receive, </w:t>
        </w:r>
        <w:r w:rsidRPr="006C0A6C">
          <w:rPr>
            <w:rFonts w:ascii="Segoe UI" w:hAnsi="Segoe UI" w:eastAsia="Times New Roman" w:cs="Segoe UI"/>
            <w:color w:val="000000" w:themeColor="text1"/>
            <w:sz w:val="21"/>
            <w:szCs w:val="21"/>
            <w:lang w:val="en-US" w:eastAsia="es-ES"/>
          </w:rPr>
          <w:t>Stock Request, Material Orders, Sales Order</w:t>
        </w:r>
        <w:r>
          <w:rPr>
            <w:rFonts w:ascii="Segoe UI" w:hAnsi="Segoe UI" w:eastAsia="Times New Roman" w:cs="Segoe UI"/>
            <w:color w:val="000000" w:themeColor="text1"/>
            <w:sz w:val="21"/>
            <w:szCs w:val="21"/>
            <w:lang w:val="en-US" w:eastAsia="es-ES"/>
          </w:rPr>
          <w:t>s)</w:t>
        </w:r>
      </w:ins>
    </w:p>
    <w:p w:rsidRPr="0096746B" w:rsidR="005723C7" w:rsidP="005723C7" w:rsidRDefault="005723C7" w14:paraId="09CE5457" w14:textId="77777777">
      <w:pPr>
        <w:numPr>
          <w:ilvl w:val="1"/>
          <w:numId w:val="33"/>
        </w:numPr>
        <w:shd w:val="clear" w:color="auto" w:fill="FFFFFF" w:themeFill="background1"/>
        <w:spacing w:beforeAutospacing="1" w:afterAutospacing="1" w:line="240" w:lineRule="auto"/>
        <w:rPr>
          <w:ins w:author="Murguia, Sahima" w:date="2022-03-15T22:47:00Z" w:id="4507"/>
          <w:color w:val="000000" w:themeColor="text1"/>
          <w:sz w:val="21"/>
          <w:szCs w:val="21"/>
          <w:lang w:val="es-ES" w:eastAsia="es-ES"/>
        </w:rPr>
      </w:pPr>
      <w:ins w:author="Murguia, Sahima" w:date="2022-03-15T22:47:00Z" w:id="4508">
        <w:r w:rsidRPr="465048B6">
          <w:rPr>
            <w:rFonts w:ascii="Segoe UI" w:hAnsi="Segoe UI" w:eastAsia="Times New Roman" w:cs="Segoe UI"/>
            <w:color w:val="000000" w:themeColor="text1"/>
            <w:sz w:val="21"/>
            <w:szCs w:val="21"/>
            <w:lang w:val="es-ES" w:eastAsia="es-ES"/>
          </w:rPr>
          <w:t xml:space="preserve">Stock </w:t>
        </w:r>
        <w:proofErr w:type="spellStart"/>
        <w:r w:rsidRPr="465048B6">
          <w:rPr>
            <w:rFonts w:ascii="Segoe UI" w:hAnsi="Segoe UI" w:eastAsia="Times New Roman" w:cs="Segoe UI"/>
            <w:color w:val="000000" w:themeColor="text1"/>
            <w:sz w:val="21"/>
            <w:szCs w:val="21"/>
            <w:lang w:val="es-ES" w:eastAsia="es-ES"/>
          </w:rPr>
          <w:t>Counting</w:t>
        </w:r>
        <w:proofErr w:type="spellEnd"/>
      </w:ins>
    </w:p>
    <w:p w:rsidR="005723C7" w:rsidP="005723C7" w:rsidRDefault="005723C7" w14:paraId="4B863A43" w14:textId="77777777">
      <w:pPr>
        <w:numPr>
          <w:ilvl w:val="1"/>
          <w:numId w:val="33"/>
        </w:numPr>
        <w:shd w:val="clear" w:color="auto" w:fill="FFFFFF" w:themeFill="background1"/>
        <w:spacing w:beforeAutospacing="1" w:afterAutospacing="1" w:line="240" w:lineRule="auto"/>
        <w:rPr>
          <w:ins w:author="Murguia, Sahima" w:date="2022-03-15T22:47:00Z" w:id="4509"/>
          <w:color w:val="000000" w:themeColor="text1"/>
          <w:sz w:val="21"/>
          <w:szCs w:val="21"/>
          <w:lang w:val="es-ES" w:eastAsia="es-ES"/>
        </w:rPr>
      </w:pPr>
      <w:ins w:author="Murguia, Sahima" w:date="2022-03-15T22:47:00Z" w:id="4510">
        <w:r>
          <w:rPr>
            <w:rFonts w:ascii="Segoe UI" w:hAnsi="Segoe UI" w:eastAsia="Times New Roman" w:cs="Segoe UI"/>
            <w:color w:val="000000" w:themeColor="text1"/>
            <w:sz w:val="21"/>
            <w:szCs w:val="21"/>
            <w:lang w:val="es-ES" w:eastAsia="es-ES"/>
          </w:rPr>
          <w:t xml:space="preserve">Stock </w:t>
        </w:r>
        <w:proofErr w:type="spellStart"/>
        <w:r>
          <w:rPr>
            <w:rFonts w:ascii="Segoe UI" w:hAnsi="Segoe UI" w:eastAsia="Times New Roman" w:cs="Segoe UI"/>
            <w:color w:val="000000" w:themeColor="text1"/>
            <w:sz w:val="21"/>
            <w:szCs w:val="21"/>
            <w:lang w:val="es-ES" w:eastAsia="es-ES"/>
          </w:rPr>
          <w:t>Counting</w:t>
        </w:r>
        <w:proofErr w:type="spellEnd"/>
        <w:r>
          <w:rPr>
            <w:rFonts w:ascii="Segoe UI" w:hAnsi="Segoe UI" w:eastAsia="Times New Roman" w:cs="Segoe UI"/>
            <w:color w:val="000000" w:themeColor="text1"/>
            <w:sz w:val="21"/>
            <w:szCs w:val="21"/>
            <w:lang w:val="es-ES" w:eastAsia="es-ES"/>
          </w:rPr>
          <w:t xml:space="preserve"> </w:t>
        </w:r>
        <w:proofErr w:type="spellStart"/>
        <w:r>
          <w:rPr>
            <w:rFonts w:ascii="Segoe UI" w:hAnsi="Segoe UI" w:eastAsia="Times New Roman" w:cs="Segoe UI"/>
            <w:color w:val="000000" w:themeColor="text1"/>
            <w:sz w:val="21"/>
            <w:szCs w:val="21"/>
            <w:lang w:val="es-ES" w:eastAsia="es-ES"/>
          </w:rPr>
          <w:t>Items</w:t>
        </w:r>
        <w:proofErr w:type="spellEnd"/>
      </w:ins>
    </w:p>
    <w:p w:rsidR="005723C7" w:rsidP="005723C7" w:rsidRDefault="005723C7" w14:paraId="77760011" w14:textId="77777777">
      <w:pPr>
        <w:shd w:val="clear" w:color="auto" w:fill="FFFFFF" w:themeFill="background1"/>
        <w:spacing w:beforeAutospacing="1" w:afterAutospacing="1" w:line="240" w:lineRule="auto"/>
        <w:ind w:left="360"/>
        <w:rPr>
          <w:ins w:author="Murguia, Sahima" w:date="2022-03-15T22:47:00Z" w:id="4511"/>
          <w:rFonts w:ascii="Segoe UI" w:hAnsi="Segoe UI" w:eastAsia="Times New Roman" w:cs="Segoe UI"/>
          <w:color w:val="000000" w:themeColor="text1"/>
          <w:sz w:val="21"/>
          <w:szCs w:val="21"/>
          <w:lang w:val="es-ES" w:eastAsia="es-ES"/>
        </w:rPr>
      </w:pPr>
    </w:p>
    <w:tbl>
      <w:tblPr>
        <w:tblStyle w:val="TableGrid"/>
        <w:tblW w:w="9776" w:type="dxa"/>
        <w:tblInd w:w="-5" w:type="dxa"/>
        <w:tblLayout w:type="fixed"/>
        <w:tblLook w:val="04A0" w:firstRow="1" w:lastRow="0" w:firstColumn="1" w:lastColumn="0" w:noHBand="0" w:noVBand="1"/>
      </w:tblPr>
      <w:tblGrid>
        <w:gridCol w:w="1418"/>
        <w:gridCol w:w="1984"/>
        <w:gridCol w:w="1843"/>
        <w:gridCol w:w="2552"/>
        <w:gridCol w:w="708"/>
        <w:gridCol w:w="1271"/>
      </w:tblGrid>
      <w:tr w:rsidRPr="000256BD" w:rsidR="005723C7" w:rsidTr="001A2C62" w14:paraId="477740EB" w14:textId="77777777">
        <w:trPr>
          <w:ins w:author="Murguia, Sahima" w:date="2022-03-15T22:47:00Z" w:id="4512"/>
        </w:trPr>
        <w:tc>
          <w:tcPr>
            <w:tcW w:w="1418" w:type="dxa"/>
            <w:shd w:val="clear" w:color="auto" w:fill="2B5D9A" w:themeFill="accent6" w:themeFillShade="BF"/>
          </w:tcPr>
          <w:p w:rsidRPr="000256BD" w:rsidR="005723C7" w:rsidP="00DD4D77" w:rsidRDefault="005723C7" w14:paraId="04ED8351" w14:textId="77777777">
            <w:pPr>
              <w:pStyle w:val="BodyText"/>
              <w:rPr>
                <w:ins w:author="Murguia, Sahima" w:date="2022-03-15T22:47:00Z" w:id="4513"/>
                <w:rFonts w:ascii="Arial" w:hAnsi="Arial" w:cs="Arial"/>
                <w:b/>
                <w:color w:val="FFFFFF" w:themeColor="background1"/>
                <w:sz w:val="16"/>
                <w:szCs w:val="16"/>
              </w:rPr>
            </w:pPr>
            <w:ins w:author="Murguia, Sahima" w:date="2022-03-15T22:47:00Z" w:id="4514">
              <w:r w:rsidRPr="000256BD">
                <w:rPr>
                  <w:rFonts w:ascii="Arial" w:hAnsi="Arial" w:cs="Arial"/>
                  <w:b/>
                  <w:color w:val="FFFFFF" w:themeColor="background1"/>
                  <w:sz w:val="16"/>
                  <w:szCs w:val="16"/>
                </w:rPr>
                <w:t>BC</w:t>
              </w:r>
            </w:ins>
          </w:p>
        </w:tc>
        <w:tc>
          <w:tcPr>
            <w:tcW w:w="1984" w:type="dxa"/>
            <w:shd w:val="clear" w:color="auto" w:fill="2B5D9A" w:themeFill="accent6" w:themeFillShade="BF"/>
          </w:tcPr>
          <w:p w:rsidRPr="000256BD" w:rsidR="005723C7" w:rsidP="00DD4D77" w:rsidRDefault="005723C7" w14:paraId="26D366B6" w14:textId="77777777">
            <w:pPr>
              <w:pStyle w:val="BodyText"/>
              <w:rPr>
                <w:ins w:author="Murguia, Sahima" w:date="2022-03-15T22:47:00Z" w:id="4515"/>
                <w:rFonts w:ascii="Arial" w:hAnsi="Arial" w:cs="Arial"/>
                <w:b/>
                <w:color w:val="FFFFFF" w:themeColor="background1"/>
                <w:sz w:val="16"/>
                <w:szCs w:val="16"/>
              </w:rPr>
            </w:pPr>
            <w:ins w:author="Murguia, Sahima" w:date="2022-03-15T22:47:00Z" w:id="4516">
              <w:r w:rsidRPr="000256BD">
                <w:rPr>
                  <w:rFonts w:ascii="Arial" w:hAnsi="Arial" w:cs="Arial"/>
                  <w:b/>
                  <w:color w:val="FFFFFF" w:themeColor="background1"/>
                  <w:sz w:val="16"/>
                  <w:szCs w:val="16"/>
                </w:rPr>
                <w:t>Field</w:t>
              </w:r>
            </w:ins>
          </w:p>
        </w:tc>
        <w:tc>
          <w:tcPr>
            <w:tcW w:w="1843" w:type="dxa"/>
            <w:shd w:val="clear" w:color="auto" w:fill="2B5D9A" w:themeFill="accent6" w:themeFillShade="BF"/>
          </w:tcPr>
          <w:p w:rsidRPr="000256BD" w:rsidR="005723C7" w:rsidP="00DD4D77" w:rsidRDefault="005723C7" w14:paraId="17181502" w14:textId="77777777">
            <w:pPr>
              <w:pStyle w:val="BodyText"/>
              <w:rPr>
                <w:ins w:author="Murguia, Sahima" w:date="2022-03-15T22:47:00Z" w:id="4517"/>
                <w:rFonts w:ascii="Arial" w:hAnsi="Arial" w:cs="Arial"/>
                <w:b/>
                <w:color w:val="FFFFFF" w:themeColor="background1"/>
                <w:sz w:val="16"/>
                <w:szCs w:val="16"/>
              </w:rPr>
            </w:pPr>
            <w:ins w:author="Murguia, Sahima" w:date="2022-03-15T22:47:00Z" w:id="4518">
              <w:r w:rsidRPr="000256BD">
                <w:rPr>
                  <w:rFonts w:ascii="Arial" w:hAnsi="Arial" w:cs="Arial"/>
                  <w:b/>
                  <w:color w:val="FFFFFF" w:themeColor="background1"/>
                  <w:sz w:val="16"/>
                  <w:szCs w:val="16"/>
                </w:rPr>
                <w:t>Table / MVL</w:t>
              </w:r>
            </w:ins>
          </w:p>
        </w:tc>
        <w:tc>
          <w:tcPr>
            <w:tcW w:w="2552" w:type="dxa"/>
            <w:shd w:val="clear" w:color="auto" w:fill="2B5D9A" w:themeFill="accent6" w:themeFillShade="BF"/>
          </w:tcPr>
          <w:p w:rsidRPr="000256BD" w:rsidR="005723C7" w:rsidP="00DD4D77" w:rsidRDefault="005723C7" w14:paraId="11EAACBF" w14:textId="77777777">
            <w:pPr>
              <w:pStyle w:val="BodyText"/>
              <w:rPr>
                <w:ins w:author="Murguia, Sahima" w:date="2022-03-15T22:47:00Z" w:id="4519"/>
                <w:rFonts w:ascii="Arial" w:hAnsi="Arial" w:cs="Arial"/>
                <w:b/>
                <w:color w:val="FFFFFF" w:themeColor="background1"/>
                <w:sz w:val="16"/>
                <w:szCs w:val="16"/>
              </w:rPr>
            </w:pPr>
            <w:ins w:author="Murguia, Sahima" w:date="2022-03-15T22:47:00Z" w:id="4520">
              <w:r w:rsidRPr="000256BD">
                <w:rPr>
                  <w:rFonts w:ascii="Arial" w:hAnsi="Arial" w:cs="Arial"/>
                  <w:b/>
                  <w:color w:val="FFFFFF" w:themeColor="background1"/>
                  <w:sz w:val="16"/>
                  <w:szCs w:val="16"/>
                </w:rPr>
                <w:t>Column / Destination Field</w:t>
              </w:r>
            </w:ins>
          </w:p>
        </w:tc>
        <w:tc>
          <w:tcPr>
            <w:tcW w:w="708" w:type="dxa"/>
            <w:shd w:val="clear" w:color="auto" w:fill="2B5D9A" w:themeFill="accent6" w:themeFillShade="BF"/>
          </w:tcPr>
          <w:p w:rsidRPr="000256BD" w:rsidR="005723C7" w:rsidP="00DD4D77" w:rsidRDefault="005723C7" w14:paraId="72F1C5A5" w14:textId="77777777">
            <w:pPr>
              <w:pStyle w:val="BodyText"/>
              <w:rPr>
                <w:ins w:author="Murguia, Sahima" w:date="2022-03-15T22:47:00Z" w:id="4521"/>
                <w:rFonts w:ascii="Arial" w:hAnsi="Arial" w:cs="Arial"/>
                <w:b/>
                <w:color w:val="FFFFFF" w:themeColor="background1"/>
                <w:sz w:val="16"/>
                <w:szCs w:val="16"/>
              </w:rPr>
            </w:pPr>
            <w:ins w:author="Murguia, Sahima" w:date="2022-03-15T22:47:00Z" w:id="4522">
              <w:r w:rsidRPr="000256BD">
                <w:rPr>
                  <w:rFonts w:ascii="Arial" w:hAnsi="Arial" w:cs="Arial"/>
                  <w:b/>
                  <w:color w:val="FFFFFF" w:themeColor="background1"/>
                  <w:sz w:val="16"/>
                  <w:szCs w:val="16"/>
                </w:rPr>
                <w:t>Type</w:t>
              </w:r>
            </w:ins>
          </w:p>
        </w:tc>
        <w:tc>
          <w:tcPr>
            <w:tcW w:w="1271" w:type="dxa"/>
            <w:shd w:val="clear" w:color="auto" w:fill="2B5D9A" w:themeFill="accent6" w:themeFillShade="BF"/>
          </w:tcPr>
          <w:p w:rsidRPr="000256BD" w:rsidR="005723C7" w:rsidP="00DD4D77" w:rsidRDefault="005723C7" w14:paraId="403835DD" w14:textId="77777777">
            <w:pPr>
              <w:pStyle w:val="BodyText"/>
              <w:rPr>
                <w:ins w:author="Murguia, Sahima" w:date="2022-03-15T22:47:00Z" w:id="4523"/>
                <w:rFonts w:ascii="Arial" w:hAnsi="Arial" w:cs="Arial"/>
                <w:b/>
                <w:color w:val="FFFFFF" w:themeColor="background1"/>
                <w:sz w:val="16"/>
                <w:szCs w:val="16"/>
              </w:rPr>
            </w:pPr>
            <w:ins w:author="Murguia, Sahima" w:date="2022-03-15T22:47:00Z" w:id="4524">
              <w:r w:rsidRPr="000256BD">
                <w:rPr>
                  <w:rFonts w:ascii="Arial" w:hAnsi="Arial" w:cs="Arial"/>
                  <w:b/>
                  <w:color w:val="FFFFFF" w:themeColor="background1"/>
                  <w:sz w:val="16"/>
                  <w:szCs w:val="16"/>
                </w:rPr>
                <w:t>Picklist</w:t>
              </w:r>
            </w:ins>
          </w:p>
        </w:tc>
      </w:tr>
      <w:tr w:rsidRPr="000256BD" w:rsidR="005723C7" w:rsidTr="001A2C62" w14:paraId="6213C12B" w14:textId="77777777">
        <w:trPr>
          <w:trHeight w:val="43"/>
          <w:ins w:author="Murguia, Sahima" w:date="2022-03-15T22:47:00Z" w:id="4525"/>
        </w:trPr>
        <w:tc>
          <w:tcPr>
            <w:tcW w:w="1418" w:type="dxa"/>
            <w:vMerge w:val="restart"/>
            <w:vAlign w:val="center"/>
          </w:tcPr>
          <w:p w:rsidRPr="000256BD" w:rsidR="005723C7" w:rsidP="00DD4D77" w:rsidRDefault="005723C7" w14:paraId="450244D9" w14:textId="77777777">
            <w:pPr>
              <w:pStyle w:val="ListParagraph"/>
              <w:ind w:left="0"/>
              <w:jc w:val="both"/>
              <w:rPr>
                <w:ins w:author="Murguia, Sahima" w:date="2022-03-15T22:47:00Z" w:id="4526"/>
                <w:sz w:val="16"/>
                <w:szCs w:val="16"/>
                <w:lang w:val="en-US"/>
              </w:rPr>
            </w:pPr>
            <w:ins w:author="Murguia, Sahima" w:date="2022-03-15T22:47:00Z" w:id="4527">
              <w:r w:rsidRPr="000256BD">
                <w:rPr>
                  <w:rFonts w:asciiTheme="minorHAnsi" w:hAnsiTheme="minorHAnsi" w:cstheme="minorHAnsi"/>
                  <w:b/>
                  <w:bCs/>
                  <w:sz w:val="16"/>
                  <w:szCs w:val="16"/>
                  <w:lang w:val="en-US"/>
                </w:rPr>
                <w:t>Orders</w:t>
              </w:r>
            </w:ins>
          </w:p>
          <w:p w:rsidRPr="000256BD" w:rsidR="005723C7" w:rsidP="00DD4D77" w:rsidRDefault="005723C7" w14:paraId="03180BA2" w14:textId="77777777">
            <w:pPr>
              <w:rPr>
                <w:ins w:author="Murguia, Sahima" w:date="2022-03-15T22:47:00Z" w:id="4528"/>
                <w:sz w:val="16"/>
                <w:szCs w:val="16"/>
                <w:lang w:val="en-US"/>
              </w:rPr>
            </w:pPr>
            <w:ins w:author="Murguia, Sahima" w:date="2022-03-15T22:47:00Z" w:id="4529">
              <w:r w:rsidRPr="000256BD">
                <w:rPr>
                  <w:sz w:val="16"/>
                  <w:szCs w:val="16"/>
                  <w:lang w:val="en-US"/>
                </w:rPr>
                <w:t>Order Entry – Orders</w:t>
              </w:r>
            </w:ins>
          </w:p>
          <w:p w:rsidRPr="000256BD" w:rsidR="005723C7" w:rsidP="00DD4D77" w:rsidRDefault="005723C7" w14:paraId="4C82EE50" w14:textId="77777777">
            <w:pPr>
              <w:pStyle w:val="ListParagraph"/>
              <w:ind w:left="0"/>
              <w:jc w:val="both"/>
              <w:rPr>
                <w:ins w:author="Murguia, Sahima" w:date="2022-03-15T22:47:00Z" w:id="4530"/>
                <w:rFonts w:asciiTheme="minorHAnsi" w:hAnsiTheme="minorHAnsi" w:cstheme="minorHAnsi"/>
                <w:b/>
                <w:bCs/>
                <w:sz w:val="16"/>
                <w:szCs w:val="16"/>
                <w:lang w:val="en-US"/>
              </w:rPr>
            </w:pPr>
          </w:p>
        </w:tc>
        <w:tc>
          <w:tcPr>
            <w:tcW w:w="1984" w:type="dxa"/>
            <w:vAlign w:val="center"/>
          </w:tcPr>
          <w:p w:rsidRPr="000256BD" w:rsidR="005723C7" w:rsidP="00DD4D77" w:rsidRDefault="005723C7" w14:paraId="55FD5033" w14:textId="77777777">
            <w:pPr>
              <w:pStyle w:val="ListParagraph"/>
              <w:ind w:left="0"/>
              <w:jc w:val="both"/>
              <w:rPr>
                <w:ins w:author="Murguia, Sahima" w:date="2022-03-15T22:47:00Z" w:id="4531"/>
                <w:rFonts w:asciiTheme="minorHAnsi" w:hAnsiTheme="minorHAnsi" w:cstheme="minorHAnsi"/>
                <w:sz w:val="16"/>
                <w:szCs w:val="16"/>
              </w:rPr>
            </w:pPr>
            <w:ins w:author="Murguia, Sahima" w:date="2022-03-15T22:47:00Z" w:id="4532">
              <w:r w:rsidRPr="000256BD">
                <w:rPr>
                  <w:rFonts w:asciiTheme="minorHAnsi" w:hAnsiTheme="minorHAnsi" w:cstheme="minorHAnsi"/>
                  <w:sz w:val="16"/>
                  <w:szCs w:val="16"/>
                </w:rPr>
                <w:t>JTI Mobile Created</w:t>
              </w:r>
            </w:ins>
          </w:p>
        </w:tc>
        <w:tc>
          <w:tcPr>
            <w:tcW w:w="1843" w:type="dxa"/>
            <w:vAlign w:val="center"/>
          </w:tcPr>
          <w:tbl>
            <w:tblPr>
              <w:tblStyle w:val="TableGrid"/>
              <w:tblW w:w="0" w:type="auto"/>
              <w:tblLayout w:type="fixed"/>
              <w:tblLook w:val="06A0" w:firstRow="1" w:lastRow="0" w:firstColumn="1" w:lastColumn="0" w:noHBand="1" w:noVBand="1"/>
            </w:tblPr>
            <w:tblGrid>
              <w:gridCol w:w="1245"/>
            </w:tblGrid>
            <w:tr w:rsidRPr="00343A59" w:rsidR="005723C7" w:rsidTr="00DD4D77" w14:paraId="366224BB" w14:textId="77777777">
              <w:trPr>
                <w:trHeight w:val="300"/>
                <w:ins w:author="Murguia, Sahima" w:date="2022-03-15T22:47:00Z" w:id="4533"/>
              </w:trPr>
              <w:tc>
                <w:tcPr>
                  <w:tcW w:w="1245" w:type="dxa"/>
                  <w:tcBorders>
                    <w:top w:val="nil"/>
                    <w:left w:val="nil"/>
                    <w:bottom w:val="nil"/>
                    <w:right w:val="nil"/>
                  </w:tcBorders>
                </w:tcPr>
                <w:p w:rsidRPr="00343A59" w:rsidR="005723C7" w:rsidP="00DD4D77" w:rsidRDefault="005723C7" w14:paraId="71FA9CE6" w14:textId="77777777">
                  <w:pPr>
                    <w:jc w:val="both"/>
                    <w:rPr>
                      <w:ins w:author="Murguia, Sahima" w:date="2022-03-15T22:47:00Z" w:id="4534"/>
                      <w:rFonts w:asciiTheme="majorHAnsi" w:hAnsiTheme="majorHAnsi" w:eastAsiaTheme="majorEastAsia" w:cstheme="majorBidi"/>
                      <w:color w:val="444444"/>
                      <w:sz w:val="16"/>
                      <w:szCs w:val="16"/>
                    </w:rPr>
                  </w:pPr>
                  <w:ins w:author="Murguia, Sahima" w:date="2022-03-15T22:47:00Z" w:id="4535">
                    <w:r w:rsidRPr="00343A59">
                      <w:rPr>
                        <w:rFonts w:asciiTheme="majorHAnsi" w:hAnsiTheme="majorHAnsi" w:eastAsiaTheme="majorEastAsia" w:cstheme="majorBidi"/>
                        <w:color w:val="444444"/>
                        <w:sz w:val="16"/>
                        <w:szCs w:val="16"/>
                      </w:rPr>
                      <w:t>S_ORDER</w:t>
                    </w:r>
                  </w:ins>
                </w:p>
              </w:tc>
            </w:tr>
          </w:tbl>
          <w:p w:rsidRPr="00343A59" w:rsidR="005723C7" w:rsidP="00DD4D77" w:rsidRDefault="005723C7" w14:paraId="6E27F977" w14:textId="77777777">
            <w:pPr>
              <w:jc w:val="both"/>
              <w:rPr>
                <w:ins w:author="Murguia, Sahima" w:date="2022-03-15T22:47:00Z" w:id="4536"/>
                <w:rFonts w:asciiTheme="majorHAnsi" w:hAnsiTheme="majorHAnsi" w:eastAsiaTheme="majorEastAsia" w:cstheme="majorBidi"/>
                <w:color w:val="444444"/>
                <w:sz w:val="16"/>
                <w:szCs w:val="16"/>
              </w:rPr>
            </w:pPr>
          </w:p>
        </w:tc>
        <w:tc>
          <w:tcPr>
            <w:tcW w:w="2552" w:type="dxa"/>
            <w:vAlign w:val="center"/>
          </w:tcPr>
          <w:p w:rsidRPr="000256BD" w:rsidR="005723C7" w:rsidP="00DD4D77" w:rsidRDefault="005723C7" w14:paraId="0E9A3AC7" w14:textId="77777777">
            <w:pPr>
              <w:pStyle w:val="ListParagraph"/>
              <w:ind w:left="0"/>
              <w:jc w:val="both"/>
              <w:rPr>
                <w:ins w:author="Murguia, Sahima" w:date="2022-03-15T22:47:00Z" w:id="4537"/>
                <w:rFonts w:asciiTheme="minorHAnsi" w:hAnsiTheme="minorHAnsi"/>
                <w:color w:val="000000"/>
                <w:sz w:val="16"/>
                <w:szCs w:val="16"/>
                <w:lang w:val="en-US"/>
              </w:rPr>
            </w:pPr>
            <w:ins w:author="Murguia, Sahima" w:date="2022-03-15T22:47:00Z" w:id="4538">
              <w:r w:rsidRPr="04D42837">
                <w:rPr>
                  <w:rFonts w:asciiTheme="minorHAnsi" w:hAnsiTheme="minorHAnsi"/>
                  <w:color w:val="000000" w:themeColor="text1"/>
                  <w:sz w:val="16"/>
                  <w:szCs w:val="16"/>
                </w:rPr>
                <w:t>X_TMEC_CREATED_DT</w:t>
              </w:r>
            </w:ins>
          </w:p>
        </w:tc>
        <w:tc>
          <w:tcPr>
            <w:tcW w:w="708" w:type="dxa"/>
            <w:vAlign w:val="center"/>
          </w:tcPr>
          <w:p w:rsidRPr="000256BD" w:rsidR="005723C7" w:rsidP="00DD4D77" w:rsidRDefault="005723C7" w14:paraId="4DCD912D" w14:textId="77777777">
            <w:pPr>
              <w:pStyle w:val="ListParagraph"/>
              <w:ind w:left="0"/>
              <w:jc w:val="both"/>
              <w:rPr>
                <w:ins w:author="Murguia, Sahima" w:date="2022-03-15T22:47:00Z" w:id="4539"/>
                <w:rFonts w:asciiTheme="minorHAnsi" w:hAnsiTheme="minorHAnsi" w:cstheme="minorHAnsi"/>
                <w:sz w:val="16"/>
                <w:szCs w:val="16"/>
                <w:lang w:val="en-US"/>
              </w:rPr>
            </w:pPr>
            <w:ins w:author="Murguia, Sahima" w:date="2022-03-15T22:47:00Z" w:id="4540">
              <w:r w:rsidRPr="000256BD">
                <w:rPr>
                  <w:rFonts w:asciiTheme="minorHAnsi" w:hAnsiTheme="minorHAnsi" w:cstheme="minorHAnsi"/>
                  <w:sz w:val="16"/>
                  <w:szCs w:val="16"/>
                  <w:lang w:val="en-US"/>
                </w:rPr>
                <w:t>Date Time</w:t>
              </w:r>
            </w:ins>
          </w:p>
        </w:tc>
        <w:tc>
          <w:tcPr>
            <w:tcW w:w="1271" w:type="dxa"/>
            <w:vAlign w:val="center"/>
          </w:tcPr>
          <w:p w:rsidRPr="000256BD" w:rsidR="005723C7" w:rsidP="00DD4D77" w:rsidRDefault="005723C7" w14:paraId="62473D9E" w14:textId="77777777">
            <w:pPr>
              <w:pStyle w:val="ListParagraph"/>
              <w:ind w:left="0"/>
              <w:jc w:val="both"/>
              <w:rPr>
                <w:ins w:author="Murguia, Sahima" w:date="2022-03-15T22:47:00Z" w:id="4541"/>
                <w:rFonts w:asciiTheme="minorHAnsi" w:hAnsiTheme="minorHAnsi" w:cstheme="minorHAnsi"/>
                <w:sz w:val="16"/>
                <w:szCs w:val="16"/>
                <w:lang w:val="en-US"/>
              </w:rPr>
            </w:pPr>
          </w:p>
        </w:tc>
      </w:tr>
      <w:tr w:rsidRPr="000256BD" w:rsidR="005723C7" w:rsidTr="001A2C62" w14:paraId="3FC91DE7" w14:textId="77777777">
        <w:trPr>
          <w:trHeight w:val="43"/>
          <w:ins w:author="Murguia, Sahima" w:date="2022-03-15T22:47:00Z" w:id="4542"/>
        </w:trPr>
        <w:tc>
          <w:tcPr>
            <w:tcW w:w="1418" w:type="dxa"/>
            <w:vMerge/>
            <w:vAlign w:val="center"/>
          </w:tcPr>
          <w:p w:rsidRPr="000256BD" w:rsidR="005723C7" w:rsidP="00DD4D77" w:rsidRDefault="005723C7" w14:paraId="2AE6889B" w14:textId="77777777">
            <w:pPr>
              <w:pStyle w:val="ListParagraph"/>
              <w:ind w:left="0"/>
              <w:jc w:val="both"/>
              <w:rPr>
                <w:ins w:author="Murguia, Sahima" w:date="2022-03-15T22:47:00Z" w:id="4543"/>
                <w:rFonts w:asciiTheme="minorHAnsi" w:hAnsiTheme="minorHAnsi" w:cstheme="minorHAnsi"/>
                <w:b/>
                <w:bCs/>
                <w:sz w:val="16"/>
                <w:szCs w:val="16"/>
                <w:lang w:val="en-US"/>
              </w:rPr>
            </w:pPr>
          </w:p>
        </w:tc>
        <w:tc>
          <w:tcPr>
            <w:tcW w:w="1984" w:type="dxa"/>
            <w:vAlign w:val="center"/>
          </w:tcPr>
          <w:p w:rsidRPr="000256BD" w:rsidR="005723C7" w:rsidP="00DD4D77" w:rsidRDefault="005723C7" w14:paraId="6913710E" w14:textId="77777777">
            <w:pPr>
              <w:pStyle w:val="ListParagraph"/>
              <w:ind w:left="0"/>
              <w:jc w:val="both"/>
              <w:rPr>
                <w:ins w:author="Murguia, Sahima" w:date="2022-03-15T22:47:00Z" w:id="4544"/>
                <w:rFonts w:asciiTheme="minorHAnsi" w:hAnsiTheme="minorHAnsi" w:cstheme="minorHAnsi"/>
                <w:sz w:val="16"/>
                <w:szCs w:val="16"/>
              </w:rPr>
            </w:pPr>
            <w:ins w:author="Murguia, Sahima" w:date="2022-03-15T22:47:00Z" w:id="4545">
              <w:r w:rsidRPr="000256BD">
                <w:rPr>
                  <w:rFonts w:asciiTheme="minorHAnsi" w:hAnsiTheme="minorHAnsi" w:cstheme="minorHAnsi"/>
                  <w:sz w:val="16"/>
                  <w:szCs w:val="16"/>
                </w:rPr>
                <w:t>JTI Mobile Created By</w:t>
              </w:r>
            </w:ins>
          </w:p>
        </w:tc>
        <w:tc>
          <w:tcPr>
            <w:tcW w:w="1843" w:type="dxa"/>
            <w:vAlign w:val="center"/>
          </w:tcPr>
          <w:tbl>
            <w:tblPr>
              <w:tblStyle w:val="TableGrid"/>
              <w:tblW w:w="0" w:type="auto"/>
              <w:tblLayout w:type="fixed"/>
              <w:tblLook w:val="06A0" w:firstRow="1" w:lastRow="0" w:firstColumn="1" w:lastColumn="0" w:noHBand="1" w:noVBand="1"/>
            </w:tblPr>
            <w:tblGrid>
              <w:gridCol w:w="1245"/>
            </w:tblGrid>
            <w:tr w:rsidRPr="00343A59" w:rsidR="005723C7" w:rsidTr="00DD4D77" w14:paraId="566DDCE4" w14:textId="77777777">
              <w:trPr>
                <w:trHeight w:val="300"/>
                <w:ins w:author="Murguia, Sahima" w:date="2022-03-15T22:47:00Z" w:id="4546"/>
              </w:trPr>
              <w:tc>
                <w:tcPr>
                  <w:tcW w:w="1245" w:type="dxa"/>
                  <w:tcBorders>
                    <w:top w:val="nil"/>
                    <w:left w:val="nil"/>
                    <w:bottom w:val="nil"/>
                    <w:right w:val="nil"/>
                  </w:tcBorders>
                </w:tcPr>
                <w:p w:rsidRPr="00343A59" w:rsidR="005723C7" w:rsidP="00DD4D77" w:rsidRDefault="005723C7" w14:paraId="29E5229E" w14:textId="77777777">
                  <w:pPr>
                    <w:jc w:val="both"/>
                    <w:rPr>
                      <w:ins w:author="Murguia, Sahima" w:date="2022-03-15T22:47:00Z" w:id="4547"/>
                      <w:rFonts w:asciiTheme="majorHAnsi" w:hAnsiTheme="majorHAnsi" w:eastAsiaTheme="majorEastAsia" w:cstheme="majorBidi"/>
                      <w:color w:val="444444"/>
                      <w:sz w:val="16"/>
                      <w:szCs w:val="16"/>
                    </w:rPr>
                  </w:pPr>
                  <w:ins w:author="Murguia, Sahima" w:date="2022-03-15T22:47:00Z" w:id="4548">
                    <w:r w:rsidRPr="00343A59">
                      <w:rPr>
                        <w:rFonts w:asciiTheme="majorHAnsi" w:hAnsiTheme="majorHAnsi" w:eastAsiaTheme="majorEastAsia" w:cstheme="majorBidi"/>
                        <w:color w:val="444444"/>
                        <w:sz w:val="16"/>
                        <w:szCs w:val="16"/>
                      </w:rPr>
                      <w:t>S_ORDER</w:t>
                    </w:r>
                  </w:ins>
                </w:p>
              </w:tc>
            </w:tr>
          </w:tbl>
          <w:p w:rsidRPr="00343A59" w:rsidR="005723C7" w:rsidP="00DD4D77" w:rsidRDefault="005723C7" w14:paraId="4FBFFA55" w14:textId="77777777">
            <w:pPr>
              <w:jc w:val="both"/>
              <w:rPr>
                <w:ins w:author="Murguia, Sahima" w:date="2022-03-15T22:47:00Z" w:id="4549"/>
                <w:rFonts w:asciiTheme="majorHAnsi" w:hAnsiTheme="majorHAnsi" w:eastAsiaTheme="majorEastAsia" w:cstheme="majorBidi"/>
                <w:color w:val="444444"/>
                <w:sz w:val="16"/>
                <w:szCs w:val="16"/>
              </w:rPr>
            </w:pPr>
          </w:p>
        </w:tc>
        <w:tc>
          <w:tcPr>
            <w:tcW w:w="2552" w:type="dxa"/>
            <w:vAlign w:val="center"/>
          </w:tcPr>
          <w:p w:rsidRPr="000256BD" w:rsidR="005723C7" w:rsidP="00DD4D77" w:rsidRDefault="005723C7" w14:paraId="12F3711D" w14:textId="77777777">
            <w:pPr>
              <w:pStyle w:val="ListParagraph"/>
              <w:ind w:left="0"/>
              <w:jc w:val="both"/>
              <w:rPr>
                <w:ins w:author="Murguia, Sahima" w:date="2022-03-15T22:47:00Z" w:id="4550"/>
                <w:rFonts w:asciiTheme="minorHAnsi" w:hAnsiTheme="minorHAnsi"/>
                <w:color w:val="000000"/>
                <w:sz w:val="16"/>
                <w:szCs w:val="16"/>
              </w:rPr>
            </w:pPr>
            <w:ins w:author="Murguia, Sahima" w:date="2022-03-15T22:47:00Z" w:id="4551">
              <w:r w:rsidRPr="04D42837">
                <w:rPr>
                  <w:rFonts w:asciiTheme="minorHAnsi" w:hAnsiTheme="minorHAnsi"/>
                  <w:color w:val="000000" w:themeColor="text1"/>
                  <w:sz w:val="16"/>
                  <w:szCs w:val="16"/>
                </w:rPr>
                <w:t>X_TMEC_CREATED_BY_ID</w:t>
              </w:r>
            </w:ins>
          </w:p>
        </w:tc>
        <w:tc>
          <w:tcPr>
            <w:tcW w:w="708" w:type="dxa"/>
            <w:vAlign w:val="center"/>
          </w:tcPr>
          <w:p w:rsidRPr="000256BD" w:rsidR="005723C7" w:rsidP="00DD4D77" w:rsidRDefault="005723C7" w14:paraId="20471E09" w14:textId="77777777">
            <w:pPr>
              <w:pStyle w:val="ListParagraph"/>
              <w:ind w:left="0"/>
              <w:jc w:val="both"/>
              <w:rPr>
                <w:ins w:author="Murguia, Sahima" w:date="2022-03-15T22:47:00Z" w:id="4552"/>
                <w:rFonts w:asciiTheme="minorHAnsi" w:hAnsiTheme="minorHAnsi" w:cstheme="minorHAnsi"/>
                <w:sz w:val="16"/>
                <w:szCs w:val="16"/>
                <w:lang w:val="en-US"/>
              </w:rPr>
            </w:pPr>
            <w:ins w:author="Murguia, Sahima" w:date="2022-03-15T22:47:00Z" w:id="4553">
              <w:r w:rsidRPr="000256BD">
                <w:rPr>
                  <w:rFonts w:asciiTheme="minorHAnsi" w:hAnsiTheme="minorHAnsi" w:cstheme="minorHAnsi"/>
                  <w:sz w:val="16"/>
                  <w:szCs w:val="16"/>
                  <w:lang w:val="en-US"/>
                </w:rPr>
                <w:t>ID</w:t>
              </w:r>
            </w:ins>
          </w:p>
        </w:tc>
        <w:tc>
          <w:tcPr>
            <w:tcW w:w="1271" w:type="dxa"/>
            <w:vAlign w:val="center"/>
          </w:tcPr>
          <w:p w:rsidRPr="000256BD" w:rsidR="005723C7" w:rsidP="00DD4D77" w:rsidRDefault="005723C7" w14:paraId="6357F118" w14:textId="77777777">
            <w:pPr>
              <w:pStyle w:val="ListParagraph"/>
              <w:ind w:left="0"/>
              <w:jc w:val="both"/>
              <w:rPr>
                <w:ins w:author="Murguia, Sahima" w:date="2022-03-15T22:47:00Z" w:id="4554"/>
                <w:rFonts w:asciiTheme="minorHAnsi" w:hAnsiTheme="minorHAnsi" w:cstheme="minorHAnsi"/>
                <w:sz w:val="16"/>
                <w:szCs w:val="16"/>
                <w:lang w:val="en-US"/>
              </w:rPr>
            </w:pPr>
          </w:p>
        </w:tc>
      </w:tr>
      <w:tr w:rsidR="005723C7" w:rsidTr="001A2C62" w14:paraId="287B5584" w14:textId="77777777">
        <w:trPr>
          <w:trHeight w:val="43"/>
          <w:ins w:author="Murguia, Sahima" w:date="2022-03-15T22:47:00Z" w:id="4555"/>
        </w:trPr>
        <w:tc>
          <w:tcPr>
            <w:tcW w:w="1418" w:type="dxa"/>
            <w:vMerge w:val="restart"/>
            <w:vAlign w:val="center"/>
          </w:tcPr>
          <w:p w:rsidR="005723C7" w:rsidP="00DD4D77" w:rsidRDefault="005723C7" w14:paraId="218D0E3F" w14:textId="77777777">
            <w:pPr>
              <w:pStyle w:val="ListParagraph"/>
              <w:ind w:left="0"/>
              <w:jc w:val="both"/>
              <w:rPr>
                <w:ins w:author="Murguia, Sahima" w:date="2022-03-15T22:47:00Z" w:id="4556"/>
                <w:rFonts w:eastAsia="Arial" w:cs="Arial"/>
                <w:b/>
                <w:bCs/>
                <w:szCs w:val="18"/>
                <w:lang w:val="en-US"/>
              </w:rPr>
            </w:pPr>
            <w:ins w:author="Murguia, Sahima" w:date="2022-03-15T22:47:00Z" w:id="4557">
              <w:r w:rsidRPr="465048B6">
                <w:rPr>
                  <w:rFonts w:asciiTheme="minorHAnsi" w:hAnsiTheme="minorHAnsi" w:eastAsiaTheme="minorEastAsia"/>
                  <w:b/>
                  <w:bCs/>
                  <w:sz w:val="16"/>
                  <w:szCs w:val="16"/>
                  <w:lang w:val="en-US"/>
                </w:rPr>
                <w:t>Stock Counting header</w:t>
              </w:r>
              <w:r>
                <w:br/>
              </w:r>
              <w:r>
                <w:lastRenderedPageBreak/>
                <w:br/>
              </w:r>
              <w:r w:rsidRPr="465048B6">
                <w:rPr>
                  <w:sz w:val="16"/>
                  <w:szCs w:val="16"/>
                  <w:lang w:val="en-US"/>
                </w:rPr>
                <w:t>Cycle Counting</w:t>
              </w:r>
              <w:r>
                <w:br/>
              </w:r>
            </w:ins>
          </w:p>
        </w:tc>
        <w:tc>
          <w:tcPr>
            <w:tcW w:w="1984" w:type="dxa"/>
            <w:vAlign w:val="center"/>
          </w:tcPr>
          <w:p w:rsidR="005723C7" w:rsidP="00DD4D77" w:rsidRDefault="005723C7" w14:paraId="3B684CDF" w14:textId="77777777">
            <w:pPr>
              <w:pStyle w:val="ListParagraph"/>
              <w:ind w:left="0"/>
              <w:jc w:val="both"/>
              <w:rPr>
                <w:ins w:author="Murguia, Sahima" w:date="2022-03-15T22:47:00Z" w:id="4558"/>
                <w:rFonts w:asciiTheme="minorHAnsi" w:hAnsiTheme="minorHAnsi"/>
                <w:sz w:val="16"/>
                <w:szCs w:val="16"/>
              </w:rPr>
            </w:pPr>
            <w:ins w:author="Murguia, Sahima" w:date="2022-03-15T22:47:00Z" w:id="4559">
              <w:r w:rsidRPr="1980BB29">
                <w:rPr>
                  <w:rFonts w:asciiTheme="minorHAnsi" w:hAnsiTheme="minorHAnsi"/>
                  <w:sz w:val="16"/>
                  <w:szCs w:val="16"/>
                </w:rPr>
                <w:lastRenderedPageBreak/>
                <w:t>JTI Mobile Created</w:t>
              </w:r>
            </w:ins>
          </w:p>
          <w:p w:rsidR="005723C7" w:rsidP="00DD4D77" w:rsidRDefault="005723C7" w14:paraId="2B59D384" w14:textId="77777777">
            <w:pPr>
              <w:pStyle w:val="ListParagraph"/>
              <w:jc w:val="both"/>
              <w:rPr>
                <w:ins w:author="Murguia, Sahima" w:date="2022-03-15T22:47:00Z" w:id="4560"/>
                <w:rFonts w:eastAsia="Arial" w:cs="Arial"/>
                <w:szCs w:val="18"/>
              </w:rPr>
            </w:pPr>
          </w:p>
        </w:tc>
        <w:tc>
          <w:tcPr>
            <w:tcW w:w="1843" w:type="dxa"/>
            <w:vAlign w:val="center"/>
          </w:tcPr>
          <w:p w:rsidR="005723C7" w:rsidP="00DD4D77" w:rsidRDefault="005723C7" w14:paraId="301433E3" w14:textId="77777777">
            <w:pPr>
              <w:jc w:val="both"/>
              <w:rPr>
                <w:ins w:author="Murguia, Sahima" w:date="2022-03-15T22:47:00Z" w:id="4561"/>
                <w:rFonts w:asciiTheme="majorHAnsi" w:hAnsiTheme="majorHAnsi" w:eastAsiaTheme="majorEastAsia" w:cstheme="majorBidi"/>
                <w:sz w:val="16"/>
                <w:szCs w:val="16"/>
              </w:rPr>
            </w:pPr>
            <w:ins w:author="Murguia, Sahima" w:date="2022-03-15T22:47:00Z" w:id="4562">
              <w:r w:rsidRPr="465048B6">
                <w:rPr>
                  <w:rFonts w:asciiTheme="majorHAnsi" w:hAnsiTheme="majorHAnsi" w:eastAsiaTheme="majorEastAsia" w:cstheme="majorBidi"/>
                  <w:color w:val="444444"/>
                  <w:sz w:val="16"/>
                  <w:szCs w:val="16"/>
                </w:rPr>
                <w:lastRenderedPageBreak/>
                <w:t>S_INVLOC_CYCCNT</w:t>
              </w:r>
            </w:ins>
          </w:p>
          <w:p w:rsidR="005723C7" w:rsidP="00DD4D77" w:rsidRDefault="005723C7" w14:paraId="12176981" w14:textId="77777777">
            <w:pPr>
              <w:jc w:val="both"/>
              <w:rPr>
                <w:ins w:author="Murguia, Sahima" w:date="2022-03-15T22:47:00Z" w:id="4563"/>
                <w:rFonts w:asciiTheme="majorHAnsi" w:hAnsiTheme="majorHAnsi" w:eastAsiaTheme="majorEastAsia" w:cstheme="majorBidi"/>
                <w:sz w:val="16"/>
                <w:szCs w:val="16"/>
              </w:rPr>
            </w:pPr>
          </w:p>
        </w:tc>
        <w:tc>
          <w:tcPr>
            <w:tcW w:w="2552" w:type="dxa"/>
            <w:vAlign w:val="center"/>
          </w:tcPr>
          <w:p w:rsidR="005723C7" w:rsidP="00DD4D77" w:rsidRDefault="005723C7" w14:paraId="27372BC4" w14:textId="77777777">
            <w:pPr>
              <w:pStyle w:val="ListParagraph"/>
              <w:ind w:left="0"/>
              <w:jc w:val="both"/>
              <w:rPr>
                <w:ins w:author="Murguia, Sahima" w:date="2022-03-15T22:47:00Z" w:id="4564"/>
                <w:rFonts w:asciiTheme="minorHAnsi" w:hAnsiTheme="minorHAnsi"/>
                <w:color w:val="000000" w:themeColor="text1"/>
                <w:sz w:val="16"/>
                <w:szCs w:val="16"/>
                <w:lang w:val="en-US"/>
              </w:rPr>
            </w:pPr>
            <w:ins w:author="Murguia, Sahima" w:date="2022-03-15T22:47:00Z" w:id="4565">
              <w:r w:rsidRPr="1980BB29">
                <w:rPr>
                  <w:rFonts w:asciiTheme="minorHAnsi" w:hAnsiTheme="minorHAnsi"/>
                  <w:color w:val="000000" w:themeColor="text1"/>
                  <w:sz w:val="16"/>
                  <w:szCs w:val="16"/>
                </w:rPr>
                <w:t>X_TMEC_CREATED_DT</w:t>
              </w:r>
            </w:ins>
          </w:p>
          <w:p w:rsidR="005723C7" w:rsidP="00DD4D77" w:rsidRDefault="005723C7" w14:paraId="0A96D6FF" w14:textId="77777777">
            <w:pPr>
              <w:pStyle w:val="ListParagraph"/>
              <w:jc w:val="both"/>
              <w:rPr>
                <w:ins w:author="Murguia, Sahima" w:date="2022-03-15T22:47:00Z" w:id="4566"/>
                <w:rFonts w:eastAsia="Arial" w:cs="Arial"/>
                <w:color w:val="000000" w:themeColor="text1"/>
                <w:szCs w:val="18"/>
              </w:rPr>
            </w:pPr>
          </w:p>
        </w:tc>
        <w:tc>
          <w:tcPr>
            <w:tcW w:w="708" w:type="dxa"/>
            <w:vAlign w:val="center"/>
          </w:tcPr>
          <w:p w:rsidR="005723C7" w:rsidP="00DD4D77" w:rsidRDefault="005723C7" w14:paraId="57C2B17A" w14:textId="77777777">
            <w:pPr>
              <w:pStyle w:val="ListParagraph"/>
              <w:ind w:left="0"/>
              <w:jc w:val="both"/>
              <w:rPr>
                <w:ins w:author="Murguia, Sahima" w:date="2022-03-15T22:47:00Z" w:id="4567"/>
                <w:rFonts w:asciiTheme="minorHAnsi" w:hAnsiTheme="minorHAnsi"/>
                <w:sz w:val="16"/>
                <w:szCs w:val="16"/>
                <w:lang w:val="en-US"/>
              </w:rPr>
            </w:pPr>
            <w:ins w:author="Murguia, Sahima" w:date="2022-03-15T22:47:00Z" w:id="4568">
              <w:r w:rsidRPr="1980BB29">
                <w:rPr>
                  <w:rFonts w:asciiTheme="minorHAnsi" w:hAnsiTheme="minorHAnsi"/>
                  <w:sz w:val="16"/>
                  <w:szCs w:val="16"/>
                  <w:lang w:val="en-US"/>
                </w:rPr>
                <w:t>Date Time</w:t>
              </w:r>
            </w:ins>
          </w:p>
          <w:p w:rsidR="005723C7" w:rsidP="00DD4D77" w:rsidRDefault="005723C7" w14:paraId="631F820A" w14:textId="77777777">
            <w:pPr>
              <w:pStyle w:val="ListParagraph"/>
              <w:jc w:val="both"/>
              <w:rPr>
                <w:ins w:author="Murguia, Sahima" w:date="2022-03-15T22:47:00Z" w:id="4569"/>
                <w:rFonts w:eastAsia="Arial" w:cs="Arial"/>
                <w:szCs w:val="18"/>
                <w:lang w:val="en-US"/>
              </w:rPr>
            </w:pPr>
          </w:p>
        </w:tc>
        <w:tc>
          <w:tcPr>
            <w:tcW w:w="1271" w:type="dxa"/>
            <w:vAlign w:val="center"/>
          </w:tcPr>
          <w:p w:rsidR="005723C7" w:rsidP="00DD4D77" w:rsidRDefault="005723C7" w14:paraId="4ACCA8FA" w14:textId="77777777">
            <w:pPr>
              <w:pStyle w:val="ListParagraph"/>
              <w:jc w:val="both"/>
              <w:rPr>
                <w:ins w:author="Murguia, Sahima" w:date="2022-03-15T22:47:00Z" w:id="4570"/>
                <w:rFonts w:eastAsia="Arial" w:cs="Arial"/>
                <w:szCs w:val="18"/>
                <w:lang w:val="en-US"/>
              </w:rPr>
            </w:pPr>
          </w:p>
        </w:tc>
      </w:tr>
      <w:tr w:rsidR="005723C7" w:rsidTr="001A2C62" w14:paraId="4DFBCA83" w14:textId="77777777">
        <w:trPr>
          <w:trHeight w:val="43"/>
          <w:ins w:author="Murguia, Sahima" w:date="2022-03-15T22:47:00Z" w:id="4571"/>
        </w:trPr>
        <w:tc>
          <w:tcPr>
            <w:tcW w:w="1418" w:type="dxa"/>
            <w:vMerge/>
            <w:vAlign w:val="center"/>
          </w:tcPr>
          <w:p w:rsidR="005723C7" w:rsidP="00DD4D77" w:rsidRDefault="005723C7" w14:paraId="1E8C6280" w14:textId="77777777">
            <w:pPr>
              <w:rPr>
                <w:ins w:author="Murguia, Sahima" w:date="2022-03-15T22:47:00Z" w:id="4572"/>
              </w:rPr>
            </w:pPr>
          </w:p>
        </w:tc>
        <w:tc>
          <w:tcPr>
            <w:tcW w:w="1984" w:type="dxa"/>
            <w:vAlign w:val="center"/>
          </w:tcPr>
          <w:p w:rsidR="005723C7" w:rsidP="00DD4D77" w:rsidRDefault="005723C7" w14:paraId="0AAB8F29" w14:textId="77777777">
            <w:pPr>
              <w:pStyle w:val="ListParagraph"/>
              <w:ind w:left="0"/>
              <w:jc w:val="both"/>
              <w:rPr>
                <w:ins w:author="Murguia, Sahima" w:date="2022-03-15T22:47:00Z" w:id="4573"/>
                <w:rFonts w:asciiTheme="minorHAnsi" w:hAnsiTheme="minorHAnsi"/>
                <w:sz w:val="16"/>
                <w:szCs w:val="16"/>
              </w:rPr>
            </w:pPr>
            <w:ins w:author="Murguia, Sahima" w:date="2022-03-15T22:47:00Z" w:id="4574">
              <w:r w:rsidRPr="1980BB29">
                <w:rPr>
                  <w:rFonts w:asciiTheme="minorHAnsi" w:hAnsiTheme="minorHAnsi"/>
                  <w:sz w:val="16"/>
                  <w:szCs w:val="16"/>
                </w:rPr>
                <w:t>JTI Mobile Created</w:t>
              </w:r>
              <w:r>
                <w:rPr>
                  <w:rFonts w:asciiTheme="minorHAnsi" w:hAnsiTheme="minorHAnsi"/>
                  <w:sz w:val="16"/>
                  <w:szCs w:val="16"/>
                </w:rPr>
                <w:t xml:space="preserve"> By</w:t>
              </w:r>
            </w:ins>
          </w:p>
          <w:p w:rsidR="005723C7" w:rsidP="00DD4D77" w:rsidRDefault="005723C7" w14:paraId="729FD662" w14:textId="77777777">
            <w:pPr>
              <w:pStyle w:val="ListParagraph"/>
              <w:jc w:val="both"/>
              <w:rPr>
                <w:ins w:author="Murguia, Sahima" w:date="2022-03-15T22:47:00Z" w:id="4575"/>
                <w:rFonts w:eastAsia="Arial" w:cs="Arial"/>
                <w:szCs w:val="18"/>
              </w:rPr>
            </w:pPr>
          </w:p>
        </w:tc>
        <w:tc>
          <w:tcPr>
            <w:tcW w:w="1843" w:type="dxa"/>
            <w:vAlign w:val="center"/>
          </w:tcPr>
          <w:p w:rsidR="005723C7" w:rsidP="00DD4D77" w:rsidRDefault="005723C7" w14:paraId="78F05A2B" w14:textId="77777777">
            <w:pPr>
              <w:jc w:val="both"/>
              <w:rPr>
                <w:ins w:author="Murguia, Sahima" w:date="2022-03-15T22:47:00Z" w:id="4576"/>
                <w:rFonts w:asciiTheme="majorHAnsi" w:hAnsiTheme="majorHAnsi" w:eastAsiaTheme="majorEastAsia" w:cstheme="majorBidi"/>
                <w:sz w:val="16"/>
                <w:szCs w:val="16"/>
              </w:rPr>
            </w:pPr>
            <w:ins w:author="Murguia, Sahima" w:date="2022-03-15T22:47:00Z" w:id="4577">
              <w:r w:rsidRPr="465048B6">
                <w:rPr>
                  <w:rFonts w:asciiTheme="majorHAnsi" w:hAnsiTheme="majorHAnsi" w:eastAsiaTheme="majorEastAsia" w:cstheme="majorBidi"/>
                  <w:color w:val="444444"/>
                  <w:sz w:val="16"/>
                  <w:szCs w:val="16"/>
                </w:rPr>
                <w:t>S_INVLOC_CYCCNT</w:t>
              </w:r>
            </w:ins>
          </w:p>
          <w:p w:rsidR="005723C7" w:rsidP="00DD4D77" w:rsidRDefault="005723C7" w14:paraId="37C02B78" w14:textId="77777777">
            <w:pPr>
              <w:jc w:val="both"/>
              <w:rPr>
                <w:ins w:author="Murguia, Sahima" w:date="2022-03-15T22:47:00Z" w:id="4578"/>
                <w:rFonts w:asciiTheme="majorHAnsi" w:hAnsiTheme="majorHAnsi" w:eastAsiaTheme="majorEastAsia" w:cstheme="majorBidi"/>
                <w:sz w:val="16"/>
                <w:szCs w:val="16"/>
              </w:rPr>
            </w:pPr>
          </w:p>
        </w:tc>
        <w:tc>
          <w:tcPr>
            <w:tcW w:w="2552" w:type="dxa"/>
            <w:vAlign w:val="center"/>
          </w:tcPr>
          <w:p w:rsidR="005723C7" w:rsidP="00DD4D77" w:rsidRDefault="005723C7" w14:paraId="62505A35" w14:textId="77777777">
            <w:pPr>
              <w:pStyle w:val="ListParagraph"/>
              <w:ind w:left="0"/>
              <w:jc w:val="both"/>
              <w:rPr>
                <w:ins w:author="Murguia, Sahima" w:date="2022-03-15T22:47:00Z" w:id="4579"/>
                <w:rFonts w:asciiTheme="minorHAnsi" w:hAnsiTheme="minorHAnsi"/>
                <w:color w:val="000000" w:themeColor="text1"/>
                <w:sz w:val="16"/>
                <w:szCs w:val="16"/>
              </w:rPr>
            </w:pPr>
            <w:ins w:author="Murguia, Sahima" w:date="2022-03-15T22:47:00Z" w:id="4580">
              <w:r w:rsidRPr="1980BB29">
                <w:rPr>
                  <w:rFonts w:asciiTheme="minorHAnsi" w:hAnsiTheme="minorHAnsi"/>
                  <w:color w:val="000000" w:themeColor="text1"/>
                  <w:sz w:val="16"/>
                  <w:szCs w:val="16"/>
                </w:rPr>
                <w:t>X_TMEC_CREATED_BY_ID</w:t>
              </w:r>
            </w:ins>
          </w:p>
          <w:p w:rsidR="005723C7" w:rsidP="00DD4D77" w:rsidRDefault="005723C7" w14:paraId="3FA18543" w14:textId="77777777">
            <w:pPr>
              <w:pStyle w:val="ListParagraph"/>
              <w:jc w:val="both"/>
              <w:rPr>
                <w:ins w:author="Murguia, Sahima" w:date="2022-03-15T22:47:00Z" w:id="4581"/>
                <w:rFonts w:eastAsia="Arial" w:cs="Arial"/>
                <w:color w:val="000000" w:themeColor="text1"/>
                <w:szCs w:val="18"/>
              </w:rPr>
            </w:pPr>
          </w:p>
        </w:tc>
        <w:tc>
          <w:tcPr>
            <w:tcW w:w="708" w:type="dxa"/>
            <w:vAlign w:val="center"/>
          </w:tcPr>
          <w:p w:rsidR="005723C7" w:rsidP="00DD4D77" w:rsidRDefault="005723C7" w14:paraId="3282254C" w14:textId="77777777">
            <w:pPr>
              <w:pStyle w:val="ListParagraph"/>
              <w:ind w:left="0"/>
              <w:jc w:val="both"/>
              <w:rPr>
                <w:ins w:author="Murguia, Sahima" w:date="2022-03-15T22:47:00Z" w:id="4582"/>
                <w:rFonts w:asciiTheme="minorHAnsi" w:hAnsiTheme="minorHAnsi"/>
                <w:sz w:val="16"/>
                <w:szCs w:val="16"/>
                <w:lang w:val="en-US"/>
              </w:rPr>
            </w:pPr>
            <w:ins w:author="Murguia, Sahima" w:date="2022-03-15T22:47:00Z" w:id="4583">
              <w:r w:rsidRPr="1980BB29">
                <w:rPr>
                  <w:rFonts w:asciiTheme="minorHAnsi" w:hAnsiTheme="minorHAnsi"/>
                  <w:sz w:val="16"/>
                  <w:szCs w:val="16"/>
                  <w:lang w:val="en-US"/>
                </w:rPr>
                <w:t>ID</w:t>
              </w:r>
            </w:ins>
          </w:p>
          <w:p w:rsidR="005723C7" w:rsidP="00DD4D77" w:rsidRDefault="005723C7" w14:paraId="45DD92CD" w14:textId="77777777">
            <w:pPr>
              <w:pStyle w:val="ListParagraph"/>
              <w:jc w:val="both"/>
              <w:rPr>
                <w:ins w:author="Murguia, Sahima" w:date="2022-03-15T22:47:00Z" w:id="4584"/>
                <w:rFonts w:eastAsia="Arial" w:cs="Arial"/>
                <w:szCs w:val="18"/>
                <w:lang w:val="en-US"/>
              </w:rPr>
            </w:pPr>
          </w:p>
        </w:tc>
        <w:tc>
          <w:tcPr>
            <w:tcW w:w="1271" w:type="dxa"/>
            <w:vAlign w:val="center"/>
          </w:tcPr>
          <w:p w:rsidR="005723C7" w:rsidP="00DD4D77" w:rsidRDefault="005723C7" w14:paraId="6055932B" w14:textId="77777777">
            <w:pPr>
              <w:pStyle w:val="ListParagraph"/>
              <w:jc w:val="both"/>
              <w:rPr>
                <w:ins w:author="Murguia, Sahima" w:date="2022-03-15T22:47:00Z" w:id="4585"/>
                <w:rFonts w:eastAsia="Arial" w:cs="Arial"/>
                <w:szCs w:val="18"/>
                <w:lang w:val="en-US"/>
              </w:rPr>
            </w:pPr>
          </w:p>
        </w:tc>
      </w:tr>
      <w:tr w:rsidR="005723C7" w:rsidTr="001A2C62" w14:paraId="3619608A" w14:textId="77777777">
        <w:trPr>
          <w:trHeight w:val="43"/>
          <w:ins w:author="Murguia, Sahima" w:date="2022-03-15T22:47:00Z" w:id="4586"/>
        </w:trPr>
        <w:tc>
          <w:tcPr>
            <w:tcW w:w="1418" w:type="dxa"/>
            <w:vMerge w:val="restart"/>
            <w:vAlign w:val="center"/>
          </w:tcPr>
          <w:p w:rsidR="005723C7" w:rsidP="00DD4D77" w:rsidRDefault="005723C7" w14:paraId="4F94E106" w14:textId="77777777">
            <w:pPr>
              <w:pStyle w:val="ListParagraph"/>
              <w:ind w:left="0"/>
              <w:jc w:val="both"/>
              <w:rPr>
                <w:ins w:author="Murguia, Sahima" w:date="2022-03-15T22:47:00Z" w:id="4587"/>
                <w:rFonts w:asciiTheme="minorHAnsi" w:hAnsiTheme="minorHAnsi" w:eastAsiaTheme="minorEastAsia"/>
                <w:b/>
                <w:bCs/>
                <w:sz w:val="16"/>
                <w:szCs w:val="16"/>
                <w:lang w:val="en-US"/>
              </w:rPr>
            </w:pPr>
            <w:ins w:author="Murguia, Sahima" w:date="2022-03-15T22:47:00Z" w:id="4588">
              <w:r w:rsidRPr="465048B6">
                <w:rPr>
                  <w:rFonts w:asciiTheme="minorHAnsi" w:hAnsiTheme="minorHAnsi" w:eastAsiaTheme="minorEastAsia"/>
                  <w:b/>
                  <w:bCs/>
                  <w:sz w:val="16"/>
                  <w:szCs w:val="16"/>
                  <w:lang w:val="en-US"/>
                </w:rPr>
                <w:t>Stock Counting item</w:t>
              </w:r>
            </w:ins>
          </w:p>
          <w:p w:rsidR="005723C7" w:rsidP="00DD4D77" w:rsidRDefault="005723C7" w14:paraId="1D89906D" w14:textId="77777777">
            <w:pPr>
              <w:pStyle w:val="ListParagraph"/>
              <w:ind w:left="0"/>
              <w:jc w:val="both"/>
              <w:rPr>
                <w:ins w:author="Murguia, Sahima" w:date="2022-03-15T22:47:00Z" w:id="4589"/>
                <w:sz w:val="16"/>
                <w:szCs w:val="16"/>
                <w:lang w:val="en-US"/>
              </w:rPr>
            </w:pPr>
            <w:ins w:author="Murguia, Sahima" w:date="2022-03-15T22:47:00Z" w:id="4590">
              <w:r w:rsidRPr="465048B6">
                <w:rPr>
                  <w:rFonts w:eastAsiaTheme="minorEastAsia"/>
                  <w:sz w:val="16"/>
                  <w:szCs w:val="16"/>
                  <w:lang w:val="en-US"/>
                </w:rPr>
                <w:t>Cycle Counting Execution</w:t>
              </w:r>
            </w:ins>
          </w:p>
        </w:tc>
        <w:tc>
          <w:tcPr>
            <w:tcW w:w="1984" w:type="dxa"/>
            <w:vAlign w:val="center"/>
          </w:tcPr>
          <w:p w:rsidR="005723C7" w:rsidP="00DD4D77" w:rsidRDefault="005723C7" w14:paraId="417678FE" w14:textId="77777777">
            <w:pPr>
              <w:pStyle w:val="ListParagraph"/>
              <w:ind w:left="0"/>
              <w:jc w:val="both"/>
              <w:rPr>
                <w:ins w:author="Murguia, Sahima" w:date="2022-03-15T22:47:00Z" w:id="4591"/>
                <w:rFonts w:asciiTheme="minorHAnsi" w:hAnsiTheme="minorHAnsi"/>
                <w:sz w:val="16"/>
                <w:szCs w:val="16"/>
              </w:rPr>
            </w:pPr>
            <w:ins w:author="Murguia, Sahima" w:date="2022-03-15T22:47:00Z" w:id="4592">
              <w:r w:rsidRPr="465048B6">
                <w:rPr>
                  <w:rFonts w:asciiTheme="minorHAnsi" w:hAnsiTheme="minorHAnsi"/>
                  <w:sz w:val="16"/>
                  <w:szCs w:val="16"/>
                </w:rPr>
                <w:t>JTI Mobile Created</w:t>
              </w:r>
            </w:ins>
          </w:p>
          <w:p w:rsidR="005723C7" w:rsidP="00DD4D77" w:rsidRDefault="005723C7" w14:paraId="790C887A" w14:textId="77777777">
            <w:pPr>
              <w:pStyle w:val="ListParagraph"/>
              <w:jc w:val="both"/>
              <w:rPr>
                <w:ins w:author="Murguia, Sahima" w:date="2022-03-15T22:47:00Z" w:id="4593"/>
                <w:rFonts w:eastAsia="Arial" w:cs="Arial"/>
                <w:szCs w:val="18"/>
              </w:rPr>
            </w:pPr>
          </w:p>
        </w:tc>
        <w:tc>
          <w:tcPr>
            <w:tcW w:w="1843" w:type="dxa"/>
            <w:vAlign w:val="center"/>
          </w:tcPr>
          <w:p w:rsidR="005723C7" w:rsidP="00DD4D77" w:rsidRDefault="001D2BA1" w14:paraId="70DCB936" w14:textId="0D408A7C">
            <w:pPr>
              <w:jc w:val="both"/>
              <w:rPr>
                <w:ins w:author="Murguia, Sahima" w:date="2022-03-15T22:47:00Z" w:id="4594"/>
                <w:rFonts w:asciiTheme="majorHAnsi" w:hAnsiTheme="majorHAnsi" w:eastAsiaTheme="majorEastAsia" w:cstheme="majorBidi"/>
                <w:sz w:val="16"/>
                <w:szCs w:val="16"/>
              </w:rPr>
            </w:pPr>
            <w:ins w:author="Andreyeva, Julia" w:date="2022-03-28T13:29:00Z" w:id="4595">
              <w:r w:rsidRPr="001D2BA1">
                <w:rPr>
                  <w:rFonts w:asciiTheme="majorHAnsi" w:hAnsiTheme="majorHAnsi" w:eastAsiaTheme="majorEastAsia" w:cstheme="majorBidi"/>
                  <w:color w:val="444444"/>
                  <w:sz w:val="16"/>
                  <w:szCs w:val="16"/>
                  <w:rPrChange w:author="Andreyeva, Julia" w:date="2022-03-28T13:29:00Z" w:id="4596">
                    <w:rPr>
                      <w:rFonts w:ascii="Segoe UI" w:hAnsi="Segoe UI" w:cs="Segoe UI"/>
                      <w:color w:val="242424"/>
                      <w:sz w:val="21"/>
                      <w:szCs w:val="21"/>
                      <w:shd w:val="clear" w:color="auto" w:fill="FFFFFF"/>
                    </w:rPr>
                  </w:rPrChange>
                </w:rPr>
                <w:t>S_PROD_INV_CNT</w:t>
              </w:r>
            </w:ins>
            <w:ins w:author="Murguia, Sahima" w:date="2022-03-15T22:47:00Z" w:id="4597">
              <w:del w:author="Andreyeva, Julia" w:date="2022-03-28T13:29:00Z" w:id="4598">
                <w:r w:rsidRPr="465048B6" w:rsidDel="001D2BA1" w:rsidR="005723C7">
                  <w:rPr>
                    <w:rFonts w:asciiTheme="majorHAnsi" w:hAnsiTheme="majorHAnsi" w:eastAsiaTheme="majorEastAsia" w:cstheme="majorBidi"/>
                    <w:color w:val="444444"/>
                    <w:sz w:val="16"/>
                    <w:szCs w:val="16"/>
                  </w:rPr>
                  <w:delText>S_PROD_INV_CAT</w:delText>
                </w:r>
              </w:del>
            </w:ins>
          </w:p>
          <w:p w:rsidR="005723C7" w:rsidP="00DD4D77" w:rsidRDefault="005723C7" w14:paraId="5EBA476C" w14:textId="77777777">
            <w:pPr>
              <w:jc w:val="both"/>
              <w:rPr>
                <w:ins w:author="Murguia, Sahima" w:date="2022-03-15T22:47:00Z" w:id="4599"/>
                <w:rFonts w:asciiTheme="majorHAnsi" w:hAnsiTheme="majorHAnsi" w:eastAsiaTheme="majorEastAsia" w:cstheme="majorBidi"/>
                <w:sz w:val="16"/>
                <w:szCs w:val="16"/>
              </w:rPr>
            </w:pPr>
          </w:p>
        </w:tc>
        <w:tc>
          <w:tcPr>
            <w:tcW w:w="2552" w:type="dxa"/>
            <w:vAlign w:val="center"/>
          </w:tcPr>
          <w:p w:rsidR="005723C7" w:rsidP="00DD4D77" w:rsidRDefault="005723C7" w14:paraId="2B52EF59" w14:textId="77777777">
            <w:pPr>
              <w:pStyle w:val="ListParagraph"/>
              <w:ind w:left="0"/>
              <w:jc w:val="both"/>
              <w:rPr>
                <w:ins w:author="Murguia, Sahima" w:date="2022-03-15T22:47:00Z" w:id="4600"/>
                <w:rFonts w:asciiTheme="minorHAnsi" w:hAnsiTheme="minorHAnsi"/>
                <w:color w:val="000000" w:themeColor="text1"/>
                <w:sz w:val="16"/>
                <w:szCs w:val="16"/>
                <w:lang w:val="en-US"/>
              </w:rPr>
            </w:pPr>
            <w:ins w:author="Murguia, Sahima" w:date="2022-03-15T22:47:00Z" w:id="4601">
              <w:r w:rsidRPr="465048B6">
                <w:rPr>
                  <w:rFonts w:asciiTheme="minorHAnsi" w:hAnsiTheme="minorHAnsi"/>
                  <w:color w:val="000000" w:themeColor="text1"/>
                  <w:sz w:val="16"/>
                  <w:szCs w:val="16"/>
                </w:rPr>
                <w:t>X_TMEC_CREATED_DT</w:t>
              </w:r>
            </w:ins>
          </w:p>
          <w:p w:rsidR="005723C7" w:rsidP="00DD4D77" w:rsidRDefault="005723C7" w14:paraId="27B4FF80" w14:textId="77777777">
            <w:pPr>
              <w:pStyle w:val="ListParagraph"/>
              <w:jc w:val="both"/>
              <w:rPr>
                <w:ins w:author="Murguia, Sahima" w:date="2022-03-15T22:47:00Z" w:id="4602"/>
                <w:rFonts w:eastAsia="Arial" w:cs="Arial"/>
                <w:color w:val="000000" w:themeColor="text1"/>
                <w:szCs w:val="18"/>
              </w:rPr>
            </w:pPr>
          </w:p>
        </w:tc>
        <w:tc>
          <w:tcPr>
            <w:tcW w:w="708" w:type="dxa"/>
            <w:vAlign w:val="center"/>
          </w:tcPr>
          <w:p w:rsidR="005723C7" w:rsidP="00DD4D77" w:rsidRDefault="005723C7" w14:paraId="65BAA6FE" w14:textId="77777777">
            <w:pPr>
              <w:pStyle w:val="ListParagraph"/>
              <w:ind w:left="0"/>
              <w:jc w:val="both"/>
              <w:rPr>
                <w:ins w:author="Murguia, Sahima" w:date="2022-03-15T22:47:00Z" w:id="4603"/>
                <w:rFonts w:asciiTheme="minorHAnsi" w:hAnsiTheme="minorHAnsi"/>
                <w:sz w:val="16"/>
                <w:szCs w:val="16"/>
                <w:lang w:val="en-US"/>
              </w:rPr>
            </w:pPr>
            <w:ins w:author="Murguia, Sahima" w:date="2022-03-15T22:47:00Z" w:id="4604">
              <w:r w:rsidRPr="465048B6">
                <w:rPr>
                  <w:rFonts w:asciiTheme="minorHAnsi" w:hAnsiTheme="minorHAnsi"/>
                  <w:sz w:val="16"/>
                  <w:szCs w:val="16"/>
                  <w:lang w:val="en-US"/>
                </w:rPr>
                <w:t>ID</w:t>
              </w:r>
            </w:ins>
          </w:p>
          <w:p w:rsidR="005723C7" w:rsidP="00DD4D77" w:rsidRDefault="005723C7" w14:paraId="44A541C7" w14:textId="77777777">
            <w:pPr>
              <w:pStyle w:val="ListParagraph"/>
              <w:jc w:val="both"/>
              <w:rPr>
                <w:ins w:author="Murguia, Sahima" w:date="2022-03-15T22:47:00Z" w:id="4605"/>
                <w:rFonts w:eastAsia="Arial" w:cs="Arial"/>
                <w:szCs w:val="18"/>
                <w:lang w:val="en-US"/>
              </w:rPr>
            </w:pPr>
          </w:p>
        </w:tc>
        <w:tc>
          <w:tcPr>
            <w:tcW w:w="1271" w:type="dxa"/>
            <w:vAlign w:val="center"/>
          </w:tcPr>
          <w:p w:rsidR="005723C7" w:rsidP="00DD4D77" w:rsidRDefault="005723C7" w14:paraId="12D95187" w14:textId="77777777">
            <w:pPr>
              <w:pStyle w:val="ListParagraph"/>
              <w:jc w:val="both"/>
              <w:rPr>
                <w:ins w:author="Murguia, Sahima" w:date="2022-03-15T22:47:00Z" w:id="4606"/>
                <w:rFonts w:eastAsia="Arial" w:cs="Arial"/>
                <w:szCs w:val="18"/>
                <w:lang w:val="en-US"/>
              </w:rPr>
            </w:pPr>
          </w:p>
        </w:tc>
      </w:tr>
      <w:tr w:rsidR="005723C7" w:rsidTr="001A2C62" w14:paraId="0BAEA4D5" w14:textId="77777777">
        <w:trPr>
          <w:trHeight w:val="43"/>
          <w:ins w:author="Murguia, Sahima" w:date="2022-03-15T22:47:00Z" w:id="4607"/>
        </w:trPr>
        <w:tc>
          <w:tcPr>
            <w:tcW w:w="1418" w:type="dxa"/>
            <w:vMerge/>
            <w:vAlign w:val="center"/>
          </w:tcPr>
          <w:p w:rsidR="005723C7" w:rsidP="00DD4D77" w:rsidRDefault="005723C7" w14:paraId="06996654" w14:textId="77777777">
            <w:pPr>
              <w:rPr>
                <w:ins w:author="Murguia, Sahima" w:date="2022-03-15T22:47:00Z" w:id="4608"/>
              </w:rPr>
            </w:pPr>
          </w:p>
        </w:tc>
        <w:tc>
          <w:tcPr>
            <w:tcW w:w="1984" w:type="dxa"/>
            <w:vAlign w:val="center"/>
          </w:tcPr>
          <w:p w:rsidR="005723C7" w:rsidP="00DD4D77" w:rsidRDefault="005723C7" w14:paraId="45F74FF9" w14:textId="77777777">
            <w:pPr>
              <w:pStyle w:val="ListParagraph"/>
              <w:ind w:left="0"/>
              <w:jc w:val="both"/>
              <w:rPr>
                <w:ins w:author="Murguia, Sahima" w:date="2022-03-15T22:47:00Z" w:id="4609"/>
                <w:rFonts w:asciiTheme="minorHAnsi" w:hAnsiTheme="minorHAnsi"/>
                <w:sz w:val="16"/>
                <w:szCs w:val="16"/>
              </w:rPr>
            </w:pPr>
            <w:ins w:author="Murguia, Sahima" w:date="2022-03-15T22:47:00Z" w:id="4610">
              <w:r w:rsidRPr="465048B6">
                <w:rPr>
                  <w:rFonts w:asciiTheme="minorHAnsi" w:hAnsiTheme="minorHAnsi"/>
                  <w:sz w:val="16"/>
                  <w:szCs w:val="16"/>
                </w:rPr>
                <w:t>JTI Mobile Created</w:t>
              </w:r>
              <w:r>
                <w:rPr>
                  <w:rFonts w:asciiTheme="minorHAnsi" w:hAnsiTheme="minorHAnsi"/>
                  <w:sz w:val="16"/>
                  <w:szCs w:val="16"/>
                </w:rPr>
                <w:t xml:space="preserve"> By</w:t>
              </w:r>
            </w:ins>
          </w:p>
          <w:p w:rsidR="005723C7" w:rsidP="00DD4D77" w:rsidRDefault="005723C7" w14:paraId="3BC3EAC9" w14:textId="77777777">
            <w:pPr>
              <w:pStyle w:val="ListParagraph"/>
              <w:jc w:val="both"/>
              <w:rPr>
                <w:ins w:author="Murguia, Sahima" w:date="2022-03-15T22:47:00Z" w:id="4611"/>
                <w:rFonts w:eastAsia="Arial" w:cs="Arial"/>
                <w:szCs w:val="18"/>
              </w:rPr>
            </w:pPr>
          </w:p>
        </w:tc>
        <w:tc>
          <w:tcPr>
            <w:tcW w:w="1843" w:type="dxa"/>
            <w:vAlign w:val="center"/>
          </w:tcPr>
          <w:p w:rsidR="005723C7" w:rsidP="00DD4D77" w:rsidRDefault="001D2BA1" w14:paraId="6612E700" w14:textId="1B85C0CE">
            <w:pPr>
              <w:jc w:val="both"/>
              <w:rPr>
                <w:ins w:author="Murguia, Sahima" w:date="2022-03-15T22:47:00Z" w:id="4612"/>
                <w:rFonts w:asciiTheme="majorHAnsi" w:hAnsiTheme="majorHAnsi" w:eastAsiaTheme="majorEastAsia" w:cstheme="majorBidi"/>
                <w:sz w:val="16"/>
                <w:szCs w:val="16"/>
              </w:rPr>
            </w:pPr>
            <w:ins w:author="Andreyeva, Julia" w:date="2022-03-28T13:29:00Z" w:id="4613">
              <w:r w:rsidRPr="00AE2229">
                <w:rPr>
                  <w:rFonts w:asciiTheme="majorHAnsi" w:hAnsiTheme="majorHAnsi" w:eastAsiaTheme="majorEastAsia" w:cstheme="majorBidi"/>
                  <w:color w:val="444444"/>
                  <w:sz w:val="16"/>
                  <w:szCs w:val="16"/>
                </w:rPr>
                <w:t>S_PROD_INV_CNT</w:t>
              </w:r>
            </w:ins>
            <w:ins w:author="Murguia, Sahima" w:date="2022-03-15T22:47:00Z" w:id="4614">
              <w:del w:author="Andreyeva, Julia" w:date="2022-03-28T13:29:00Z" w:id="4615">
                <w:r w:rsidRPr="465048B6" w:rsidDel="001D2BA1" w:rsidR="005723C7">
                  <w:rPr>
                    <w:rFonts w:asciiTheme="majorHAnsi" w:hAnsiTheme="majorHAnsi" w:eastAsiaTheme="majorEastAsia" w:cstheme="majorBidi"/>
                    <w:sz w:val="16"/>
                    <w:szCs w:val="16"/>
                  </w:rPr>
                  <w:delText>S_PROD_INV_CAT</w:delText>
                </w:r>
              </w:del>
            </w:ins>
          </w:p>
          <w:p w:rsidR="005723C7" w:rsidP="00DD4D77" w:rsidRDefault="005723C7" w14:paraId="7E34DDDD" w14:textId="77777777">
            <w:pPr>
              <w:jc w:val="both"/>
              <w:rPr>
                <w:ins w:author="Murguia, Sahima" w:date="2022-03-15T22:47:00Z" w:id="4616"/>
                <w:rFonts w:asciiTheme="majorHAnsi" w:hAnsiTheme="majorHAnsi" w:eastAsiaTheme="majorEastAsia" w:cstheme="majorBidi"/>
                <w:sz w:val="16"/>
                <w:szCs w:val="16"/>
              </w:rPr>
            </w:pPr>
          </w:p>
        </w:tc>
        <w:tc>
          <w:tcPr>
            <w:tcW w:w="2552" w:type="dxa"/>
            <w:vAlign w:val="center"/>
          </w:tcPr>
          <w:p w:rsidR="005723C7" w:rsidP="00DD4D77" w:rsidRDefault="005723C7" w14:paraId="4D305295" w14:textId="77777777">
            <w:pPr>
              <w:pStyle w:val="ListParagraph"/>
              <w:ind w:left="0"/>
              <w:jc w:val="both"/>
              <w:rPr>
                <w:ins w:author="Murguia, Sahima" w:date="2022-03-15T22:47:00Z" w:id="4617"/>
                <w:rFonts w:asciiTheme="minorHAnsi" w:hAnsiTheme="minorHAnsi"/>
                <w:color w:val="000000" w:themeColor="text1"/>
                <w:sz w:val="16"/>
                <w:szCs w:val="16"/>
              </w:rPr>
            </w:pPr>
            <w:ins w:author="Murguia, Sahima" w:date="2022-03-15T22:47:00Z" w:id="4618">
              <w:r w:rsidRPr="465048B6">
                <w:rPr>
                  <w:rFonts w:asciiTheme="minorHAnsi" w:hAnsiTheme="minorHAnsi"/>
                  <w:color w:val="000000" w:themeColor="text1"/>
                  <w:sz w:val="16"/>
                  <w:szCs w:val="16"/>
                </w:rPr>
                <w:t>X_TMEC_CREATED_BY_ID</w:t>
              </w:r>
            </w:ins>
          </w:p>
          <w:p w:rsidR="005723C7" w:rsidP="00DD4D77" w:rsidRDefault="005723C7" w14:paraId="51DCFC2A" w14:textId="77777777">
            <w:pPr>
              <w:pStyle w:val="ListParagraph"/>
              <w:jc w:val="both"/>
              <w:rPr>
                <w:ins w:author="Murguia, Sahima" w:date="2022-03-15T22:47:00Z" w:id="4619"/>
                <w:rFonts w:eastAsia="Arial" w:cs="Arial"/>
                <w:color w:val="000000" w:themeColor="text1"/>
                <w:szCs w:val="18"/>
              </w:rPr>
            </w:pPr>
          </w:p>
        </w:tc>
        <w:tc>
          <w:tcPr>
            <w:tcW w:w="708" w:type="dxa"/>
            <w:vAlign w:val="center"/>
          </w:tcPr>
          <w:p w:rsidR="005723C7" w:rsidP="00DD4D77" w:rsidRDefault="005723C7" w14:paraId="25C2AF86" w14:textId="77777777">
            <w:pPr>
              <w:pStyle w:val="ListParagraph"/>
              <w:ind w:left="0"/>
              <w:jc w:val="both"/>
              <w:rPr>
                <w:ins w:author="Murguia, Sahima" w:date="2022-03-15T22:47:00Z" w:id="4620"/>
                <w:rFonts w:asciiTheme="minorHAnsi" w:hAnsiTheme="minorHAnsi"/>
                <w:sz w:val="16"/>
                <w:szCs w:val="16"/>
                <w:lang w:val="en-US"/>
              </w:rPr>
            </w:pPr>
            <w:ins w:author="Murguia, Sahima" w:date="2022-03-15T22:47:00Z" w:id="4621">
              <w:r w:rsidRPr="465048B6">
                <w:rPr>
                  <w:rFonts w:asciiTheme="minorHAnsi" w:hAnsiTheme="minorHAnsi"/>
                  <w:sz w:val="16"/>
                  <w:szCs w:val="16"/>
                  <w:lang w:val="en-US"/>
                </w:rPr>
                <w:t>Date Time</w:t>
              </w:r>
            </w:ins>
          </w:p>
          <w:p w:rsidR="005723C7" w:rsidP="00DD4D77" w:rsidRDefault="005723C7" w14:paraId="38D48078" w14:textId="77777777">
            <w:pPr>
              <w:pStyle w:val="ListParagraph"/>
              <w:jc w:val="both"/>
              <w:rPr>
                <w:ins w:author="Murguia, Sahima" w:date="2022-03-15T22:47:00Z" w:id="4622"/>
                <w:rFonts w:eastAsia="Arial" w:cs="Arial"/>
                <w:szCs w:val="18"/>
                <w:lang w:val="en-US"/>
              </w:rPr>
            </w:pPr>
          </w:p>
        </w:tc>
        <w:tc>
          <w:tcPr>
            <w:tcW w:w="1271" w:type="dxa"/>
            <w:vAlign w:val="center"/>
          </w:tcPr>
          <w:p w:rsidR="005723C7" w:rsidP="00DD4D77" w:rsidRDefault="005723C7" w14:paraId="4B515ECC" w14:textId="77777777">
            <w:pPr>
              <w:pStyle w:val="ListParagraph"/>
              <w:jc w:val="both"/>
              <w:rPr>
                <w:ins w:author="Murguia, Sahima" w:date="2022-03-15T22:47:00Z" w:id="4623"/>
                <w:rFonts w:eastAsia="Arial" w:cs="Arial"/>
                <w:szCs w:val="18"/>
                <w:lang w:val="en-US"/>
              </w:rPr>
            </w:pPr>
          </w:p>
        </w:tc>
      </w:tr>
    </w:tbl>
    <w:p w:rsidR="005723C7" w:rsidP="005723C7" w:rsidRDefault="005723C7" w14:paraId="45F6485C" w14:textId="77777777">
      <w:pPr>
        <w:pStyle w:val="ListParagraph"/>
        <w:ind w:left="360"/>
        <w:rPr>
          <w:ins w:author="Murguia, Sahima" w:date="2022-03-15T22:47:00Z" w:id="4624"/>
          <w:sz w:val="20"/>
          <w:szCs w:val="20"/>
        </w:rPr>
      </w:pPr>
    </w:p>
    <w:p w:rsidR="005723C7" w:rsidP="0049461B" w:rsidRDefault="005723C7" w14:paraId="1442C81E" w14:textId="77777777">
      <w:pPr>
        <w:ind w:right="-856"/>
        <w:rPr>
          <w:ins w:author="Murguia, Sahima" w:date="2022-03-15T22:47:00Z" w:id="4625"/>
          <w:sz w:val="20"/>
          <w:szCs w:val="20"/>
        </w:rPr>
        <w:pPrChange w:author="Andreyeva, Julia" w:date="2022-03-31T14:43:00Z" w:id="4626">
          <w:pPr/>
        </w:pPrChange>
      </w:pPr>
      <w:ins w:author="Murguia, Sahima" w:date="2022-03-15T22:47:00Z" w:id="4627">
        <w:r w:rsidRPr="38A59AE9">
          <w:rPr>
            <w:sz w:val="20"/>
            <w:szCs w:val="20"/>
          </w:rPr>
          <w:t xml:space="preserve">The following fields </w:t>
        </w:r>
        <w:r w:rsidRPr="38A59AE9">
          <w:rPr>
            <w:b/>
            <w:bCs/>
            <w:sz w:val="20"/>
            <w:szCs w:val="20"/>
          </w:rPr>
          <w:t>“Mobile Created Date”, “Mobile Created By”</w:t>
        </w:r>
        <w:r w:rsidRPr="38A59AE9">
          <w:rPr>
            <w:sz w:val="20"/>
            <w:szCs w:val="20"/>
          </w:rPr>
          <w:t xml:space="preserve"> should be included into the following screens. Fields </w:t>
        </w:r>
        <w:r w:rsidRPr="38A59AE9">
          <w:rPr>
            <w:b/>
            <w:bCs/>
            <w:sz w:val="20"/>
            <w:szCs w:val="20"/>
          </w:rPr>
          <w:t xml:space="preserve">should be read </w:t>
        </w:r>
        <w:proofErr w:type="gramStart"/>
        <w:r w:rsidRPr="38A59AE9">
          <w:rPr>
            <w:b/>
            <w:bCs/>
            <w:sz w:val="20"/>
            <w:szCs w:val="20"/>
          </w:rPr>
          <w:t>only, and</w:t>
        </w:r>
        <w:proofErr w:type="gramEnd"/>
        <w:r w:rsidRPr="38A59AE9">
          <w:rPr>
            <w:b/>
            <w:bCs/>
            <w:sz w:val="20"/>
            <w:szCs w:val="20"/>
          </w:rPr>
          <w:t xml:space="preserve"> hidden by default.</w:t>
        </w:r>
      </w:ins>
    </w:p>
    <w:p w:rsidR="005723C7" w:rsidP="005723C7" w:rsidRDefault="005723C7" w14:paraId="6103E071" w14:textId="77777777">
      <w:pPr>
        <w:pStyle w:val="ListParagraph"/>
        <w:ind w:left="360"/>
        <w:rPr>
          <w:ins w:author="Murguia, Sahima" w:date="2022-03-15T22:47:00Z" w:id="4628"/>
          <w:sz w:val="20"/>
          <w:szCs w:val="20"/>
        </w:rPr>
      </w:pPr>
    </w:p>
    <w:p w:rsidR="005723C7" w:rsidP="005723C7" w:rsidRDefault="005723C7" w14:paraId="6CC63C12" w14:textId="77777777">
      <w:pPr>
        <w:pStyle w:val="ListParagraph"/>
        <w:numPr>
          <w:ilvl w:val="0"/>
          <w:numId w:val="32"/>
        </w:numPr>
        <w:rPr>
          <w:ins w:author="Murguia, Sahima" w:date="2022-03-15T22:47:00Z" w:id="4629"/>
          <w:sz w:val="20"/>
          <w:szCs w:val="20"/>
        </w:rPr>
      </w:pPr>
      <w:ins w:author="Murguia, Sahima" w:date="2022-03-15T22:47:00Z" w:id="4630">
        <w:r w:rsidRPr="38A59AE9">
          <w:rPr>
            <w:sz w:val="20"/>
            <w:szCs w:val="20"/>
          </w:rPr>
          <w:t>Material Orders Screens:</w:t>
        </w:r>
      </w:ins>
    </w:p>
    <w:p w:rsidR="005723C7" w:rsidP="005723C7" w:rsidRDefault="005723C7" w14:paraId="0BFB6365" w14:textId="77777777">
      <w:pPr>
        <w:pStyle w:val="ListParagraph"/>
        <w:ind w:left="360"/>
        <w:rPr>
          <w:ins w:author="Murguia, Sahima" w:date="2022-03-15T22:47:00Z" w:id="4631"/>
          <w:sz w:val="20"/>
          <w:szCs w:val="20"/>
        </w:rPr>
      </w:pPr>
    </w:p>
    <w:p w:rsidR="005723C7" w:rsidP="005723C7" w:rsidRDefault="005723C7" w14:paraId="4620E00D" w14:textId="77777777">
      <w:pPr>
        <w:pStyle w:val="ListParagraph"/>
        <w:ind w:left="360"/>
        <w:rPr>
          <w:ins w:author="Murguia, Sahima" w:date="2022-03-15T22:47:00Z" w:id="4632"/>
          <w:sz w:val="20"/>
          <w:szCs w:val="20"/>
        </w:rPr>
      </w:pPr>
      <w:ins w:author="Murguia, Sahima" w:date="2022-03-15T22:47:00Z" w:id="4633">
        <w:r>
          <w:rPr>
            <w:noProof/>
          </w:rPr>
          <w:drawing>
            <wp:inline distT="0" distB="0" distL="0" distR="0" wp14:anchorId="5E3FB30E" wp14:editId="4CC5065D">
              <wp:extent cx="5667374" cy="1441450"/>
              <wp:effectExtent l="0" t="0" r="9525" b="6350"/>
              <wp:docPr id="5479779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7374" cy="1441450"/>
                      </a:xfrm>
                      <a:prstGeom prst="rect">
                        <a:avLst/>
                      </a:prstGeom>
                    </pic:spPr>
                  </pic:pic>
                </a:graphicData>
              </a:graphic>
            </wp:inline>
          </w:drawing>
        </w:r>
      </w:ins>
    </w:p>
    <w:p w:rsidR="005723C7" w:rsidP="005723C7" w:rsidRDefault="005723C7" w14:paraId="76401BB3" w14:textId="77777777">
      <w:pPr>
        <w:pStyle w:val="ListParagraph"/>
        <w:ind w:left="360"/>
        <w:rPr>
          <w:ins w:author="Murguia, Sahima" w:date="2022-03-15T22:47:00Z" w:id="4634"/>
          <w:sz w:val="20"/>
          <w:szCs w:val="20"/>
        </w:rPr>
      </w:pPr>
    </w:p>
    <w:p w:rsidR="005723C7" w:rsidP="005723C7" w:rsidRDefault="005723C7" w14:paraId="14739F16" w14:textId="77777777">
      <w:pPr>
        <w:pStyle w:val="ListParagraph"/>
        <w:numPr>
          <w:ilvl w:val="0"/>
          <w:numId w:val="32"/>
        </w:numPr>
        <w:rPr>
          <w:ins w:author="Murguia, Sahima" w:date="2022-03-15T22:47:00Z" w:id="4635"/>
          <w:sz w:val="20"/>
          <w:szCs w:val="20"/>
        </w:rPr>
      </w:pPr>
      <w:ins w:author="Murguia, Sahima" w:date="2022-03-15T22:47:00Z" w:id="4636">
        <w:r w:rsidRPr="38A59AE9">
          <w:rPr>
            <w:sz w:val="20"/>
            <w:szCs w:val="20"/>
          </w:rPr>
          <w:t>Service Orders Screens:</w:t>
        </w:r>
      </w:ins>
    </w:p>
    <w:p w:rsidR="005723C7" w:rsidP="005723C7" w:rsidRDefault="005723C7" w14:paraId="32AAC89D" w14:textId="77777777">
      <w:pPr>
        <w:pStyle w:val="ListParagraph"/>
        <w:ind w:left="360"/>
        <w:rPr>
          <w:ins w:author="Murguia, Sahima" w:date="2022-03-15T22:47:00Z" w:id="4637"/>
          <w:sz w:val="20"/>
          <w:szCs w:val="20"/>
        </w:rPr>
      </w:pPr>
    </w:p>
    <w:p w:rsidR="005723C7" w:rsidP="005723C7" w:rsidRDefault="005723C7" w14:paraId="5CDEFCA9" w14:textId="77777777">
      <w:pPr>
        <w:pStyle w:val="ListParagraph"/>
        <w:ind w:left="360"/>
        <w:rPr>
          <w:ins w:author="Murguia, Sahima" w:date="2022-03-15T22:47:00Z" w:id="4638"/>
          <w:sz w:val="20"/>
          <w:szCs w:val="20"/>
        </w:rPr>
      </w:pPr>
      <w:ins w:author="Murguia, Sahima" w:date="2022-03-15T22:47:00Z" w:id="4639">
        <w:r>
          <w:rPr>
            <w:noProof/>
          </w:rPr>
          <w:drawing>
            <wp:inline distT="0" distB="0" distL="0" distR="0" wp14:anchorId="3D91F54D" wp14:editId="237C6ACF">
              <wp:extent cx="5667374" cy="1821815"/>
              <wp:effectExtent l="0" t="0" r="9525" b="6985"/>
              <wp:docPr id="12732408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7374" cy="1821815"/>
                      </a:xfrm>
                      <a:prstGeom prst="rect">
                        <a:avLst/>
                      </a:prstGeom>
                    </pic:spPr>
                  </pic:pic>
                </a:graphicData>
              </a:graphic>
            </wp:inline>
          </w:drawing>
        </w:r>
      </w:ins>
    </w:p>
    <w:p w:rsidR="005723C7" w:rsidP="005723C7" w:rsidRDefault="005723C7" w14:paraId="718FC020" w14:textId="77777777">
      <w:pPr>
        <w:pStyle w:val="ListParagraph"/>
        <w:ind w:left="360"/>
        <w:rPr>
          <w:ins w:author="Murguia, Sahima" w:date="2022-03-15T22:47:00Z" w:id="4640"/>
          <w:sz w:val="20"/>
          <w:szCs w:val="20"/>
        </w:rPr>
      </w:pPr>
      <w:ins w:author="Murguia, Sahima" w:date="2022-03-15T22:47:00Z" w:id="4641">
        <w:r>
          <w:rPr>
            <w:noProof/>
          </w:rPr>
          <w:drawing>
            <wp:inline distT="0" distB="0" distL="0" distR="0" wp14:anchorId="771A46E3" wp14:editId="461E5B70">
              <wp:extent cx="5667374" cy="1508125"/>
              <wp:effectExtent l="0" t="0" r="9525" b="0"/>
              <wp:docPr id="209641511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7374" cy="1508125"/>
                      </a:xfrm>
                      <a:prstGeom prst="rect">
                        <a:avLst/>
                      </a:prstGeom>
                    </pic:spPr>
                  </pic:pic>
                </a:graphicData>
              </a:graphic>
            </wp:inline>
          </w:drawing>
        </w:r>
      </w:ins>
    </w:p>
    <w:p w:rsidR="005723C7" w:rsidP="005723C7" w:rsidRDefault="005723C7" w14:paraId="32CA7892" w14:textId="77777777">
      <w:pPr>
        <w:pStyle w:val="ListParagraph"/>
        <w:ind w:left="360"/>
        <w:rPr>
          <w:ins w:author="Murguia, Sahima" w:date="2022-03-15T22:47:00Z" w:id="4642"/>
          <w:sz w:val="20"/>
          <w:szCs w:val="20"/>
        </w:rPr>
      </w:pPr>
    </w:p>
    <w:p w:rsidR="005723C7" w:rsidP="005723C7" w:rsidRDefault="005723C7" w14:paraId="1C805714" w14:textId="77777777">
      <w:pPr>
        <w:pStyle w:val="ListParagraph"/>
        <w:ind w:left="360"/>
        <w:rPr>
          <w:ins w:author="Murguia, Sahima" w:date="2022-03-15T22:47:00Z" w:id="4643"/>
          <w:sz w:val="20"/>
          <w:szCs w:val="20"/>
        </w:rPr>
      </w:pPr>
      <w:ins w:author="Murguia, Sahima" w:date="2022-03-15T22:47:00Z" w:id="4644">
        <w:r>
          <w:rPr>
            <w:noProof/>
          </w:rPr>
          <w:lastRenderedPageBreak/>
          <w:drawing>
            <wp:inline distT="0" distB="0" distL="0" distR="0" wp14:anchorId="15A6C3F6" wp14:editId="39B879E7">
              <wp:extent cx="5667374" cy="1691005"/>
              <wp:effectExtent l="0" t="0" r="9525" b="4445"/>
              <wp:docPr id="33403841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7374" cy="1691005"/>
                      </a:xfrm>
                      <a:prstGeom prst="rect">
                        <a:avLst/>
                      </a:prstGeom>
                    </pic:spPr>
                  </pic:pic>
                </a:graphicData>
              </a:graphic>
            </wp:inline>
          </w:drawing>
        </w:r>
      </w:ins>
    </w:p>
    <w:p w:rsidRPr="007249EC" w:rsidR="005723C7" w:rsidP="005723C7" w:rsidRDefault="005723C7" w14:paraId="02994C2C" w14:textId="77777777">
      <w:pPr>
        <w:rPr>
          <w:ins w:author="Murguia, Sahima" w:date="2022-03-15T22:47:00Z" w:id="4645"/>
          <w:sz w:val="20"/>
          <w:szCs w:val="20"/>
        </w:rPr>
      </w:pPr>
    </w:p>
    <w:p w:rsidR="005723C7" w:rsidP="005723C7" w:rsidRDefault="005723C7" w14:paraId="4E0BE669" w14:textId="0E9003E4">
      <w:pPr>
        <w:ind w:left="360"/>
        <w:rPr>
          <w:ins w:author="Andreyeva, Julia" w:date="2022-03-17T18:27:00Z" w:id="4646"/>
          <w:sz w:val="20"/>
          <w:szCs w:val="20"/>
        </w:rPr>
      </w:pPr>
      <w:ins w:author="Murguia, Sahima" w:date="2022-03-15T22:47:00Z" w:id="4647">
        <w:r>
          <w:rPr>
            <w:noProof/>
          </w:rPr>
          <w:drawing>
            <wp:inline distT="0" distB="0" distL="0" distR="0" wp14:anchorId="75295BF8" wp14:editId="4EBA3D1E">
              <wp:extent cx="5667375" cy="21145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2114550"/>
                      </a:xfrm>
                      <a:prstGeom prst="rect">
                        <a:avLst/>
                      </a:prstGeom>
                    </pic:spPr>
                  </pic:pic>
                </a:graphicData>
              </a:graphic>
            </wp:inline>
          </w:drawing>
        </w:r>
      </w:ins>
    </w:p>
    <w:p w:rsidR="006E1ADB" w:rsidP="005723C7" w:rsidRDefault="007148C8" w14:paraId="45F1F2FB" w14:textId="23E86A97">
      <w:pPr>
        <w:ind w:left="360"/>
        <w:rPr>
          <w:ins w:author="Andreyeva, Julia" w:date="2022-03-17T18:19:00Z" w:id="4648"/>
          <w:sz w:val="20"/>
          <w:szCs w:val="20"/>
        </w:rPr>
      </w:pPr>
      <w:ins w:author="Andreyeva, Julia" w:date="2022-03-18T15:45:00Z" w:id="4649">
        <w:r>
          <w:rPr>
            <w:noProof/>
          </w:rPr>
          <w:drawing>
            <wp:inline distT="0" distB="0" distL="0" distR="0" wp14:anchorId="264DF0C8" wp14:editId="78CA755D">
              <wp:extent cx="5667375" cy="20497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2049780"/>
                      </a:xfrm>
                      <a:prstGeom prst="rect">
                        <a:avLst/>
                      </a:prstGeom>
                    </pic:spPr>
                  </pic:pic>
                </a:graphicData>
              </a:graphic>
            </wp:inline>
          </w:drawing>
        </w:r>
      </w:ins>
    </w:p>
    <w:p w:rsidRPr="007249EC" w:rsidR="007F420A" w:rsidDel="00935979" w:rsidP="005723C7" w:rsidRDefault="007F420A" w14:paraId="61CF9B47" w14:textId="614C0AAF">
      <w:pPr>
        <w:ind w:left="360"/>
        <w:rPr>
          <w:ins w:author="Murguia, Sahima" w:date="2022-03-15T22:47:00Z" w:id="4650"/>
          <w:del w:author="Andreyeva, Julia" w:date="2022-03-17T18:19:00Z" w:id="4651"/>
          <w:sz w:val="20"/>
          <w:szCs w:val="20"/>
        </w:rPr>
      </w:pPr>
    </w:p>
    <w:p w:rsidR="005723C7" w:rsidP="005723C7" w:rsidRDefault="005723C7" w14:paraId="39932D5A" w14:textId="77777777">
      <w:pPr>
        <w:pStyle w:val="ListParagraph"/>
        <w:ind w:left="1080"/>
        <w:rPr>
          <w:ins w:author="Murguia, Sahima" w:date="2022-03-15T22:47:00Z" w:id="4652"/>
          <w:sz w:val="20"/>
          <w:szCs w:val="20"/>
        </w:rPr>
      </w:pPr>
    </w:p>
    <w:p w:rsidRPr="00EE38E3" w:rsidR="005723C7" w:rsidP="0049461B" w:rsidRDefault="005723C7" w14:paraId="0E229397" w14:textId="77777777">
      <w:pPr>
        <w:pStyle w:val="ListParagraph"/>
        <w:numPr>
          <w:ilvl w:val="1"/>
          <w:numId w:val="35"/>
        </w:numPr>
        <w:shd w:val="clear" w:color="auto" w:fill="FFFFFF" w:themeFill="background1"/>
        <w:spacing w:before="100" w:beforeAutospacing="1" w:after="100" w:afterAutospacing="1" w:line="240" w:lineRule="auto"/>
        <w:ind w:right="-856"/>
        <w:rPr>
          <w:ins w:author="Murguia, Sahima" w:date="2022-03-15T22:48:00Z" w:id="4653"/>
          <w:rFonts w:asciiTheme="majorHAnsi" w:hAnsiTheme="majorHAnsi" w:cstheme="majorBidi"/>
          <w:sz w:val="20"/>
          <w:szCs w:val="20"/>
        </w:rPr>
        <w:pPrChange w:author="Andreyeva, Julia" w:date="2022-03-31T14:43:00Z" w:id="4654">
          <w:pPr>
            <w:pStyle w:val="ListParagraph"/>
            <w:numPr>
              <w:numId w:val="34"/>
            </w:numPr>
            <w:ind w:left="360" w:hanging="360"/>
          </w:pPr>
        </w:pPrChange>
      </w:pPr>
      <w:ins w:author="Murguia, Sahima" w:date="2022-03-15T22:48:00Z" w:id="4655">
        <w:r w:rsidRPr="38A59AE9">
          <w:rPr>
            <w:rFonts w:asciiTheme="majorHAnsi" w:hAnsiTheme="majorHAnsi" w:cstheme="majorBidi"/>
            <w:color w:val="000000"/>
            <w:sz w:val="20"/>
            <w:szCs w:val="20"/>
            <w:shd w:val="clear" w:color="auto" w:fill="FFFFFF"/>
          </w:rPr>
          <w:t xml:space="preserve">In order to link the Material Order with the Promotion Program (without the need to generate a Promotion </w:t>
        </w:r>
        <w:r>
          <w:rPr>
            <w:rFonts w:asciiTheme="majorHAnsi" w:hAnsiTheme="majorHAnsi" w:cstheme="majorBidi"/>
            <w:color w:val="000000"/>
            <w:sz w:val="20"/>
            <w:szCs w:val="20"/>
            <w:shd w:val="clear" w:color="auto" w:fill="FFFFFF"/>
          </w:rPr>
          <w:t xml:space="preserve">Plan </w:t>
        </w:r>
        <w:r w:rsidRPr="38A59AE9">
          <w:rPr>
            <w:rFonts w:asciiTheme="majorHAnsi" w:hAnsiTheme="majorHAnsi" w:cstheme="majorBidi"/>
            <w:color w:val="000000"/>
            <w:sz w:val="20"/>
            <w:szCs w:val="20"/>
            <w:shd w:val="clear" w:color="auto" w:fill="FFFFFF"/>
          </w:rPr>
          <w:t xml:space="preserve">record) it will be needed to incorporate a </w:t>
        </w:r>
        <w:proofErr w:type="gramStart"/>
        <w:r w:rsidRPr="38A59AE9">
          <w:rPr>
            <w:rFonts w:asciiTheme="majorHAnsi" w:hAnsiTheme="majorHAnsi" w:cstheme="majorBidi"/>
            <w:sz w:val="20"/>
            <w:szCs w:val="20"/>
          </w:rPr>
          <w:t>New</w:t>
        </w:r>
        <w:proofErr w:type="gramEnd"/>
        <w:r w:rsidRPr="38A59AE9">
          <w:rPr>
            <w:rFonts w:asciiTheme="majorHAnsi" w:hAnsiTheme="majorHAnsi" w:cstheme="majorBidi"/>
            <w:sz w:val="20"/>
            <w:szCs w:val="20"/>
          </w:rPr>
          <w:t xml:space="preserve"> field </w:t>
        </w:r>
        <w:r w:rsidRPr="38A59AE9">
          <w:rPr>
            <w:rFonts w:asciiTheme="majorHAnsi" w:hAnsiTheme="majorHAnsi" w:cstheme="majorBidi"/>
            <w:b/>
            <w:sz w:val="20"/>
            <w:szCs w:val="20"/>
          </w:rPr>
          <w:t>Promotion Program Id</w:t>
        </w:r>
        <w:r w:rsidRPr="38A59AE9">
          <w:rPr>
            <w:rFonts w:asciiTheme="majorHAnsi" w:hAnsiTheme="majorHAnsi" w:cstheme="majorBidi"/>
            <w:sz w:val="20"/>
            <w:szCs w:val="20"/>
          </w:rPr>
          <w:t xml:space="preserve"> at Material Order. </w:t>
        </w:r>
      </w:ins>
    </w:p>
    <w:p w:rsidR="005723C7" w:rsidP="005723C7" w:rsidRDefault="005723C7" w14:paraId="5F84B8B5" w14:textId="77777777">
      <w:pPr>
        <w:rPr>
          <w:ins w:author="Murguia, Sahima" w:date="2022-03-15T22:48:00Z" w:id="4656"/>
          <w:sz w:val="20"/>
          <w:szCs w:val="20"/>
        </w:rPr>
      </w:pPr>
    </w:p>
    <w:tbl>
      <w:tblPr>
        <w:tblStyle w:val="TableGrid"/>
        <w:tblW w:w="9776" w:type="dxa"/>
        <w:tblInd w:w="-5" w:type="dxa"/>
        <w:tblLayout w:type="fixed"/>
        <w:tblLook w:val="04A0" w:firstRow="1" w:lastRow="0" w:firstColumn="1" w:lastColumn="0" w:noHBand="0" w:noVBand="1"/>
      </w:tblPr>
      <w:tblGrid>
        <w:gridCol w:w="1350"/>
        <w:gridCol w:w="1620"/>
        <w:gridCol w:w="1710"/>
        <w:gridCol w:w="2036"/>
        <w:gridCol w:w="1710"/>
        <w:gridCol w:w="1350"/>
        <w:tblGridChange w:id="4657">
          <w:tblGrid>
            <w:gridCol w:w="75"/>
            <w:gridCol w:w="1275"/>
            <w:gridCol w:w="75"/>
            <w:gridCol w:w="1545"/>
            <w:gridCol w:w="75"/>
            <w:gridCol w:w="1635"/>
            <w:gridCol w:w="75"/>
            <w:gridCol w:w="1961"/>
            <w:gridCol w:w="75"/>
            <w:gridCol w:w="1635"/>
            <w:gridCol w:w="75"/>
            <w:gridCol w:w="1275"/>
            <w:gridCol w:w="75"/>
          </w:tblGrid>
        </w:tblGridChange>
      </w:tblGrid>
      <w:tr w:rsidRPr="00F60789" w:rsidR="005723C7" w:rsidTr="001A2C62" w14:paraId="1E825052" w14:textId="77777777">
        <w:trPr>
          <w:ins w:author="Murguia, Sahima" w:date="2022-03-15T22:48:00Z" w:id="4658"/>
        </w:trPr>
        <w:tc>
          <w:tcPr>
            <w:tcW w:w="1350" w:type="dxa"/>
            <w:shd w:val="clear" w:color="auto" w:fill="2B5D9A" w:themeFill="accent6" w:themeFillShade="BF"/>
          </w:tcPr>
          <w:p w:rsidRPr="00F60789" w:rsidR="005723C7" w:rsidP="00DD4D77" w:rsidRDefault="005723C7" w14:paraId="01AEE215" w14:textId="77777777">
            <w:pPr>
              <w:pStyle w:val="BodyText"/>
              <w:rPr>
                <w:ins w:author="Murguia, Sahima" w:date="2022-03-15T22:48:00Z" w:id="4659"/>
                <w:rFonts w:ascii="Arial" w:hAnsi="Arial" w:cs="Arial"/>
                <w:b/>
                <w:color w:val="FFFFFF" w:themeColor="background1"/>
                <w:szCs w:val="20"/>
              </w:rPr>
            </w:pPr>
            <w:ins w:author="Murguia, Sahima" w:date="2022-03-15T22:48:00Z" w:id="4660">
              <w:r w:rsidRPr="00F60789">
                <w:rPr>
                  <w:rFonts w:ascii="Arial" w:hAnsi="Arial" w:cs="Arial"/>
                  <w:b/>
                  <w:color w:val="FFFFFF" w:themeColor="background1"/>
                  <w:szCs w:val="20"/>
                </w:rPr>
                <w:t>BC</w:t>
              </w:r>
            </w:ins>
          </w:p>
        </w:tc>
        <w:tc>
          <w:tcPr>
            <w:tcW w:w="1620" w:type="dxa"/>
            <w:shd w:val="clear" w:color="auto" w:fill="2B5D9A" w:themeFill="accent6" w:themeFillShade="BF"/>
          </w:tcPr>
          <w:p w:rsidRPr="00F60789" w:rsidR="005723C7" w:rsidP="00DD4D77" w:rsidRDefault="005723C7" w14:paraId="2D23E971" w14:textId="77777777">
            <w:pPr>
              <w:pStyle w:val="BodyText"/>
              <w:rPr>
                <w:ins w:author="Murguia, Sahima" w:date="2022-03-15T22:48:00Z" w:id="4661"/>
                <w:rFonts w:ascii="Arial" w:hAnsi="Arial" w:cs="Arial"/>
                <w:b/>
                <w:color w:val="FFFFFF" w:themeColor="background1"/>
                <w:szCs w:val="20"/>
              </w:rPr>
            </w:pPr>
            <w:ins w:author="Murguia, Sahima" w:date="2022-03-15T22:48:00Z" w:id="4662">
              <w:r>
                <w:rPr>
                  <w:rFonts w:ascii="Arial" w:hAnsi="Arial" w:cs="Arial"/>
                  <w:b/>
                  <w:color w:val="FFFFFF" w:themeColor="background1"/>
                  <w:szCs w:val="20"/>
                </w:rPr>
                <w:t>Field</w:t>
              </w:r>
            </w:ins>
          </w:p>
        </w:tc>
        <w:tc>
          <w:tcPr>
            <w:tcW w:w="1710" w:type="dxa"/>
            <w:shd w:val="clear" w:color="auto" w:fill="2B5D9A" w:themeFill="accent6" w:themeFillShade="BF"/>
          </w:tcPr>
          <w:p w:rsidRPr="00F60789" w:rsidR="005723C7" w:rsidP="00DD4D77" w:rsidRDefault="005723C7" w14:paraId="55BF552A" w14:textId="77777777">
            <w:pPr>
              <w:pStyle w:val="BodyText"/>
              <w:rPr>
                <w:ins w:author="Murguia, Sahima" w:date="2022-03-15T22:48:00Z" w:id="4663"/>
                <w:rFonts w:ascii="Arial" w:hAnsi="Arial" w:cs="Arial"/>
                <w:b/>
                <w:color w:val="FFFFFF" w:themeColor="background1"/>
                <w:szCs w:val="20"/>
              </w:rPr>
            </w:pPr>
            <w:ins w:author="Murguia, Sahima" w:date="2022-03-15T22:48:00Z" w:id="4664">
              <w:r>
                <w:rPr>
                  <w:rFonts w:ascii="Arial" w:hAnsi="Arial" w:cs="Arial"/>
                  <w:b/>
                  <w:color w:val="FFFFFF" w:themeColor="background1"/>
                  <w:szCs w:val="20"/>
                </w:rPr>
                <w:t>Table / MVL</w:t>
              </w:r>
            </w:ins>
          </w:p>
        </w:tc>
        <w:tc>
          <w:tcPr>
            <w:tcW w:w="2036" w:type="dxa"/>
            <w:shd w:val="clear" w:color="auto" w:fill="2B5D9A" w:themeFill="accent6" w:themeFillShade="BF"/>
          </w:tcPr>
          <w:p w:rsidRPr="00F60789" w:rsidR="005723C7" w:rsidP="00DD4D77" w:rsidRDefault="005723C7" w14:paraId="2833172F" w14:textId="77777777">
            <w:pPr>
              <w:pStyle w:val="BodyText"/>
              <w:rPr>
                <w:ins w:author="Murguia, Sahima" w:date="2022-03-15T22:48:00Z" w:id="4665"/>
                <w:rFonts w:ascii="Arial" w:hAnsi="Arial" w:cs="Arial"/>
                <w:b/>
                <w:color w:val="FFFFFF" w:themeColor="background1"/>
                <w:szCs w:val="20"/>
              </w:rPr>
            </w:pPr>
            <w:ins w:author="Murguia, Sahima" w:date="2022-03-15T22:48:00Z" w:id="4666">
              <w:r>
                <w:rPr>
                  <w:rFonts w:ascii="Arial" w:hAnsi="Arial" w:cs="Arial"/>
                  <w:b/>
                  <w:color w:val="FFFFFF" w:themeColor="background1"/>
                  <w:szCs w:val="20"/>
                </w:rPr>
                <w:t>Column / Destination Field</w:t>
              </w:r>
            </w:ins>
          </w:p>
        </w:tc>
        <w:tc>
          <w:tcPr>
            <w:tcW w:w="1710" w:type="dxa"/>
            <w:shd w:val="clear" w:color="auto" w:fill="2B5D9A" w:themeFill="accent6" w:themeFillShade="BF"/>
          </w:tcPr>
          <w:p w:rsidRPr="00F60789" w:rsidR="005723C7" w:rsidP="00DD4D77" w:rsidRDefault="005723C7" w14:paraId="4B0D2144" w14:textId="77777777">
            <w:pPr>
              <w:pStyle w:val="BodyText"/>
              <w:rPr>
                <w:ins w:author="Murguia, Sahima" w:date="2022-03-15T22:48:00Z" w:id="4667"/>
                <w:rFonts w:ascii="Arial" w:hAnsi="Arial" w:cs="Arial"/>
                <w:b/>
                <w:color w:val="FFFFFF" w:themeColor="background1"/>
                <w:szCs w:val="20"/>
              </w:rPr>
            </w:pPr>
            <w:ins w:author="Murguia, Sahima" w:date="2022-03-15T22:48:00Z" w:id="4668">
              <w:r>
                <w:rPr>
                  <w:rFonts w:ascii="Arial" w:hAnsi="Arial" w:cs="Arial"/>
                  <w:b/>
                  <w:color w:val="FFFFFF" w:themeColor="background1"/>
                  <w:szCs w:val="20"/>
                </w:rPr>
                <w:t>Type</w:t>
              </w:r>
            </w:ins>
          </w:p>
        </w:tc>
        <w:tc>
          <w:tcPr>
            <w:tcW w:w="1350" w:type="dxa"/>
            <w:shd w:val="clear" w:color="auto" w:fill="2B5D9A" w:themeFill="accent6" w:themeFillShade="BF"/>
          </w:tcPr>
          <w:p w:rsidRPr="00F60789" w:rsidR="005723C7" w:rsidP="00DD4D77" w:rsidRDefault="005723C7" w14:paraId="51C21A93" w14:textId="77777777">
            <w:pPr>
              <w:pStyle w:val="BodyText"/>
              <w:rPr>
                <w:ins w:author="Murguia, Sahima" w:date="2022-03-15T22:48:00Z" w:id="4669"/>
                <w:rFonts w:ascii="Arial" w:hAnsi="Arial" w:cs="Arial"/>
                <w:b/>
                <w:color w:val="FFFFFF" w:themeColor="background1"/>
                <w:szCs w:val="20"/>
              </w:rPr>
            </w:pPr>
            <w:ins w:author="Murguia, Sahima" w:date="2022-03-15T22:48:00Z" w:id="4670">
              <w:r>
                <w:rPr>
                  <w:rFonts w:ascii="Arial" w:hAnsi="Arial" w:cs="Arial"/>
                  <w:b/>
                  <w:color w:val="FFFFFF" w:themeColor="background1"/>
                  <w:szCs w:val="20"/>
                </w:rPr>
                <w:t>Picklist</w:t>
              </w:r>
            </w:ins>
          </w:p>
        </w:tc>
      </w:tr>
      <w:tr w:rsidR="005723C7" w:rsidTr="007571D7" w14:paraId="4EDE8347" w14:textId="77777777">
        <w:tblPrEx>
          <w:tblW w:w="9776" w:type="dxa"/>
          <w:tblInd w:w="-5" w:type="dxa"/>
          <w:tblLayout w:type="fixed"/>
          <w:tblPrExChange w:author="Andreyeva, Julia" w:date="2022-03-17T18:28:00Z" w:id="4671">
            <w:tblPrEx>
              <w:tblW w:w="9776" w:type="dxa"/>
              <w:tblInd w:w="-5" w:type="dxa"/>
              <w:tblLayout w:type="fixed"/>
            </w:tblPrEx>
          </w:tblPrExChange>
        </w:tblPrEx>
        <w:trPr>
          <w:trHeight w:val="43"/>
          <w:ins w:author="Murguia, Sahima" w:date="2022-03-15T22:48:00Z" w:id="4672"/>
          <w:trPrChange w:author="Andreyeva, Julia" w:date="2022-03-17T18:28:00Z" w:id="4673">
            <w:trPr>
              <w:gridBefore w:val="1"/>
              <w:trHeight w:val="43"/>
            </w:trPr>
          </w:trPrChange>
        </w:trPr>
        <w:tc>
          <w:tcPr>
            <w:tcW w:w="1350" w:type="dxa"/>
            <w:vAlign w:val="center"/>
            <w:tcPrChange w:author="Andreyeva, Julia" w:date="2022-03-17T18:28:00Z" w:id="4674">
              <w:tcPr>
                <w:tcW w:w="1350" w:type="dxa"/>
                <w:gridSpan w:val="2"/>
                <w:vAlign w:val="center"/>
              </w:tcPr>
            </w:tcPrChange>
          </w:tcPr>
          <w:p w:rsidRPr="00EE38E3" w:rsidR="005723C7" w:rsidP="00DD4D77" w:rsidRDefault="005723C7" w14:paraId="0850283E" w14:textId="77777777">
            <w:pPr>
              <w:pStyle w:val="ListParagraph"/>
              <w:ind w:left="0"/>
              <w:jc w:val="both"/>
              <w:rPr>
                <w:ins w:author="Murguia, Sahima" w:date="2022-03-15T22:48:00Z" w:id="4675"/>
                <w:rFonts w:asciiTheme="majorHAnsi" w:hAnsiTheme="majorHAnsi" w:cstheme="majorHAnsi"/>
                <w:szCs w:val="18"/>
                <w:lang w:val="en-US"/>
              </w:rPr>
            </w:pPr>
            <w:ins w:author="Murguia, Sahima" w:date="2022-03-15T22:48:00Z" w:id="4676">
              <w:r w:rsidRPr="00EE38E3">
                <w:rPr>
                  <w:rFonts w:asciiTheme="majorHAnsi" w:hAnsiTheme="majorHAnsi" w:cstheme="majorHAnsi"/>
                  <w:color w:val="000000"/>
                  <w:szCs w:val="18"/>
                  <w:shd w:val="clear" w:color="auto" w:fill="FFFFFF"/>
                </w:rPr>
                <w:t>Order Entry - Orders</w:t>
              </w:r>
            </w:ins>
          </w:p>
          <w:p w:rsidRPr="00EE38E3" w:rsidR="005723C7" w:rsidP="00DD4D77" w:rsidRDefault="005723C7" w14:paraId="06248CD2" w14:textId="77777777">
            <w:pPr>
              <w:pStyle w:val="ListParagraph"/>
              <w:ind w:left="0"/>
              <w:jc w:val="both"/>
              <w:rPr>
                <w:ins w:author="Murguia, Sahima" w:date="2022-03-15T22:48:00Z" w:id="4677"/>
                <w:rFonts w:asciiTheme="majorHAnsi" w:hAnsiTheme="majorHAnsi" w:cstheme="majorHAnsi"/>
                <w:szCs w:val="18"/>
                <w:lang w:val="en-US"/>
              </w:rPr>
            </w:pPr>
          </w:p>
        </w:tc>
        <w:tc>
          <w:tcPr>
            <w:tcW w:w="1620" w:type="dxa"/>
            <w:vAlign w:val="center"/>
            <w:tcPrChange w:author="Andreyeva, Julia" w:date="2022-03-17T18:28:00Z" w:id="4678">
              <w:tcPr>
                <w:tcW w:w="1620" w:type="dxa"/>
                <w:gridSpan w:val="2"/>
                <w:vAlign w:val="center"/>
              </w:tcPr>
            </w:tcPrChange>
          </w:tcPr>
          <w:p w:rsidRPr="00EE38E3" w:rsidR="005723C7" w:rsidP="00DD4D77" w:rsidRDefault="005723C7" w14:paraId="433B13E7" w14:textId="77777777">
            <w:pPr>
              <w:pStyle w:val="ListParagraph"/>
              <w:ind w:left="0"/>
              <w:jc w:val="both"/>
              <w:rPr>
                <w:ins w:author="Murguia, Sahima" w:date="2022-03-15T22:48:00Z" w:id="4679"/>
                <w:rFonts w:asciiTheme="majorHAnsi" w:hAnsiTheme="majorHAnsi" w:cstheme="majorHAnsi"/>
                <w:szCs w:val="18"/>
                <w:lang w:val="en-US"/>
              </w:rPr>
            </w:pPr>
            <w:ins w:author="Murguia, Sahima" w:date="2022-03-15T22:48:00Z" w:id="4680">
              <w:r w:rsidRPr="00EE38E3">
                <w:rPr>
                  <w:rFonts w:asciiTheme="majorHAnsi" w:hAnsiTheme="majorHAnsi" w:cstheme="majorHAnsi"/>
                  <w:szCs w:val="18"/>
                </w:rPr>
                <w:t>JTI Promotion Program ID</w:t>
              </w:r>
            </w:ins>
          </w:p>
        </w:tc>
        <w:tc>
          <w:tcPr>
            <w:tcW w:w="1710" w:type="dxa"/>
            <w:vAlign w:val="center"/>
            <w:tcPrChange w:author="Andreyeva, Julia" w:date="2022-03-17T18:28:00Z" w:id="4681">
              <w:tcPr>
                <w:tcW w:w="1710" w:type="dxa"/>
                <w:gridSpan w:val="2"/>
                <w:vAlign w:val="center"/>
              </w:tcPr>
            </w:tcPrChange>
          </w:tcPr>
          <w:p w:rsidRPr="00EE38E3" w:rsidR="005723C7" w:rsidP="00DD4D77" w:rsidRDefault="005723C7" w14:paraId="4C7766EC" w14:textId="77777777">
            <w:pPr>
              <w:jc w:val="both"/>
              <w:rPr>
                <w:ins w:author="Murguia, Sahima" w:date="2022-03-15T22:48:00Z" w:id="4682"/>
                <w:rFonts w:asciiTheme="majorHAnsi" w:hAnsiTheme="majorHAnsi" w:cstheme="majorHAnsi"/>
                <w:sz w:val="18"/>
                <w:szCs w:val="18"/>
              </w:rPr>
            </w:pPr>
            <w:ins w:author="Murguia, Sahima" w:date="2022-03-15T22:48:00Z" w:id="4683">
              <w:r w:rsidRPr="00EE38E3">
                <w:rPr>
                  <w:rFonts w:asciiTheme="majorHAnsi" w:hAnsiTheme="majorHAnsi" w:cstheme="majorHAnsi"/>
                  <w:sz w:val="18"/>
                  <w:szCs w:val="18"/>
                </w:rPr>
                <w:t>S_ORDER</w:t>
              </w:r>
            </w:ins>
          </w:p>
          <w:p w:rsidRPr="00EE38E3" w:rsidR="005723C7" w:rsidRDefault="005723C7" w14:paraId="1BB45C0E" w14:textId="77777777">
            <w:pPr>
              <w:pStyle w:val="ListParagraph"/>
              <w:ind w:left="0"/>
              <w:jc w:val="both"/>
              <w:rPr>
                <w:ins w:author="Murguia, Sahima" w:date="2022-03-15T22:48:00Z" w:id="4684"/>
                <w:rFonts w:asciiTheme="majorHAnsi" w:hAnsiTheme="majorHAnsi" w:cstheme="majorHAnsi"/>
                <w:szCs w:val="18"/>
              </w:rPr>
            </w:pPr>
          </w:p>
        </w:tc>
        <w:tc>
          <w:tcPr>
            <w:tcW w:w="2036" w:type="dxa"/>
            <w:vAlign w:val="center"/>
            <w:tcPrChange w:author="Andreyeva, Julia" w:date="2022-03-17T18:28:00Z" w:id="4685">
              <w:tcPr>
                <w:tcW w:w="2036" w:type="dxa"/>
                <w:gridSpan w:val="2"/>
                <w:vAlign w:val="center"/>
              </w:tcPr>
            </w:tcPrChange>
          </w:tcPr>
          <w:p w:rsidRPr="00EE38E3" w:rsidR="005723C7" w:rsidP="00DD4D77" w:rsidRDefault="005723C7" w14:paraId="713C4346" w14:textId="77777777">
            <w:pPr>
              <w:pStyle w:val="ListParagraph"/>
              <w:ind w:left="0"/>
              <w:jc w:val="both"/>
              <w:rPr>
                <w:ins w:author="Murguia, Sahima" w:date="2022-03-15T22:48:00Z" w:id="4686"/>
                <w:rFonts w:asciiTheme="majorHAnsi" w:hAnsiTheme="majorHAnsi" w:cstheme="majorHAnsi"/>
                <w:szCs w:val="18"/>
                <w:lang w:val="en-US"/>
              </w:rPr>
            </w:pPr>
            <w:ins w:author="Murguia, Sahima" w:date="2022-03-15T22:48:00Z" w:id="4687">
              <w:r w:rsidRPr="00EE38E3">
                <w:rPr>
                  <w:rFonts w:asciiTheme="majorHAnsi" w:hAnsiTheme="majorHAnsi" w:cstheme="majorHAnsi"/>
                  <w:szCs w:val="18"/>
                </w:rPr>
                <w:t>X_PROMO_PRG_ID</w:t>
              </w:r>
            </w:ins>
          </w:p>
        </w:tc>
        <w:tc>
          <w:tcPr>
            <w:tcW w:w="1710" w:type="dxa"/>
            <w:vAlign w:val="center"/>
            <w:tcPrChange w:author="Andreyeva, Julia" w:date="2022-03-17T18:28:00Z" w:id="4688">
              <w:tcPr>
                <w:tcW w:w="1710" w:type="dxa"/>
                <w:gridSpan w:val="2"/>
                <w:vAlign w:val="center"/>
              </w:tcPr>
            </w:tcPrChange>
          </w:tcPr>
          <w:p w:rsidRPr="00EE38E3" w:rsidR="005723C7" w:rsidP="00DD4D77" w:rsidRDefault="005723C7" w14:paraId="2FEDCB7E" w14:textId="77777777">
            <w:pPr>
              <w:pStyle w:val="ListParagraph"/>
              <w:ind w:left="0"/>
              <w:jc w:val="both"/>
              <w:rPr>
                <w:ins w:author="Murguia, Sahima" w:date="2022-03-15T22:48:00Z" w:id="4689"/>
                <w:rFonts w:asciiTheme="majorHAnsi" w:hAnsiTheme="majorHAnsi" w:cstheme="majorHAnsi"/>
                <w:szCs w:val="18"/>
                <w:lang w:val="en-US"/>
              </w:rPr>
            </w:pPr>
            <w:ins w:author="Murguia, Sahima" w:date="2022-03-15T22:48:00Z" w:id="4690">
              <w:r w:rsidRPr="00EE38E3">
                <w:rPr>
                  <w:rFonts w:asciiTheme="majorHAnsi" w:hAnsiTheme="majorHAnsi" w:cstheme="majorHAnsi"/>
                  <w:szCs w:val="18"/>
                  <w:lang w:val="en-US"/>
                </w:rPr>
                <w:t>ID</w:t>
              </w:r>
            </w:ins>
          </w:p>
        </w:tc>
        <w:tc>
          <w:tcPr>
            <w:tcW w:w="1350" w:type="dxa"/>
            <w:vAlign w:val="center"/>
            <w:tcPrChange w:author="Andreyeva, Julia" w:date="2022-03-17T18:28:00Z" w:id="4691">
              <w:tcPr>
                <w:tcW w:w="1350" w:type="dxa"/>
                <w:gridSpan w:val="2"/>
                <w:vAlign w:val="center"/>
              </w:tcPr>
            </w:tcPrChange>
          </w:tcPr>
          <w:p w:rsidRPr="00EE38E3" w:rsidR="005723C7" w:rsidP="00DD4D77" w:rsidRDefault="005723C7" w14:paraId="50A46C60" w14:textId="77777777">
            <w:pPr>
              <w:pStyle w:val="ListParagraph"/>
              <w:ind w:left="0"/>
              <w:jc w:val="both"/>
              <w:rPr>
                <w:ins w:author="Murguia, Sahima" w:date="2022-03-15T22:48:00Z" w:id="4692"/>
                <w:rFonts w:asciiTheme="majorHAnsi" w:hAnsiTheme="majorHAnsi" w:cstheme="majorHAnsi"/>
                <w:szCs w:val="18"/>
                <w:lang w:val="en-US"/>
              </w:rPr>
            </w:pPr>
          </w:p>
        </w:tc>
      </w:tr>
    </w:tbl>
    <w:p w:rsidR="005723C7" w:rsidP="005723C7" w:rsidRDefault="005723C7" w14:paraId="495F23EB" w14:textId="77777777">
      <w:pPr>
        <w:rPr>
          <w:ins w:author="Murguia, Sahima" w:date="2022-03-15T22:48:00Z" w:id="4693"/>
          <w:sz w:val="20"/>
          <w:szCs w:val="20"/>
        </w:rPr>
      </w:pPr>
    </w:p>
    <w:p w:rsidRPr="00E87D3A" w:rsidR="005723C7" w:rsidRDefault="005723C7" w14:paraId="757D3E7D" w14:textId="1F5C08F7">
      <w:pPr>
        <w:shd w:val="clear" w:color="auto" w:fill="FFFFFF" w:themeFill="background1"/>
        <w:spacing w:before="100" w:beforeAutospacing="1" w:after="100" w:afterAutospacing="1" w:line="240" w:lineRule="auto"/>
        <w:rPr>
          <w:ins w:author="Murguia, Sahima" w:date="2022-03-15T22:51:00Z" w:id="4694"/>
          <w:rFonts w:asciiTheme="majorHAnsi" w:hAnsiTheme="majorHAnsi" w:cstheme="majorBidi"/>
          <w:color w:val="000000"/>
          <w:sz w:val="20"/>
          <w:szCs w:val="20"/>
          <w:shd w:val="clear" w:color="auto" w:fill="FFFFFF"/>
          <w:rPrChange w:author="Andreyeva, Julia" w:date="2022-03-18T14:08:00Z" w:id="4695">
            <w:rPr>
              <w:ins w:author="Murguia, Sahima" w:date="2022-03-15T22:51:00Z" w:id="4696"/>
            </w:rPr>
          </w:rPrChange>
        </w:rPr>
        <w:pPrChange w:author="Andreyeva, Julia" w:date="2022-03-18T14:08:00Z" w:id="4697">
          <w:pPr>
            <w:pStyle w:val="ListParagraph"/>
            <w:numPr>
              <w:ilvl w:val="1"/>
              <w:numId w:val="35"/>
            </w:numPr>
            <w:shd w:val="clear" w:color="auto" w:fill="FFFFFF" w:themeFill="background1"/>
            <w:spacing w:before="100" w:beforeAutospacing="1" w:after="100" w:afterAutospacing="1" w:line="240" w:lineRule="auto"/>
            <w:ind w:left="644" w:hanging="360"/>
          </w:pPr>
        </w:pPrChange>
      </w:pPr>
      <w:ins w:author="Murguia, Sahima" w:date="2022-03-15T22:49:00Z" w:id="4698">
        <w:del w:author="Andreyeva, Julia" w:date="2022-03-18T14:08:00Z" w:id="4699">
          <w:r w:rsidRPr="00E87D3A" w:rsidDel="00E87D3A">
            <w:rPr>
              <w:rFonts w:asciiTheme="majorHAnsi" w:hAnsiTheme="majorHAnsi" w:cstheme="majorBidi"/>
              <w:color w:val="000000"/>
              <w:sz w:val="20"/>
              <w:szCs w:val="20"/>
              <w:shd w:val="clear" w:color="auto" w:fill="FFFFFF"/>
            </w:rPr>
            <w:delText xml:space="preserve"> </w:delText>
          </w:r>
        </w:del>
      </w:ins>
      <w:ins w:author="Murguia, Sahima" w:date="2022-03-15T22:48:00Z" w:id="4700">
        <w:del w:author="Andreyeva, Julia" w:date="2022-03-18T14:08:00Z" w:id="4701">
          <w:r w:rsidDel="00E87D3A">
            <w:delText xml:space="preserve">In addition a process should be included when an Order is created in the Mobile app, linked to a </w:delText>
          </w:r>
          <w:r w:rsidDel="00E87D3A">
            <w:tab/>
          </w:r>
          <w:r w:rsidDel="00E87D3A">
            <w:delText xml:space="preserve"> </w:delText>
          </w:r>
          <w:r w:rsidRPr="00E87D3A" w:rsidDel="00E87D3A">
            <w:rPr>
              <w:b/>
              <w:bCs/>
              <w:rPrChange w:author="Andreyeva, Julia" w:date="2022-03-18T14:08:00Z" w:id="4702">
                <w:rPr>
                  <w:b/>
                  <w:bCs/>
                </w:rPr>
              </w:rPrChange>
            </w:rPr>
            <w:delText>Promotion Program</w:delText>
          </w:r>
          <w:r w:rsidDel="00E87D3A">
            <w:delText xml:space="preserve"> (Place POSM, Sellout, Giveaways), so that Account Promotion Plan is generated accordingly.</w:delText>
          </w:r>
        </w:del>
      </w:ins>
      <w:ins w:author="Murguia, Sahima" w:date="2022-03-15T22:51:00Z" w:id="4703">
        <w:del w:author="Andreyeva, Julia" w:date="2022-03-18T14:08:00Z" w:id="4704">
          <w:r w:rsidDel="00E87D3A">
            <w:br/>
          </w:r>
        </w:del>
      </w:ins>
    </w:p>
    <w:p w:rsidRPr="005723C7" w:rsidR="005723C7" w:rsidDel="00C077CC" w:rsidRDefault="005723C7" w14:paraId="25ACF43C" w14:textId="04AD0AA9">
      <w:pPr>
        <w:pStyle w:val="ListParagraph"/>
        <w:numPr>
          <w:ilvl w:val="1"/>
          <w:numId w:val="35"/>
        </w:numPr>
        <w:shd w:val="clear" w:color="auto" w:fill="FFFFFF" w:themeFill="background1"/>
        <w:spacing w:before="100" w:beforeAutospacing="1" w:after="100" w:afterAutospacing="1" w:line="240" w:lineRule="auto"/>
        <w:rPr>
          <w:ins w:author="Murguia, Sahima" w:date="2022-03-15T22:48:00Z" w:id="4705"/>
          <w:del w:author="Andreyeva, Julia" w:date="2022-03-17T18:36:00Z" w:id="4706"/>
          <w:rFonts w:asciiTheme="majorHAnsi" w:hAnsiTheme="majorHAnsi" w:cstheme="majorBidi"/>
          <w:color w:val="000000"/>
          <w:sz w:val="20"/>
          <w:szCs w:val="20"/>
          <w:shd w:val="clear" w:color="auto" w:fill="FFFFFF"/>
          <w:rPrChange w:author="Murguia, Sahima" w:date="2022-03-15T22:51:00Z" w:id="4707">
            <w:rPr>
              <w:ins w:author="Murguia, Sahima" w:date="2022-03-15T22:48:00Z" w:id="4708"/>
              <w:del w:author="Andreyeva, Julia" w:date="2022-03-17T18:36:00Z" w:id="4709"/>
            </w:rPr>
          </w:rPrChange>
        </w:rPr>
        <w:pPrChange w:author="Murguia, Sahima" w:date="2022-03-15T22:51:00Z" w:id="4710">
          <w:pPr>
            <w:pStyle w:val="ListParagraph"/>
            <w:ind w:left="360"/>
          </w:pPr>
        </w:pPrChange>
      </w:pPr>
      <w:ins w:author="Murguia, Sahima" w:date="2022-03-15T22:48:00Z" w:id="4711">
        <w:del w:author="Andreyeva, Julia" w:date="2022-03-17T18:36:00Z" w:id="4712">
          <w:r w:rsidDel="00C077CC">
            <w:lastRenderedPageBreak/>
            <w:delText>When the new order is synched up to Siebel from the Mobile App with “JTI Promotion Program ID” informed, then process should:</w:delText>
          </w:r>
        </w:del>
      </w:ins>
    </w:p>
    <w:p w:rsidR="005723C7" w:rsidDel="00C077CC" w:rsidP="005723C7" w:rsidRDefault="005723C7" w14:paraId="772257E4" w14:textId="7CA32164">
      <w:pPr>
        <w:pStyle w:val="ListParagraph"/>
        <w:numPr>
          <w:ilvl w:val="0"/>
          <w:numId w:val="36"/>
        </w:numPr>
        <w:rPr>
          <w:ins w:author="Murguia, Sahima" w:date="2022-03-15T22:48:00Z" w:id="4713"/>
          <w:del w:author="Andreyeva, Julia" w:date="2022-03-17T18:36:00Z" w:id="4714"/>
        </w:rPr>
      </w:pPr>
      <w:ins w:author="Murguia, Sahima" w:date="2022-03-15T22:48:00Z" w:id="4715">
        <w:del w:author="Andreyeva, Julia" w:date="2022-03-17T18:36:00Z" w:id="4716">
          <w:r w:rsidDel="00C077CC">
            <w:delText>Generate the Promotion Plan record, if it does not exist for the Account.</w:delText>
          </w:r>
        </w:del>
      </w:ins>
    </w:p>
    <w:p w:rsidR="005723C7" w:rsidDel="00C077CC" w:rsidP="005723C7" w:rsidRDefault="005723C7" w14:paraId="7B92CB92" w14:textId="05343305">
      <w:pPr>
        <w:pStyle w:val="ListParagraph"/>
        <w:numPr>
          <w:ilvl w:val="0"/>
          <w:numId w:val="36"/>
        </w:numPr>
        <w:rPr>
          <w:ins w:author="Murguia, Sahima" w:date="2022-03-15T22:48:00Z" w:id="4717"/>
          <w:del w:author="Andreyeva, Julia" w:date="2022-03-17T18:36:00Z" w:id="4718"/>
        </w:rPr>
      </w:pPr>
      <w:ins w:author="Murguia, Sahima" w:date="2022-03-15T22:48:00Z" w:id="4719">
        <w:del w:author="Andreyeva, Julia" w:date="2022-03-17T18:36:00Z" w:id="4720">
          <w:r w:rsidDel="00C077CC">
            <w:delText>Once generated, Promotion ID field will be updated in the order.</w:delText>
          </w:r>
        </w:del>
      </w:ins>
    </w:p>
    <w:p w:rsidR="004B2C50" w:rsidP="23CA6099" w:rsidRDefault="005723C7" w14:paraId="478454AD" w14:textId="178D1C76">
      <w:pPr>
        <w:pStyle w:val="ListParagraph"/>
        <w:ind w:left="1080"/>
        <w:rPr>
          <w:ins w:author="Murguia, Sahima" w:date="2022-03-15T22:48:00Z" w:id="4721"/>
        </w:rPr>
        <w:pPrChange w:author="Andreyeva, Julia" w:date="2022-03-17T18:30:00Z" w:id="1672174300">
          <w:pPr>
            <w:pStyle w:val="ListParagraph"/>
            <w:numPr>
              <w:numId w:val="36"/>
            </w:numPr>
            <w:ind w:left="1080" w:hanging="360"/>
          </w:pPr>
        </w:pPrChange>
      </w:pPr>
      <w:del w:author="Andreyeva, Julia" w:date="2022-03-17T18:36:00Z" w:id="633392372">
        <w:r w:rsidDel="005723C7">
          <w:delText>Update Product Quantities, based on current Siebel process.</w:delText>
        </w:r>
      </w:del>
    </w:p>
    <w:p w:rsidRPr="004B2C50" w:rsidR="005723C7" w:rsidP="23CA6099" w:rsidRDefault="005723C7" w14:paraId="657570CD" w14:textId="6B5AF2F8">
      <w:pPr>
        <w:pStyle w:val="ListParagraph"/>
        <w:numPr>
          <w:ilvl w:val="1"/>
          <w:numId w:val="35"/>
        </w:numPr>
        <w:rPr>
          <w:ins w:author="Murguia, Sahima" w:date="2022-03-15T22:50:00Z" w:id="4725"/>
          <w:rFonts w:ascii="Arial" w:hAnsi="Arial" w:eastAsia="ＭＳ Ｐゴシック" w:asciiTheme="minorAscii" w:hAnsiTheme="minorAscii" w:eastAsiaTheme="minorEastAsia"/>
          <w:sz w:val="22"/>
          <w:szCs w:val="22"/>
          <w:rPrChange w:author="Andreyeva, Julia" w:date="2022-03-17T18:30:00Z" w:id="4726">
            <w:rPr>
              <w:ins w:author="Murguia, Sahima" w:date="2022-03-15T22:50:00Z" w:id="4727"/>
              <w:rFonts w:eastAsiaTheme="minorEastAsia"/>
            </w:rPr>
          </w:rPrChange>
        </w:rPr>
        <w:pPrChange w:author="Andreyeva, Julia" w:date="2022-03-17T18:30:00Z" w:id="385869089">
          <w:pPr>
            <w:pStyle w:val="ListParagraph"/>
            <w:numPr>
              <w:numId w:val="36"/>
            </w:numPr>
            <w:ind w:left="1080" w:hanging="360"/>
          </w:pPr>
        </w:pPrChange>
      </w:pPr>
      <w:ins w:author="Murguia, Sahima" w:date="2022-03-15T22:50:00Z" w:id="224547442">
        <w:r w:rsidR="005723C7">
          <w:t>Attribute Order Category should be added to Product Template object:</w:t>
        </w:r>
      </w:ins>
    </w:p>
    <w:p w:rsidR="005723C7" w:rsidP="005723C7" w:rsidRDefault="005723C7" w14:paraId="6575659A" w14:textId="77777777">
      <w:pPr>
        <w:rPr>
          <w:ins w:author="Murguia, Sahima" w:date="2022-03-15T22:50:00Z" w:id="4730"/>
        </w:rPr>
      </w:pPr>
      <w:ins w:author="Murguia, Sahima" w:date="2022-03-15T22:50:00Z" w:id="4731">
        <w:r>
          <w:rPr>
            <w:noProof/>
          </w:rPr>
          <w:drawing>
            <wp:inline distT="0" distB="0" distL="0" distR="0" wp14:anchorId="1D69DDC6" wp14:editId="016DBBBE">
              <wp:extent cx="5915025" cy="1749861"/>
              <wp:effectExtent l="0" t="0" r="0" b="0"/>
              <wp:docPr id="1528044402" name="Picture 152804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15025" cy="1749861"/>
                      </a:xfrm>
                      <a:prstGeom prst="rect">
                        <a:avLst/>
                      </a:prstGeom>
                    </pic:spPr>
                  </pic:pic>
                </a:graphicData>
              </a:graphic>
            </wp:inline>
          </w:drawing>
        </w:r>
      </w:ins>
    </w:p>
    <w:tbl>
      <w:tblPr>
        <w:tblStyle w:val="GridTable4-Accent6"/>
        <w:tblW w:w="0" w:type="auto"/>
        <w:tblLayout w:type="fixed"/>
        <w:tblLook w:val="06A0" w:firstRow="1" w:lastRow="0" w:firstColumn="1" w:lastColumn="0" w:noHBand="1" w:noVBand="1"/>
      </w:tblPr>
      <w:tblGrid>
        <w:gridCol w:w="1575"/>
        <w:gridCol w:w="1065"/>
        <w:gridCol w:w="1200"/>
        <w:gridCol w:w="1065"/>
        <w:gridCol w:w="990"/>
        <w:gridCol w:w="1560"/>
        <w:gridCol w:w="1091"/>
        <w:gridCol w:w="1437"/>
      </w:tblGrid>
      <w:tr w:rsidR="005723C7" w:rsidTr="00DD4D77" w14:paraId="6D43F666" w14:textId="77777777">
        <w:trPr>
          <w:cnfStyle w:val="100000000000" w:firstRow="1" w:lastRow="0" w:firstColumn="0" w:lastColumn="0" w:oddVBand="0" w:evenVBand="0" w:oddHBand="0" w:evenHBand="0" w:firstRowFirstColumn="0" w:firstRowLastColumn="0" w:lastRowFirstColumn="0" w:lastRowLastColumn="0"/>
          <w:trHeight w:val="600"/>
          <w:ins w:author="Murguia, Sahima" w:date="2022-03-15T22:50:00Z" w:id="4732"/>
        </w:trPr>
        <w:tc>
          <w:tcPr>
            <w:cnfStyle w:val="001000000000" w:firstRow="0" w:lastRow="0" w:firstColumn="1" w:lastColumn="0" w:oddVBand="0" w:evenVBand="0" w:oddHBand="0" w:evenHBand="0" w:firstRowFirstColumn="0" w:firstRowLastColumn="0" w:lastRowFirstColumn="0" w:lastRowLastColumn="0"/>
            <w:tcW w:w="1575" w:type="dxa"/>
          </w:tcPr>
          <w:p w:rsidR="005723C7" w:rsidP="00DD4D77" w:rsidRDefault="005723C7" w14:paraId="63C7ABD2" w14:textId="77777777">
            <w:pPr>
              <w:rPr>
                <w:ins w:author="Murguia, Sahima" w:date="2022-03-15T22:50:00Z" w:id="4733"/>
                <w:rFonts w:ascii="Calibri" w:hAnsi="Calibri" w:eastAsia="Calibri" w:cs="Calibri"/>
                <w:b w:val="0"/>
                <w:bCs w:val="0"/>
              </w:rPr>
            </w:pPr>
            <w:ins w:author="Murguia, Sahima" w:date="2022-03-15T22:50:00Z" w:id="4734">
              <w:r w:rsidRPr="15D4C452">
                <w:rPr>
                  <w:rFonts w:ascii="Calibri" w:hAnsi="Calibri" w:eastAsia="Calibri" w:cs="Calibri"/>
                  <w:b w:val="0"/>
                  <w:bCs w:val="0"/>
                </w:rPr>
                <w:t>Business Component</w:t>
              </w:r>
            </w:ins>
          </w:p>
        </w:tc>
        <w:tc>
          <w:tcPr>
            <w:tcW w:w="1065" w:type="dxa"/>
          </w:tcPr>
          <w:p w:rsidR="005723C7" w:rsidP="00DD4D77" w:rsidRDefault="005723C7" w14:paraId="7E17802F"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35"/>
                <w:rFonts w:ascii="Calibri" w:hAnsi="Calibri" w:eastAsia="Calibri" w:cs="Calibri"/>
              </w:rPr>
            </w:pPr>
            <w:ins w:author="Murguia, Sahima" w:date="2022-03-15T22:50:00Z" w:id="4736">
              <w:r w:rsidRPr="15D4C452">
                <w:rPr>
                  <w:rFonts w:ascii="Calibri" w:hAnsi="Calibri" w:eastAsia="Calibri" w:cs="Calibri"/>
                </w:rPr>
                <w:t>Display Value</w:t>
              </w:r>
            </w:ins>
          </w:p>
        </w:tc>
        <w:tc>
          <w:tcPr>
            <w:tcW w:w="1200" w:type="dxa"/>
          </w:tcPr>
          <w:p w:rsidR="005723C7" w:rsidP="00DD4D77" w:rsidRDefault="005723C7" w14:paraId="669D96AA"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37"/>
                <w:rFonts w:ascii="Calibri" w:hAnsi="Calibri" w:eastAsia="Calibri" w:cs="Calibri"/>
              </w:rPr>
            </w:pPr>
            <w:ins w:author="Murguia, Sahima" w:date="2022-03-15T22:50:00Z" w:id="4738">
              <w:r w:rsidRPr="15D4C452">
                <w:rPr>
                  <w:rFonts w:ascii="Calibri" w:hAnsi="Calibri" w:eastAsia="Calibri" w:cs="Calibri"/>
                </w:rPr>
                <w:t>Attribute</w:t>
              </w:r>
            </w:ins>
          </w:p>
        </w:tc>
        <w:tc>
          <w:tcPr>
            <w:tcW w:w="1065" w:type="dxa"/>
          </w:tcPr>
          <w:p w:rsidR="005723C7" w:rsidP="00DD4D77" w:rsidRDefault="005723C7" w14:paraId="46A9E0E2"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39"/>
                <w:rFonts w:ascii="Calibri" w:hAnsi="Calibri" w:eastAsia="Calibri" w:cs="Calibri"/>
              </w:rPr>
            </w:pPr>
            <w:ins w:author="Murguia, Sahima" w:date="2022-03-15T22:50:00Z" w:id="4740">
              <w:r w:rsidRPr="15D4C452">
                <w:rPr>
                  <w:rFonts w:ascii="Calibri" w:hAnsi="Calibri" w:eastAsia="Calibri" w:cs="Calibri"/>
                </w:rPr>
                <w:t>Type</w:t>
              </w:r>
            </w:ins>
          </w:p>
        </w:tc>
        <w:tc>
          <w:tcPr>
            <w:tcW w:w="990" w:type="dxa"/>
          </w:tcPr>
          <w:p w:rsidR="005723C7" w:rsidP="00DD4D77" w:rsidRDefault="005723C7" w14:paraId="7E2511DE"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41"/>
                <w:rFonts w:ascii="Calibri" w:hAnsi="Calibri" w:eastAsia="Calibri" w:cs="Calibri"/>
              </w:rPr>
            </w:pPr>
            <w:ins w:author="Murguia, Sahima" w:date="2022-03-15T22:50:00Z" w:id="4742">
              <w:r w:rsidRPr="15D4C452">
                <w:rPr>
                  <w:rFonts w:ascii="Calibri" w:hAnsi="Calibri" w:eastAsia="Calibri" w:cs="Calibri"/>
                </w:rPr>
                <w:t>Length</w:t>
              </w:r>
            </w:ins>
          </w:p>
        </w:tc>
        <w:tc>
          <w:tcPr>
            <w:tcW w:w="1560" w:type="dxa"/>
          </w:tcPr>
          <w:p w:rsidR="005723C7" w:rsidP="00DD4D77" w:rsidRDefault="005723C7" w14:paraId="6F2B74B2"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43"/>
                <w:rFonts w:ascii="Calibri" w:hAnsi="Calibri" w:eastAsia="Calibri" w:cs="Calibri"/>
              </w:rPr>
            </w:pPr>
            <w:ins w:author="Murguia, Sahima" w:date="2022-03-15T22:50:00Z" w:id="4744">
              <w:r w:rsidRPr="15D4C452">
                <w:rPr>
                  <w:rFonts w:ascii="Calibri" w:hAnsi="Calibri" w:eastAsia="Calibri" w:cs="Calibri"/>
                </w:rPr>
                <w:t>LOV Type</w:t>
              </w:r>
            </w:ins>
          </w:p>
        </w:tc>
        <w:tc>
          <w:tcPr>
            <w:tcW w:w="1091" w:type="dxa"/>
          </w:tcPr>
          <w:p w:rsidR="005723C7" w:rsidP="00DD4D77" w:rsidRDefault="005723C7" w14:paraId="7128C506"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45"/>
                <w:rFonts w:ascii="Calibri" w:hAnsi="Calibri" w:eastAsia="Calibri" w:cs="Calibri"/>
              </w:rPr>
            </w:pPr>
            <w:ins w:author="Murguia, Sahima" w:date="2022-03-15T22:50:00Z" w:id="4746">
              <w:r w:rsidRPr="15D4C452">
                <w:rPr>
                  <w:rFonts w:ascii="Calibri" w:hAnsi="Calibri" w:eastAsia="Calibri" w:cs="Calibri"/>
                </w:rPr>
                <w:t>Table</w:t>
              </w:r>
            </w:ins>
          </w:p>
        </w:tc>
        <w:tc>
          <w:tcPr>
            <w:tcW w:w="1437" w:type="dxa"/>
          </w:tcPr>
          <w:p w:rsidR="005723C7" w:rsidP="00DD4D77" w:rsidRDefault="005723C7" w14:paraId="441B7AD4" w14:textId="77777777">
            <w:pPr>
              <w:cnfStyle w:val="100000000000" w:firstRow="1" w:lastRow="0" w:firstColumn="0" w:lastColumn="0" w:oddVBand="0" w:evenVBand="0" w:oddHBand="0" w:evenHBand="0" w:firstRowFirstColumn="0" w:firstRowLastColumn="0" w:lastRowFirstColumn="0" w:lastRowLastColumn="0"/>
              <w:rPr>
                <w:ins w:author="Murguia, Sahima" w:date="2022-03-15T22:50:00Z" w:id="4747"/>
                <w:rFonts w:ascii="Calibri" w:hAnsi="Calibri" w:eastAsia="Calibri" w:cs="Calibri"/>
              </w:rPr>
            </w:pPr>
            <w:ins w:author="Murguia, Sahima" w:date="2022-03-15T22:50:00Z" w:id="4748">
              <w:r w:rsidRPr="15D4C452">
                <w:rPr>
                  <w:rFonts w:ascii="Calibri" w:hAnsi="Calibri" w:eastAsia="Calibri" w:cs="Calibri"/>
                </w:rPr>
                <w:t>Column</w:t>
              </w:r>
            </w:ins>
          </w:p>
        </w:tc>
      </w:tr>
      <w:tr w:rsidR="005723C7" w:rsidTr="00DD4D77" w14:paraId="7D7F12DC" w14:textId="77777777">
        <w:trPr>
          <w:trHeight w:val="300"/>
          <w:ins w:author="Murguia, Sahima" w:date="2022-03-15T22:50:00Z" w:id="4749"/>
        </w:trPr>
        <w:tc>
          <w:tcPr>
            <w:cnfStyle w:val="001000000000" w:firstRow="0" w:lastRow="0" w:firstColumn="1" w:lastColumn="0" w:oddVBand="0" w:evenVBand="0" w:oddHBand="0" w:evenHBand="0" w:firstRowFirstColumn="0" w:firstRowLastColumn="0" w:lastRowFirstColumn="0" w:lastRowLastColumn="0"/>
            <w:tcW w:w="1575" w:type="dxa"/>
          </w:tcPr>
          <w:p w:rsidR="005723C7" w:rsidP="00DD4D77" w:rsidRDefault="005723C7" w14:paraId="635089A9" w14:textId="77777777">
            <w:pPr>
              <w:rPr>
                <w:ins w:author="Murguia, Sahima" w:date="2022-03-15T22:50:00Z" w:id="4750"/>
              </w:rPr>
            </w:pPr>
            <w:ins w:author="Murguia, Sahima" w:date="2022-03-15T22:50:00Z" w:id="4751">
              <w:r w:rsidRPr="15D4C452">
                <w:rPr>
                  <w:rFonts w:ascii="Calibri" w:hAnsi="Calibri" w:eastAsia="Calibri" w:cs="Calibri"/>
                  <w:b w:val="0"/>
                  <w:bCs w:val="0"/>
                  <w:color w:val="000000" w:themeColor="text1"/>
                </w:rPr>
                <w:t>Template Header</w:t>
              </w:r>
            </w:ins>
          </w:p>
        </w:tc>
        <w:tc>
          <w:tcPr>
            <w:tcW w:w="1065" w:type="dxa"/>
          </w:tcPr>
          <w:p w:rsidR="005723C7" w:rsidP="00DD4D77" w:rsidRDefault="005723C7" w14:paraId="23BDF3BC"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52"/>
              </w:rPr>
            </w:pPr>
            <w:ins w:author="Murguia, Sahima" w:date="2022-03-15T22:50:00Z" w:id="4753">
              <w:r w:rsidRPr="15D4C452">
                <w:rPr>
                  <w:rFonts w:ascii="Calibri" w:hAnsi="Calibri" w:eastAsia="Calibri" w:cs="Calibri"/>
                  <w:color w:val="000000" w:themeColor="text1"/>
                </w:rPr>
                <w:t>Order Category</w:t>
              </w:r>
            </w:ins>
          </w:p>
        </w:tc>
        <w:tc>
          <w:tcPr>
            <w:tcW w:w="1200" w:type="dxa"/>
          </w:tcPr>
          <w:p w:rsidR="005723C7" w:rsidP="00DD4D77" w:rsidRDefault="005723C7" w14:paraId="493C36E2"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54"/>
              </w:rPr>
            </w:pPr>
            <w:ins w:author="Murguia, Sahima" w:date="2022-03-15T22:50:00Z" w:id="4755">
              <w:r w:rsidRPr="15D4C452">
                <w:rPr>
                  <w:rFonts w:ascii="Calibri" w:hAnsi="Calibri" w:eastAsia="Calibri" w:cs="Calibri"/>
                  <w:color w:val="000000" w:themeColor="text1"/>
                </w:rPr>
                <w:t>JTI Order Category</w:t>
              </w:r>
            </w:ins>
          </w:p>
        </w:tc>
        <w:tc>
          <w:tcPr>
            <w:tcW w:w="1065" w:type="dxa"/>
          </w:tcPr>
          <w:p w:rsidR="005723C7" w:rsidP="00DD4D77" w:rsidRDefault="005723C7" w14:paraId="26124FCC"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56"/>
              </w:rPr>
            </w:pPr>
            <w:ins w:author="Murguia, Sahima" w:date="2022-03-15T22:50:00Z" w:id="4757">
              <w:r w:rsidRPr="15D4C452">
                <w:rPr>
                  <w:rFonts w:ascii="Calibri" w:hAnsi="Calibri" w:eastAsia="Calibri" w:cs="Calibri"/>
                  <w:color w:val="000000" w:themeColor="text1"/>
                </w:rPr>
                <w:t>Picklist</w:t>
              </w:r>
            </w:ins>
          </w:p>
        </w:tc>
        <w:tc>
          <w:tcPr>
            <w:tcW w:w="990" w:type="dxa"/>
          </w:tcPr>
          <w:p w:rsidR="005723C7" w:rsidP="00DD4D77" w:rsidRDefault="005723C7" w14:paraId="278C1AD4"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58"/>
              </w:rPr>
            </w:pPr>
            <w:ins w:author="Murguia, Sahima" w:date="2022-03-15T22:50:00Z" w:id="4759">
              <w:r w:rsidRPr="15D4C452">
                <w:rPr>
                  <w:rFonts w:ascii="Calibri" w:hAnsi="Calibri" w:eastAsia="Calibri" w:cs="Calibri"/>
                  <w:color w:val="000000" w:themeColor="text1"/>
                </w:rPr>
                <w:t>30</w:t>
              </w:r>
            </w:ins>
          </w:p>
        </w:tc>
        <w:tc>
          <w:tcPr>
            <w:tcW w:w="1560" w:type="dxa"/>
          </w:tcPr>
          <w:p w:rsidR="005723C7" w:rsidP="00DD4D77" w:rsidRDefault="005723C7" w14:paraId="44EE0910"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60"/>
              </w:rPr>
            </w:pPr>
            <w:ins w:author="Murguia, Sahima" w:date="2022-03-15T22:50:00Z" w:id="4761">
              <w:r w:rsidRPr="15D4C452">
                <w:rPr>
                  <w:rFonts w:ascii="Calibri" w:hAnsi="Calibri" w:eastAsia="Calibri" w:cs="Calibri"/>
                  <w:color w:val="000000" w:themeColor="text1"/>
                </w:rPr>
                <w:t>JTI_ORDER_CATEGORY</w:t>
              </w:r>
            </w:ins>
          </w:p>
        </w:tc>
        <w:tc>
          <w:tcPr>
            <w:tcW w:w="1091" w:type="dxa"/>
          </w:tcPr>
          <w:p w:rsidR="005723C7" w:rsidP="00DD4D77" w:rsidRDefault="005723C7" w14:paraId="7ADE80AD"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62"/>
              </w:rPr>
            </w:pPr>
            <w:ins w:author="Murguia, Sahima" w:date="2022-03-15T22:50:00Z" w:id="4763">
              <w:r w:rsidRPr="15D4C452">
                <w:rPr>
                  <w:rFonts w:ascii="Calibri" w:hAnsi="Calibri" w:eastAsia="Calibri" w:cs="Calibri"/>
                  <w:color w:val="000000" w:themeColor="text1"/>
                </w:rPr>
                <w:t>S_DOC_QUOTE</w:t>
              </w:r>
            </w:ins>
          </w:p>
        </w:tc>
        <w:tc>
          <w:tcPr>
            <w:tcW w:w="1437" w:type="dxa"/>
          </w:tcPr>
          <w:p w:rsidR="005723C7" w:rsidP="00DD4D77" w:rsidRDefault="005723C7" w14:paraId="44FB7332" w14:textId="77777777">
            <w:pPr>
              <w:cnfStyle w:val="000000000000" w:firstRow="0" w:lastRow="0" w:firstColumn="0" w:lastColumn="0" w:oddVBand="0" w:evenVBand="0" w:oddHBand="0" w:evenHBand="0" w:firstRowFirstColumn="0" w:firstRowLastColumn="0" w:lastRowFirstColumn="0" w:lastRowLastColumn="0"/>
              <w:rPr>
                <w:ins w:author="Murguia, Sahima" w:date="2022-03-15T22:50:00Z" w:id="4764"/>
              </w:rPr>
            </w:pPr>
            <w:ins w:author="Murguia, Sahima" w:date="2022-03-15T22:50:00Z" w:id="4765">
              <w:r w:rsidRPr="15D4C452">
                <w:rPr>
                  <w:rFonts w:ascii="Calibri" w:hAnsi="Calibri" w:eastAsia="Calibri" w:cs="Calibri"/>
                  <w:color w:val="000000" w:themeColor="text1"/>
                </w:rPr>
                <w:t>X_ORDER_CTGRY</w:t>
              </w:r>
            </w:ins>
          </w:p>
        </w:tc>
      </w:tr>
    </w:tbl>
    <w:p w:rsidR="005723C7" w:rsidP="005723C7" w:rsidRDefault="005723C7" w14:paraId="0F038FFD" w14:textId="77777777">
      <w:pPr>
        <w:rPr>
          <w:ins w:author="Murguia, Sahima" w:date="2022-03-15T22:50:00Z" w:id="4766"/>
        </w:rPr>
      </w:pPr>
    </w:p>
    <w:p w:rsidR="005723C7" w:rsidDel="00140A91" w:rsidP="005723C7" w:rsidRDefault="005723C7" w14:paraId="16B79F60" w14:textId="1EE0D21D">
      <w:pPr>
        <w:rPr>
          <w:ins w:author="Murguia, Sahima" w:date="2022-03-15T22:50:00Z" w:id="4767"/>
          <w:del w:author="Andreyeva, Julia" w:date="2022-03-18T14:20:00Z" w:id="4768"/>
        </w:rPr>
      </w:pPr>
      <w:ins w:author="Murguia, Sahima" w:date="2022-03-15T22:50:00Z" w:id="4769">
        <w:del w:author="Andreyeva, Julia" w:date="2022-03-18T14:20:00Z" w:id="4770">
          <w:r w:rsidDel="00140A91">
            <w:delText xml:space="preserve">Include same values and translations for this attribute as in Feb’22 Release in </w:delText>
          </w:r>
          <w:r w:rsidRPr="15D4C452" w:rsidDel="00140A91">
            <w:rPr>
              <w:b/>
              <w:bCs/>
            </w:rPr>
            <w:delText>CHG212925</w:delText>
          </w:r>
          <w:r w:rsidDel="00140A91">
            <w:delText>.</w:delText>
          </w:r>
        </w:del>
      </w:ins>
    </w:p>
    <w:p w:rsidR="005723C7" w:rsidDel="00140A91" w:rsidP="00DA0C4A" w:rsidRDefault="005723C7" w14:paraId="294A2C99" w14:textId="31E95603">
      <w:pPr>
        <w:rPr>
          <w:ins w:author="Murguia, Sahima" w:date="2022-03-15T22:47:00Z" w:id="4771"/>
          <w:del w:author="Andreyeva, Julia" w:date="2022-03-18T14:20:00Z" w:id="4772"/>
          <w:strike/>
        </w:rPr>
      </w:pPr>
    </w:p>
    <w:p w:rsidRPr="009463FF" w:rsidR="005723C7" w:rsidDel="00140A91" w:rsidP="00DA0C4A" w:rsidRDefault="005723C7" w14:paraId="3B0B5DBF" w14:textId="5F9582C3">
      <w:pPr>
        <w:rPr>
          <w:del w:author="Andreyeva, Julia" w:date="2022-03-18T14:20:00Z" w:id="4773"/>
          <w:strike/>
        </w:rPr>
      </w:pPr>
    </w:p>
    <w:tbl>
      <w:tblPr>
        <w:tblStyle w:val="TableGrid"/>
        <w:tblW w:w="9498" w:type="dxa"/>
        <w:tblInd w:w="-289" w:type="dxa"/>
        <w:tblLayout w:type="fixed"/>
        <w:tblLook w:val="04A0" w:firstRow="1" w:lastRow="0" w:firstColumn="1" w:lastColumn="0" w:noHBand="0" w:noVBand="1"/>
      </w:tblPr>
      <w:tblGrid>
        <w:gridCol w:w="1418"/>
        <w:gridCol w:w="1276"/>
        <w:gridCol w:w="1559"/>
        <w:gridCol w:w="2127"/>
        <w:gridCol w:w="850"/>
        <w:gridCol w:w="2268"/>
      </w:tblGrid>
      <w:tr w:rsidRPr="009463FF" w:rsidR="00B86507" w:rsidDel="00262379" w:rsidTr="003C3EA5" w14:paraId="35D25462" w14:textId="2F04DC1D">
        <w:trPr>
          <w:del w:author="Murguia, Sahima" w:date="2022-03-15T22:39:00Z" w:id="4774"/>
        </w:trPr>
        <w:tc>
          <w:tcPr>
            <w:tcW w:w="1418" w:type="dxa"/>
            <w:shd w:val="clear" w:color="auto" w:fill="2B5D9A" w:themeFill="accent6" w:themeFillShade="BF"/>
          </w:tcPr>
          <w:p w:rsidRPr="009463FF" w:rsidR="00351634" w:rsidDel="00262379" w:rsidP="00153EF4" w:rsidRDefault="00351634" w14:paraId="210AB6D8" w14:textId="16FB96BF">
            <w:pPr>
              <w:pStyle w:val="BodyText"/>
              <w:rPr>
                <w:del w:author="Murguia, Sahima" w:date="2022-03-15T22:39:00Z" w:id="4775"/>
                <w:rFonts w:ascii="Arial" w:hAnsi="Arial" w:cs="Arial"/>
                <w:b/>
                <w:bCs/>
                <w:strike/>
                <w:color w:val="FFFFFF" w:themeColor="background1"/>
                <w:szCs w:val="20"/>
              </w:rPr>
            </w:pPr>
            <w:del w:author="Murguia, Sahima" w:date="2022-03-15T22:39:00Z" w:id="4776">
              <w:r w:rsidRPr="009463FF" w:rsidDel="00262379">
                <w:rPr>
                  <w:rFonts w:ascii="Arial" w:hAnsi="Arial" w:cs="Arial"/>
                  <w:b/>
                  <w:bCs/>
                  <w:strike/>
                  <w:color w:val="FFFFFF" w:themeColor="background1"/>
                  <w:szCs w:val="20"/>
                </w:rPr>
                <w:delText>BC</w:delText>
              </w:r>
            </w:del>
          </w:p>
        </w:tc>
        <w:tc>
          <w:tcPr>
            <w:tcW w:w="1276" w:type="dxa"/>
            <w:shd w:val="clear" w:color="auto" w:fill="2B5D9A" w:themeFill="accent6" w:themeFillShade="BF"/>
          </w:tcPr>
          <w:p w:rsidRPr="009463FF" w:rsidR="00351634" w:rsidDel="00262379" w:rsidP="00153EF4" w:rsidRDefault="00351634" w14:paraId="3315521D" w14:textId="50C88741">
            <w:pPr>
              <w:pStyle w:val="BodyText"/>
              <w:rPr>
                <w:del w:author="Murguia, Sahima" w:date="2022-03-15T22:39:00Z" w:id="4777"/>
                <w:rFonts w:ascii="Arial" w:hAnsi="Arial" w:cs="Arial"/>
                <w:b/>
                <w:bCs/>
                <w:strike/>
                <w:color w:val="FFFFFF" w:themeColor="background1"/>
                <w:szCs w:val="20"/>
              </w:rPr>
            </w:pPr>
            <w:del w:author="Murguia, Sahima" w:date="2022-03-15T22:39:00Z" w:id="4778">
              <w:r w:rsidRPr="009463FF" w:rsidDel="00262379">
                <w:rPr>
                  <w:rFonts w:ascii="Arial" w:hAnsi="Arial" w:cs="Arial"/>
                  <w:b/>
                  <w:bCs/>
                  <w:strike/>
                  <w:color w:val="FFFFFF" w:themeColor="background1"/>
                  <w:szCs w:val="20"/>
                </w:rPr>
                <w:delText>Table</w:delText>
              </w:r>
            </w:del>
          </w:p>
        </w:tc>
        <w:tc>
          <w:tcPr>
            <w:tcW w:w="1559" w:type="dxa"/>
            <w:shd w:val="clear" w:color="auto" w:fill="2B5D9A" w:themeFill="accent6" w:themeFillShade="BF"/>
          </w:tcPr>
          <w:p w:rsidRPr="009463FF" w:rsidR="00351634" w:rsidDel="00262379" w:rsidP="00153EF4" w:rsidRDefault="00351634" w14:paraId="53FBED9D" w14:textId="018ECEA6">
            <w:pPr>
              <w:pStyle w:val="BodyText"/>
              <w:rPr>
                <w:del w:author="Murguia, Sahima" w:date="2022-03-15T22:39:00Z" w:id="4779"/>
                <w:rFonts w:ascii="Arial" w:hAnsi="Arial" w:cs="Arial"/>
                <w:b/>
                <w:bCs/>
                <w:strike/>
                <w:color w:val="FFFFFF" w:themeColor="background1"/>
                <w:szCs w:val="20"/>
              </w:rPr>
            </w:pPr>
            <w:del w:author="Murguia, Sahima" w:date="2022-03-15T22:39:00Z" w:id="4780">
              <w:r w:rsidRPr="009463FF" w:rsidDel="00262379">
                <w:rPr>
                  <w:rFonts w:ascii="Arial" w:hAnsi="Arial" w:cs="Arial"/>
                  <w:b/>
                  <w:bCs/>
                  <w:strike/>
                  <w:color w:val="FFFFFF" w:themeColor="background1"/>
                  <w:szCs w:val="20"/>
                </w:rPr>
                <w:delText>Field</w:delText>
              </w:r>
            </w:del>
          </w:p>
        </w:tc>
        <w:tc>
          <w:tcPr>
            <w:tcW w:w="2127" w:type="dxa"/>
            <w:shd w:val="clear" w:color="auto" w:fill="2B5D9A" w:themeFill="accent6" w:themeFillShade="BF"/>
          </w:tcPr>
          <w:p w:rsidRPr="009463FF" w:rsidR="00351634" w:rsidDel="00262379" w:rsidP="00153EF4" w:rsidRDefault="00351634" w14:paraId="02D77A07" w14:textId="656B88BB">
            <w:pPr>
              <w:pStyle w:val="BodyText"/>
              <w:rPr>
                <w:del w:author="Murguia, Sahima" w:date="2022-03-15T22:39:00Z" w:id="4781"/>
                <w:rFonts w:ascii="Arial" w:hAnsi="Arial" w:cs="Arial"/>
                <w:b/>
                <w:bCs/>
                <w:strike/>
                <w:color w:val="FFFFFF" w:themeColor="background1"/>
                <w:szCs w:val="20"/>
              </w:rPr>
            </w:pPr>
            <w:del w:author="Murguia, Sahima" w:date="2022-03-15T22:39:00Z" w:id="4782">
              <w:r w:rsidRPr="009463FF" w:rsidDel="00262379">
                <w:rPr>
                  <w:rFonts w:ascii="Arial" w:hAnsi="Arial" w:cs="Arial"/>
                  <w:b/>
                  <w:bCs/>
                  <w:strike/>
                  <w:color w:val="FFFFFF" w:themeColor="background1"/>
                  <w:szCs w:val="20"/>
                </w:rPr>
                <w:delText>Column</w:delText>
              </w:r>
            </w:del>
          </w:p>
        </w:tc>
        <w:tc>
          <w:tcPr>
            <w:tcW w:w="850" w:type="dxa"/>
            <w:shd w:val="clear" w:color="auto" w:fill="2B5D9A" w:themeFill="accent6" w:themeFillShade="BF"/>
          </w:tcPr>
          <w:p w:rsidRPr="009463FF" w:rsidR="00351634" w:rsidDel="00262379" w:rsidP="00153EF4" w:rsidRDefault="00351634" w14:paraId="1F7117CA" w14:textId="0B995310">
            <w:pPr>
              <w:pStyle w:val="BodyText"/>
              <w:rPr>
                <w:del w:author="Murguia, Sahima" w:date="2022-03-15T22:39:00Z" w:id="4783"/>
                <w:rFonts w:ascii="Arial" w:hAnsi="Arial" w:cs="Arial"/>
                <w:b/>
                <w:bCs/>
                <w:strike/>
                <w:color w:val="FFFFFF" w:themeColor="background1"/>
                <w:szCs w:val="20"/>
              </w:rPr>
            </w:pPr>
            <w:del w:author="Murguia, Sahima" w:date="2022-03-15T22:39:00Z" w:id="4784">
              <w:r w:rsidRPr="009463FF" w:rsidDel="00262379">
                <w:rPr>
                  <w:rFonts w:ascii="Arial" w:hAnsi="Arial" w:cs="Arial"/>
                  <w:b/>
                  <w:bCs/>
                  <w:strike/>
                  <w:color w:val="FFFFFF" w:themeColor="background1"/>
                  <w:szCs w:val="20"/>
                </w:rPr>
                <w:delText>Type</w:delText>
              </w:r>
            </w:del>
          </w:p>
        </w:tc>
        <w:tc>
          <w:tcPr>
            <w:tcW w:w="2268" w:type="dxa"/>
            <w:shd w:val="clear" w:color="auto" w:fill="2B5D9A" w:themeFill="accent6" w:themeFillShade="BF"/>
          </w:tcPr>
          <w:p w:rsidRPr="009463FF" w:rsidR="00351634" w:rsidDel="00262379" w:rsidP="00153EF4" w:rsidRDefault="00351634" w14:paraId="50AA7188" w14:textId="6AEA0669">
            <w:pPr>
              <w:pStyle w:val="BodyText"/>
              <w:rPr>
                <w:del w:author="Murguia, Sahima" w:date="2022-03-15T22:39:00Z" w:id="4785"/>
                <w:rFonts w:ascii="Arial" w:hAnsi="Arial" w:cs="Arial"/>
                <w:b/>
                <w:bCs/>
                <w:strike/>
                <w:color w:val="FFFFFF" w:themeColor="background1"/>
                <w:szCs w:val="20"/>
              </w:rPr>
            </w:pPr>
            <w:del w:author="Murguia, Sahima" w:date="2022-03-15T22:39:00Z" w:id="4786">
              <w:r w:rsidRPr="009463FF" w:rsidDel="00262379">
                <w:rPr>
                  <w:rFonts w:ascii="Arial" w:hAnsi="Arial" w:cs="Arial"/>
                  <w:b/>
                  <w:bCs/>
                  <w:strike/>
                  <w:color w:val="FFFFFF" w:themeColor="background1"/>
                  <w:szCs w:val="20"/>
                </w:rPr>
                <w:delText>Description</w:delText>
              </w:r>
            </w:del>
          </w:p>
        </w:tc>
      </w:tr>
      <w:tr w:rsidRPr="009463FF" w:rsidR="00D91F04" w:rsidDel="00262379" w:rsidTr="003C3EA5" w14:paraId="5EE6F91D" w14:textId="59200FB8">
        <w:trPr>
          <w:trHeight w:val="352"/>
          <w:del w:author="Murguia, Sahima" w:date="2022-03-15T22:39:00Z" w:id="4787"/>
        </w:trPr>
        <w:tc>
          <w:tcPr>
            <w:tcW w:w="1418" w:type="dxa"/>
            <w:vMerge w:val="restart"/>
            <w:vAlign w:val="center"/>
          </w:tcPr>
          <w:p w:rsidRPr="009463FF" w:rsidR="00D91F04" w:rsidDel="00262379" w:rsidP="00153EF4" w:rsidRDefault="00D91F04" w14:paraId="60FC159B" w14:textId="1EDB8A66">
            <w:pPr>
              <w:pStyle w:val="ListParagraph"/>
              <w:ind w:left="0"/>
              <w:rPr>
                <w:del w:author="Murguia, Sahima" w:date="2022-03-15T22:39:00Z" w:id="4788"/>
                <w:rFonts w:asciiTheme="majorHAnsi" w:hAnsiTheme="majorHAnsi" w:cstheme="majorHAnsi"/>
                <w:strike/>
                <w:szCs w:val="18"/>
                <w:lang w:val="en-US"/>
              </w:rPr>
            </w:pPr>
            <w:del w:author="Murguia, Sahima" w:date="2022-03-15T22:39:00Z" w:id="4789">
              <w:r w:rsidRPr="009463FF" w:rsidDel="00262379">
                <w:rPr>
                  <w:rFonts w:asciiTheme="majorHAnsi" w:hAnsiTheme="majorHAnsi" w:cstheme="majorHAnsi"/>
                  <w:strike/>
                  <w:szCs w:val="18"/>
                  <w:lang w:val="en-US"/>
                </w:rPr>
                <w:delText>Invoice line</w:delText>
              </w:r>
            </w:del>
          </w:p>
        </w:tc>
        <w:tc>
          <w:tcPr>
            <w:tcW w:w="1276" w:type="dxa"/>
            <w:vMerge w:val="restart"/>
            <w:vAlign w:val="center"/>
          </w:tcPr>
          <w:p w:rsidRPr="009463FF" w:rsidR="00D91F04" w:rsidDel="00262379" w:rsidP="00153EF4" w:rsidRDefault="00D91F04" w14:paraId="41D5CBA0" w14:textId="652DE873">
            <w:pPr>
              <w:pStyle w:val="ListParagraph"/>
              <w:ind w:left="0"/>
              <w:rPr>
                <w:del w:author="Murguia, Sahima" w:date="2022-03-15T22:39:00Z" w:id="4790"/>
                <w:rFonts w:asciiTheme="majorHAnsi" w:hAnsiTheme="majorHAnsi" w:cstheme="majorHAnsi"/>
                <w:strike/>
                <w:szCs w:val="18"/>
                <w:lang w:val="en-US"/>
              </w:rPr>
            </w:pPr>
            <w:del w:author="Murguia, Sahima" w:date="2022-03-15T22:39:00Z" w:id="4791">
              <w:r w:rsidRPr="009463FF" w:rsidDel="00262379">
                <w:rPr>
                  <w:rFonts w:asciiTheme="majorHAnsi" w:hAnsiTheme="majorHAnsi" w:cstheme="majorHAnsi"/>
                  <w:strike/>
                  <w:szCs w:val="18"/>
                  <w:lang w:val="en-US"/>
                </w:rPr>
                <w:delText>S_INVOICE</w:delText>
              </w:r>
            </w:del>
          </w:p>
        </w:tc>
        <w:tc>
          <w:tcPr>
            <w:tcW w:w="1559" w:type="dxa"/>
            <w:vAlign w:val="center"/>
          </w:tcPr>
          <w:p w:rsidRPr="009463FF" w:rsidR="00D91F04" w:rsidDel="00262379" w:rsidP="00153EF4" w:rsidRDefault="00D91F04" w14:paraId="41F19DAE" w14:textId="5CF2E07F">
            <w:pPr>
              <w:pStyle w:val="ListParagraph"/>
              <w:ind w:left="0"/>
              <w:rPr>
                <w:del w:author="Murguia, Sahima" w:date="2022-03-15T22:39:00Z" w:id="4792"/>
                <w:rFonts w:asciiTheme="majorHAnsi" w:hAnsiTheme="majorHAnsi" w:cstheme="majorHAnsi"/>
                <w:strike/>
                <w:szCs w:val="18"/>
                <w:lang w:val="en-US"/>
              </w:rPr>
            </w:pPr>
            <w:del w:author="Murguia, Sahima" w:date="2022-03-15T22:39:00Z" w:id="4793">
              <w:r w:rsidRPr="009463FF" w:rsidDel="00262379">
                <w:rPr>
                  <w:rFonts w:asciiTheme="majorHAnsi" w:hAnsiTheme="majorHAnsi" w:cstheme="majorHAnsi"/>
                  <w:strike/>
                  <w:szCs w:val="18"/>
                  <w:lang w:val="en-US"/>
                </w:rPr>
                <w:delText>Invoice</w:delText>
              </w:r>
            </w:del>
          </w:p>
        </w:tc>
        <w:tc>
          <w:tcPr>
            <w:tcW w:w="2127" w:type="dxa"/>
            <w:vAlign w:val="center"/>
          </w:tcPr>
          <w:p w:rsidRPr="009463FF" w:rsidR="00D91F04" w:rsidDel="00262379" w:rsidP="00153EF4" w:rsidRDefault="00D91F04" w14:paraId="6D3AECE8" w14:textId="1BEB5DBC">
            <w:pPr>
              <w:pStyle w:val="ListParagraph"/>
              <w:ind w:left="0"/>
              <w:rPr>
                <w:del w:author="Murguia, Sahima" w:date="2022-03-15T22:39:00Z" w:id="4794"/>
                <w:rFonts w:asciiTheme="majorHAnsi" w:hAnsiTheme="majorHAnsi" w:cstheme="majorHAnsi"/>
                <w:strike/>
                <w:szCs w:val="18"/>
                <w:lang w:val="en-US"/>
              </w:rPr>
            </w:pPr>
            <w:del w:author="Murguia, Sahima" w:date="2022-03-15T22:39:00Z" w:id="4795">
              <w:r w:rsidRPr="009463FF" w:rsidDel="00262379">
                <w:rPr>
                  <w:rFonts w:asciiTheme="majorHAnsi" w:hAnsiTheme="majorHAnsi" w:cstheme="majorHAnsi"/>
                  <w:strike/>
                  <w:szCs w:val="18"/>
                  <w:lang w:val="en-US"/>
                </w:rPr>
                <w:delText>INVC_NUM</w:delText>
              </w:r>
            </w:del>
          </w:p>
        </w:tc>
        <w:tc>
          <w:tcPr>
            <w:tcW w:w="850" w:type="dxa"/>
            <w:vAlign w:val="center"/>
          </w:tcPr>
          <w:p w:rsidRPr="009463FF" w:rsidR="00D91F04" w:rsidDel="00262379" w:rsidP="00153EF4" w:rsidRDefault="00D91F04" w14:paraId="089F722D" w14:textId="2F77BDC1">
            <w:pPr>
              <w:pStyle w:val="ListParagraph"/>
              <w:ind w:left="0"/>
              <w:rPr>
                <w:del w:author="Murguia, Sahima" w:date="2022-03-15T22:39:00Z" w:id="4796"/>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7EBDF6B" w14:textId="1FB76165">
            <w:pPr>
              <w:pStyle w:val="ListParagraph"/>
              <w:ind w:left="0"/>
              <w:rPr>
                <w:del w:author="Murguia, Sahima" w:date="2022-03-15T22:39:00Z" w:id="4797"/>
                <w:rFonts w:asciiTheme="majorHAnsi" w:hAnsiTheme="majorHAnsi" w:cstheme="majorHAnsi"/>
                <w:strike/>
                <w:szCs w:val="18"/>
                <w:lang w:val="en-US"/>
              </w:rPr>
            </w:pPr>
          </w:p>
        </w:tc>
      </w:tr>
      <w:tr w:rsidRPr="009463FF" w:rsidR="00D91F04" w:rsidDel="00262379" w:rsidTr="003C3EA5" w14:paraId="4F1AEA0E" w14:textId="12C37ACE">
        <w:trPr>
          <w:trHeight w:val="352"/>
          <w:del w:author="Murguia, Sahima" w:date="2022-03-15T22:39:00Z" w:id="4798"/>
        </w:trPr>
        <w:tc>
          <w:tcPr>
            <w:tcW w:w="1418" w:type="dxa"/>
            <w:vMerge/>
            <w:vAlign w:val="center"/>
          </w:tcPr>
          <w:p w:rsidRPr="009463FF" w:rsidR="00D91F04" w:rsidDel="00262379" w:rsidP="00153EF4" w:rsidRDefault="00D91F04" w14:paraId="51771610" w14:textId="3E07F03E">
            <w:pPr>
              <w:pStyle w:val="ListParagraph"/>
              <w:ind w:left="0"/>
              <w:rPr>
                <w:del w:author="Murguia, Sahima" w:date="2022-03-15T22:39:00Z" w:id="4799"/>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09633AF" w14:textId="519851AA">
            <w:pPr>
              <w:pStyle w:val="ListParagraph"/>
              <w:ind w:left="0"/>
              <w:rPr>
                <w:del w:author="Murguia, Sahima" w:date="2022-03-15T22:39:00Z" w:id="4800"/>
                <w:rFonts w:asciiTheme="majorHAnsi" w:hAnsiTheme="majorHAnsi" w:cstheme="majorHAnsi"/>
                <w:strike/>
                <w:szCs w:val="18"/>
                <w:lang w:val="en-US"/>
              </w:rPr>
            </w:pPr>
          </w:p>
        </w:tc>
        <w:tc>
          <w:tcPr>
            <w:tcW w:w="1559" w:type="dxa"/>
            <w:vAlign w:val="center"/>
          </w:tcPr>
          <w:p w:rsidRPr="009463FF" w:rsidR="00D91F04" w:rsidDel="00262379" w:rsidP="00153EF4" w:rsidRDefault="00D91F04" w14:paraId="7D49B289" w14:textId="1D338ED5">
            <w:pPr>
              <w:pStyle w:val="ListParagraph"/>
              <w:ind w:left="0"/>
              <w:rPr>
                <w:del w:author="Murguia, Sahima" w:date="2022-03-15T22:39:00Z" w:id="4801"/>
                <w:rFonts w:asciiTheme="majorHAnsi" w:hAnsiTheme="majorHAnsi" w:cstheme="majorHAnsi"/>
                <w:strike/>
                <w:szCs w:val="18"/>
                <w:lang w:val="en-US"/>
              </w:rPr>
            </w:pPr>
            <w:del w:author="Murguia, Sahima" w:date="2022-03-15T22:39:00Z" w:id="4802">
              <w:r w:rsidRPr="009463FF" w:rsidDel="00262379">
                <w:rPr>
                  <w:rFonts w:asciiTheme="majorHAnsi" w:hAnsiTheme="majorHAnsi" w:cstheme="majorHAnsi"/>
                  <w:strike/>
                  <w:szCs w:val="18"/>
                  <w:lang w:val="en-US"/>
                </w:rPr>
                <w:delText>Total</w:delText>
              </w:r>
            </w:del>
          </w:p>
        </w:tc>
        <w:tc>
          <w:tcPr>
            <w:tcW w:w="2127" w:type="dxa"/>
            <w:vAlign w:val="center"/>
          </w:tcPr>
          <w:p w:rsidRPr="009463FF" w:rsidR="00D91F04" w:rsidDel="00262379" w:rsidP="00153EF4" w:rsidRDefault="00D91F04" w14:paraId="0F533C8A" w14:textId="0B245058">
            <w:pPr>
              <w:pStyle w:val="ListParagraph"/>
              <w:ind w:left="0"/>
              <w:rPr>
                <w:del w:author="Murguia, Sahima" w:date="2022-03-15T22:39:00Z" w:id="4803"/>
                <w:rFonts w:asciiTheme="majorHAnsi" w:hAnsiTheme="majorHAnsi" w:cstheme="majorHAnsi"/>
                <w:strike/>
                <w:szCs w:val="18"/>
                <w:lang w:val="en-US"/>
              </w:rPr>
            </w:pPr>
            <w:del w:author="Murguia, Sahima" w:date="2022-03-15T22:39:00Z" w:id="4804">
              <w:r w:rsidRPr="009463FF" w:rsidDel="00262379">
                <w:rPr>
                  <w:rFonts w:asciiTheme="majorHAnsi" w:hAnsiTheme="majorHAnsi" w:cstheme="majorHAnsi"/>
                  <w:strike/>
                  <w:szCs w:val="18"/>
                  <w:lang w:val="en-US"/>
                </w:rPr>
                <w:delText>TTL_INVC_AMT</w:delText>
              </w:r>
            </w:del>
          </w:p>
        </w:tc>
        <w:tc>
          <w:tcPr>
            <w:tcW w:w="850" w:type="dxa"/>
            <w:vAlign w:val="center"/>
          </w:tcPr>
          <w:p w:rsidRPr="009463FF" w:rsidR="00D91F04" w:rsidDel="00262379" w:rsidP="00153EF4" w:rsidRDefault="00D91F04" w14:paraId="07463CE6" w14:textId="0B2AF279">
            <w:pPr>
              <w:pStyle w:val="ListParagraph"/>
              <w:ind w:left="0"/>
              <w:rPr>
                <w:del w:author="Murguia, Sahima" w:date="2022-03-15T22:39:00Z" w:id="480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2C9AF0F6" w14:textId="09A4CFC5">
            <w:pPr>
              <w:pStyle w:val="ListParagraph"/>
              <w:ind w:left="0"/>
              <w:rPr>
                <w:del w:author="Murguia, Sahima" w:date="2022-03-15T22:39:00Z" w:id="4806"/>
                <w:rFonts w:asciiTheme="majorHAnsi" w:hAnsiTheme="majorHAnsi" w:cstheme="majorHAnsi"/>
                <w:strike/>
                <w:szCs w:val="18"/>
                <w:lang w:val="en-US"/>
              </w:rPr>
            </w:pPr>
          </w:p>
        </w:tc>
      </w:tr>
      <w:tr w:rsidRPr="009463FF" w:rsidR="00D91F04" w:rsidDel="00262379" w:rsidTr="003C3EA5" w14:paraId="5E68F59D" w14:textId="1AFC069F">
        <w:trPr>
          <w:trHeight w:val="352"/>
          <w:del w:author="Murguia, Sahima" w:date="2022-03-15T22:39:00Z" w:id="4807"/>
        </w:trPr>
        <w:tc>
          <w:tcPr>
            <w:tcW w:w="1418" w:type="dxa"/>
            <w:vMerge/>
            <w:vAlign w:val="center"/>
          </w:tcPr>
          <w:p w:rsidRPr="009463FF" w:rsidR="00D91F04" w:rsidDel="00262379" w:rsidP="00153EF4" w:rsidRDefault="00D91F04" w14:paraId="09C7714D" w14:textId="704AFA30">
            <w:pPr>
              <w:pStyle w:val="ListParagraph"/>
              <w:ind w:left="0"/>
              <w:rPr>
                <w:del w:author="Murguia, Sahima" w:date="2022-03-15T22:39:00Z" w:id="4808"/>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3524654" w14:textId="076CFCFA">
            <w:pPr>
              <w:pStyle w:val="ListParagraph"/>
              <w:ind w:left="0"/>
              <w:rPr>
                <w:del w:author="Murguia, Sahima" w:date="2022-03-15T22:39:00Z" w:id="4809"/>
                <w:rFonts w:asciiTheme="majorHAnsi" w:hAnsiTheme="majorHAnsi" w:cstheme="majorHAnsi"/>
                <w:strike/>
                <w:szCs w:val="18"/>
                <w:lang w:val="en-US"/>
              </w:rPr>
            </w:pPr>
          </w:p>
        </w:tc>
        <w:tc>
          <w:tcPr>
            <w:tcW w:w="1559" w:type="dxa"/>
            <w:vAlign w:val="center"/>
          </w:tcPr>
          <w:p w:rsidRPr="009463FF" w:rsidR="00D91F04" w:rsidDel="00262379" w:rsidP="00153EF4" w:rsidRDefault="00D91F04" w14:paraId="4660D690" w14:textId="3B036C1D">
            <w:pPr>
              <w:pStyle w:val="ListParagraph"/>
              <w:ind w:left="0"/>
              <w:rPr>
                <w:del w:author="Murguia, Sahima" w:date="2022-03-15T22:39:00Z" w:id="4810"/>
                <w:rFonts w:asciiTheme="majorHAnsi" w:hAnsiTheme="majorHAnsi" w:cstheme="majorHAnsi"/>
                <w:strike/>
                <w:szCs w:val="18"/>
                <w:highlight w:val="cyan"/>
                <w:lang w:val="en-US"/>
              </w:rPr>
            </w:pPr>
            <w:del w:author="Murguia, Sahima" w:date="2022-03-15T22:39:00Z" w:id="4811">
              <w:r w:rsidRPr="009463FF" w:rsidDel="00262379">
                <w:rPr>
                  <w:rFonts w:asciiTheme="majorHAnsi" w:hAnsiTheme="majorHAnsi" w:cstheme="majorHAnsi"/>
                  <w:strike/>
                  <w:szCs w:val="18"/>
                  <w:highlight w:val="cyan"/>
                  <w:lang w:val="en-US"/>
                </w:rPr>
                <w:delText>Total Discount</w:delText>
              </w:r>
            </w:del>
          </w:p>
        </w:tc>
        <w:tc>
          <w:tcPr>
            <w:tcW w:w="2127" w:type="dxa"/>
            <w:vAlign w:val="center"/>
          </w:tcPr>
          <w:p w:rsidRPr="009463FF" w:rsidR="00D91F04" w:rsidDel="00262379" w:rsidP="00153EF4" w:rsidRDefault="00D91F04" w14:paraId="0C14282F" w14:textId="6BFEC3E4">
            <w:pPr>
              <w:pStyle w:val="ListParagraph"/>
              <w:ind w:left="0"/>
              <w:rPr>
                <w:del w:author="Murguia, Sahima" w:date="2022-03-15T22:39:00Z" w:id="4812"/>
                <w:rFonts w:asciiTheme="majorHAnsi" w:hAnsiTheme="majorHAnsi" w:cstheme="majorHAnsi"/>
                <w:strike/>
                <w:szCs w:val="18"/>
                <w:highlight w:val="cyan"/>
                <w:lang w:val="en-US"/>
              </w:rPr>
            </w:pPr>
            <w:del w:author="Murguia, Sahima" w:date="2022-03-15T22:39:00Z" w:id="4813">
              <w:r w:rsidRPr="009463FF" w:rsidDel="00262379">
                <w:rPr>
                  <w:rFonts w:asciiTheme="majorHAnsi" w:hAnsiTheme="majorHAnsi" w:cstheme="majorHAnsi"/>
                  <w:strike/>
                  <w:szCs w:val="18"/>
                  <w:highlight w:val="cyan"/>
                  <w:lang w:val="en-US"/>
                </w:rPr>
                <w:delText>DISCOUNT_AMT</w:delText>
              </w:r>
            </w:del>
          </w:p>
        </w:tc>
        <w:tc>
          <w:tcPr>
            <w:tcW w:w="850" w:type="dxa"/>
            <w:vAlign w:val="center"/>
          </w:tcPr>
          <w:p w:rsidRPr="009463FF" w:rsidR="00D91F04" w:rsidDel="00262379" w:rsidP="00153EF4" w:rsidRDefault="00D91F04" w14:paraId="7C564CB1" w14:textId="27AE03AE">
            <w:pPr>
              <w:pStyle w:val="ListParagraph"/>
              <w:ind w:left="0"/>
              <w:rPr>
                <w:del w:author="Murguia, Sahima" w:date="2022-03-15T22:39:00Z" w:id="481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5C9164B" w14:textId="59CFFBCE">
            <w:pPr>
              <w:pStyle w:val="ListParagraph"/>
              <w:ind w:left="0"/>
              <w:rPr>
                <w:del w:author="Murguia, Sahima" w:date="2022-03-15T22:39:00Z" w:id="4815"/>
                <w:rFonts w:asciiTheme="majorHAnsi" w:hAnsiTheme="majorHAnsi" w:cstheme="majorHAnsi"/>
                <w:strike/>
                <w:szCs w:val="18"/>
                <w:lang w:val="en-US"/>
              </w:rPr>
            </w:pPr>
          </w:p>
        </w:tc>
      </w:tr>
      <w:tr w:rsidRPr="009463FF" w:rsidR="00D91F04" w:rsidDel="00262379" w:rsidTr="003C3EA5" w14:paraId="2600E6DB" w14:textId="01750C7F">
        <w:trPr>
          <w:trHeight w:val="352"/>
          <w:del w:author="Murguia, Sahima" w:date="2022-03-15T22:39:00Z" w:id="4816"/>
        </w:trPr>
        <w:tc>
          <w:tcPr>
            <w:tcW w:w="1418" w:type="dxa"/>
            <w:vMerge/>
            <w:vAlign w:val="center"/>
          </w:tcPr>
          <w:p w:rsidRPr="009463FF" w:rsidR="00D91F04" w:rsidDel="00262379" w:rsidP="00153EF4" w:rsidRDefault="00D91F04" w14:paraId="420F593F" w14:textId="5196D41B">
            <w:pPr>
              <w:pStyle w:val="ListParagraph"/>
              <w:ind w:left="0"/>
              <w:rPr>
                <w:del w:author="Murguia, Sahima" w:date="2022-03-15T22:39:00Z" w:id="4817"/>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1DF9263" w14:textId="2254018D">
            <w:pPr>
              <w:pStyle w:val="ListParagraph"/>
              <w:ind w:left="0"/>
              <w:rPr>
                <w:del w:author="Murguia, Sahima" w:date="2022-03-15T22:39:00Z" w:id="4818"/>
                <w:rFonts w:asciiTheme="majorHAnsi" w:hAnsiTheme="majorHAnsi" w:cstheme="majorHAnsi"/>
                <w:strike/>
                <w:szCs w:val="18"/>
                <w:lang w:val="en-US"/>
              </w:rPr>
            </w:pPr>
          </w:p>
        </w:tc>
        <w:tc>
          <w:tcPr>
            <w:tcW w:w="1559" w:type="dxa"/>
            <w:vAlign w:val="center"/>
          </w:tcPr>
          <w:p w:rsidRPr="009463FF" w:rsidR="00D91F04" w:rsidDel="00262379" w:rsidP="00153EF4" w:rsidRDefault="00D91F04" w14:paraId="58FFCB43" w14:textId="37CE8155">
            <w:pPr>
              <w:pStyle w:val="ListParagraph"/>
              <w:ind w:left="0"/>
              <w:rPr>
                <w:del w:author="Murguia, Sahima" w:date="2022-03-15T22:39:00Z" w:id="4819"/>
                <w:rFonts w:asciiTheme="majorHAnsi" w:hAnsiTheme="majorHAnsi" w:cstheme="majorHAnsi"/>
                <w:strike/>
                <w:szCs w:val="18"/>
                <w:highlight w:val="cyan"/>
                <w:lang w:val="en-US"/>
              </w:rPr>
            </w:pPr>
            <w:del w:author="Murguia, Sahima" w:date="2022-03-15T22:39:00Z" w:id="4820">
              <w:r w:rsidRPr="009463FF" w:rsidDel="00262379">
                <w:rPr>
                  <w:rFonts w:asciiTheme="majorHAnsi" w:hAnsiTheme="majorHAnsi" w:cstheme="majorHAnsi"/>
                  <w:strike/>
                  <w:szCs w:val="18"/>
                  <w:highlight w:val="cyan"/>
                  <w:lang w:val="en-US"/>
                </w:rPr>
                <w:delText>Discount Amount</w:delText>
              </w:r>
            </w:del>
          </w:p>
        </w:tc>
        <w:tc>
          <w:tcPr>
            <w:tcW w:w="2127" w:type="dxa"/>
            <w:vAlign w:val="center"/>
          </w:tcPr>
          <w:p w:rsidRPr="009463FF" w:rsidR="00D91F04" w:rsidDel="00262379" w:rsidP="00153EF4" w:rsidRDefault="00D91F04" w14:paraId="6825A75F" w14:textId="440437EE">
            <w:pPr>
              <w:pStyle w:val="ListParagraph"/>
              <w:ind w:left="0"/>
              <w:rPr>
                <w:del w:author="Murguia, Sahima" w:date="2022-03-15T22:39:00Z" w:id="4821"/>
                <w:rFonts w:asciiTheme="majorHAnsi" w:hAnsiTheme="majorHAnsi" w:cstheme="majorHAnsi"/>
                <w:strike/>
                <w:szCs w:val="18"/>
                <w:highlight w:val="cyan"/>
                <w:lang w:val="en-US"/>
              </w:rPr>
            </w:pPr>
            <w:del w:author="Murguia, Sahima" w:date="2022-03-15T22:39:00Z" w:id="4822">
              <w:r w:rsidRPr="009463FF" w:rsidDel="00262379">
                <w:rPr>
                  <w:rFonts w:asciiTheme="majorHAnsi" w:hAnsiTheme="majorHAnsi" w:cstheme="majorHAnsi"/>
                  <w:strike/>
                  <w:szCs w:val="18"/>
                  <w:highlight w:val="cyan"/>
                  <w:lang w:val="en-US"/>
                </w:rPr>
                <w:delText>DISCOUNT_AMT</w:delText>
              </w:r>
            </w:del>
          </w:p>
        </w:tc>
        <w:tc>
          <w:tcPr>
            <w:tcW w:w="850" w:type="dxa"/>
            <w:vAlign w:val="center"/>
          </w:tcPr>
          <w:p w:rsidRPr="009463FF" w:rsidR="00D91F04" w:rsidDel="00262379" w:rsidP="00153EF4" w:rsidRDefault="00D91F04" w14:paraId="0792E625" w14:textId="70E28AD6">
            <w:pPr>
              <w:pStyle w:val="ListParagraph"/>
              <w:ind w:left="0"/>
              <w:rPr>
                <w:del w:author="Murguia, Sahima" w:date="2022-03-15T22:39:00Z" w:id="482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2993CBDF" w14:textId="3DF52ABB">
            <w:pPr>
              <w:pStyle w:val="ListParagraph"/>
              <w:ind w:left="0"/>
              <w:rPr>
                <w:del w:author="Murguia, Sahima" w:date="2022-03-15T22:39:00Z" w:id="4824"/>
                <w:rFonts w:asciiTheme="majorHAnsi" w:hAnsiTheme="majorHAnsi" w:cstheme="majorHAnsi"/>
                <w:strike/>
                <w:szCs w:val="18"/>
                <w:lang w:val="en-US"/>
              </w:rPr>
            </w:pPr>
          </w:p>
        </w:tc>
      </w:tr>
      <w:tr w:rsidRPr="009463FF" w:rsidR="00D91F04" w:rsidDel="00262379" w:rsidTr="003C3EA5" w14:paraId="24948E05" w14:textId="7D871B15">
        <w:trPr>
          <w:trHeight w:val="352"/>
          <w:del w:author="Murguia, Sahima" w:date="2022-03-15T22:39:00Z" w:id="4825"/>
        </w:trPr>
        <w:tc>
          <w:tcPr>
            <w:tcW w:w="1418" w:type="dxa"/>
            <w:vMerge/>
            <w:vAlign w:val="center"/>
          </w:tcPr>
          <w:p w:rsidRPr="009463FF" w:rsidR="00D91F04" w:rsidDel="00262379" w:rsidP="00153EF4" w:rsidRDefault="00D91F04" w14:paraId="3EBB0FFF" w14:textId="026D1F56">
            <w:pPr>
              <w:pStyle w:val="ListParagraph"/>
              <w:ind w:left="0"/>
              <w:rPr>
                <w:del w:author="Murguia, Sahima" w:date="2022-03-15T22:39:00Z" w:id="4826"/>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96179D0" w14:textId="2F57C664">
            <w:pPr>
              <w:pStyle w:val="ListParagraph"/>
              <w:ind w:left="0"/>
              <w:rPr>
                <w:del w:author="Murguia, Sahima" w:date="2022-03-15T22:39:00Z" w:id="4827"/>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B8AE1AE" w14:textId="4495C3B2">
            <w:pPr>
              <w:pStyle w:val="ListParagraph"/>
              <w:ind w:left="0"/>
              <w:rPr>
                <w:del w:author="Murguia, Sahima" w:date="2022-03-15T22:39:00Z" w:id="4828"/>
                <w:rFonts w:asciiTheme="majorHAnsi" w:hAnsiTheme="majorHAnsi" w:cstheme="majorHAnsi"/>
                <w:strike/>
                <w:szCs w:val="18"/>
                <w:highlight w:val="cyan"/>
                <w:lang w:val="en-US"/>
              </w:rPr>
            </w:pPr>
            <w:del w:author="Murguia, Sahima" w:date="2022-03-15T22:39:00Z" w:id="4829">
              <w:r w:rsidRPr="009463FF" w:rsidDel="00262379">
                <w:rPr>
                  <w:rFonts w:asciiTheme="majorHAnsi" w:hAnsiTheme="majorHAnsi" w:cstheme="majorHAnsi"/>
                  <w:strike/>
                  <w:szCs w:val="18"/>
                  <w:lang w:val="en-US"/>
                </w:rPr>
                <w:delText>Status</w:delText>
              </w:r>
            </w:del>
          </w:p>
        </w:tc>
        <w:tc>
          <w:tcPr>
            <w:tcW w:w="2127" w:type="dxa"/>
            <w:vAlign w:val="center"/>
          </w:tcPr>
          <w:p w:rsidRPr="009463FF" w:rsidR="00D91F04" w:rsidDel="00262379" w:rsidP="00153EF4" w:rsidRDefault="00D91F04" w14:paraId="3A007DC5" w14:textId="405CB379">
            <w:pPr>
              <w:pStyle w:val="ListParagraph"/>
              <w:ind w:left="0"/>
              <w:rPr>
                <w:del w:author="Murguia, Sahima" w:date="2022-03-15T22:39:00Z" w:id="4830"/>
                <w:rFonts w:asciiTheme="majorHAnsi" w:hAnsiTheme="majorHAnsi" w:cstheme="majorHAnsi"/>
                <w:strike/>
                <w:szCs w:val="18"/>
                <w:highlight w:val="cyan"/>
                <w:lang w:val="en-US"/>
              </w:rPr>
            </w:pPr>
            <w:del w:author="Murguia, Sahima" w:date="2022-03-15T22:39:00Z" w:id="4831">
              <w:r w:rsidRPr="009463FF" w:rsidDel="00262379">
                <w:rPr>
                  <w:rFonts w:asciiTheme="majorHAnsi" w:hAnsiTheme="majorHAnsi" w:cstheme="majorHAnsi"/>
                  <w:strike/>
                  <w:szCs w:val="18"/>
                  <w:lang w:val="en-US"/>
                </w:rPr>
                <w:delText>STATUS_CD</w:delText>
              </w:r>
            </w:del>
          </w:p>
        </w:tc>
        <w:tc>
          <w:tcPr>
            <w:tcW w:w="850" w:type="dxa"/>
            <w:vAlign w:val="center"/>
          </w:tcPr>
          <w:p w:rsidRPr="009463FF" w:rsidR="00D91F04" w:rsidDel="00262379" w:rsidP="00153EF4" w:rsidRDefault="00D91F04" w14:paraId="3FE5B2D4" w14:textId="3F5DF66F">
            <w:pPr>
              <w:pStyle w:val="ListParagraph"/>
              <w:ind w:left="0"/>
              <w:rPr>
                <w:del w:author="Murguia, Sahima" w:date="2022-03-15T22:39:00Z" w:id="4832"/>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A0A34B2" w14:textId="12C3D320">
            <w:pPr>
              <w:pStyle w:val="ListParagraph"/>
              <w:ind w:left="0"/>
              <w:rPr>
                <w:del w:author="Murguia, Sahima" w:date="2022-03-15T22:39:00Z" w:id="4833"/>
                <w:rFonts w:asciiTheme="majorHAnsi" w:hAnsiTheme="majorHAnsi" w:cstheme="majorHAnsi"/>
                <w:strike/>
                <w:szCs w:val="18"/>
                <w:lang w:val="en-US"/>
              </w:rPr>
            </w:pPr>
          </w:p>
        </w:tc>
      </w:tr>
      <w:tr w:rsidRPr="009463FF" w:rsidR="00D91F04" w:rsidDel="00262379" w:rsidTr="003C3EA5" w14:paraId="38EE9400" w14:textId="6C32A268">
        <w:trPr>
          <w:trHeight w:val="352"/>
          <w:del w:author="Murguia, Sahima" w:date="2022-03-15T22:39:00Z" w:id="4834"/>
        </w:trPr>
        <w:tc>
          <w:tcPr>
            <w:tcW w:w="1418" w:type="dxa"/>
            <w:vMerge/>
            <w:vAlign w:val="center"/>
          </w:tcPr>
          <w:p w:rsidRPr="009463FF" w:rsidR="00D91F04" w:rsidDel="00262379" w:rsidP="00153EF4" w:rsidRDefault="00D91F04" w14:paraId="36FF3D41" w14:textId="4326F821">
            <w:pPr>
              <w:pStyle w:val="ListParagraph"/>
              <w:ind w:left="0"/>
              <w:rPr>
                <w:del w:author="Murguia, Sahima" w:date="2022-03-15T22:39:00Z" w:id="4835"/>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78DDAE8B" w14:textId="4909DB6F">
            <w:pPr>
              <w:pStyle w:val="ListParagraph"/>
              <w:ind w:left="0"/>
              <w:rPr>
                <w:del w:author="Murguia, Sahima" w:date="2022-03-15T22:39:00Z" w:id="4836"/>
                <w:rFonts w:asciiTheme="majorHAnsi" w:hAnsiTheme="majorHAnsi" w:cstheme="majorHAnsi"/>
                <w:strike/>
                <w:szCs w:val="18"/>
                <w:lang w:val="en-US"/>
              </w:rPr>
            </w:pPr>
          </w:p>
        </w:tc>
        <w:tc>
          <w:tcPr>
            <w:tcW w:w="1559" w:type="dxa"/>
            <w:vAlign w:val="center"/>
          </w:tcPr>
          <w:p w:rsidRPr="009463FF" w:rsidR="00D91F04" w:rsidDel="00262379" w:rsidP="00153EF4" w:rsidRDefault="00D91F04" w14:paraId="6B7DF2B8" w14:textId="5C299E92">
            <w:pPr>
              <w:pStyle w:val="ListParagraph"/>
              <w:ind w:left="0"/>
              <w:rPr>
                <w:del w:author="Murguia, Sahima" w:date="2022-03-15T22:39:00Z" w:id="4837"/>
                <w:rFonts w:asciiTheme="majorHAnsi" w:hAnsiTheme="majorHAnsi" w:cstheme="majorHAnsi"/>
                <w:strike/>
                <w:szCs w:val="18"/>
                <w:lang w:val="en-US"/>
              </w:rPr>
            </w:pPr>
            <w:del w:author="Murguia, Sahima" w:date="2022-03-15T22:39:00Z" w:id="4838">
              <w:r w:rsidRPr="009463FF" w:rsidDel="00262379">
                <w:rPr>
                  <w:rFonts w:asciiTheme="majorHAnsi" w:hAnsiTheme="majorHAnsi" w:cstheme="majorHAnsi"/>
                  <w:strike/>
                  <w:szCs w:val="18"/>
                  <w:lang w:val="en-US"/>
                </w:rPr>
                <w:delText>Payment Due</w:delText>
              </w:r>
            </w:del>
          </w:p>
        </w:tc>
        <w:tc>
          <w:tcPr>
            <w:tcW w:w="2127" w:type="dxa"/>
            <w:vAlign w:val="center"/>
          </w:tcPr>
          <w:p w:rsidRPr="009463FF" w:rsidR="00D91F04" w:rsidDel="00262379" w:rsidP="00153EF4" w:rsidRDefault="00D91F04" w14:paraId="59D57028" w14:textId="1A336173">
            <w:pPr>
              <w:pStyle w:val="ListParagraph"/>
              <w:ind w:left="0"/>
              <w:rPr>
                <w:del w:author="Murguia, Sahima" w:date="2022-03-15T22:39:00Z" w:id="4839"/>
                <w:rFonts w:asciiTheme="majorHAnsi" w:hAnsiTheme="majorHAnsi" w:cstheme="majorHAnsi"/>
                <w:strike/>
                <w:szCs w:val="18"/>
                <w:lang w:val="en-US"/>
              </w:rPr>
            </w:pPr>
            <w:del w:author="Murguia, Sahima" w:date="2022-03-15T22:39:00Z" w:id="4840">
              <w:r w:rsidRPr="009463FF" w:rsidDel="00262379">
                <w:rPr>
                  <w:rFonts w:asciiTheme="majorHAnsi" w:hAnsiTheme="majorHAnsi" w:cstheme="majorHAnsi"/>
                  <w:strike/>
                  <w:szCs w:val="18"/>
                  <w:lang w:val="en-US"/>
                </w:rPr>
                <w:delText>DUE_DT</w:delText>
              </w:r>
            </w:del>
          </w:p>
        </w:tc>
        <w:tc>
          <w:tcPr>
            <w:tcW w:w="850" w:type="dxa"/>
            <w:vAlign w:val="center"/>
          </w:tcPr>
          <w:p w:rsidRPr="009463FF" w:rsidR="00D91F04" w:rsidDel="00262379" w:rsidP="00153EF4" w:rsidRDefault="00D91F04" w14:paraId="6C3C9D59" w14:textId="402E4AC0">
            <w:pPr>
              <w:pStyle w:val="ListParagraph"/>
              <w:ind w:left="0"/>
              <w:rPr>
                <w:del w:author="Murguia, Sahima" w:date="2022-03-15T22:39:00Z" w:id="4841"/>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C6D51F8" w14:textId="4AF676A6">
            <w:pPr>
              <w:pStyle w:val="ListParagraph"/>
              <w:ind w:left="0"/>
              <w:rPr>
                <w:del w:author="Murguia, Sahima" w:date="2022-03-15T22:39:00Z" w:id="4842"/>
                <w:rFonts w:asciiTheme="majorHAnsi" w:hAnsiTheme="majorHAnsi" w:cstheme="majorHAnsi"/>
                <w:strike/>
                <w:szCs w:val="18"/>
                <w:lang w:val="en-US"/>
              </w:rPr>
            </w:pPr>
          </w:p>
        </w:tc>
      </w:tr>
      <w:tr w:rsidRPr="009463FF" w:rsidR="00D91F04" w:rsidDel="00262379" w:rsidTr="003C3EA5" w14:paraId="76516231" w14:textId="664470F3">
        <w:trPr>
          <w:trHeight w:val="352"/>
          <w:del w:author="Murguia, Sahima" w:date="2022-03-15T22:39:00Z" w:id="4843"/>
        </w:trPr>
        <w:tc>
          <w:tcPr>
            <w:tcW w:w="1418" w:type="dxa"/>
            <w:vMerge/>
            <w:vAlign w:val="center"/>
          </w:tcPr>
          <w:p w:rsidRPr="009463FF" w:rsidR="00D91F04" w:rsidDel="00262379" w:rsidP="00153EF4" w:rsidRDefault="00D91F04" w14:paraId="50D31365" w14:textId="6D8D6365">
            <w:pPr>
              <w:pStyle w:val="ListParagraph"/>
              <w:ind w:left="0"/>
              <w:rPr>
                <w:del w:author="Murguia, Sahima" w:date="2022-03-15T22:39:00Z" w:id="4844"/>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C9BF01E" w14:textId="642AFE05">
            <w:pPr>
              <w:pStyle w:val="ListParagraph"/>
              <w:ind w:left="0"/>
              <w:rPr>
                <w:del w:author="Murguia, Sahima" w:date="2022-03-15T22:39:00Z" w:id="4845"/>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557945B" w14:textId="5A55F338">
            <w:pPr>
              <w:pStyle w:val="ListParagraph"/>
              <w:ind w:left="0"/>
              <w:rPr>
                <w:del w:author="Murguia, Sahima" w:date="2022-03-15T22:39:00Z" w:id="4846"/>
                <w:rFonts w:asciiTheme="majorHAnsi" w:hAnsiTheme="majorHAnsi" w:cstheme="majorHAnsi"/>
                <w:strike/>
                <w:szCs w:val="18"/>
                <w:lang w:val="en-US"/>
              </w:rPr>
            </w:pPr>
            <w:del w:author="Murguia, Sahima" w:date="2022-03-15T22:39:00Z" w:id="4847">
              <w:r w:rsidRPr="009463FF" w:rsidDel="00262379">
                <w:rPr>
                  <w:rFonts w:asciiTheme="majorHAnsi" w:hAnsiTheme="majorHAnsi" w:cstheme="majorHAnsi"/>
                  <w:strike/>
                  <w:szCs w:val="18"/>
                  <w:lang w:val="en-US"/>
                </w:rPr>
                <w:delText>Invoice Date</w:delText>
              </w:r>
            </w:del>
          </w:p>
        </w:tc>
        <w:tc>
          <w:tcPr>
            <w:tcW w:w="2127" w:type="dxa"/>
            <w:vAlign w:val="center"/>
          </w:tcPr>
          <w:p w:rsidRPr="009463FF" w:rsidR="00D91F04" w:rsidDel="00262379" w:rsidP="00153EF4" w:rsidRDefault="00D91F04" w14:paraId="5BE31849" w14:textId="47A2F097">
            <w:pPr>
              <w:pStyle w:val="ListParagraph"/>
              <w:ind w:left="0"/>
              <w:rPr>
                <w:del w:author="Murguia, Sahima" w:date="2022-03-15T22:39:00Z" w:id="4848"/>
                <w:rFonts w:asciiTheme="majorHAnsi" w:hAnsiTheme="majorHAnsi" w:cstheme="majorHAnsi"/>
                <w:strike/>
                <w:szCs w:val="18"/>
                <w:lang w:val="en-US"/>
              </w:rPr>
            </w:pPr>
            <w:del w:author="Murguia, Sahima" w:date="2022-03-15T22:39:00Z" w:id="4849">
              <w:r w:rsidRPr="009463FF" w:rsidDel="00262379">
                <w:rPr>
                  <w:rFonts w:asciiTheme="majorHAnsi" w:hAnsiTheme="majorHAnsi" w:cstheme="majorHAnsi"/>
                  <w:strike/>
                  <w:szCs w:val="18"/>
                  <w:lang w:val="en-US"/>
                </w:rPr>
                <w:delText>INVC_DT</w:delText>
              </w:r>
            </w:del>
          </w:p>
        </w:tc>
        <w:tc>
          <w:tcPr>
            <w:tcW w:w="850" w:type="dxa"/>
            <w:vAlign w:val="center"/>
          </w:tcPr>
          <w:p w:rsidRPr="009463FF" w:rsidR="00D91F04" w:rsidDel="00262379" w:rsidP="00153EF4" w:rsidRDefault="00D91F04" w14:paraId="32278F53" w14:textId="50F4B82E">
            <w:pPr>
              <w:pStyle w:val="ListParagraph"/>
              <w:ind w:left="0"/>
              <w:rPr>
                <w:del w:author="Murguia, Sahima" w:date="2022-03-15T22:39:00Z" w:id="4850"/>
                <w:rFonts w:asciiTheme="majorHAnsi" w:hAnsiTheme="majorHAnsi" w:cstheme="majorHAnsi"/>
                <w:strike/>
                <w:szCs w:val="18"/>
                <w:lang w:val="en-US"/>
              </w:rPr>
            </w:pPr>
          </w:p>
        </w:tc>
        <w:tc>
          <w:tcPr>
            <w:tcW w:w="2268" w:type="dxa"/>
            <w:vAlign w:val="center"/>
          </w:tcPr>
          <w:p w:rsidRPr="009463FF" w:rsidR="00D91F04" w:rsidDel="00262379" w:rsidP="00153EF4" w:rsidRDefault="00D91F04" w14:paraId="32B21EB9" w14:textId="574AA90E">
            <w:pPr>
              <w:pStyle w:val="ListParagraph"/>
              <w:ind w:left="0"/>
              <w:rPr>
                <w:del w:author="Murguia, Sahima" w:date="2022-03-15T22:39:00Z" w:id="4851"/>
                <w:rFonts w:asciiTheme="majorHAnsi" w:hAnsiTheme="majorHAnsi" w:cstheme="majorHAnsi"/>
                <w:strike/>
                <w:szCs w:val="18"/>
                <w:lang w:val="en-US"/>
              </w:rPr>
            </w:pPr>
          </w:p>
        </w:tc>
      </w:tr>
      <w:tr w:rsidRPr="009463FF" w:rsidR="00D91F04" w:rsidDel="00262379" w:rsidTr="003C3EA5" w14:paraId="2471BD5E" w14:textId="7865C22F">
        <w:trPr>
          <w:trHeight w:val="352"/>
          <w:del w:author="Murguia, Sahima" w:date="2022-03-15T22:39:00Z" w:id="4852"/>
        </w:trPr>
        <w:tc>
          <w:tcPr>
            <w:tcW w:w="1418" w:type="dxa"/>
            <w:vMerge/>
            <w:vAlign w:val="center"/>
          </w:tcPr>
          <w:p w:rsidRPr="009463FF" w:rsidR="00D91F04" w:rsidDel="00262379" w:rsidP="00153EF4" w:rsidRDefault="00D91F04" w14:paraId="4FB7B22B" w14:textId="6AAE0593">
            <w:pPr>
              <w:pStyle w:val="ListParagraph"/>
              <w:ind w:left="0"/>
              <w:rPr>
                <w:del w:author="Murguia, Sahima" w:date="2022-03-15T22:39:00Z" w:id="4853"/>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553B0BCA" w14:textId="3118B670">
            <w:pPr>
              <w:pStyle w:val="ListParagraph"/>
              <w:ind w:left="0"/>
              <w:rPr>
                <w:del w:author="Murguia, Sahima" w:date="2022-03-15T22:39:00Z" w:id="4854"/>
                <w:rFonts w:asciiTheme="majorHAnsi" w:hAnsiTheme="majorHAnsi" w:cstheme="majorHAnsi"/>
                <w:strike/>
                <w:szCs w:val="18"/>
                <w:lang w:val="en-US"/>
              </w:rPr>
            </w:pPr>
          </w:p>
        </w:tc>
        <w:tc>
          <w:tcPr>
            <w:tcW w:w="1559" w:type="dxa"/>
            <w:vAlign w:val="center"/>
          </w:tcPr>
          <w:p w:rsidRPr="009463FF" w:rsidR="00D91F04" w:rsidDel="00262379" w:rsidP="00153EF4" w:rsidRDefault="00D91F04" w14:paraId="55401B00" w14:textId="6F796F6E">
            <w:pPr>
              <w:pStyle w:val="ListParagraph"/>
              <w:ind w:left="0"/>
              <w:rPr>
                <w:del w:author="Murguia, Sahima" w:date="2022-03-15T22:39:00Z" w:id="4855"/>
                <w:rFonts w:asciiTheme="majorHAnsi" w:hAnsiTheme="majorHAnsi" w:cstheme="majorHAnsi"/>
                <w:strike/>
                <w:szCs w:val="18"/>
                <w:highlight w:val="cyan"/>
                <w:lang w:val="en-US"/>
              </w:rPr>
            </w:pPr>
            <w:del w:author="Murguia, Sahima" w:date="2022-03-15T22:39:00Z" w:id="4856">
              <w:r w:rsidRPr="009463FF" w:rsidDel="00262379">
                <w:rPr>
                  <w:rFonts w:asciiTheme="majorHAnsi" w:hAnsiTheme="majorHAnsi" w:cstheme="majorHAnsi"/>
                  <w:strike/>
                  <w:szCs w:val="18"/>
                  <w:highlight w:val="cyan"/>
                  <w:lang w:val="en-US"/>
                </w:rPr>
                <w:delText>Due Date</w:delText>
              </w:r>
            </w:del>
          </w:p>
        </w:tc>
        <w:tc>
          <w:tcPr>
            <w:tcW w:w="2127" w:type="dxa"/>
            <w:vAlign w:val="center"/>
          </w:tcPr>
          <w:p w:rsidRPr="009463FF" w:rsidR="00D91F04" w:rsidDel="00262379" w:rsidP="00153EF4" w:rsidRDefault="00D91F04" w14:paraId="1758A7F1" w14:textId="4F23E1FA">
            <w:pPr>
              <w:pStyle w:val="ListParagraph"/>
              <w:ind w:left="0"/>
              <w:rPr>
                <w:del w:author="Murguia, Sahima" w:date="2022-03-15T22:39:00Z" w:id="4857"/>
                <w:rFonts w:asciiTheme="majorHAnsi" w:hAnsiTheme="majorHAnsi" w:cstheme="majorHAnsi"/>
                <w:strike/>
                <w:szCs w:val="18"/>
                <w:highlight w:val="cyan"/>
                <w:lang w:val="en-US"/>
              </w:rPr>
            </w:pPr>
            <w:del w:author="Murguia, Sahima" w:date="2022-03-15T22:39:00Z" w:id="4858">
              <w:r w:rsidRPr="009463FF" w:rsidDel="00262379">
                <w:rPr>
                  <w:rFonts w:asciiTheme="majorHAnsi" w:hAnsiTheme="majorHAnsi" w:cstheme="majorHAnsi"/>
                  <w:strike/>
                  <w:szCs w:val="18"/>
                  <w:highlight w:val="cyan"/>
                  <w:lang w:val="en-US"/>
                </w:rPr>
                <w:delText>formula</w:delText>
              </w:r>
            </w:del>
          </w:p>
        </w:tc>
        <w:tc>
          <w:tcPr>
            <w:tcW w:w="850" w:type="dxa"/>
            <w:vAlign w:val="center"/>
          </w:tcPr>
          <w:p w:rsidRPr="009463FF" w:rsidR="00D91F04" w:rsidDel="00262379" w:rsidP="00153EF4" w:rsidRDefault="00D91F04" w14:paraId="3F2F9354" w14:textId="2EA1232A">
            <w:pPr>
              <w:pStyle w:val="ListParagraph"/>
              <w:ind w:left="0"/>
              <w:rPr>
                <w:del w:author="Murguia, Sahima" w:date="2022-03-15T22:39:00Z" w:id="4859"/>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F33E1FF" w14:textId="76CED8F2">
            <w:pPr>
              <w:pStyle w:val="ListParagraph"/>
              <w:ind w:left="0"/>
              <w:rPr>
                <w:del w:author="Murguia, Sahima" w:date="2022-03-15T22:39:00Z" w:id="4860"/>
                <w:rFonts w:asciiTheme="majorHAnsi" w:hAnsiTheme="majorHAnsi" w:cstheme="majorHAnsi"/>
                <w:strike/>
                <w:szCs w:val="18"/>
                <w:lang w:val="en-US"/>
              </w:rPr>
            </w:pPr>
          </w:p>
        </w:tc>
      </w:tr>
      <w:tr w:rsidRPr="009463FF" w:rsidR="00D91F04" w:rsidDel="00262379" w:rsidTr="003C3EA5" w14:paraId="428460E7" w14:textId="57F71EE9">
        <w:trPr>
          <w:trHeight w:val="352"/>
          <w:del w:author="Murguia, Sahima" w:date="2022-03-15T22:39:00Z" w:id="4861"/>
        </w:trPr>
        <w:tc>
          <w:tcPr>
            <w:tcW w:w="1418" w:type="dxa"/>
            <w:vMerge/>
            <w:vAlign w:val="center"/>
          </w:tcPr>
          <w:p w:rsidRPr="009463FF" w:rsidR="00D91F04" w:rsidDel="00262379" w:rsidP="00153EF4" w:rsidRDefault="00D91F04" w14:paraId="04F26738" w14:textId="72D77218">
            <w:pPr>
              <w:pStyle w:val="ListParagraph"/>
              <w:ind w:left="0"/>
              <w:rPr>
                <w:del w:author="Murguia, Sahima" w:date="2022-03-15T22:39:00Z" w:id="4862"/>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26E7CD3" w14:textId="4E40E7A6">
            <w:pPr>
              <w:pStyle w:val="ListParagraph"/>
              <w:ind w:left="0"/>
              <w:rPr>
                <w:del w:author="Murguia, Sahima" w:date="2022-03-15T22:39:00Z" w:id="4863"/>
                <w:rFonts w:asciiTheme="majorHAnsi" w:hAnsiTheme="majorHAnsi" w:cstheme="majorHAnsi"/>
                <w:strike/>
                <w:szCs w:val="18"/>
                <w:lang w:val="en-US"/>
              </w:rPr>
            </w:pPr>
          </w:p>
        </w:tc>
        <w:tc>
          <w:tcPr>
            <w:tcW w:w="1559" w:type="dxa"/>
            <w:vAlign w:val="center"/>
          </w:tcPr>
          <w:p w:rsidRPr="009463FF" w:rsidR="00D91F04" w:rsidDel="00262379" w:rsidP="00153EF4" w:rsidRDefault="00D91F04" w14:paraId="43B78E4F" w14:textId="440063D7">
            <w:pPr>
              <w:pStyle w:val="ListParagraph"/>
              <w:ind w:left="0"/>
              <w:rPr>
                <w:del w:author="Murguia, Sahima" w:date="2022-03-15T22:39:00Z" w:id="4864"/>
                <w:rFonts w:asciiTheme="majorHAnsi" w:hAnsiTheme="majorHAnsi" w:cstheme="majorHAnsi"/>
                <w:strike/>
                <w:szCs w:val="18"/>
                <w:highlight w:val="cyan"/>
                <w:lang w:val="en-US"/>
              </w:rPr>
            </w:pPr>
            <w:del w:author="Murguia, Sahima" w:date="2022-03-15T22:39:00Z" w:id="4865">
              <w:r w:rsidRPr="009463FF" w:rsidDel="00262379">
                <w:rPr>
                  <w:rFonts w:asciiTheme="majorHAnsi" w:hAnsiTheme="majorHAnsi" w:cstheme="majorHAnsi"/>
                  <w:strike/>
                  <w:szCs w:val="18"/>
                  <w:lang w:val="en-US"/>
                </w:rPr>
                <w:delText>Payments</w:delText>
              </w:r>
            </w:del>
          </w:p>
        </w:tc>
        <w:tc>
          <w:tcPr>
            <w:tcW w:w="2127" w:type="dxa"/>
            <w:vAlign w:val="center"/>
          </w:tcPr>
          <w:p w:rsidRPr="009463FF" w:rsidR="00D91F04" w:rsidDel="00262379" w:rsidP="00153EF4" w:rsidRDefault="00D91F04" w14:paraId="73DB3680" w14:textId="35AEBB42">
            <w:pPr>
              <w:pStyle w:val="ListParagraph"/>
              <w:ind w:left="0"/>
              <w:rPr>
                <w:del w:author="Murguia, Sahima" w:date="2022-03-15T22:39:00Z" w:id="4866"/>
                <w:rFonts w:asciiTheme="majorHAnsi" w:hAnsiTheme="majorHAnsi" w:cstheme="majorHAnsi"/>
                <w:strike/>
                <w:szCs w:val="18"/>
                <w:highlight w:val="cyan"/>
                <w:lang w:val="en-US"/>
              </w:rPr>
            </w:pPr>
            <w:del w:author="Murguia, Sahima" w:date="2022-03-15T22:39:00Z" w:id="4867">
              <w:r w:rsidRPr="009463FF" w:rsidDel="00262379">
                <w:rPr>
                  <w:rFonts w:asciiTheme="majorHAnsi" w:hAnsiTheme="majorHAnsi" w:cstheme="majorHAnsi"/>
                  <w:strike/>
                  <w:szCs w:val="18"/>
                  <w:lang w:val="en-US"/>
                </w:rPr>
                <w:delText>TTL_PD_AMT</w:delText>
              </w:r>
            </w:del>
          </w:p>
        </w:tc>
        <w:tc>
          <w:tcPr>
            <w:tcW w:w="850" w:type="dxa"/>
            <w:vAlign w:val="center"/>
          </w:tcPr>
          <w:p w:rsidRPr="009463FF" w:rsidR="00D91F04" w:rsidDel="00262379" w:rsidP="00153EF4" w:rsidRDefault="00D91F04" w14:paraId="3BC6C97B" w14:textId="0B52AEEB">
            <w:pPr>
              <w:pStyle w:val="ListParagraph"/>
              <w:ind w:left="0"/>
              <w:rPr>
                <w:del w:author="Murguia, Sahima" w:date="2022-03-15T22:39:00Z" w:id="4868"/>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42C4C9F" w14:textId="7E0D1BF9">
            <w:pPr>
              <w:pStyle w:val="ListParagraph"/>
              <w:ind w:left="0"/>
              <w:rPr>
                <w:del w:author="Murguia, Sahima" w:date="2022-03-15T22:39:00Z" w:id="4869"/>
                <w:rFonts w:asciiTheme="majorHAnsi" w:hAnsiTheme="majorHAnsi" w:cstheme="majorHAnsi"/>
                <w:strike/>
                <w:szCs w:val="18"/>
                <w:lang w:val="en-US"/>
              </w:rPr>
            </w:pPr>
          </w:p>
        </w:tc>
      </w:tr>
      <w:tr w:rsidRPr="009463FF" w:rsidR="00D91F04" w:rsidDel="00262379" w:rsidTr="003C3EA5" w14:paraId="5103416C" w14:textId="19662584">
        <w:trPr>
          <w:trHeight w:val="352"/>
          <w:del w:author="Murguia, Sahima" w:date="2022-03-15T22:39:00Z" w:id="4870"/>
        </w:trPr>
        <w:tc>
          <w:tcPr>
            <w:tcW w:w="1418" w:type="dxa"/>
            <w:vMerge/>
            <w:vAlign w:val="center"/>
          </w:tcPr>
          <w:p w:rsidRPr="009463FF" w:rsidR="00D91F04" w:rsidDel="00262379" w:rsidP="00153EF4" w:rsidRDefault="00D91F04" w14:paraId="0898AFAD" w14:textId="3E69A96F">
            <w:pPr>
              <w:pStyle w:val="ListParagraph"/>
              <w:ind w:left="0"/>
              <w:rPr>
                <w:del w:author="Murguia, Sahima" w:date="2022-03-15T22:39:00Z" w:id="4871"/>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4982D41" w14:textId="7695EA87">
            <w:pPr>
              <w:pStyle w:val="ListParagraph"/>
              <w:ind w:left="0"/>
              <w:rPr>
                <w:del w:author="Murguia, Sahima" w:date="2022-03-15T22:39:00Z" w:id="4872"/>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D0CF34D" w14:textId="41760D42">
            <w:pPr>
              <w:pStyle w:val="ListParagraph"/>
              <w:ind w:left="0"/>
              <w:rPr>
                <w:del w:author="Murguia, Sahima" w:date="2022-03-15T22:39:00Z" w:id="4873"/>
                <w:rFonts w:asciiTheme="majorHAnsi" w:hAnsiTheme="majorHAnsi" w:cstheme="majorHAnsi"/>
                <w:strike/>
                <w:szCs w:val="18"/>
                <w:lang w:val="en-US"/>
              </w:rPr>
            </w:pPr>
            <w:del w:author="Murguia, Sahima" w:date="2022-03-15T22:39:00Z" w:id="4874">
              <w:r w:rsidRPr="009463FF" w:rsidDel="00262379">
                <w:rPr>
                  <w:rFonts w:asciiTheme="majorHAnsi" w:hAnsiTheme="majorHAnsi" w:cstheme="majorHAnsi"/>
                  <w:strike/>
                  <w:szCs w:val="18"/>
                  <w:lang w:val="en-US"/>
                </w:rPr>
                <w:delText>Number Of Cases</w:delText>
              </w:r>
            </w:del>
          </w:p>
        </w:tc>
        <w:tc>
          <w:tcPr>
            <w:tcW w:w="2127" w:type="dxa"/>
            <w:vAlign w:val="center"/>
          </w:tcPr>
          <w:p w:rsidRPr="009463FF" w:rsidR="00D91F04" w:rsidDel="00262379" w:rsidP="00153EF4" w:rsidRDefault="00D91F04" w14:paraId="34DE9EE6" w14:textId="135B7AE0">
            <w:pPr>
              <w:pStyle w:val="ListParagraph"/>
              <w:ind w:left="0"/>
              <w:rPr>
                <w:del w:author="Murguia, Sahima" w:date="2022-03-15T22:39:00Z" w:id="4875"/>
                <w:rFonts w:asciiTheme="majorHAnsi" w:hAnsiTheme="majorHAnsi" w:cstheme="majorHAnsi"/>
                <w:strike/>
                <w:szCs w:val="18"/>
                <w:lang w:val="en-US"/>
              </w:rPr>
            </w:pPr>
            <w:del w:author="Murguia, Sahima" w:date="2022-03-15T22:39:00Z" w:id="4876">
              <w:r w:rsidRPr="009463FF" w:rsidDel="00262379">
                <w:rPr>
                  <w:rFonts w:asciiTheme="majorHAnsi" w:hAnsiTheme="majorHAnsi" w:cstheme="majorHAnsi"/>
                  <w:strike/>
                  <w:szCs w:val="18"/>
                  <w:lang w:val="en-US"/>
                </w:rPr>
                <w:delText>formula</w:delText>
              </w:r>
            </w:del>
          </w:p>
        </w:tc>
        <w:tc>
          <w:tcPr>
            <w:tcW w:w="850" w:type="dxa"/>
            <w:vAlign w:val="center"/>
          </w:tcPr>
          <w:p w:rsidRPr="009463FF" w:rsidR="00D91F04" w:rsidDel="00262379" w:rsidP="00153EF4" w:rsidRDefault="00D91F04" w14:paraId="5B82B3CC" w14:textId="3785A649">
            <w:pPr>
              <w:pStyle w:val="ListParagraph"/>
              <w:ind w:left="0"/>
              <w:rPr>
                <w:del w:author="Murguia, Sahima" w:date="2022-03-15T22:39:00Z" w:id="4877"/>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0387592" w14:textId="1D49203A">
            <w:pPr>
              <w:pStyle w:val="ListParagraph"/>
              <w:ind w:left="0"/>
              <w:rPr>
                <w:del w:author="Murguia, Sahima" w:date="2022-03-15T22:39:00Z" w:id="4878"/>
                <w:rFonts w:asciiTheme="majorHAnsi" w:hAnsiTheme="majorHAnsi" w:cstheme="majorHAnsi"/>
                <w:strike/>
                <w:szCs w:val="18"/>
                <w:lang w:val="en-US"/>
              </w:rPr>
            </w:pPr>
          </w:p>
        </w:tc>
      </w:tr>
      <w:tr w:rsidRPr="009463FF" w:rsidR="00D91F04" w:rsidDel="00262379" w:rsidTr="003C3EA5" w14:paraId="083D8EFE" w14:textId="031EFA2B">
        <w:trPr>
          <w:trHeight w:val="352"/>
          <w:del w:author="Murguia, Sahima" w:date="2022-03-15T22:39:00Z" w:id="4879"/>
        </w:trPr>
        <w:tc>
          <w:tcPr>
            <w:tcW w:w="1418" w:type="dxa"/>
            <w:vMerge/>
            <w:vAlign w:val="center"/>
          </w:tcPr>
          <w:p w:rsidRPr="009463FF" w:rsidR="00D91F04" w:rsidDel="00262379" w:rsidP="00153EF4" w:rsidRDefault="00D91F04" w14:paraId="6F1F9663" w14:textId="7EBA07A0">
            <w:pPr>
              <w:pStyle w:val="ListParagraph"/>
              <w:ind w:left="0"/>
              <w:rPr>
                <w:del w:author="Murguia, Sahima" w:date="2022-03-15T22:39:00Z" w:id="4880"/>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9D9536B" w14:textId="41C37AB0">
            <w:pPr>
              <w:pStyle w:val="ListParagraph"/>
              <w:ind w:left="0"/>
              <w:rPr>
                <w:del w:author="Murguia, Sahima" w:date="2022-03-15T22:39:00Z" w:id="4881"/>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16208AA" w14:textId="4D566357">
            <w:pPr>
              <w:pStyle w:val="ListParagraph"/>
              <w:ind w:left="0"/>
              <w:rPr>
                <w:del w:author="Murguia, Sahima" w:date="2022-03-15T22:39:00Z" w:id="4882"/>
                <w:rFonts w:asciiTheme="majorHAnsi" w:hAnsiTheme="majorHAnsi" w:cstheme="majorHAnsi"/>
                <w:strike/>
                <w:szCs w:val="18"/>
                <w:lang w:val="en-US"/>
              </w:rPr>
            </w:pPr>
            <w:del w:author="Murguia, Sahima" w:date="2022-03-15T22:39:00Z" w:id="4883">
              <w:r w:rsidRPr="009463FF" w:rsidDel="00262379">
                <w:rPr>
                  <w:rFonts w:asciiTheme="majorHAnsi" w:hAnsiTheme="majorHAnsi" w:cstheme="majorHAnsi"/>
                  <w:strike/>
                  <w:szCs w:val="18"/>
                  <w:lang w:val="en-US"/>
                </w:rPr>
                <w:delText>Full Load Bonus Indicator</w:delText>
              </w:r>
            </w:del>
          </w:p>
        </w:tc>
        <w:tc>
          <w:tcPr>
            <w:tcW w:w="2127" w:type="dxa"/>
            <w:vAlign w:val="center"/>
          </w:tcPr>
          <w:p w:rsidRPr="009463FF" w:rsidR="00D91F04" w:rsidDel="00262379" w:rsidP="00153EF4" w:rsidRDefault="00D91F04" w14:paraId="78F31E99" w14:textId="29BA46B9">
            <w:pPr>
              <w:pStyle w:val="ListParagraph"/>
              <w:ind w:left="0"/>
              <w:rPr>
                <w:del w:author="Murguia, Sahima" w:date="2022-03-15T22:39:00Z" w:id="4884"/>
                <w:rFonts w:asciiTheme="majorHAnsi" w:hAnsiTheme="majorHAnsi" w:cstheme="majorHAnsi"/>
                <w:strike/>
                <w:szCs w:val="18"/>
                <w:lang w:val="en-US"/>
              </w:rPr>
            </w:pPr>
            <w:del w:author="Murguia, Sahima" w:date="2022-03-15T22:39:00Z" w:id="4885">
              <w:r w:rsidRPr="009463FF" w:rsidDel="00262379">
                <w:rPr>
                  <w:rFonts w:asciiTheme="majorHAnsi" w:hAnsiTheme="majorHAnsi" w:cstheme="majorHAnsi"/>
                  <w:strike/>
                  <w:szCs w:val="18"/>
                  <w:lang w:val="en-US"/>
                </w:rPr>
                <w:delText>X_FULL_LOAD_BONUS_FLG</w:delText>
              </w:r>
            </w:del>
          </w:p>
        </w:tc>
        <w:tc>
          <w:tcPr>
            <w:tcW w:w="850" w:type="dxa"/>
            <w:vAlign w:val="center"/>
          </w:tcPr>
          <w:p w:rsidRPr="009463FF" w:rsidR="00D91F04" w:rsidDel="00262379" w:rsidP="00153EF4" w:rsidRDefault="00D91F04" w14:paraId="21E9C04E" w14:textId="6A37F6DB">
            <w:pPr>
              <w:pStyle w:val="ListParagraph"/>
              <w:ind w:left="0"/>
              <w:rPr>
                <w:del w:author="Murguia, Sahima" w:date="2022-03-15T22:39:00Z" w:id="4886"/>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F833965" w14:textId="00060CA0">
            <w:pPr>
              <w:pStyle w:val="ListParagraph"/>
              <w:ind w:left="0"/>
              <w:rPr>
                <w:del w:author="Murguia, Sahima" w:date="2022-03-15T22:39:00Z" w:id="4887"/>
                <w:rFonts w:asciiTheme="majorHAnsi" w:hAnsiTheme="majorHAnsi" w:cstheme="majorHAnsi"/>
                <w:strike/>
                <w:szCs w:val="18"/>
                <w:lang w:val="en-US"/>
              </w:rPr>
            </w:pPr>
          </w:p>
        </w:tc>
      </w:tr>
      <w:tr w:rsidRPr="009463FF" w:rsidR="00D91F04" w:rsidDel="00262379" w:rsidTr="003C3EA5" w14:paraId="0072FC5F" w14:textId="5F5C9622">
        <w:trPr>
          <w:trHeight w:val="352"/>
          <w:del w:author="Murguia, Sahima" w:date="2022-03-15T22:39:00Z" w:id="4888"/>
        </w:trPr>
        <w:tc>
          <w:tcPr>
            <w:tcW w:w="1418" w:type="dxa"/>
            <w:vMerge/>
            <w:vAlign w:val="center"/>
          </w:tcPr>
          <w:p w:rsidRPr="009463FF" w:rsidR="00D91F04" w:rsidDel="00262379" w:rsidP="00153EF4" w:rsidRDefault="00D91F04" w14:paraId="5CE501B1" w14:textId="56700542">
            <w:pPr>
              <w:pStyle w:val="ListParagraph"/>
              <w:ind w:left="0"/>
              <w:rPr>
                <w:del w:author="Murguia, Sahima" w:date="2022-03-15T22:39:00Z" w:id="4889"/>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587EBEB6" w14:textId="2286A0F8">
            <w:pPr>
              <w:pStyle w:val="ListParagraph"/>
              <w:ind w:left="0"/>
              <w:rPr>
                <w:del w:author="Murguia, Sahima" w:date="2022-03-15T22:39:00Z" w:id="4890"/>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1673D0A" w14:textId="45FAF804">
            <w:pPr>
              <w:pStyle w:val="ListParagraph"/>
              <w:ind w:left="0"/>
              <w:rPr>
                <w:del w:author="Murguia, Sahima" w:date="2022-03-15T22:39:00Z" w:id="4891"/>
                <w:rFonts w:asciiTheme="majorHAnsi" w:hAnsiTheme="majorHAnsi" w:cstheme="majorHAnsi"/>
                <w:strike/>
                <w:szCs w:val="18"/>
                <w:lang w:val="en-US"/>
              </w:rPr>
            </w:pPr>
            <w:del w:author="Murguia, Sahima" w:date="2022-03-15T22:39:00Z" w:id="4892">
              <w:r w:rsidRPr="009463FF" w:rsidDel="00262379">
                <w:rPr>
                  <w:rFonts w:asciiTheme="majorHAnsi" w:hAnsiTheme="majorHAnsi" w:cstheme="majorHAnsi"/>
                  <w:strike/>
                  <w:szCs w:val="18"/>
                  <w:lang w:val="en-US"/>
                </w:rPr>
                <w:delText>Code</w:delText>
              </w:r>
            </w:del>
          </w:p>
        </w:tc>
        <w:tc>
          <w:tcPr>
            <w:tcW w:w="2127" w:type="dxa"/>
            <w:vAlign w:val="center"/>
          </w:tcPr>
          <w:p w:rsidRPr="009463FF" w:rsidR="00D91F04" w:rsidDel="00262379" w:rsidP="00153EF4" w:rsidRDefault="00D91F04" w14:paraId="409D51D8" w14:textId="3325B76B">
            <w:pPr>
              <w:pStyle w:val="ListParagraph"/>
              <w:ind w:left="0"/>
              <w:rPr>
                <w:del w:author="Murguia, Sahima" w:date="2022-03-15T22:39:00Z" w:id="4893"/>
                <w:rFonts w:asciiTheme="majorHAnsi" w:hAnsiTheme="majorHAnsi" w:cstheme="majorHAnsi"/>
                <w:strike/>
                <w:szCs w:val="18"/>
                <w:lang w:val="en-US"/>
              </w:rPr>
            </w:pPr>
            <w:del w:author="Murguia, Sahima" w:date="2022-03-15T22:39:00Z" w:id="4894">
              <w:r w:rsidRPr="009463FF" w:rsidDel="00262379">
                <w:rPr>
                  <w:rFonts w:asciiTheme="majorHAnsi" w:hAnsiTheme="majorHAnsi" w:cstheme="majorHAnsi"/>
                  <w:strike/>
                  <w:szCs w:val="18"/>
                  <w:lang w:val="en-US"/>
                </w:rPr>
                <w:delText>SUB_TYPE_CD</w:delText>
              </w:r>
            </w:del>
          </w:p>
        </w:tc>
        <w:tc>
          <w:tcPr>
            <w:tcW w:w="850" w:type="dxa"/>
            <w:vAlign w:val="center"/>
          </w:tcPr>
          <w:p w:rsidRPr="009463FF" w:rsidR="00D91F04" w:rsidDel="00262379" w:rsidP="00153EF4" w:rsidRDefault="00D91F04" w14:paraId="6E59A18F" w14:textId="48FA42BC">
            <w:pPr>
              <w:pStyle w:val="ListParagraph"/>
              <w:ind w:left="0"/>
              <w:rPr>
                <w:del w:author="Murguia, Sahima" w:date="2022-03-15T22:39:00Z" w:id="489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7F97DFD5" w14:textId="43DF0F59">
            <w:pPr>
              <w:pStyle w:val="ListParagraph"/>
              <w:ind w:left="0"/>
              <w:rPr>
                <w:del w:author="Murguia, Sahima" w:date="2022-03-15T22:39:00Z" w:id="4896"/>
                <w:rFonts w:asciiTheme="majorHAnsi" w:hAnsiTheme="majorHAnsi" w:cstheme="majorHAnsi"/>
                <w:strike/>
                <w:szCs w:val="18"/>
                <w:lang w:val="en-US"/>
              </w:rPr>
            </w:pPr>
          </w:p>
        </w:tc>
      </w:tr>
      <w:tr w:rsidRPr="009463FF" w:rsidR="00D91F04" w:rsidDel="00262379" w:rsidTr="003C3EA5" w14:paraId="32B34ACF" w14:textId="0AD2C678">
        <w:trPr>
          <w:trHeight w:val="352"/>
          <w:del w:author="Murguia, Sahima" w:date="2022-03-15T22:39:00Z" w:id="4897"/>
        </w:trPr>
        <w:tc>
          <w:tcPr>
            <w:tcW w:w="1418" w:type="dxa"/>
            <w:vMerge/>
            <w:vAlign w:val="center"/>
          </w:tcPr>
          <w:p w:rsidRPr="009463FF" w:rsidR="00D91F04" w:rsidDel="00262379" w:rsidP="00153EF4" w:rsidRDefault="00D91F04" w14:paraId="4706A9E6" w14:textId="7DF87728">
            <w:pPr>
              <w:pStyle w:val="ListParagraph"/>
              <w:ind w:left="0"/>
              <w:rPr>
                <w:del w:author="Murguia, Sahima" w:date="2022-03-15T22:39:00Z" w:id="4898"/>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5B0BD5C" w14:textId="40002D72">
            <w:pPr>
              <w:pStyle w:val="ListParagraph"/>
              <w:ind w:left="0"/>
              <w:rPr>
                <w:del w:author="Murguia, Sahima" w:date="2022-03-15T22:39:00Z" w:id="4899"/>
                <w:rFonts w:asciiTheme="majorHAnsi" w:hAnsiTheme="majorHAnsi" w:cstheme="majorHAnsi"/>
                <w:strike/>
                <w:szCs w:val="18"/>
                <w:lang w:val="en-US"/>
              </w:rPr>
            </w:pPr>
          </w:p>
        </w:tc>
        <w:tc>
          <w:tcPr>
            <w:tcW w:w="1559" w:type="dxa"/>
            <w:vAlign w:val="center"/>
          </w:tcPr>
          <w:p w:rsidRPr="009463FF" w:rsidR="00D91F04" w:rsidDel="00262379" w:rsidP="00153EF4" w:rsidRDefault="00D91F04" w14:paraId="485D6656" w14:textId="5ACCB749">
            <w:pPr>
              <w:pStyle w:val="ListParagraph"/>
              <w:ind w:left="0"/>
              <w:rPr>
                <w:del w:author="Murguia, Sahima" w:date="2022-03-15T22:39:00Z" w:id="4900"/>
                <w:rFonts w:asciiTheme="majorHAnsi" w:hAnsiTheme="majorHAnsi" w:cstheme="majorHAnsi"/>
                <w:strike/>
                <w:szCs w:val="18"/>
                <w:lang w:val="en-US"/>
              </w:rPr>
            </w:pPr>
            <w:del w:author="Murguia, Sahima" w:date="2022-03-15T22:39:00Z" w:id="4901">
              <w:r w:rsidRPr="009463FF" w:rsidDel="00262379">
                <w:rPr>
                  <w:rFonts w:asciiTheme="majorHAnsi" w:hAnsiTheme="majorHAnsi" w:cstheme="majorHAnsi"/>
                  <w:strike/>
                  <w:szCs w:val="18"/>
                  <w:lang w:val="en-US"/>
                </w:rPr>
                <w:delText>Invoice Amount</w:delText>
              </w:r>
            </w:del>
          </w:p>
        </w:tc>
        <w:tc>
          <w:tcPr>
            <w:tcW w:w="2127" w:type="dxa"/>
            <w:vAlign w:val="center"/>
          </w:tcPr>
          <w:p w:rsidRPr="009463FF" w:rsidR="00D91F04" w:rsidDel="00262379" w:rsidP="00153EF4" w:rsidRDefault="00D91F04" w14:paraId="422BCB02" w14:textId="71806CDE">
            <w:pPr>
              <w:pStyle w:val="ListParagraph"/>
              <w:ind w:left="0"/>
              <w:rPr>
                <w:del w:author="Murguia, Sahima" w:date="2022-03-15T22:39:00Z" w:id="4902"/>
                <w:rFonts w:asciiTheme="majorHAnsi" w:hAnsiTheme="majorHAnsi" w:cstheme="majorHAnsi"/>
                <w:strike/>
                <w:szCs w:val="18"/>
                <w:lang w:val="en-US"/>
              </w:rPr>
            </w:pPr>
            <w:del w:author="Murguia, Sahima" w:date="2022-03-15T22:39:00Z" w:id="4903">
              <w:r w:rsidRPr="009463FF" w:rsidDel="00262379">
                <w:rPr>
                  <w:rFonts w:asciiTheme="majorHAnsi" w:hAnsiTheme="majorHAnsi" w:cstheme="majorHAnsi"/>
                  <w:strike/>
                  <w:szCs w:val="18"/>
                  <w:lang w:val="en-US"/>
                </w:rPr>
                <w:delText>TTL_INVC_AMT</w:delText>
              </w:r>
            </w:del>
          </w:p>
        </w:tc>
        <w:tc>
          <w:tcPr>
            <w:tcW w:w="850" w:type="dxa"/>
            <w:vAlign w:val="center"/>
          </w:tcPr>
          <w:p w:rsidRPr="009463FF" w:rsidR="00D91F04" w:rsidDel="00262379" w:rsidP="00153EF4" w:rsidRDefault="00D91F04" w14:paraId="2517D66F" w14:textId="66DD72C3">
            <w:pPr>
              <w:pStyle w:val="ListParagraph"/>
              <w:ind w:left="0"/>
              <w:rPr>
                <w:del w:author="Murguia, Sahima" w:date="2022-03-15T22:39:00Z" w:id="490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E8A1779" w14:textId="58889541">
            <w:pPr>
              <w:pStyle w:val="ListParagraph"/>
              <w:ind w:left="0"/>
              <w:rPr>
                <w:del w:author="Murguia, Sahima" w:date="2022-03-15T22:39:00Z" w:id="4905"/>
                <w:rFonts w:asciiTheme="majorHAnsi" w:hAnsiTheme="majorHAnsi" w:cstheme="majorHAnsi"/>
                <w:strike/>
                <w:szCs w:val="18"/>
                <w:lang w:val="en-US"/>
              </w:rPr>
            </w:pPr>
          </w:p>
        </w:tc>
      </w:tr>
      <w:tr w:rsidRPr="009463FF" w:rsidR="00D91F04" w:rsidDel="00262379" w:rsidTr="003C3EA5" w14:paraId="3C6F5AFC" w14:textId="5E11A237">
        <w:trPr>
          <w:trHeight w:val="352"/>
          <w:del w:author="Murguia, Sahima" w:date="2022-03-15T22:39:00Z" w:id="4906"/>
        </w:trPr>
        <w:tc>
          <w:tcPr>
            <w:tcW w:w="1418" w:type="dxa"/>
            <w:vMerge/>
            <w:vAlign w:val="center"/>
          </w:tcPr>
          <w:p w:rsidRPr="009463FF" w:rsidR="00D91F04" w:rsidDel="00262379" w:rsidP="00153EF4" w:rsidRDefault="00D91F04" w14:paraId="3CF9C77F" w14:textId="531493A1">
            <w:pPr>
              <w:pStyle w:val="ListParagraph"/>
              <w:ind w:left="0"/>
              <w:rPr>
                <w:del w:author="Murguia, Sahima" w:date="2022-03-15T22:39:00Z" w:id="4907"/>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55671AD8" w14:textId="57705D81">
            <w:pPr>
              <w:pStyle w:val="ListParagraph"/>
              <w:ind w:left="0"/>
              <w:rPr>
                <w:del w:author="Murguia, Sahima" w:date="2022-03-15T22:39:00Z" w:id="4908"/>
                <w:rFonts w:asciiTheme="majorHAnsi" w:hAnsiTheme="majorHAnsi" w:cstheme="majorHAnsi"/>
                <w:strike/>
                <w:szCs w:val="18"/>
                <w:lang w:val="en-US"/>
              </w:rPr>
            </w:pPr>
          </w:p>
        </w:tc>
        <w:tc>
          <w:tcPr>
            <w:tcW w:w="1559" w:type="dxa"/>
            <w:vAlign w:val="center"/>
          </w:tcPr>
          <w:p w:rsidRPr="009463FF" w:rsidR="00D91F04" w:rsidDel="00262379" w:rsidP="00153EF4" w:rsidRDefault="00D91F04" w14:paraId="6F7DA3C9" w14:textId="3E90E367">
            <w:pPr>
              <w:pStyle w:val="ListParagraph"/>
              <w:ind w:left="0"/>
              <w:rPr>
                <w:del w:author="Murguia, Sahima" w:date="2022-03-15T22:39:00Z" w:id="4909"/>
                <w:rFonts w:asciiTheme="majorHAnsi" w:hAnsiTheme="majorHAnsi" w:cstheme="majorHAnsi"/>
                <w:strike/>
                <w:szCs w:val="18"/>
                <w:lang w:val="en-US"/>
              </w:rPr>
            </w:pPr>
            <w:del w:author="Murguia, Sahima" w:date="2022-03-15T22:39:00Z" w:id="4910">
              <w:r w:rsidRPr="009463FF" w:rsidDel="00262379">
                <w:rPr>
                  <w:rFonts w:asciiTheme="majorHAnsi" w:hAnsiTheme="majorHAnsi" w:cstheme="majorHAnsi"/>
                  <w:strike/>
                  <w:szCs w:val="18"/>
                  <w:lang w:val="en-US"/>
                </w:rPr>
                <w:delText>Total Due</w:delText>
              </w:r>
            </w:del>
          </w:p>
        </w:tc>
        <w:tc>
          <w:tcPr>
            <w:tcW w:w="2127" w:type="dxa"/>
            <w:vAlign w:val="center"/>
          </w:tcPr>
          <w:p w:rsidRPr="009463FF" w:rsidR="00D91F04" w:rsidDel="00262379" w:rsidP="00153EF4" w:rsidRDefault="00D91F04" w14:paraId="4201559F" w14:textId="1CB1A876">
            <w:pPr>
              <w:pStyle w:val="ListParagraph"/>
              <w:ind w:left="0"/>
              <w:rPr>
                <w:del w:author="Murguia, Sahima" w:date="2022-03-15T22:39:00Z" w:id="4911"/>
                <w:rFonts w:asciiTheme="majorHAnsi" w:hAnsiTheme="majorHAnsi" w:cstheme="majorHAnsi"/>
                <w:strike/>
                <w:szCs w:val="18"/>
                <w:lang w:val="en-US"/>
              </w:rPr>
            </w:pPr>
            <w:del w:author="Murguia, Sahima" w:date="2022-03-15T22:39:00Z" w:id="4912">
              <w:r w:rsidRPr="009463FF" w:rsidDel="00262379">
                <w:rPr>
                  <w:rFonts w:asciiTheme="majorHAnsi" w:hAnsiTheme="majorHAnsi" w:cstheme="majorHAnsi"/>
                  <w:strike/>
                  <w:szCs w:val="18"/>
                  <w:lang w:val="en-US"/>
                </w:rPr>
                <w:delText>formula</w:delText>
              </w:r>
            </w:del>
          </w:p>
        </w:tc>
        <w:tc>
          <w:tcPr>
            <w:tcW w:w="850" w:type="dxa"/>
            <w:vAlign w:val="center"/>
          </w:tcPr>
          <w:p w:rsidRPr="009463FF" w:rsidR="00D91F04" w:rsidDel="00262379" w:rsidP="00153EF4" w:rsidRDefault="00D91F04" w14:paraId="483E9B7D" w14:textId="66986B8A">
            <w:pPr>
              <w:pStyle w:val="ListParagraph"/>
              <w:ind w:left="0"/>
              <w:rPr>
                <w:del w:author="Murguia, Sahima" w:date="2022-03-15T22:39:00Z" w:id="491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24DFE560" w14:textId="00628193">
            <w:pPr>
              <w:pStyle w:val="ListParagraph"/>
              <w:ind w:left="0"/>
              <w:rPr>
                <w:del w:author="Murguia, Sahima" w:date="2022-03-15T22:39:00Z" w:id="4914"/>
                <w:rFonts w:asciiTheme="majorHAnsi" w:hAnsiTheme="majorHAnsi" w:cstheme="majorHAnsi"/>
                <w:strike/>
                <w:szCs w:val="18"/>
                <w:lang w:val="en-US"/>
              </w:rPr>
            </w:pPr>
          </w:p>
        </w:tc>
      </w:tr>
      <w:tr w:rsidRPr="009463FF" w:rsidR="00D91F04" w:rsidDel="00262379" w:rsidTr="003C3EA5" w14:paraId="6CB3DED4" w14:textId="3E2CD7C0">
        <w:trPr>
          <w:trHeight w:val="352"/>
          <w:del w:author="Murguia, Sahima" w:date="2022-03-15T22:39:00Z" w:id="4915"/>
        </w:trPr>
        <w:tc>
          <w:tcPr>
            <w:tcW w:w="1418" w:type="dxa"/>
            <w:vMerge/>
            <w:vAlign w:val="center"/>
          </w:tcPr>
          <w:p w:rsidRPr="009463FF" w:rsidR="00D91F04" w:rsidDel="00262379" w:rsidP="00153EF4" w:rsidRDefault="00D91F04" w14:paraId="396B0CC0" w14:textId="65891290">
            <w:pPr>
              <w:pStyle w:val="ListParagraph"/>
              <w:ind w:left="0"/>
              <w:rPr>
                <w:del w:author="Murguia, Sahima" w:date="2022-03-15T22:39:00Z" w:id="4916"/>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5AD4E389" w14:textId="569A0CD5">
            <w:pPr>
              <w:pStyle w:val="ListParagraph"/>
              <w:ind w:left="0"/>
              <w:rPr>
                <w:del w:author="Murguia, Sahima" w:date="2022-03-15T22:39:00Z" w:id="4917"/>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429EB0B" w14:textId="4CF05851">
            <w:pPr>
              <w:pStyle w:val="ListParagraph"/>
              <w:ind w:left="0"/>
              <w:rPr>
                <w:del w:author="Murguia, Sahima" w:date="2022-03-15T22:39:00Z" w:id="4918"/>
                <w:rFonts w:asciiTheme="majorHAnsi" w:hAnsiTheme="majorHAnsi" w:cstheme="majorHAnsi"/>
                <w:strike/>
                <w:szCs w:val="18"/>
                <w:lang w:val="en-US"/>
              </w:rPr>
            </w:pPr>
            <w:del w:author="Murguia, Sahima" w:date="2022-03-15T22:39:00Z" w:id="4919">
              <w:r w:rsidRPr="009463FF" w:rsidDel="00262379">
                <w:rPr>
                  <w:rFonts w:asciiTheme="majorHAnsi" w:hAnsiTheme="majorHAnsi" w:cstheme="majorHAnsi"/>
                  <w:strike/>
                  <w:szCs w:val="18"/>
                  <w:lang w:val="en-US"/>
                </w:rPr>
                <w:delText>Outstanding</w:delText>
              </w:r>
            </w:del>
          </w:p>
        </w:tc>
        <w:tc>
          <w:tcPr>
            <w:tcW w:w="2127" w:type="dxa"/>
            <w:vAlign w:val="center"/>
          </w:tcPr>
          <w:p w:rsidRPr="009463FF" w:rsidR="00D91F04" w:rsidDel="00262379" w:rsidP="00153EF4" w:rsidRDefault="00D91F04" w14:paraId="472ACA88" w14:textId="2CAAA941">
            <w:pPr>
              <w:pStyle w:val="ListParagraph"/>
              <w:ind w:left="0"/>
              <w:rPr>
                <w:del w:author="Murguia, Sahima" w:date="2022-03-15T22:39:00Z" w:id="4920"/>
                <w:rFonts w:asciiTheme="majorHAnsi" w:hAnsiTheme="majorHAnsi" w:cstheme="majorHAnsi"/>
                <w:strike/>
                <w:szCs w:val="18"/>
                <w:lang w:val="en-US"/>
              </w:rPr>
            </w:pPr>
            <w:del w:author="Murguia, Sahima" w:date="2022-03-15T22:39:00Z" w:id="4921">
              <w:r w:rsidRPr="009463FF" w:rsidDel="00262379">
                <w:rPr>
                  <w:rFonts w:asciiTheme="majorHAnsi" w:hAnsiTheme="majorHAnsi" w:cstheme="majorHAnsi"/>
                  <w:strike/>
                  <w:szCs w:val="18"/>
                  <w:lang w:val="en-US"/>
                </w:rPr>
                <w:delText>formula</w:delText>
              </w:r>
            </w:del>
          </w:p>
        </w:tc>
        <w:tc>
          <w:tcPr>
            <w:tcW w:w="850" w:type="dxa"/>
            <w:vAlign w:val="center"/>
          </w:tcPr>
          <w:p w:rsidRPr="009463FF" w:rsidR="00D91F04" w:rsidDel="00262379" w:rsidP="00153EF4" w:rsidRDefault="00D91F04" w14:paraId="4FA88C76" w14:textId="2A2BE12E">
            <w:pPr>
              <w:pStyle w:val="ListParagraph"/>
              <w:ind w:left="0"/>
              <w:rPr>
                <w:del w:author="Murguia, Sahima" w:date="2022-03-15T22:39:00Z" w:id="4922"/>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0216888" w14:textId="706A6EE2">
            <w:pPr>
              <w:pStyle w:val="ListParagraph"/>
              <w:ind w:left="0"/>
              <w:rPr>
                <w:del w:author="Murguia, Sahima" w:date="2022-03-15T22:39:00Z" w:id="4923"/>
                <w:rFonts w:asciiTheme="majorHAnsi" w:hAnsiTheme="majorHAnsi" w:cstheme="majorHAnsi"/>
                <w:strike/>
                <w:szCs w:val="18"/>
                <w:lang w:val="en-US"/>
              </w:rPr>
            </w:pPr>
          </w:p>
        </w:tc>
      </w:tr>
      <w:tr w:rsidRPr="009463FF" w:rsidR="00D91F04" w:rsidDel="00262379" w:rsidTr="003C3EA5" w14:paraId="542F25FA" w14:textId="20757F19">
        <w:trPr>
          <w:trHeight w:val="352"/>
          <w:del w:author="Murguia, Sahima" w:date="2022-03-15T22:39:00Z" w:id="4924"/>
        </w:trPr>
        <w:tc>
          <w:tcPr>
            <w:tcW w:w="1418" w:type="dxa"/>
            <w:vMerge/>
            <w:vAlign w:val="center"/>
          </w:tcPr>
          <w:p w:rsidRPr="009463FF" w:rsidR="00D91F04" w:rsidDel="00262379" w:rsidP="00153EF4" w:rsidRDefault="00D91F04" w14:paraId="61206413" w14:textId="595DC022">
            <w:pPr>
              <w:pStyle w:val="ListParagraph"/>
              <w:ind w:left="0"/>
              <w:rPr>
                <w:del w:author="Murguia, Sahima" w:date="2022-03-15T22:39:00Z" w:id="4925"/>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32AC23BE" w14:textId="7CA0BAF4">
            <w:pPr>
              <w:pStyle w:val="ListParagraph"/>
              <w:ind w:left="0"/>
              <w:rPr>
                <w:del w:author="Murguia, Sahima" w:date="2022-03-15T22:39:00Z" w:id="4926"/>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0E3FDA7" w14:textId="214C07A2">
            <w:pPr>
              <w:pStyle w:val="ListParagraph"/>
              <w:ind w:left="0"/>
              <w:rPr>
                <w:del w:author="Murguia, Sahima" w:date="2022-03-15T22:39:00Z" w:id="4927"/>
                <w:rFonts w:asciiTheme="majorHAnsi" w:hAnsiTheme="majorHAnsi" w:cstheme="majorHAnsi"/>
                <w:strike/>
                <w:szCs w:val="18"/>
                <w:lang w:val="en-US"/>
              </w:rPr>
            </w:pPr>
            <w:del w:author="Murguia, Sahima" w:date="2022-03-15T22:39:00Z" w:id="4928">
              <w:r w:rsidRPr="009463FF" w:rsidDel="00262379">
                <w:rPr>
                  <w:rFonts w:asciiTheme="majorHAnsi" w:hAnsiTheme="majorHAnsi" w:cstheme="majorHAnsi"/>
                  <w:strike/>
                  <w:szCs w:val="18"/>
                  <w:lang w:val="en-US"/>
                </w:rPr>
                <w:delText>Created</w:delText>
              </w:r>
            </w:del>
          </w:p>
        </w:tc>
        <w:tc>
          <w:tcPr>
            <w:tcW w:w="2127" w:type="dxa"/>
            <w:vAlign w:val="center"/>
          </w:tcPr>
          <w:p w:rsidRPr="009463FF" w:rsidR="00D91F04" w:rsidDel="00262379" w:rsidP="00153EF4" w:rsidRDefault="00D91F04" w14:paraId="1586AA0A" w14:textId="73A057C3">
            <w:pPr>
              <w:pStyle w:val="ListParagraph"/>
              <w:ind w:left="0"/>
              <w:rPr>
                <w:del w:author="Murguia, Sahima" w:date="2022-03-15T22:39:00Z" w:id="4929"/>
                <w:rFonts w:asciiTheme="majorHAnsi" w:hAnsiTheme="majorHAnsi" w:cstheme="majorHAnsi"/>
                <w:strike/>
                <w:szCs w:val="18"/>
                <w:lang w:val="en-US"/>
              </w:rPr>
            </w:pPr>
            <w:del w:author="Murguia, Sahima" w:date="2022-03-15T22:39:00Z" w:id="4930">
              <w:r w:rsidRPr="009463FF" w:rsidDel="00262379">
                <w:rPr>
                  <w:rFonts w:asciiTheme="majorHAnsi" w:hAnsiTheme="majorHAnsi" w:cstheme="majorHAnsi"/>
                  <w:strike/>
                  <w:szCs w:val="18"/>
                  <w:lang w:val="en-US"/>
                </w:rPr>
                <w:delText>CREATED</w:delText>
              </w:r>
            </w:del>
          </w:p>
        </w:tc>
        <w:tc>
          <w:tcPr>
            <w:tcW w:w="850" w:type="dxa"/>
            <w:vAlign w:val="center"/>
          </w:tcPr>
          <w:p w:rsidRPr="009463FF" w:rsidR="00D91F04" w:rsidDel="00262379" w:rsidP="00153EF4" w:rsidRDefault="00D91F04" w14:paraId="6A360837" w14:textId="6953CCB2">
            <w:pPr>
              <w:pStyle w:val="ListParagraph"/>
              <w:ind w:left="0"/>
              <w:rPr>
                <w:del w:author="Murguia, Sahima" w:date="2022-03-15T22:39:00Z" w:id="4931"/>
                <w:rFonts w:asciiTheme="majorHAnsi" w:hAnsiTheme="majorHAnsi" w:cstheme="majorHAnsi"/>
                <w:strike/>
                <w:szCs w:val="18"/>
                <w:lang w:val="en-US"/>
              </w:rPr>
            </w:pPr>
          </w:p>
        </w:tc>
        <w:tc>
          <w:tcPr>
            <w:tcW w:w="2268" w:type="dxa"/>
            <w:vAlign w:val="center"/>
          </w:tcPr>
          <w:p w:rsidRPr="009463FF" w:rsidR="00D91F04" w:rsidDel="00262379" w:rsidP="00153EF4" w:rsidRDefault="00D91F04" w14:paraId="35E603DE" w14:textId="4EE0C86B">
            <w:pPr>
              <w:pStyle w:val="ListParagraph"/>
              <w:ind w:left="0"/>
              <w:rPr>
                <w:del w:author="Murguia, Sahima" w:date="2022-03-15T22:39:00Z" w:id="4932"/>
                <w:rFonts w:asciiTheme="majorHAnsi" w:hAnsiTheme="majorHAnsi" w:cstheme="majorHAnsi"/>
                <w:strike/>
                <w:szCs w:val="18"/>
                <w:lang w:val="en-US"/>
              </w:rPr>
            </w:pPr>
          </w:p>
        </w:tc>
      </w:tr>
      <w:tr w:rsidRPr="009463FF" w:rsidR="00D91F04" w:rsidDel="00262379" w:rsidTr="003C3EA5" w14:paraId="5960E267" w14:textId="201F31BA">
        <w:trPr>
          <w:trHeight w:val="352"/>
          <w:del w:author="Murguia, Sahima" w:date="2022-03-15T22:39:00Z" w:id="4933"/>
        </w:trPr>
        <w:tc>
          <w:tcPr>
            <w:tcW w:w="1418" w:type="dxa"/>
            <w:vMerge/>
            <w:vAlign w:val="center"/>
          </w:tcPr>
          <w:p w:rsidRPr="009463FF" w:rsidR="00D91F04" w:rsidDel="00262379" w:rsidP="00153EF4" w:rsidRDefault="00D91F04" w14:paraId="2959D15A" w14:textId="5699ADD5">
            <w:pPr>
              <w:pStyle w:val="ListParagraph"/>
              <w:ind w:left="0"/>
              <w:rPr>
                <w:del w:author="Murguia, Sahima" w:date="2022-03-15T22:39:00Z" w:id="4934"/>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75C1457B" w14:textId="60AEB6B8">
            <w:pPr>
              <w:pStyle w:val="ListParagraph"/>
              <w:ind w:left="0"/>
              <w:rPr>
                <w:del w:author="Murguia, Sahima" w:date="2022-03-15T22:39:00Z" w:id="4935"/>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2936D15" w14:textId="29776117">
            <w:pPr>
              <w:pStyle w:val="ListParagraph"/>
              <w:ind w:left="0"/>
              <w:rPr>
                <w:del w:author="Murguia, Sahima" w:date="2022-03-15T22:39:00Z" w:id="4936"/>
                <w:rFonts w:asciiTheme="majorHAnsi" w:hAnsiTheme="majorHAnsi" w:cstheme="majorHAnsi"/>
                <w:strike/>
                <w:szCs w:val="18"/>
                <w:lang w:val="en-US"/>
              </w:rPr>
            </w:pPr>
            <w:del w:author="Murguia, Sahima" w:date="2022-03-15T22:39:00Z" w:id="4937">
              <w:r w:rsidRPr="009463FF" w:rsidDel="00262379">
                <w:rPr>
                  <w:rFonts w:asciiTheme="majorHAnsi" w:hAnsiTheme="majorHAnsi" w:cstheme="majorHAnsi"/>
                  <w:strike/>
                  <w:szCs w:val="18"/>
                  <w:lang w:val="en-US"/>
                </w:rPr>
                <w:delText>Type</w:delText>
              </w:r>
            </w:del>
          </w:p>
        </w:tc>
        <w:tc>
          <w:tcPr>
            <w:tcW w:w="2127" w:type="dxa"/>
            <w:vAlign w:val="center"/>
          </w:tcPr>
          <w:p w:rsidRPr="009463FF" w:rsidR="00D91F04" w:rsidDel="00262379" w:rsidP="00153EF4" w:rsidRDefault="00D91F04" w14:paraId="3CCC7999" w14:textId="6AFF1C13">
            <w:pPr>
              <w:pStyle w:val="ListParagraph"/>
              <w:ind w:left="0"/>
              <w:rPr>
                <w:del w:author="Murguia, Sahima" w:date="2022-03-15T22:39:00Z" w:id="4938"/>
                <w:rFonts w:asciiTheme="majorHAnsi" w:hAnsiTheme="majorHAnsi" w:cstheme="majorHAnsi"/>
                <w:strike/>
                <w:szCs w:val="18"/>
                <w:lang w:val="en-US"/>
              </w:rPr>
            </w:pPr>
            <w:del w:author="Murguia, Sahima" w:date="2022-03-15T22:39:00Z" w:id="4939">
              <w:r w:rsidRPr="009463FF" w:rsidDel="00262379">
                <w:rPr>
                  <w:rFonts w:asciiTheme="majorHAnsi" w:hAnsiTheme="majorHAnsi" w:cstheme="majorHAnsi"/>
                  <w:strike/>
                  <w:szCs w:val="18"/>
                  <w:lang w:val="en-US"/>
                </w:rPr>
                <w:delText>INVC_TYPE_CD</w:delText>
              </w:r>
            </w:del>
          </w:p>
        </w:tc>
        <w:tc>
          <w:tcPr>
            <w:tcW w:w="850" w:type="dxa"/>
            <w:vAlign w:val="center"/>
          </w:tcPr>
          <w:p w:rsidRPr="009463FF" w:rsidR="00D91F04" w:rsidDel="00262379" w:rsidP="00153EF4" w:rsidRDefault="00D91F04" w14:paraId="0B61BA8D" w14:textId="57E50541">
            <w:pPr>
              <w:pStyle w:val="ListParagraph"/>
              <w:ind w:left="0"/>
              <w:rPr>
                <w:del w:author="Murguia, Sahima" w:date="2022-03-15T22:39:00Z" w:id="4940"/>
                <w:rFonts w:asciiTheme="majorHAnsi" w:hAnsiTheme="majorHAnsi" w:cstheme="majorHAnsi"/>
                <w:strike/>
                <w:szCs w:val="18"/>
                <w:lang w:val="en-US"/>
              </w:rPr>
            </w:pPr>
          </w:p>
        </w:tc>
        <w:tc>
          <w:tcPr>
            <w:tcW w:w="2268" w:type="dxa"/>
            <w:vAlign w:val="center"/>
          </w:tcPr>
          <w:p w:rsidRPr="009463FF" w:rsidR="00D91F04" w:rsidDel="00262379" w:rsidP="00153EF4" w:rsidRDefault="00D91F04" w14:paraId="3F3E7024" w14:textId="08076E4D">
            <w:pPr>
              <w:pStyle w:val="ListParagraph"/>
              <w:ind w:left="0"/>
              <w:rPr>
                <w:del w:author="Murguia, Sahima" w:date="2022-03-15T22:39:00Z" w:id="4941"/>
                <w:rFonts w:asciiTheme="majorHAnsi" w:hAnsiTheme="majorHAnsi" w:cstheme="majorHAnsi"/>
                <w:strike/>
                <w:szCs w:val="18"/>
                <w:lang w:val="en-US"/>
              </w:rPr>
            </w:pPr>
          </w:p>
        </w:tc>
      </w:tr>
      <w:tr w:rsidRPr="009463FF" w:rsidR="00D91F04" w:rsidDel="00262379" w:rsidTr="003C3EA5" w14:paraId="5EB86B43" w14:textId="125B3CC4">
        <w:trPr>
          <w:trHeight w:val="352"/>
          <w:del w:author="Murguia, Sahima" w:date="2022-03-15T22:39:00Z" w:id="4942"/>
        </w:trPr>
        <w:tc>
          <w:tcPr>
            <w:tcW w:w="1418" w:type="dxa"/>
            <w:vMerge/>
            <w:vAlign w:val="center"/>
          </w:tcPr>
          <w:p w:rsidRPr="009463FF" w:rsidR="00D91F04" w:rsidDel="00262379" w:rsidP="00153EF4" w:rsidRDefault="00D91F04" w14:paraId="173D46D8" w14:textId="67C3776C">
            <w:pPr>
              <w:pStyle w:val="ListParagraph"/>
              <w:ind w:left="0"/>
              <w:rPr>
                <w:del w:author="Murguia, Sahima" w:date="2022-03-15T22:39:00Z" w:id="4943"/>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4D38BC9" w14:textId="50C955AE">
            <w:pPr>
              <w:pStyle w:val="ListParagraph"/>
              <w:ind w:left="0"/>
              <w:rPr>
                <w:del w:author="Murguia, Sahima" w:date="2022-03-15T22:39:00Z" w:id="4944"/>
                <w:rFonts w:asciiTheme="majorHAnsi" w:hAnsiTheme="majorHAnsi" w:cstheme="majorHAnsi"/>
                <w:strike/>
                <w:szCs w:val="18"/>
                <w:lang w:val="en-US"/>
              </w:rPr>
            </w:pPr>
          </w:p>
        </w:tc>
        <w:tc>
          <w:tcPr>
            <w:tcW w:w="1559" w:type="dxa"/>
            <w:vAlign w:val="center"/>
          </w:tcPr>
          <w:p w:rsidRPr="009463FF" w:rsidR="00D91F04" w:rsidDel="00262379" w:rsidP="00153EF4" w:rsidRDefault="00D91F04" w14:paraId="62A66427" w14:textId="3EED3B19">
            <w:pPr>
              <w:pStyle w:val="ListParagraph"/>
              <w:ind w:left="0"/>
              <w:rPr>
                <w:del w:author="Murguia, Sahima" w:date="2022-03-15T22:39:00Z" w:id="4945"/>
                <w:rFonts w:asciiTheme="majorHAnsi" w:hAnsiTheme="majorHAnsi" w:cstheme="majorHAnsi"/>
                <w:strike/>
                <w:szCs w:val="18"/>
                <w:lang w:val="en-US"/>
              </w:rPr>
            </w:pPr>
            <w:del w:author="Murguia, Sahima" w:date="2022-03-15T22:39:00Z" w:id="4946">
              <w:r w:rsidRPr="009463FF" w:rsidDel="00262379">
                <w:rPr>
                  <w:rFonts w:asciiTheme="majorHAnsi" w:hAnsiTheme="majorHAnsi" w:cstheme="majorHAnsi"/>
                  <w:strike/>
                  <w:szCs w:val="18"/>
                  <w:lang w:val="en-US"/>
                </w:rPr>
                <w:delText>Doc ID</w:delText>
              </w:r>
            </w:del>
          </w:p>
        </w:tc>
        <w:tc>
          <w:tcPr>
            <w:tcW w:w="2127" w:type="dxa"/>
            <w:vAlign w:val="center"/>
          </w:tcPr>
          <w:p w:rsidRPr="009463FF" w:rsidR="00D91F04" w:rsidDel="00262379" w:rsidP="00153EF4" w:rsidRDefault="00D91F04" w14:paraId="245D069C" w14:textId="788E3AEC">
            <w:pPr>
              <w:pStyle w:val="ListParagraph"/>
              <w:ind w:left="0"/>
              <w:rPr>
                <w:del w:author="Murguia, Sahima" w:date="2022-03-15T22:39:00Z" w:id="4947"/>
                <w:rFonts w:asciiTheme="majorHAnsi" w:hAnsiTheme="majorHAnsi" w:cstheme="majorHAnsi"/>
                <w:strike/>
                <w:szCs w:val="18"/>
                <w:lang w:val="en-US"/>
              </w:rPr>
            </w:pPr>
            <w:del w:author="Murguia, Sahima" w:date="2022-03-15T22:39:00Z" w:id="4948">
              <w:r w:rsidRPr="009463FF" w:rsidDel="00262379">
                <w:rPr>
                  <w:rFonts w:asciiTheme="majorHAnsi" w:hAnsiTheme="majorHAnsi" w:cstheme="majorHAnsi"/>
                  <w:strike/>
                  <w:szCs w:val="18"/>
                  <w:lang w:val="en-US"/>
                </w:rPr>
                <w:delText>DOC_NUM</w:delText>
              </w:r>
            </w:del>
          </w:p>
        </w:tc>
        <w:tc>
          <w:tcPr>
            <w:tcW w:w="850" w:type="dxa"/>
            <w:vAlign w:val="center"/>
          </w:tcPr>
          <w:p w:rsidRPr="009463FF" w:rsidR="00D91F04" w:rsidDel="00262379" w:rsidP="00153EF4" w:rsidRDefault="00D91F04" w14:paraId="1FD34B5E" w14:textId="0377599D">
            <w:pPr>
              <w:pStyle w:val="ListParagraph"/>
              <w:ind w:left="0"/>
              <w:rPr>
                <w:del w:author="Murguia, Sahima" w:date="2022-03-15T22:39:00Z" w:id="4949"/>
                <w:rFonts w:asciiTheme="majorHAnsi" w:hAnsiTheme="majorHAnsi" w:cstheme="majorHAnsi"/>
                <w:strike/>
                <w:szCs w:val="18"/>
                <w:lang w:val="en-US"/>
              </w:rPr>
            </w:pPr>
          </w:p>
        </w:tc>
        <w:tc>
          <w:tcPr>
            <w:tcW w:w="2268" w:type="dxa"/>
            <w:vAlign w:val="center"/>
          </w:tcPr>
          <w:p w:rsidRPr="009463FF" w:rsidR="00D91F04" w:rsidDel="00262379" w:rsidP="00153EF4" w:rsidRDefault="00D91F04" w14:paraId="07FF0D93" w14:textId="14B5827A">
            <w:pPr>
              <w:pStyle w:val="ListParagraph"/>
              <w:ind w:left="0"/>
              <w:rPr>
                <w:del w:author="Murguia, Sahima" w:date="2022-03-15T22:39:00Z" w:id="4950"/>
                <w:rFonts w:asciiTheme="majorHAnsi" w:hAnsiTheme="majorHAnsi" w:cstheme="majorHAnsi"/>
                <w:strike/>
                <w:szCs w:val="18"/>
                <w:lang w:val="en-US"/>
              </w:rPr>
            </w:pPr>
          </w:p>
        </w:tc>
      </w:tr>
      <w:tr w:rsidRPr="009463FF" w:rsidR="00D91F04" w:rsidDel="00262379" w:rsidTr="003C3EA5" w14:paraId="4951FDC2" w14:textId="699A75B8">
        <w:trPr>
          <w:trHeight w:val="352"/>
          <w:del w:author="Murguia, Sahima" w:date="2022-03-15T22:39:00Z" w:id="4951"/>
        </w:trPr>
        <w:tc>
          <w:tcPr>
            <w:tcW w:w="1418" w:type="dxa"/>
            <w:vMerge/>
            <w:vAlign w:val="center"/>
          </w:tcPr>
          <w:p w:rsidRPr="009463FF" w:rsidR="00D91F04" w:rsidDel="00262379" w:rsidP="00153EF4" w:rsidRDefault="00D91F04" w14:paraId="10ED8FD6" w14:textId="5136F8C1">
            <w:pPr>
              <w:pStyle w:val="ListParagraph"/>
              <w:ind w:left="0"/>
              <w:rPr>
                <w:del w:author="Murguia, Sahima" w:date="2022-03-15T22:39:00Z" w:id="4952"/>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04B3ACE8" w14:textId="0DD9CB72">
            <w:pPr>
              <w:pStyle w:val="ListParagraph"/>
              <w:ind w:left="0"/>
              <w:rPr>
                <w:del w:author="Murguia, Sahima" w:date="2022-03-15T22:39:00Z" w:id="4953"/>
                <w:rFonts w:asciiTheme="majorHAnsi" w:hAnsiTheme="majorHAnsi" w:cstheme="majorHAnsi"/>
                <w:strike/>
                <w:szCs w:val="18"/>
                <w:lang w:val="en-US"/>
              </w:rPr>
            </w:pPr>
            <w:del w:author="Murguia, Sahima" w:date="2022-03-15T22:39:00Z" w:id="4954">
              <w:r w:rsidRPr="009463FF" w:rsidDel="00262379">
                <w:rPr>
                  <w:rFonts w:asciiTheme="majorHAnsi" w:hAnsiTheme="majorHAnsi" w:cstheme="majorHAnsi"/>
                  <w:strike/>
                  <w:szCs w:val="18"/>
                  <w:lang w:val="en-US"/>
                </w:rPr>
                <w:delText>S_INVOICE_ITEM</w:delText>
              </w:r>
            </w:del>
          </w:p>
        </w:tc>
        <w:tc>
          <w:tcPr>
            <w:tcW w:w="1559" w:type="dxa"/>
            <w:vAlign w:val="center"/>
          </w:tcPr>
          <w:p w:rsidRPr="009463FF" w:rsidR="00D91F04" w:rsidDel="00262379" w:rsidP="00153EF4" w:rsidRDefault="00D91F04" w14:paraId="7BFD018A" w14:textId="011CE12B">
            <w:pPr>
              <w:pStyle w:val="ListParagraph"/>
              <w:ind w:left="0"/>
              <w:rPr>
                <w:del w:author="Murguia, Sahima" w:date="2022-03-15T22:39:00Z" w:id="4955"/>
                <w:rFonts w:asciiTheme="majorHAnsi" w:hAnsiTheme="majorHAnsi" w:cstheme="majorHAnsi"/>
                <w:strike/>
                <w:szCs w:val="18"/>
                <w:lang w:val="en-US"/>
              </w:rPr>
            </w:pPr>
            <w:del w:author="Murguia, Sahima" w:date="2022-03-15T22:39:00Z" w:id="4956">
              <w:r w:rsidRPr="009463FF" w:rsidDel="00262379">
                <w:rPr>
                  <w:rFonts w:asciiTheme="majorHAnsi" w:hAnsiTheme="majorHAnsi" w:cstheme="majorHAnsi"/>
                  <w:strike/>
                  <w:szCs w:val="18"/>
                  <w:lang w:val="en-US"/>
                </w:rPr>
                <w:delText>Order Line</w:delText>
              </w:r>
            </w:del>
          </w:p>
        </w:tc>
        <w:tc>
          <w:tcPr>
            <w:tcW w:w="2127" w:type="dxa"/>
            <w:vAlign w:val="center"/>
          </w:tcPr>
          <w:p w:rsidRPr="009463FF" w:rsidR="00D91F04" w:rsidDel="00262379" w:rsidP="00153EF4" w:rsidRDefault="00D91F04" w14:paraId="3431135A" w14:textId="57BA3CDC">
            <w:pPr>
              <w:pStyle w:val="ListParagraph"/>
              <w:ind w:left="0"/>
              <w:rPr>
                <w:del w:author="Murguia, Sahima" w:date="2022-03-15T22:39:00Z" w:id="4957"/>
                <w:rFonts w:asciiTheme="majorHAnsi" w:hAnsiTheme="majorHAnsi" w:cstheme="majorHAnsi"/>
                <w:strike/>
                <w:szCs w:val="18"/>
                <w:lang w:val="en-US"/>
              </w:rPr>
            </w:pPr>
            <w:del w:author="Murguia, Sahima" w:date="2022-03-15T22:39:00Z" w:id="4958">
              <w:r w:rsidRPr="009463FF" w:rsidDel="00262379">
                <w:rPr>
                  <w:rFonts w:asciiTheme="majorHAnsi" w:hAnsiTheme="majorHAnsi" w:cstheme="majorHAnsi"/>
                  <w:strike/>
                  <w:szCs w:val="18"/>
                  <w:lang w:val="en-US"/>
                </w:rPr>
                <w:delText>ORDER_ITEM_ID</w:delText>
              </w:r>
            </w:del>
          </w:p>
        </w:tc>
        <w:tc>
          <w:tcPr>
            <w:tcW w:w="850" w:type="dxa"/>
            <w:vAlign w:val="center"/>
          </w:tcPr>
          <w:p w:rsidRPr="009463FF" w:rsidR="00D91F04" w:rsidDel="00262379" w:rsidP="00153EF4" w:rsidRDefault="00D91F04" w14:paraId="59C0463A" w14:textId="1EBDAA47">
            <w:pPr>
              <w:pStyle w:val="ListParagraph"/>
              <w:ind w:left="0"/>
              <w:rPr>
                <w:del w:author="Murguia, Sahima" w:date="2022-03-15T22:39:00Z" w:id="4959"/>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052F371" w14:textId="6D3A1DE9">
            <w:pPr>
              <w:pStyle w:val="ListParagraph"/>
              <w:ind w:left="0"/>
              <w:rPr>
                <w:del w:author="Murguia, Sahima" w:date="2022-03-15T22:39:00Z" w:id="4960"/>
                <w:rFonts w:asciiTheme="majorHAnsi" w:hAnsiTheme="majorHAnsi" w:cstheme="majorHAnsi"/>
                <w:strike/>
                <w:szCs w:val="18"/>
                <w:lang w:val="en-US"/>
              </w:rPr>
            </w:pPr>
          </w:p>
        </w:tc>
      </w:tr>
      <w:tr w:rsidRPr="009463FF" w:rsidR="00D91F04" w:rsidDel="00262379" w:rsidTr="003C3EA5" w14:paraId="6C648EFB" w14:textId="7E68894C">
        <w:trPr>
          <w:trHeight w:val="352"/>
          <w:del w:author="Murguia, Sahima" w:date="2022-03-15T22:39:00Z" w:id="4961"/>
        </w:trPr>
        <w:tc>
          <w:tcPr>
            <w:tcW w:w="1418" w:type="dxa"/>
            <w:vMerge/>
            <w:vAlign w:val="center"/>
          </w:tcPr>
          <w:p w:rsidRPr="009463FF" w:rsidR="00D91F04" w:rsidDel="00262379" w:rsidP="00153EF4" w:rsidRDefault="00D91F04" w14:paraId="4583FFD9" w14:textId="65A2FA45">
            <w:pPr>
              <w:pStyle w:val="ListParagraph"/>
              <w:ind w:left="0"/>
              <w:rPr>
                <w:del w:author="Murguia, Sahima" w:date="2022-03-15T22:39:00Z" w:id="4962"/>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73FB13F3" w14:textId="38680E85">
            <w:pPr>
              <w:pStyle w:val="ListParagraph"/>
              <w:ind w:left="0"/>
              <w:rPr>
                <w:del w:author="Murguia, Sahima" w:date="2022-03-15T22:39:00Z" w:id="4963"/>
                <w:rFonts w:asciiTheme="majorHAnsi" w:hAnsiTheme="majorHAnsi" w:cstheme="majorHAnsi"/>
                <w:strike/>
                <w:szCs w:val="18"/>
                <w:lang w:val="en-US"/>
              </w:rPr>
            </w:pPr>
          </w:p>
        </w:tc>
        <w:tc>
          <w:tcPr>
            <w:tcW w:w="1559" w:type="dxa"/>
            <w:vAlign w:val="center"/>
          </w:tcPr>
          <w:p w:rsidRPr="009463FF" w:rsidR="00D91F04" w:rsidDel="00262379" w:rsidP="00153EF4" w:rsidRDefault="00D91F04" w14:paraId="0239559B" w14:textId="615E3A15">
            <w:pPr>
              <w:pStyle w:val="ListParagraph"/>
              <w:ind w:left="0"/>
              <w:rPr>
                <w:del w:author="Murguia, Sahima" w:date="2022-03-15T22:39:00Z" w:id="4964"/>
                <w:rFonts w:asciiTheme="majorHAnsi" w:hAnsiTheme="majorHAnsi" w:cstheme="majorHAnsi"/>
                <w:strike/>
                <w:szCs w:val="18"/>
                <w:lang w:val="en-US"/>
              </w:rPr>
            </w:pPr>
            <w:del w:author="Murguia, Sahima" w:date="2022-03-15T22:39:00Z" w:id="4965">
              <w:r w:rsidRPr="009463FF" w:rsidDel="00262379">
                <w:rPr>
                  <w:rFonts w:asciiTheme="majorHAnsi" w:hAnsiTheme="majorHAnsi" w:cstheme="majorHAnsi"/>
                  <w:strike/>
                  <w:szCs w:val="18"/>
                  <w:lang w:val="en-US"/>
                </w:rPr>
                <w:delText>Shipment Line</w:delText>
              </w:r>
            </w:del>
          </w:p>
        </w:tc>
        <w:tc>
          <w:tcPr>
            <w:tcW w:w="2127" w:type="dxa"/>
            <w:vAlign w:val="center"/>
          </w:tcPr>
          <w:p w:rsidRPr="009463FF" w:rsidR="00D91F04" w:rsidDel="00262379" w:rsidP="00153EF4" w:rsidRDefault="00D91F04" w14:paraId="6C95C664" w14:textId="1ACC6C4D">
            <w:pPr>
              <w:pStyle w:val="ListParagraph"/>
              <w:ind w:left="0"/>
              <w:rPr>
                <w:del w:author="Murguia, Sahima" w:date="2022-03-15T22:39:00Z" w:id="4966"/>
                <w:rFonts w:asciiTheme="majorHAnsi" w:hAnsiTheme="majorHAnsi" w:cstheme="majorHAnsi"/>
                <w:strike/>
                <w:szCs w:val="18"/>
                <w:lang w:val="en-US"/>
              </w:rPr>
            </w:pPr>
            <w:del w:author="Murguia, Sahima" w:date="2022-03-15T22:39:00Z" w:id="4967">
              <w:r w:rsidRPr="009463FF" w:rsidDel="00262379">
                <w:rPr>
                  <w:rFonts w:asciiTheme="majorHAnsi" w:hAnsiTheme="majorHAnsi" w:cstheme="majorHAnsi"/>
                  <w:strike/>
                  <w:szCs w:val="18"/>
                  <w:lang w:val="en-US"/>
                </w:rPr>
                <w:delText>SHIP_LINE_ITEM_ID</w:delText>
              </w:r>
            </w:del>
          </w:p>
        </w:tc>
        <w:tc>
          <w:tcPr>
            <w:tcW w:w="850" w:type="dxa"/>
            <w:vAlign w:val="center"/>
          </w:tcPr>
          <w:p w:rsidRPr="009463FF" w:rsidR="00D91F04" w:rsidDel="00262379" w:rsidP="00153EF4" w:rsidRDefault="00D91F04" w14:paraId="48E8D52E" w14:textId="2F63886F">
            <w:pPr>
              <w:pStyle w:val="ListParagraph"/>
              <w:ind w:left="0"/>
              <w:rPr>
                <w:del w:author="Murguia, Sahima" w:date="2022-03-15T22:39:00Z" w:id="4968"/>
                <w:rFonts w:asciiTheme="majorHAnsi" w:hAnsiTheme="majorHAnsi" w:cstheme="majorHAnsi"/>
                <w:strike/>
                <w:szCs w:val="18"/>
                <w:lang w:val="en-US"/>
              </w:rPr>
            </w:pPr>
          </w:p>
        </w:tc>
        <w:tc>
          <w:tcPr>
            <w:tcW w:w="2268" w:type="dxa"/>
            <w:vAlign w:val="center"/>
          </w:tcPr>
          <w:p w:rsidRPr="009463FF" w:rsidR="00D91F04" w:rsidDel="00262379" w:rsidP="00153EF4" w:rsidRDefault="00D91F04" w14:paraId="27471104" w14:textId="1875E896">
            <w:pPr>
              <w:pStyle w:val="ListParagraph"/>
              <w:ind w:left="0"/>
              <w:rPr>
                <w:del w:author="Murguia, Sahima" w:date="2022-03-15T22:39:00Z" w:id="4969"/>
                <w:rFonts w:asciiTheme="majorHAnsi" w:hAnsiTheme="majorHAnsi" w:cstheme="majorHAnsi"/>
                <w:strike/>
                <w:szCs w:val="18"/>
                <w:lang w:val="en-US"/>
              </w:rPr>
            </w:pPr>
          </w:p>
        </w:tc>
      </w:tr>
      <w:tr w:rsidRPr="009463FF" w:rsidR="00D91F04" w:rsidDel="00262379" w:rsidTr="003C3EA5" w14:paraId="4C68EEA7" w14:textId="5457416D">
        <w:trPr>
          <w:trHeight w:val="352"/>
          <w:del w:author="Murguia, Sahima" w:date="2022-03-15T22:39:00Z" w:id="4970"/>
        </w:trPr>
        <w:tc>
          <w:tcPr>
            <w:tcW w:w="1418" w:type="dxa"/>
            <w:vMerge/>
            <w:vAlign w:val="center"/>
          </w:tcPr>
          <w:p w:rsidRPr="009463FF" w:rsidR="00D91F04" w:rsidDel="00262379" w:rsidP="00153EF4" w:rsidRDefault="00D91F04" w14:paraId="3CD5FEE3" w14:textId="0B681B67">
            <w:pPr>
              <w:pStyle w:val="ListParagraph"/>
              <w:ind w:left="0"/>
              <w:rPr>
                <w:del w:author="Murguia, Sahima" w:date="2022-03-15T22:39:00Z" w:id="4971"/>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78A01384" w14:textId="33EFFC62">
            <w:pPr>
              <w:pStyle w:val="ListParagraph"/>
              <w:ind w:left="0"/>
              <w:rPr>
                <w:del w:author="Murguia, Sahima" w:date="2022-03-15T22:39:00Z" w:id="4972"/>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019B2FA" w14:textId="042C735F">
            <w:pPr>
              <w:pStyle w:val="ListParagraph"/>
              <w:ind w:left="0"/>
              <w:rPr>
                <w:del w:author="Murguia, Sahima" w:date="2022-03-15T22:39:00Z" w:id="4973"/>
                <w:rFonts w:asciiTheme="majorHAnsi" w:hAnsiTheme="majorHAnsi" w:cstheme="majorHAnsi"/>
                <w:strike/>
                <w:szCs w:val="18"/>
                <w:lang w:val="en-US"/>
              </w:rPr>
            </w:pPr>
            <w:del w:author="Murguia, Sahima" w:date="2022-03-15T22:39:00Z" w:id="4974">
              <w:r w:rsidRPr="009463FF" w:rsidDel="00262379">
                <w:rPr>
                  <w:rFonts w:asciiTheme="majorHAnsi" w:hAnsiTheme="majorHAnsi" w:cstheme="majorHAnsi"/>
                  <w:strike/>
                  <w:szCs w:val="18"/>
                  <w:lang w:val="en-US"/>
                </w:rPr>
                <w:delText>Currency</w:delText>
              </w:r>
            </w:del>
          </w:p>
        </w:tc>
        <w:tc>
          <w:tcPr>
            <w:tcW w:w="2127" w:type="dxa"/>
            <w:vAlign w:val="center"/>
          </w:tcPr>
          <w:p w:rsidRPr="009463FF" w:rsidR="00D91F04" w:rsidDel="00262379" w:rsidP="00153EF4" w:rsidRDefault="00D91F04" w14:paraId="64F3FCC1" w14:textId="58A1B550">
            <w:pPr>
              <w:pStyle w:val="ListParagraph"/>
              <w:ind w:left="0"/>
              <w:rPr>
                <w:del w:author="Murguia, Sahima" w:date="2022-03-15T22:39:00Z" w:id="4975"/>
                <w:rFonts w:asciiTheme="majorHAnsi" w:hAnsiTheme="majorHAnsi" w:cstheme="majorHAnsi"/>
                <w:strike/>
                <w:szCs w:val="18"/>
                <w:lang w:val="en-US"/>
              </w:rPr>
            </w:pPr>
            <w:del w:author="Murguia, Sahima" w:date="2022-03-15T22:39:00Z" w:id="4976">
              <w:r w:rsidRPr="009463FF" w:rsidDel="00262379">
                <w:rPr>
                  <w:rFonts w:asciiTheme="majorHAnsi" w:hAnsiTheme="majorHAnsi" w:cstheme="majorHAnsi"/>
                  <w:strike/>
                  <w:szCs w:val="18"/>
                  <w:lang w:val="en-US"/>
                </w:rPr>
                <w:delText>X_CURRENCY_NUM</w:delText>
              </w:r>
            </w:del>
          </w:p>
        </w:tc>
        <w:tc>
          <w:tcPr>
            <w:tcW w:w="850" w:type="dxa"/>
            <w:vAlign w:val="center"/>
          </w:tcPr>
          <w:p w:rsidRPr="009463FF" w:rsidR="00D91F04" w:rsidDel="00262379" w:rsidP="00153EF4" w:rsidRDefault="00D91F04" w14:paraId="7F347371" w14:textId="4EB5A8E9">
            <w:pPr>
              <w:pStyle w:val="ListParagraph"/>
              <w:ind w:left="0"/>
              <w:rPr>
                <w:del w:author="Murguia, Sahima" w:date="2022-03-15T22:39:00Z" w:id="4977"/>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A3DB582" w14:textId="2A1DCD3C">
            <w:pPr>
              <w:pStyle w:val="ListParagraph"/>
              <w:ind w:left="0"/>
              <w:rPr>
                <w:del w:author="Murguia, Sahima" w:date="2022-03-15T22:39:00Z" w:id="4978"/>
                <w:rFonts w:asciiTheme="majorHAnsi" w:hAnsiTheme="majorHAnsi" w:cstheme="majorHAnsi"/>
                <w:strike/>
                <w:szCs w:val="18"/>
                <w:lang w:val="en-US"/>
              </w:rPr>
            </w:pPr>
          </w:p>
        </w:tc>
      </w:tr>
      <w:tr w:rsidRPr="009463FF" w:rsidR="00D91F04" w:rsidDel="00262379" w:rsidTr="003C3EA5" w14:paraId="5591C3CC" w14:textId="4A035A68">
        <w:trPr>
          <w:trHeight w:val="352"/>
          <w:del w:author="Murguia, Sahima" w:date="2022-03-15T22:39:00Z" w:id="4979"/>
        </w:trPr>
        <w:tc>
          <w:tcPr>
            <w:tcW w:w="1418" w:type="dxa"/>
            <w:vMerge/>
            <w:vAlign w:val="center"/>
          </w:tcPr>
          <w:p w:rsidRPr="009463FF" w:rsidR="00D91F04" w:rsidDel="00262379" w:rsidP="00153EF4" w:rsidRDefault="00D91F04" w14:paraId="0997D390" w14:textId="3275C924">
            <w:pPr>
              <w:pStyle w:val="ListParagraph"/>
              <w:ind w:left="0"/>
              <w:rPr>
                <w:del w:author="Murguia, Sahima" w:date="2022-03-15T22:39:00Z" w:id="4980"/>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09BEFC4" w14:textId="6BB23C0C">
            <w:pPr>
              <w:pStyle w:val="ListParagraph"/>
              <w:ind w:left="0"/>
              <w:rPr>
                <w:del w:author="Murguia, Sahima" w:date="2022-03-15T22:39:00Z" w:id="4981"/>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949EB60" w14:textId="0963F0F2">
            <w:pPr>
              <w:pStyle w:val="ListParagraph"/>
              <w:ind w:left="0"/>
              <w:rPr>
                <w:del w:author="Murguia, Sahima" w:date="2022-03-15T22:39:00Z" w:id="4982"/>
                <w:rFonts w:asciiTheme="majorHAnsi" w:hAnsiTheme="majorHAnsi" w:cstheme="majorHAnsi"/>
                <w:strike/>
                <w:szCs w:val="18"/>
                <w:lang w:val="en-US"/>
              </w:rPr>
            </w:pPr>
            <w:del w:author="Murguia, Sahima" w:date="2022-03-15T22:39:00Z" w:id="4983">
              <w:r w:rsidRPr="009463FF" w:rsidDel="00262379">
                <w:rPr>
                  <w:rFonts w:asciiTheme="majorHAnsi" w:hAnsiTheme="majorHAnsi" w:cstheme="majorHAnsi"/>
                  <w:strike/>
                  <w:szCs w:val="18"/>
                  <w:lang w:val="en-US"/>
                </w:rPr>
                <w:delText>Line</w:delText>
              </w:r>
            </w:del>
          </w:p>
        </w:tc>
        <w:tc>
          <w:tcPr>
            <w:tcW w:w="2127" w:type="dxa"/>
            <w:vAlign w:val="center"/>
          </w:tcPr>
          <w:p w:rsidRPr="009463FF" w:rsidR="00D91F04" w:rsidDel="00262379" w:rsidP="00153EF4" w:rsidRDefault="00D91F04" w14:paraId="43D78C0E" w14:textId="775F62B2">
            <w:pPr>
              <w:pStyle w:val="ListParagraph"/>
              <w:ind w:left="0"/>
              <w:rPr>
                <w:del w:author="Murguia, Sahima" w:date="2022-03-15T22:39:00Z" w:id="4984"/>
                <w:rFonts w:asciiTheme="majorHAnsi" w:hAnsiTheme="majorHAnsi" w:cstheme="majorHAnsi"/>
                <w:strike/>
                <w:szCs w:val="18"/>
                <w:lang w:val="en-US"/>
              </w:rPr>
            </w:pPr>
            <w:del w:author="Murguia, Sahima" w:date="2022-03-15T22:39:00Z" w:id="4985">
              <w:r w:rsidRPr="009463FF" w:rsidDel="00262379">
                <w:rPr>
                  <w:rFonts w:asciiTheme="majorHAnsi" w:hAnsiTheme="majorHAnsi" w:cstheme="majorHAnsi"/>
                  <w:strike/>
                  <w:szCs w:val="18"/>
                  <w:lang w:val="en-US"/>
                </w:rPr>
                <w:delText>LN_NUM</w:delText>
              </w:r>
            </w:del>
          </w:p>
        </w:tc>
        <w:tc>
          <w:tcPr>
            <w:tcW w:w="850" w:type="dxa"/>
            <w:vAlign w:val="center"/>
          </w:tcPr>
          <w:p w:rsidRPr="009463FF" w:rsidR="00D91F04" w:rsidDel="00262379" w:rsidP="00153EF4" w:rsidRDefault="00D91F04" w14:paraId="3F24C82F" w14:textId="215A4898">
            <w:pPr>
              <w:pStyle w:val="ListParagraph"/>
              <w:ind w:left="0"/>
              <w:rPr>
                <w:del w:author="Murguia, Sahima" w:date="2022-03-15T22:39:00Z" w:id="4986"/>
                <w:rFonts w:asciiTheme="majorHAnsi" w:hAnsiTheme="majorHAnsi" w:cstheme="majorHAnsi"/>
                <w:strike/>
                <w:szCs w:val="18"/>
                <w:lang w:val="en-US"/>
              </w:rPr>
            </w:pPr>
          </w:p>
        </w:tc>
        <w:tc>
          <w:tcPr>
            <w:tcW w:w="2268" w:type="dxa"/>
            <w:vAlign w:val="center"/>
          </w:tcPr>
          <w:p w:rsidRPr="009463FF" w:rsidR="00D91F04" w:rsidDel="00262379" w:rsidP="00153EF4" w:rsidRDefault="00D91F04" w14:paraId="0120776A" w14:textId="1F9FA17F">
            <w:pPr>
              <w:pStyle w:val="ListParagraph"/>
              <w:ind w:left="0"/>
              <w:rPr>
                <w:del w:author="Murguia, Sahima" w:date="2022-03-15T22:39:00Z" w:id="4987"/>
                <w:rFonts w:asciiTheme="majorHAnsi" w:hAnsiTheme="majorHAnsi" w:cstheme="majorHAnsi"/>
                <w:strike/>
                <w:szCs w:val="18"/>
                <w:lang w:val="en-US"/>
              </w:rPr>
            </w:pPr>
          </w:p>
        </w:tc>
      </w:tr>
      <w:tr w:rsidRPr="009463FF" w:rsidR="00D91F04" w:rsidDel="00262379" w:rsidTr="003C3EA5" w14:paraId="4F5DAD74" w14:textId="41066BBF">
        <w:trPr>
          <w:trHeight w:val="352"/>
          <w:del w:author="Murguia, Sahima" w:date="2022-03-15T22:39:00Z" w:id="4988"/>
        </w:trPr>
        <w:tc>
          <w:tcPr>
            <w:tcW w:w="1418" w:type="dxa"/>
            <w:vMerge/>
            <w:vAlign w:val="center"/>
          </w:tcPr>
          <w:p w:rsidRPr="009463FF" w:rsidR="00D91F04" w:rsidDel="00262379" w:rsidP="00153EF4" w:rsidRDefault="00D91F04" w14:paraId="23774260" w14:textId="7DB01661">
            <w:pPr>
              <w:pStyle w:val="ListParagraph"/>
              <w:ind w:left="0"/>
              <w:rPr>
                <w:del w:author="Murguia, Sahima" w:date="2022-03-15T22:39:00Z" w:id="4989"/>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313A1513" w14:textId="675775D5">
            <w:pPr>
              <w:pStyle w:val="ListParagraph"/>
              <w:ind w:left="0"/>
              <w:rPr>
                <w:del w:author="Murguia, Sahima" w:date="2022-03-15T22:39:00Z" w:id="4990"/>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C474D3A" w14:textId="20381D4B">
            <w:pPr>
              <w:pStyle w:val="ListParagraph"/>
              <w:ind w:left="0"/>
              <w:rPr>
                <w:del w:author="Murguia, Sahima" w:date="2022-03-15T22:39:00Z" w:id="4991"/>
                <w:rFonts w:asciiTheme="majorHAnsi" w:hAnsiTheme="majorHAnsi" w:cstheme="majorHAnsi"/>
                <w:strike/>
                <w:szCs w:val="18"/>
                <w:lang w:val="en-US"/>
              </w:rPr>
            </w:pPr>
            <w:del w:author="Murguia, Sahima" w:date="2022-03-15T22:39:00Z" w:id="4992">
              <w:r w:rsidRPr="009463FF" w:rsidDel="00262379">
                <w:rPr>
                  <w:rFonts w:asciiTheme="majorHAnsi" w:hAnsiTheme="majorHAnsi" w:cstheme="majorHAnsi"/>
                  <w:strike/>
                  <w:szCs w:val="18"/>
                  <w:lang w:val="en-US"/>
                </w:rPr>
                <w:delText>Type</w:delText>
              </w:r>
            </w:del>
          </w:p>
        </w:tc>
        <w:tc>
          <w:tcPr>
            <w:tcW w:w="2127" w:type="dxa"/>
            <w:vAlign w:val="center"/>
          </w:tcPr>
          <w:p w:rsidRPr="006A0C90" w:rsidR="00D91F04" w:rsidDel="00262379" w:rsidP="00153EF4" w:rsidRDefault="00D91F04" w14:paraId="766A5CF2" w14:textId="5F42A53C">
            <w:pPr>
              <w:pStyle w:val="ListParagraph"/>
              <w:ind w:left="0"/>
              <w:rPr>
                <w:del w:author="Murguia, Sahima" w:date="2022-03-15T22:39:00Z" w:id="4993"/>
                <w:rFonts w:asciiTheme="majorHAnsi" w:hAnsiTheme="majorHAnsi" w:cstheme="majorHAnsi"/>
                <w:strike/>
                <w:szCs w:val="18"/>
                <w:lang w:val="en-US"/>
                <w:rPrChange w:author="Andreyeva, Julia" w:date="2022-03-16T13:42:00Z" w:id="4994">
                  <w:rPr>
                    <w:del w:author="Murguia, Sahima" w:date="2022-03-15T22:39:00Z" w:id="4995"/>
                    <w:rFonts w:asciiTheme="majorHAnsi" w:hAnsiTheme="majorHAnsi" w:cstheme="majorHAnsi"/>
                    <w:strike/>
                    <w:szCs w:val="18"/>
                    <w:lang w:val="ru-RU"/>
                  </w:rPr>
                </w:rPrChange>
              </w:rPr>
            </w:pPr>
            <w:del w:author="Murguia, Sahima" w:date="2022-03-15T22:39:00Z" w:id="4996">
              <w:r w:rsidRPr="009463FF" w:rsidDel="00262379">
                <w:rPr>
                  <w:rFonts w:asciiTheme="majorHAnsi" w:hAnsiTheme="majorHAnsi" w:cstheme="majorHAnsi"/>
                  <w:strike/>
                  <w:szCs w:val="18"/>
                  <w:lang w:val="en-US"/>
                </w:rPr>
                <w:delText>TYPE_CD</w:delText>
              </w:r>
            </w:del>
          </w:p>
        </w:tc>
        <w:tc>
          <w:tcPr>
            <w:tcW w:w="850" w:type="dxa"/>
            <w:vAlign w:val="center"/>
          </w:tcPr>
          <w:p w:rsidRPr="009463FF" w:rsidR="00D91F04" w:rsidDel="00262379" w:rsidP="00153EF4" w:rsidRDefault="00D91F04" w14:paraId="697C9690" w14:textId="1AC9E99B">
            <w:pPr>
              <w:pStyle w:val="ListParagraph"/>
              <w:ind w:left="0"/>
              <w:rPr>
                <w:del w:author="Murguia, Sahima" w:date="2022-03-15T22:39:00Z" w:id="4997"/>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BA90CD1" w14:textId="4F13ADFC">
            <w:pPr>
              <w:pStyle w:val="ListParagraph"/>
              <w:ind w:left="0"/>
              <w:rPr>
                <w:del w:author="Murguia, Sahima" w:date="2022-03-15T22:39:00Z" w:id="4998"/>
                <w:rFonts w:asciiTheme="majorHAnsi" w:hAnsiTheme="majorHAnsi" w:cstheme="majorHAnsi"/>
                <w:strike/>
                <w:szCs w:val="18"/>
                <w:lang w:val="en-US"/>
              </w:rPr>
            </w:pPr>
          </w:p>
        </w:tc>
      </w:tr>
      <w:tr w:rsidRPr="009463FF" w:rsidR="00D91F04" w:rsidDel="00262379" w:rsidTr="003C3EA5" w14:paraId="6E54BDE1" w14:textId="4C267F82">
        <w:trPr>
          <w:trHeight w:val="352"/>
          <w:del w:author="Murguia, Sahima" w:date="2022-03-15T22:39:00Z" w:id="4999"/>
        </w:trPr>
        <w:tc>
          <w:tcPr>
            <w:tcW w:w="1418" w:type="dxa"/>
            <w:vMerge/>
            <w:vAlign w:val="center"/>
          </w:tcPr>
          <w:p w:rsidRPr="009463FF" w:rsidR="00D91F04" w:rsidDel="00262379" w:rsidP="00153EF4" w:rsidRDefault="00D91F04" w14:paraId="446650A6" w14:textId="2E605801">
            <w:pPr>
              <w:pStyle w:val="ListParagraph"/>
              <w:ind w:left="0"/>
              <w:rPr>
                <w:del w:author="Murguia, Sahima" w:date="2022-03-15T22:39:00Z" w:id="5000"/>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430DA8E" w14:textId="411CDB21">
            <w:pPr>
              <w:pStyle w:val="ListParagraph"/>
              <w:ind w:left="0"/>
              <w:rPr>
                <w:del w:author="Murguia, Sahima" w:date="2022-03-15T22:39:00Z" w:id="5001"/>
                <w:rFonts w:asciiTheme="majorHAnsi" w:hAnsiTheme="majorHAnsi" w:cstheme="majorHAnsi"/>
                <w:strike/>
                <w:szCs w:val="18"/>
                <w:lang w:val="en-US"/>
              </w:rPr>
            </w:pPr>
          </w:p>
        </w:tc>
        <w:tc>
          <w:tcPr>
            <w:tcW w:w="1559" w:type="dxa"/>
            <w:vAlign w:val="center"/>
          </w:tcPr>
          <w:p w:rsidRPr="009463FF" w:rsidR="00D91F04" w:rsidDel="00262379" w:rsidP="00153EF4" w:rsidRDefault="00D91F04" w14:paraId="013D42CC" w14:textId="68E5541F">
            <w:pPr>
              <w:pStyle w:val="ListParagraph"/>
              <w:ind w:left="0"/>
              <w:rPr>
                <w:del w:author="Murguia, Sahima" w:date="2022-03-15T22:39:00Z" w:id="5002"/>
                <w:rFonts w:asciiTheme="majorHAnsi" w:hAnsiTheme="majorHAnsi" w:cstheme="majorHAnsi"/>
                <w:strike/>
                <w:szCs w:val="18"/>
                <w:lang w:val="en-US"/>
              </w:rPr>
            </w:pPr>
            <w:del w:author="Murguia, Sahima" w:date="2022-03-15T22:39:00Z" w:id="5003">
              <w:r w:rsidRPr="009463FF" w:rsidDel="00262379">
                <w:rPr>
                  <w:rFonts w:asciiTheme="majorHAnsi" w:hAnsiTheme="majorHAnsi" w:cstheme="majorHAnsi"/>
                  <w:strike/>
                  <w:szCs w:val="18"/>
                  <w:lang w:val="en-US"/>
                </w:rPr>
                <w:delText>Amount</w:delText>
              </w:r>
            </w:del>
          </w:p>
        </w:tc>
        <w:tc>
          <w:tcPr>
            <w:tcW w:w="2127" w:type="dxa"/>
            <w:vAlign w:val="center"/>
          </w:tcPr>
          <w:p w:rsidRPr="009463FF" w:rsidR="00D91F04" w:rsidDel="00262379" w:rsidP="00153EF4" w:rsidRDefault="00D91F04" w14:paraId="26382AFB" w14:textId="659171FB">
            <w:pPr>
              <w:pStyle w:val="ListParagraph"/>
              <w:ind w:left="0"/>
              <w:rPr>
                <w:del w:author="Murguia, Sahima" w:date="2022-03-15T22:39:00Z" w:id="5004"/>
                <w:rFonts w:asciiTheme="majorHAnsi" w:hAnsiTheme="majorHAnsi" w:cstheme="majorHAnsi"/>
                <w:strike/>
                <w:szCs w:val="18"/>
                <w:lang w:val="en-US"/>
              </w:rPr>
            </w:pPr>
            <w:del w:author="Murguia, Sahima" w:date="2022-03-15T22:39:00Z" w:id="5005">
              <w:r w:rsidRPr="009463FF" w:rsidDel="00262379">
                <w:rPr>
                  <w:rFonts w:asciiTheme="majorHAnsi" w:hAnsiTheme="majorHAnsi" w:cstheme="majorHAnsi"/>
                  <w:strike/>
                  <w:szCs w:val="18"/>
                  <w:lang w:val="en-US"/>
                </w:rPr>
                <w:delText>ITEM_AMT</w:delText>
              </w:r>
            </w:del>
          </w:p>
        </w:tc>
        <w:tc>
          <w:tcPr>
            <w:tcW w:w="850" w:type="dxa"/>
            <w:vAlign w:val="center"/>
          </w:tcPr>
          <w:p w:rsidRPr="009463FF" w:rsidR="00D91F04" w:rsidDel="00262379" w:rsidP="00153EF4" w:rsidRDefault="00D91F04" w14:paraId="53D5B2BB" w14:textId="17CE8573">
            <w:pPr>
              <w:pStyle w:val="ListParagraph"/>
              <w:ind w:left="0"/>
              <w:rPr>
                <w:del w:author="Murguia, Sahima" w:date="2022-03-15T22:39:00Z" w:id="5006"/>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8368337" w14:textId="68E24964">
            <w:pPr>
              <w:pStyle w:val="ListParagraph"/>
              <w:ind w:left="0"/>
              <w:rPr>
                <w:del w:author="Murguia, Sahima" w:date="2022-03-15T22:39:00Z" w:id="5007"/>
                <w:rFonts w:asciiTheme="majorHAnsi" w:hAnsiTheme="majorHAnsi" w:cstheme="majorHAnsi"/>
                <w:strike/>
                <w:szCs w:val="18"/>
                <w:lang w:val="en-US"/>
              </w:rPr>
            </w:pPr>
          </w:p>
        </w:tc>
      </w:tr>
      <w:tr w:rsidRPr="009463FF" w:rsidR="00D91F04" w:rsidDel="00262379" w:rsidTr="003C3EA5" w14:paraId="0938A6A8" w14:textId="66A7438E">
        <w:trPr>
          <w:trHeight w:val="352"/>
          <w:del w:author="Murguia, Sahima" w:date="2022-03-15T22:39:00Z" w:id="5008"/>
        </w:trPr>
        <w:tc>
          <w:tcPr>
            <w:tcW w:w="1418" w:type="dxa"/>
            <w:vMerge/>
            <w:vAlign w:val="center"/>
          </w:tcPr>
          <w:p w:rsidRPr="009463FF" w:rsidR="00D91F04" w:rsidDel="00262379" w:rsidP="00153EF4" w:rsidRDefault="00D91F04" w14:paraId="13476DA4" w14:textId="7BF67391">
            <w:pPr>
              <w:pStyle w:val="ListParagraph"/>
              <w:ind w:left="0"/>
              <w:rPr>
                <w:del w:author="Murguia, Sahima" w:date="2022-03-15T22:39:00Z" w:id="5009"/>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3645EB85" w14:textId="38BC7D9C">
            <w:pPr>
              <w:pStyle w:val="ListParagraph"/>
              <w:ind w:left="0"/>
              <w:rPr>
                <w:del w:author="Murguia, Sahima" w:date="2022-03-15T22:39:00Z" w:id="5010"/>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36916F9" w14:textId="4BF0CF82">
            <w:pPr>
              <w:pStyle w:val="ListParagraph"/>
              <w:ind w:left="0"/>
              <w:rPr>
                <w:del w:author="Murguia, Sahima" w:date="2022-03-15T22:39:00Z" w:id="5011"/>
                <w:rFonts w:asciiTheme="majorHAnsi" w:hAnsiTheme="majorHAnsi" w:cstheme="majorHAnsi"/>
                <w:strike/>
                <w:szCs w:val="18"/>
                <w:lang w:val="en-US"/>
              </w:rPr>
            </w:pPr>
            <w:del w:author="Murguia, Sahima" w:date="2022-03-15T22:39:00Z" w:id="5012">
              <w:r w:rsidRPr="009463FF" w:rsidDel="00262379">
                <w:rPr>
                  <w:rFonts w:asciiTheme="majorHAnsi" w:hAnsiTheme="majorHAnsi" w:cstheme="majorHAnsi"/>
                  <w:strike/>
                  <w:szCs w:val="18"/>
                  <w:lang w:val="en-US"/>
                </w:rPr>
                <w:delText>Reference</w:delText>
              </w:r>
            </w:del>
          </w:p>
        </w:tc>
        <w:tc>
          <w:tcPr>
            <w:tcW w:w="2127" w:type="dxa"/>
            <w:vAlign w:val="center"/>
          </w:tcPr>
          <w:p w:rsidRPr="009463FF" w:rsidR="00D91F04" w:rsidDel="00262379" w:rsidP="00153EF4" w:rsidRDefault="00D91F04" w14:paraId="61A31723" w14:textId="1BE48AC4">
            <w:pPr>
              <w:pStyle w:val="ListParagraph"/>
              <w:ind w:left="0"/>
              <w:rPr>
                <w:del w:author="Murguia, Sahima" w:date="2022-03-15T22:39:00Z" w:id="5013"/>
                <w:rFonts w:asciiTheme="majorHAnsi" w:hAnsiTheme="majorHAnsi" w:cstheme="majorHAnsi"/>
                <w:strike/>
                <w:szCs w:val="18"/>
                <w:lang w:val="en-US"/>
              </w:rPr>
            </w:pPr>
            <w:del w:author="Murguia, Sahima" w:date="2022-03-15T22:39:00Z" w:id="5014">
              <w:r w:rsidRPr="009463FF" w:rsidDel="00262379">
                <w:rPr>
                  <w:rFonts w:asciiTheme="majorHAnsi" w:hAnsiTheme="majorHAnsi" w:cstheme="majorHAnsi"/>
                  <w:strike/>
                  <w:szCs w:val="18"/>
                  <w:lang w:val="en-US"/>
                </w:rPr>
                <w:delText>COMMENTS</w:delText>
              </w:r>
            </w:del>
          </w:p>
        </w:tc>
        <w:tc>
          <w:tcPr>
            <w:tcW w:w="850" w:type="dxa"/>
            <w:vAlign w:val="center"/>
          </w:tcPr>
          <w:p w:rsidRPr="009463FF" w:rsidR="00D91F04" w:rsidDel="00262379" w:rsidP="00153EF4" w:rsidRDefault="00D91F04" w14:paraId="48BB7AE6" w14:textId="29AC3761">
            <w:pPr>
              <w:pStyle w:val="ListParagraph"/>
              <w:ind w:left="0"/>
              <w:rPr>
                <w:del w:author="Murguia, Sahima" w:date="2022-03-15T22:39:00Z" w:id="501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B669395" w14:textId="4ED5443A">
            <w:pPr>
              <w:pStyle w:val="ListParagraph"/>
              <w:ind w:left="0"/>
              <w:rPr>
                <w:del w:author="Murguia, Sahima" w:date="2022-03-15T22:39:00Z" w:id="5016"/>
                <w:rFonts w:asciiTheme="majorHAnsi" w:hAnsiTheme="majorHAnsi" w:cstheme="majorHAnsi"/>
                <w:strike/>
                <w:szCs w:val="18"/>
                <w:lang w:val="en-US"/>
              </w:rPr>
            </w:pPr>
          </w:p>
        </w:tc>
      </w:tr>
      <w:tr w:rsidRPr="009463FF" w:rsidR="00D91F04" w:rsidDel="00262379" w:rsidTr="003C3EA5" w14:paraId="4728FED8" w14:textId="0E20E9ED">
        <w:trPr>
          <w:trHeight w:val="352"/>
          <w:del w:author="Murguia, Sahima" w:date="2022-03-15T22:39:00Z" w:id="5017"/>
        </w:trPr>
        <w:tc>
          <w:tcPr>
            <w:tcW w:w="1418" w:type="dxa"/>
            <w:vMerge/>
            <w:vAlign w:val="center"/>
          </w:tcPr>
          <w:p w:rsidRPr="009463FF" w:rsidR="00D91F04" w:rsidDel="00262379" w:rsidP="00153EF4" w:rsidRDefault="00D91F04" w14:paraId="0EB23968" w14:textId="39D77A4D">
            <w:pPr>
              <w:pStyle w:val="ListParagraph"/>
              <w:ind w:left="0"/>
              <w:rPr>
                <w:del w:author="Murguia, Sahima" w:date="2022-03-15T22:39:00Z" w:id="5018"/>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650F8DC" w14:textId="1A7B9C0A">
            <w:pPr>
              <w:pStyle w:val="ListParagraph"/>
              <w:ind w:left="0"/>
              <w:rPr>
                <w:del w:author="Murguia, Sahima" w:date="2022-03-15T22:39:00Z" w:id="5019"/>
                <w:rFonts w:asciiTheme="majorHAnsi" w:hAnsiTheme="majorHAnsi" w:cstheme="majorHAnsi"/>
                <w:strike/>
                <w:szCs w:val="18"/>
                <w:lang w:val="en-US"/>
              </w:rPr>
            </w:pPr>
          </w:p>
        </w:tc>
        <w:tc>
          <w:tcPr>
            <w:tcW w:w="1559" w:type="dxa"/>
            <w:vAlign w:val="center"/>
          </w:tcPr>
          <w:p w:rsidRPr="009463FF" w:rsidR="00D91F04" w:rsidDel="00262379" w:rsidP="00153EF4" w:rsidRDefault="00D91F04" w14:paraId="4B6804F6" w14:textId="7DC292CB">
            <w:pPr>
              <w:pStyle w:val="ListParagraph"/>
              <w:ind w:left="0"/>
              <w:rPr>
                <w:del w:author="Murguia, Sahima" w:date="2022-03-15T22:39:00Z" w:id="5020"/>
                <w:rFonts w:asciiTheme="majorHAnsi" w:hAnsiTheme="majorHAnsi" w:cstheme="majorHAnsi"/>
                <w:strike/>
                <w:szCs w:val="18"/>
                <w:lang w:val="en-US"/>
              </w:rPr>
            </w:pPr>
            <w:del w:author="Murguia, Sahima" w:date="2022-03-15T22:39:00Z" w:id="5021">
              <w:r w:rsidRPr="009463FF" w:rsidDel="00262379">
                <w:rPr>
                  <w:rFonts w:asciiTheme="majorHAnsi" w:hAnsiTheme="majorHAnsi" w:cstheme="majorHAnsi"/>
                  <w:strike/>
                  <w:szCs w:val="18"/>
                  <w:lang w:val="en-US"/>
                </w:rPr>
                <w:delText>Activity #</w:delText>
              </w:r>
            </w:del>
          </w:p>
        </w:tc>
        <w:tc>
          <w:tcPr>
            <w:tcW w:w="2127" w:type="dxa"/>
            <w:vAlign w:val="center"/>
          </w:tcPr>
          <w:p w:rsidRPr="009463FF" w:rsidR="00D91F04" w:rsidDel="00262379" w:rsidP="00153EF4" w:rsidRDefault="00D91F04" w14:paraId="70932090" w14:textId="3F590694">
            <w:pPr>
              <w:pStyle w:val="ListParagraph"/>
              <w:ind w:left="0"/>
              <w:rPr>
                <w:del w:author="Murguia, Sahima" w:date="2022-03-15T22:39:00Z" w:id="5022"/>
                <w:rFonts w:asciiTheme="majorHAnsi" w:hAnsiTheme="majorHAnsi" w:cstheme="majorHAnsi"/>
                <w:strike/>
                <w:szCs w:val="18"/>
                <w:lang w:val="en-US"/>
              </w:rPr>
            </w:pPr>
            <w:del w:author="Murguia, Sahima" w:date="2022-03-15T22:39:00Z" w:id="5023">
              <w:r w:rsidRPr="009463FF" w:rsidDel="00262379">
                <w:rPr>
                  <w:rFonts w:asciiTheme="majorHAnsi" w:hAnsiTheme="majorHAnsi" w:cstheme="majorHAnsi"/>
                  <w:strike/>
                  <w:szCs w:val="18"/>
                  <w:lang w:val="en-US"/>
                </w:rPr>
                <w:delText>ACTIVITY_ID</w:delText>
              </w:r>
            </w:del>
          </w:p>
        </w:tc>
        <w:tc>
          <w:tcPr>
            <w:tcW w:w="850" w:type="dxa"/>
            <w:vAlign w:val="center"/>
          </w:tcPr>
          <w:p w:rsidRPr="009463FF" w:rsidR="00D91F04" w:rsidDel="00262379" w:rsidP="00153EF4" w:rsidRDefault="00D91F04" w14:paraId="5755344A" w14:textId="555E1EC0">
            <w:pPr>
              <w:pStyle w:val="ListParagraph"/>
              <w:ind w:left="0"/>
              <w:rPr>
                <w:del w:author="Murguia, Sahima" w:date="2022-03-15T22:39:00Z" w:id="502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7AC3DE02" w14:textId="16CE946D">
            <w:pPr>
              <w:pStyle w:val="ListParagraph"/>
              <w:ind w:left="0"/>
              <w:rPr>
                <w:del w:author="Murguia, Sahima" w:date="2022-03-15T22:39:00Z" w:id="5025"/>
                <w:rFonts w:asciiTheme="majorHAnsi" w:hAnsiTheme="majorHAnsi" w:cstheme="majorHAnsi"/>
                <w:strike/>
                <w:szCs w:val="18"/>
                <w:lang w:val="en-US"/>
              </w:rPr>
            </w:pPr>
          </w:p>
        </w:tc>
      </w:tr>
      <w:tr w:rsidRPr="009463FF" w:rsidR="00D91F04" w:rsidDel="00262379" w:rsidTr="003C3EA5" w14:paraId="4A117165" w14:textId="548821DB">
        <w:trPr>
          <w:trHeight w:val="352"/>
          <w:del w:author="Murguia, Sahima" w:date="2022-03-15T22:39:00Z" w:id="5026"/>
        </w:trPr>
        <w:tc>
          <w:tcPr>
            <w:tcW w:w="1418" w:type="dxa"/>
            <w:vMerge/>
            <w:vAlign w:val="center"/>
          </w:tcPr>
          <w:p w:rsidRPr="009463FF" w:rsidR="00D91F04" w:rsidDel="00262379" w:rsidP="00153EF4" w:rsidRDefault="00D91F04" w14:paraId="01508D8A" w14:textId="1FBAD1C9">
            <w:pPr>
              <w:pStyle w:val="ListParagraph"/>
              <w:ind w:left="0"/>
              <w:rPr>
                <w:del w:author="Murguia, Sahima" w:date="2022-03-15T22:39:00Z" w:id="5027"/>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0A529AB0" w14:textId="5D0ED7B2">
            <w:pPr>
              <w:pStyle w:val="ListParagraph"/>
              <w:ind w:left="0"/>
              <w:rPr>
                <w:del w:author="Murguia, Sahima" w:date="2022-03-15T22:39:00Z" w:id="5028"/>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E050438" w14:textId="47624546">
            <w:pPr>
              <w:pStyle w:val="ListParagraph"/>
              <w:ind w:left="0"/>
              <w:rPr>
                <w:del w:author="Murguia, Sahima" w:date="2022-03-15T22:39:00Z" w:id="5029"/>
                <w:rFonts w:asciiTheme="majorHAnsi" w:hAnsiTheme="majorHAnsi" w:cstheme="majorHAnsi"/>
                <w:strike/>
                <w:szCs w:val="18"/>
                <w:lang w:val="en-US"/>
              </w:rPr>
            </w:pPr>
            <w:del w:author="Murguia, Sahima" w:date="2022-03-15T22:39:00Z" w:id="5030">
              <w:r w:rsidRPr="009463FF" w:rsidDel="00262379">
                <w:rPr>
                  <w:rFonts w:asciiTheme="majorHAnsi" w:hAnsiTheme="majorHAnsi" w:cstheme="majorHAnsi"/>
                  <w:strike/>
                  <w:szCs w:val="18"/>
                  <w:lang w:val="en-US"/>
                </w:rPr>
                <w:delText>Quantity</w:delText>
              </w:r>
            </w:del>
          </w:p>
        </w:tc>
        <w:tc>
          <w:tcPr>
            <w:tcW w:w="2127" w:type="dxa"/>
            <w:vAlign w:val="center"/>
          </w:tcPr>
          <w:p w:rsidRPr="009463FF" w:rsidR="00D91F04" w:rsidDel="00262379" w:rsidP="00153EF4" w:rsidRDefault="00D91F04" w14:paraId="417F92C0" w14:textId="7CBA7A90">
            <w:pPr>
              <w:pStyle w:val="ListParagraph"/>
              <w:ind w:left="0"/>
              <w:rPr>
                <w:del w:author="Murguia, Sahima" w:date="2022-03-15T22:39:00Z" w:id="5031"/>
                <w:rFonts w:asciiTheme="majorHAnsi" w:hAnsiTheme="majorHAnsi" w:cstheme="majorHAnsi"/>
                <w:strike/>
                <w:szCs w:val="18"/>
                <w:lang w:val="en-US"/>
              </w:rPr>
            </w:pPr>
            <w:del w:author="Murguia, Sahima" w:date="2022-03-15T22:39:00Z" w:id="5032">
              <w:r w:rsidRPr="009463FF" w:rsidDel="00262379">
                <w:rPr>
                  <w:rFonts w:asciiTheme="majorHAnsi" w:hAnsiTheme="majorHAnsi" w:cstheme="majorHAnsi"/>
                  <w:strike/>
                  <w:szCs w:val="18"/>
                  <w:lang w:val="en-US"/>
                </w:rPr>
                <w:delText>X_QUANTITY_NUM</w:delText>
              </w:r>
            </w:del>
          </w:p>
        </w:tc>
        <w:tc>
          <w:tcPr>
            <w:tcW w:w="850" w:type="dxa"/>
            <w:vAlign w:val="center"/>
          </w:tcPr>
          <w:p w:rsidRPr="009463FF" w:rsidR="00D91F04" w:rsidDel="00262379" w:rsidP="00153EF4" w:rsidRDefault="00D91F04" w14:paraId="562DACFF" w14:textId="18FCEC5D">
            <w:pPr>
              <w:pStyle w:val="ListParagraph"/>
              <w:ind w:left="0"/>
              <w:rPr>
                <w:del w:author="Murguia, Sahima" w:date="2022-03-15T22:39:00Z" w:id="503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3152A1AF" w14:textId="3A045D9D">
            <w:pPr>
              <w:pStyle w:val="ListParagraph"/>
              <w:ind w:left="0"/>
              <w:rPr>
                <w:del w:author="Murguia, Sahima" w:date="2022-03-15T22:39:00Z" w:id="5034"/>
                <w:rFonts w:asciiTheme="majorHAnsi" w:hAnsiTheme="majorHAnsi" w:cstheme="majorHAnsi"/>
                <w:strike/>
                <w:szCs w:val="18"/>
                <w:lang w:val="en-US"/>
              </w:rPr>
            </w:pPr>
          </w:p>
        </w:tc>
      </w:tr>
      <w:tr w:rsidRPr="009463FF" w:rsidR="00D91F04" w:rsidDel="00262379" w:rsidTr="003C3EA5" w14:paraId="7B25B02F" w14:textId="5E75771D">
        <w:trPr>
          <w:trHeight w:val="352"/>
          <w:del w:author="Murguia, Sahima" w:date="2022-03-15T22:39:00Z" w:id="5035"/>
        </w:trPr>
        <w:tc>
          <w:tcPr>
            <w:tcW w:w="1418" w:type="dxa"/>
            <w:vMerge/>
            <w:vAlign w:val="center"/>
          </w:tcPr>
          <w:p w:rsidRPr="009463FF" w:rsidR="00D91F04" w:rsidDel="00262379" w:rsidP="00153EF4" w:rsidRDefault="00D91F04" w14:paraId="60EAA2B2" w14:textId="0587B5E3">
            <w:pPr>
              <w:pStyle w:val="ListParagraph"/>
              <w:ind w:left="0"/>
              <w:rPr>
                <w:del w:author="Murguia, Sahima" w:date="2022-03-15T22:39:00Z" w:id="5036"/>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4707BEE" w14:textId="42598B73">
            <w:pPr>
              <w:pStyle w:val="ListParagraph"/>
              <w:ind w:left="0"/>
              <w:rPr>
                <w:del w:author="Murguia, Sahima" w:date="2022-03-15T22:39:00Z" w:id="5037"/>
                <w:rFonts w:asciiTheme="majorHAnsi" w:hAnsiTheme="majorHAnsi" w:cstheme="majorHAnsi"/>
                <w:strike/>
                <w:szCs w:val="18"/>
                <w:lang w:val="en-US"/>
              </w:rPr>
            </w:pPr>
          </w:p>
        </w:tc>
        <w:tc>
          <w:tcPr>
            <w:tcW w:w="1559" w:type="dxa"/>
            <w:vAlign w:val="center"/>
          </w:tcPr>
          <w:p w:rsidRPr="009463FF" w:rsidR="00D91F04" w:rsidDel="00262379" w:rsidP="00153EF4" w:rsidRDefault="00D91F04" w14:paraId="0A4F1735" w14:textId="531D9A17">
            <w:pPr>
              <w:pStyle w:val="ListParagraph"/>
              <w:ind w:left="0"/>
              <w:rPr>
                <w:del w:author="Murguia, Sahima" w:date="2022-03-15T22:39:00Z" w:id="5038"/>
                <w:rFonts w:asciiTheme="majorHAnsi" w:hAnsiTheme="majorHAnsi" w:cstheme="majorHAnsi"/>
                <w:strike/>
                <w:szCs w:val="18"/>
                <w:lang w:val="en-US"/>
              </w:rPr>
            </w:pPr>
            <w:del w:author="Murguia, Sahima" w:date="2022-03-15T22:39:00Z" w:id="5039">
              <w:r w:rsidRPr="009463FF" w:rsidDel="00262379">
                <w:rPr>
                  <w:rFonts w:asciiTheme="majorHAnsi" w:hAnsiTheme="majorHAnsi" w:cstheme="majorHAnsi"/>
                  <w:strike/>
                  <w:szCs w:val="18"/>
                  <w:lang w:val="en-US"/>
                </w:rPr>
                <w:delText>Agreement Line Item</w:delText>
              </w:r>
            </w:del>
          </w:p>
        </w:tc>
        <w:tc>
          <w:tcPr>
            <w:tcW w:w="2127" w:type="dxa"/>
            <w:vAlign w:val="center"/>
          </w:tcPr>
          <w:p w:rsidRPr="009463FF" w:rsidR="00D91F04" w:rsidDel="00262379" w:rsidP="00153EF4" w:rsidRDefault="00D91F04" w14:paraId="1739F325" w14:textId="5ED8DCFA">
            <w:pPr>
              <w:pStyle w:val="ListParagraph"/>
              <w:ind w:left="0"/>
              <w:rPr>
                <w:del w:author="Murguia, Sahima" w:date="2022-03-15T22:39:00Z" w:id="5040"/>
                <w:rFonts w:asciiTheme="majorHAnsi" w:hAnsiTheme="majorHAnsi" w:cstheme="majorHAnsi"/>
                <w:strike/>
                <w:szCs w:val="18"/>
                <w:lang w:val="en-US"/>
              </w:rPr>
            </w:pPr>
            <w:del w:author="Murguia, Sahima" w:date="2022-03-15T22:39:00Z" w:id="5041">
              <w:r w:rsidRPr="009463FF" w:rsidDel="00262379">
                <w:rPr>
                  <w:rFonts w:asciiTheme="majorHAnsi" w:hAnsiTheme="majorHAnsi" w:cstheme="majorHAnsi"/>
                  <w:strike/>
                  <w:szCs w:val="18"/>
                  <w:lang w:val="en-US"/>
                </w:rPr>
                <w:delText>AGREE_ITEM_ID</w:delText>
              </w:r>
            </w:del>
          </w:p>
        </w:tc>
        <w:tc>
          <w:tcPr>
            <w:tcW w:w="850" w:type="dxa"/>
            <w:vAlign w:val="center"/>
          </w:tcPr>
          <w:p w:rsidRPr="009463FF" w:rsidR="00D91F04" w:rsidDel="00262379" w:rsidP="00153EF4" w:rsidRDefault="00D91F04" w14:paraId="25319056" w14:textId="40A25D2E">
            <w:pPr>
              <w:pStyle w:val="ListParagraph"/>
              <w:ind w:left="0"/>
              <w:rPr>
                <w:del w:author="Murguia, Sahima" w:date="2022-03-15T22:39:00Z" w:id="5042"/>
                <w:rFonts w:asciiTheme="majorHAnsi" w:hAnsiTheme="majorHAnsi" w:cstheme="majorHAnsi"/>
                <w:strike/>
                <w:szCs w:val="18"/>
                <w:lang w:val="en-US"/>
              </w:rPr>
            </w:pPr>
          </w:p>
        </w:tc>
        <w:tc>
          <w:tcPr>
            <w:tcW w:w="2268" w:type="dxa"/>
            <w:vAlign w:val="center"/>
          </w:tcPr>
          <w:p w:rsidRPr="009463FF" w:rsidR="00D91F04" w:rsidDel="00262379" w:rsidP="00153EF4" w:rsidRDefault="00D91F04" w14:paraId="797AE810" w14:textId="2FDD78F1">
            <w:pPr>
              <w:pStyle w:val="ListParagraph"/>
              <w:ind w:left="0"/>
              <w:rPr>
                <w:del w:author="Murguia, Sahima" w:date="2022-03-15T22:39:00Z" w:id="5043"/>
                <w:rFonts w:asciiTheme="majorHAnsi" w:hAnsiTheme="majorHAnsi" w:cstheme="majorHAnsi"/>
                <w:strike/>
                <w:szCs w:val="18"/>
                <w:lang w:val="en-US"/>
              </w:rPr>
            </w:pPr>
          </w:p>
        </w:tc>
      </w:tr>
      <w:tr w:rsidRPr="009463FF" w:rsidR="00D91F04" w:rsidDel="00262379" w:rsidTr="003C3EA5" w14:paraId="521DCC44" w14:textId="345A60DD">
        <w:trPr>
          <w:trHeight w:val="352"/>
          <w:del w:author="Murguia, Sahima" w:date="2022-03-15T22:39:00Z" w:id="5044"/>
        </w:trPr>
        <w:tc>
          <w:tcPr>
            <w:tcW w:w="1418" w:type="dxa"/>
            <w:vMerge/>
            <w:vAlign w:val="center"/>
          </w:tcPr>
          <w:p w:rsidRPr="009463FF" w:rsidR="00D91F04" w:rsidDel="00262379" w:rsidP="00153EF4" w:rsidRDefault="00D91F04" w14:paraId="19FD7400" w14:textId="5B676AE6">
            <w:pPr>
              <w:pStyle w:val="ListParagraph"/>
              <w:ind w:left="0"/>
              <w:rPr>
                <w:del w:author="Murguia, Sahima" w:date="2022-03-15T22:39:00Z" w:id="5045"/>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B57D90E" w14:textId="297CF1D1">
            <w:pPr>
              <w:pStyle w:val="ListParagraph"/>
              <w:ind w:left="0"/>
              <w:rPr>
                <w:del w:author="Murguia, Sahima" w:date="2022-03-15T22:39:00Z" w:id="5046"/>
                <w:rFonts w:asciiTheme="majorHAnsi" w:hAnsiTheme="majorHAnsi" w:cstheme="majorHAnsi"/>
                <w:strike/>
                <w:szCs w:val="18"/>
                <w:lang w:val="en-US"/>
              </w:rPr>
            </w:pPr>
          </w:p>
        </w:tc>
        <w:tc>
          <w:tcPr>
            <w:tcW w:w="1559" w:type="dxa"/>
            <w:vAlign w:val="center"/>
          </w:tcPr>
          <w:p w:rsidRPr="009463FF" w:rsidR="00D91F04" w:rsidDel="00262379" w:rsidP="00153EF4" w:rsidRDefault="00D91F04" w14:paraId="642EA947" w14:textId="5E0A76E5">
            <w:pPr>
              <w:pStyle w:val="ListParagraph"/>
              <w:ind w:left="0"/>
              <w:rPr>
                <w:del w:author="Murguia, Sahima" w:date="2022-03-15T22:39:00Z" w:id="5047"/>
                <w:rFonts w:asciiTheme="majorHAnsi" w:hAnsiTheme="majorHAnsi" w:cstheme="majorHAnsi"/>
                <w:strike/>
                <w:szCs w:val="18"/>
                <w:lang w:val="en-US"/>
              </w:rPr>
            </w:pPr>
            <w:del w:author="Murguia, Sahima" w:date="2022-03-15T22:39:00Z" w:id="5048">
              <w:r w:rsidRPr="009463FF" w:rsidDel="00262379">
                <w:rPr>
                  <w:rFonts w:asciiTheme="majorHAnsi" w:hAnsiTheme="majorHAnsi" w:cstheme="majorHAnsi"/>
                  <w:strike/>
                  <w:szCs w:val="18"/>
                  <w:lang w:val="en-US"/>
                </w:rPr>
                <w:delText>Best Terms Value</w:delText>
              </w:r>
            </w:del>
          </w:p>
        </w:tc>
        <w:tc>
          <w:tcPr>
            <w:tcW w:w="2127" w:type="dxa"/>
            <w:vAlign w:val="center"/>
          </w:tcPr>
          <w:p w:rsidRPr="009463FF" w:rsidR="00D91F04" w:rsidDel="00262379" w:rsidP="00153EF4" w:rsidRDefault="00D91F04" w14:paraId="6D20F5A9" w14:textId="16FDF187">
            <w:pPr>
              <w:pStyle w:val="ListParagraph"/>
              <w:ind w:left="0"/>
              <w:rPr>
                <w:del w:author="Murguia, Sahima" w:date="2022-03-15T22:39:00Z" w:id="5049"/>
                <w:rFonts w:asciiTheme="majorHAnsi" w:hAnsiTheme="majorHAnsi" w:cstheme="majorHAnsi"/>
                <w:strike/>
                <w:szCs w:val="18"/>
                <w:lang w:val="en-US"/>
              </w:rPr>
            </w:pPr>
            <w:del w:author="Murguia, Sahima" w:date="2022-03-15T22:39:00Z" w:id="5050">
              <w:r w:rsidRPr="009463FF" w:rsidDel="00262379">
                <w:rPr>
                  <w:rFonts w:asciiTheme="majorHAnsi" w:hAnsiTheme="majorHAnsi" w:cstheme="majorHAnsi"/>
                  <w:strike/>
                  <w:szCs w:val="18"/>
                  <w:lang w:val="en-US"/>
                </w:rPr>
                <w:delText>X_BEST_TERMS_VALUE_NUM</w:delText>
              </w:r>
            </w:del>
          </w:p>
        </w:tc>
        <w:tc>
          <w:tcPr>
            <w:tcW w:w="850" w:type="dxa"/>
            <w:vAlign w:val="center"/>
          </w:tcPr>
          <w:p w:rsidRPr="009463FF" w:rsidR="00D91F04" w:rsidDel="00262379" w:rsidP="00153EF4" w:rsidRDefault="00D91F04" w14:paraId="247D51AD" w14:textId="27277BD2">
            <w:pPr>
              <w:pStyle w:val="ListParagraph"/>
              <w:ind w:left="0"/>
              <w:rPr>
                <w:del w:author="Murguia, Sahima" w:date="2022-03-15T22:39:00Z" w:id="5051"/>
                <w:rFonts w:asciiTheme="majorHAnsi" w:hAnsiTheme="majorHAnsi" w:cstheme="majorHAnsi"/>
                <w:strike/>
                <w:szCs w:val="18"/>
                <w:lang w:val="en-US"/>
              </w:rPr>
            </w:pPr>
          </w:p>
        </w:tc>
        <w:tc>
          <w:tcPr>
            <w:tcW w:w="2268" w:type="dxa"/>
            <w:vAlign w:val="center"/>
          </w:tcPr>
          <w:p w:rsidRPr="009463FF" w:rsidR="00D91F04" w:rsidDel="00262379" w:rsidP="00153EF4" w:rsidRDefault="00D91F04" w14:paraId="76B3284B" w14:textId="30C5EE79">
            <w:pPr>
              <w:pStyle w:val="ListParagraph"/>
              <w:ind w:left="0"/>
              <w:rPr>
                <w:del w:author="Murguia, Sahima" w:date="2022-03-15T22:39:00Z" w:id="5052"/>
                <w:rFonts w:asciiTheme="majorHAnsi" w:hAnsiTheme="majorHAnsi" w:cstheme="majorHAnsi"/>
                <w:strike/>
                <w:szCs w:val="18"/>
                <w:lang w:val="en-US"/>
              </w:rPr>
            </w:pPr>
          </w:p>
        </w:tc>
      </w:tr>
      <w:tr w:rsidRPr="009463FF" w:rsidR="00D91F04" w:rsidDel="00262379" w:rsidTr="003C3EA5" w14:paraId="114E0E22" w14:textId="79335935">
        <w:trPr>
          <w:trHeight w:val="352"/>
          <w:del w:author="Murguia, Sahima" w:date="2022-03-15T22:39:00Z" w:id="5053"/>
        </w:trPr>
        <w:tc>
          <w:tcPr>
            <w:tcW w:w="1418" w:type="dxa"/>
            <w:vMerge/>
            <w:vAlign w:val="center"/>
          </w:tcPr>
          <w:p w:rsidRPr="009463FF" w:rsidR="00D91F04" w:rsidDel="00262379" w:rsidP="00153EF4" w:rsidRDefault="00D91F04" w14:paraId="5955DF83" w14:textId="0A42CE03">
            <w:pPr>
              <w:pStyle w:val="ListParagraph"/>
              <w:ind w:left="0"/>
              <w:rPr>
                <w:del w:author="Murguia, Sahima" w:date="2022-03-15T22:39:00Z" w:id="5054"/>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E6C8D6A" w14:textId="3FE606C2">
            <w:pPr>
              <w:pStyle w:val="ListParagraph"/>
              <w:ind w:left="0"/>
              <w:rPr>
                <w:del w:author="Murguia, Sahima" w:date="2022-03-15T22:39:00Z" w:id="5055"/>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579F9C5" w14:textId="277628DA">
            <w:pPr>
              <w:pStyle w:val="ListParagraph"/>
              <w:ind w:left="0"/>
              <w:rPr>
                <w:del w:author="Murguia, Sahima" w:date="2022-03-15T22:39:00Z" w:id="5056"/>
                <w:rFonts w:asciiTheme="majorHAnsi" w:hAnsiTheme="majorHAnsi" w:cstheme="majorHAnsi"/>
                <w:strike/>
                <w:szCs w:val="18"/>
                <w:lang w:val="en-US"/>
              </w:rPr>
            </w:pPr>
            <w:del w:author="Murguia, Sahima" w:date="2022-03-15T22:39:00Z" w:id="5057">
              <w:r w:rsidRPr="009463FF" w:rsidDel="00262379">
                <w:rPr>
                  <w:rFonts w:asciiTheme="majorHAnsi" w:hAnsiTheme="majorHAnsi" w:cstheme="majorHAnsi"/>
                  <w:strike/>
                  <w:szCs w:val="18"/>
                  <w:lang w:val="en-US"/>
                </w:rPr>
                <w:delText>Currency</w:delText>
              </w:r>
            </w:del>
          </w:p>
        </w:tc>
        <w:tc>
          <w:tcPr>
            <w:tcW w:w="2127" w:type="dxa"/>
            <w:vAlign w:val="center"/>
          </w:tcPr>
          <w:p w:rsidRPr="009463FF" w:rsidR="00D91F04" w:rsidDel="00262379" w:rsidP="00153EF4" w:rsidRDefault="00D91F04" w14:paraId="236FC160" w14:textId="4BCB2221">
            <w:pPr>
              <w:pStyle w:val="ListParagraph"/>
              <w:ind w:left="0"/>
              <w:rPr>
                <w:del w:author="Murguia, Sahima" w:date="2022-03-15T22:39:00Z" w:id="5058"/>
                <w:rFonts w:asciiTheme="majorHAnsi" w:hAnsiTheme="majorHAnsi" w:cstheme="majorHAnsi"/>
                <w:strike/>
                <w:szCs w:val="18"/>
                <w:lang w:val="en-US"/>
              </w:rPr>
            </w:pPr>
            <w:del w:author="Murguia, Sahima" w:date="2022-03-15T22:39:00Z" w:id="5059">
              <w:r w:rsidRPr="009463FF" w:rsidDel="00262379">
                <w:rPr>
                  <w:rFonts w:asciiTheme="majorHAnsi" w:hAnsiTheme="majorHAnsi" w:cstheme="majorHAnsi"/>
                  <w:strike/>
                  <w:szCs w:val="18"/>
                  <w:lang w:val="en-US"/>
                </w:rPr>
                <w:delText>ITEM_CURCY_CD</w:delText>
              </w:r>
            </w:del>
          </w:p>
        </w:tc>
        <w:tc>
          <w:tcPr>
            <w:tcW w:w="850" w:type="dxa"/>
            <w:vAlign w:val="center"/>
          </w:tcPr>
          <w:p w:rsidRPr="009463FF" w:rsidR="00D91F04" w:rsidDel="00262379" w:rsidP="00153EF4" w:rsidRDefault="00D91F04" w14:paraId="115A4C4E" w14:textId="4AE93869">
            <w:pPr>
              <w:pStyle w:val="ListParagraph"/>
              <w:ind w:left="0"/>
              <w:rPr>
                <w:del w:author="Murguia, Sahima" w:date="2022-03-15T22:39:00Z" w:id="5060"/>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02E0A4D" w14:textId="7025E79D">
            <w:pPr>
              <w:pStyle w:val="ListParagraph"/>
              <w:ind w:left="0"/>
              <w:rPr>
                <w:del w:author="Murguia, Sahima" w:date="2022-03-15T22:39:00Z" w:id="5061"/>
                <w:rFonts w:asciiTheme="majorHAnsi" w:hAnsiTheme="majorHAnsi" w:cstheme="majorHAnsi"/>
                <w:strike/>
                <w:szCs w:val="18"/>
                <w:lang w:val="en-US"/>
              </w:rPr>
            </w:pPr>
          </w:p>
        </w:tc>
      </w:tr>
      <w:tr w:rsidRPr="009463FF" w:rsidR="00D91F04" w:rsidDel="00262379" w:rsidTr="003C3EA5" w14:paraId="0F869914" w14:textId="2E182065">
        <w:trPr>
          <w:trHeight w:val="352"/>
          <w:del w:author="Murguia, Sahima" w:date="2022-03-15T22:39:00Z" w:id="5062"/>
        </w:trPr>
        <w:tc>
          <w:tcPr>
            <w:tcW w:w="1418" w:type="dxa"/>
            <w:vMerge/>
            <w:vAlign w:val="center"/>
          </w:tcPr>
          <w:p w:rsidRPr="009463FF" w:rsidR="00D91F04" w:rsidDel="00262379" w:rsidP="00153EF4" w:rsidRDefault="00D91F04" w14:paraId="215624A1" w14:textId="41F24B1A">
            <w:pPr>
              <w:pStyle w:val="ListParagraph"/>
              <w:ind w:left="0"/>
              <w:rPr>
                <w:del w:author="Murguia, Sahima" w:date="2022-03-15T22:39:00Z" w:id="5063"/>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00C7FD79" w14:textId="0738003C">
            <w:pPr>
              <w:pStyle w:val="ListParagraph"/>
              <w:ind w:left="0"/>
              <w:rPr>
                <w:del w:author="Murguia, Sahima" w:date="2022-03-15T22:39:00Z" w:id="5064"/>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353BB4A" w14:textId="3024DA59">
            <w:pPr>
              <w:pStyle w:val="ListParagraph"/>
              <w:ind w:left="0"/>
              <w:rPr>
                <w:del w:author="Murguia, Sahima" w:date="2022-03-15T22:39:00Z" w:id="5065"/>
                <w:rFonts w:asciiTheme="majorHAnsi" w:hAnsiTheme="majorHAnsi" w:cstheme="majorHAnsi"/>
                <w:strike/>
                <w:szCs w:val="18"/>
                <w:lang w:val="en-US"/>
              </w:rPr>
            </w:pPr>
            <w:del w:author="Murguia, Sahima" w:date="2022-03-15T22:39:00Z" w:id="5066">
              <w:r w:rsidRPr="009463FF" w:rsidDel="00262379">
                <w:rPr>
                  <w:rFonts w:asciiTheme="majorHAnsi" w:hAnsiTheme="majorHAnsi" w:cstheme="majorHAnsi"/>
                  <w:strike/>
                  <w:szCs w:val="18"/>
                  <w:lang w:val="en-US"/>
                </w:rPr>
                <w:delText>Full Load Discount</w:delText>
              </w:r>
            </w:del>
          </w:p>
        </w:tc>
        <w:tc>
          <w:tcPr>
            <w:tcW w:w="2127" w:type="dxa"/>
            <w:vAlign w:val="center"/>
          </w:tcPr>
          <w:p w:rsidRPr="009463FF" w:rsidR="00D91F04" w:rsidDel="00262379" w:rsidP="00153EF4" w:rsidRDefault="00D91F04" w14:paraId="0E44BF6F" w14:textId="7E5026E3">
            <w:pPr>
              <w:pStyle w:val="ListParagraph"/>
              <w:ind w:left="0"/>
              <w:rPr>
                <w:del w:author="Murguia, Sahima" w:date="2022-03-15T22:39:00Z" w:id="5067"/>
                <w:rFonts w:asciiTheme="majorHAnsi" w:hAnsiTheme="majorHAnsi" w:cstheme="majorHAnsi"/>
                <w:strike/>
                <w:szCs w:val="18"/>
                <w:lang w:val="en-US"/>
              </w:rPr>
            </w:pPr>
            <w:del w:author="Murguia, Sahima" w:date="2022-03-15T22:39:00Z" w:id="5068">
              <w:r w:rsidRPr="009463FF" w:rsidDel="00262379">
                <w:rPr>
                  <w:rFonts w:asciiTheme="majorHAnsi" w:hAnsiTheme="majorHAnsi" w:cstheme="majorHAnsi"/>
                  <w:strike/>
                  <w:szCs w:val="18"/>
                  <w:lang w:val="en-US"/>
                </w:rPr>
                <w:delText>X_FULL_LOAD_DISCOUNT_NUM</w:delText>
              </w:r>
            </w:del>
          </w:p>
        </w:tc>
        <w:tc>
          <w:tcPr>
            <w:tcW w:w="850" w:type="dxa"/>
            <w:vAlign w:val="center"/>
          </w:tcPr>
          <w:p w:rsidRPr="009463FF" w:rsidR="00D91F04" w:rsidDel="00262379" w:rsidP="00153EF4" w:rsidRDefault="00D91F04" w14:paraId="7E70B11E" w14:textId="63F0C627">
            <w:pPr>
              <w:pStyle w:val="ListParagraph"/>
              <w:ind w:left="0"/>
              <w:rPr>
                <w:del w:author="Murguia, Sahima" w:date="2022-03-15T22:39:00Z" w:id="5069"/>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447BF67" w14:textId="26EEB164">
            <w:pPr>
              <w:pStyle w:val="ListParagraph"/>
              <w:ind w:left="0"/>
              <w:rPr>
                <w:del w:author="Murguia, Sahima" w:date="2022-03-15T22:39:00Z" w:id="5070"/>
                <w:rFonts w:asciiTheme="majorHAnsi" w:hAnsiTheme="majorHAnsi" w:cstheme="majorHAnsi"/>
                <w:strike/>
                <w:szCs w:val="18"/>
                <w:lang w:val="en-US"/>
              </w:rPr>
            </w:pPr>
          </w:p>
        </w:tc>
      </w:tr>
      <w:tr w:rsidRPr="009463FF" w:rsidR="00D91F04" w:rsidDel="00262379" w:rsidTr="003C3EA5" w14:paraId="55B3C225" w14:textId="1483BDFE">
        <w:trPr>
          <w:trHeight w:val="352"/>
          <w:del w:author="Murguia, Sahima" w:date="2022-03-15T22:39:00Z" w:id="5071"/>
        </w:trPr>
        <w:tc>
          <w:tcPr>
            <w:tcW w:w="1418" w:type="dxa"/>
            <w:vMerge/>
            <w:vAlign w:val="center"/>
          </w:tcPr>
          <w:p w:rsidRPr="009463FF" w:rsidR="00D91F04" w:rsidDel="00262379" w:rsidP="00153EF4" w:rsidRDefault="00D91F04" w14:paraId="32BBBFA5" w14:textId="6E9F9F13">
            <w:pPr>
              <w:pStyle w:val="ListParagraph"/>
              <w:ind w:left="0"/>
              <w:rPr>
                <w:del w:author="Murguia, Sahima" w:date="2022-03-15T22:39:00Z" w:id="5072"/>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7B3E9E4" w14:textId="7CA69AAD">
            <w:pPr>
              <w:pStyle w:val="ListParagraph"/>
              <w:ind w:left="0"/>
              <w:rPr>
                <w:del w:author="Murguia, Sahima" w:date="2022-03-15T22:39:00Z" w:id="5073"/>
                <w:rFonts w:asciiTheme="majorHAnsi" w:hAnsiTheme="majorHAnsi" w:cstheme="majorHAnsi"/>
                <w:strike/>
                <w:szCs w:val="18"/>
                <w:lang w:val="en-US"/>
              </w:rPr>
            </w:pPr>
          </w:p>
        </w:tc>
        <w:tc>
          <w:tcPr>
            <w:tcW w:w="1559" w:type="dxa"/>
            <w:vAlign w:val="center"/>
          </w:tcPr>
          <w:p w:rsidRPr="009463FF" w:rsidR="00D91F04" w:rsidDel="00262379" w:rsidP="00153EF4" w:rsidRDefault="00D91F04" w14:paraId="7C20BE92" w14:textId="05D0313B">
            <w:pPr>
              <w:pStyle w:val="ListParagraph"/>
              <w:ind w:left="0"/>
              <w:rPr>
                <w:del w:author="Murguia, Sahima" w:date="2022-03-15T22:39:00Z" w:id="5074"/>
                <w:rFonts w:asciiTheme="majorHAnsi" w:hAnsiTheme="majorHAnsi" w:cstheme="majorHAnsi"/>
                <w:strike/>
                <w:szCs w:val="18"/>
                <w:lang w:val="en-US"/>
              </w:rPr>
            </w:pPr>
            <w:del w:author="Murguia, Sahima" w:date="2022-03-15T22:39:00Z" w:id="5075">
              <w:r w:rsidRPr="009463FF" w:rsidDel="00262379">
                <w:rPr>
                  <w:rFonts w:asciiTheme="majorHAnsi" w:hAnsiTheme="majorHAnsi" w:cstheme="majorHAnsi"/>
                  <w:strike/>
                  <w:szCs w:val="18"/>
                  <w:lang w:val="en-US"/>
                </w:rPr>
                <w:delText>Net Line Value</w:delText>
              </w:r>
            </w:del>
          </w:p>
        </w:tc>
        <w:tc>
          <w:tcPr>
            <w:tcW w:w="2127" w:type="dxa"/>
            <w:vAlign w:val="center"/>
          </w:tcPr>
          <w:p w:rsidRPr="009463FF" w:rsidR="00D91F04" w:rsidDel="00262379" w:rsidP="00153EF4" w:rsidRDefault="00D91F04" w14:paraId="0F3BD2B7" w14:textId="765F0B9E">
            <w:pPr>
              <w:pStyle w:val="ListParagraph"/>
              <w:ind w:left="0"/>
              <w:rPr>
                <w:del w:author="Murguia, Sahima" w:date="2022-03-15T22:39:00Z" w:id="5076"/>
                <w:rFonts w:asciiTheme="majorHAnsi" w:hAnsiTheme="majorHAnsi" w:cstheme="majorHAnsi"/>
                <w:strike/>
                <w:szCs w:val="18"/>
                <w:lang w:val="en-US"/>
              </w:rPr>
            </w:pPr>
            <w:del w:author="Murguia, Sahima" w:date="2022-03-15T22:39:00Z" w:id="5077">
              <w:r w:rsidRPr="009463FF" w:rsidDel="00262379">
                <w:rPr>
                  <w:rFonts w:asciiTheme="majorHAnsi" w:hAnsiTheme="majorHAnsi" w:cstheme="majorHAnsi"/>
                  <w:strike/>
                  <w:szCs w:val="18"/>
                  <w:lang w:val="en-US"/>
                </w:rPr>
                <w:delText>X_NET_LINE_VALUE</w:delText>
              </w:r>
            </w:del>
          </w:p>
        </w:tc>
        <w:tc>
          <w:tcPr>
            <w:tcW w:w="850" w:type="dxa"/>
            <w:vAlign w:val="center"/>
          </w:tcPr>
          <w:p w:rsidRPr="009463FF" w:rsidR="00D91F04" w:rsidDel="00262379" w:rsidP="00153EF4" w:rsidRDefault="00D91F04" w14:paraId="050F6AB6" w14:textId="374DA6FB">
            <w:pPr>
              <w:pStyle w:val="ListParagraph"/>
              <w:ind w:left="0"/>
              <w:rPr>
                <w:del w:author="Murguia, Sahima" w:date="2022-03-15T22:39:00Z" w:id="5078"/>
                <w:rFonts w:asciiTheme="majorHAnsi" w:hAnsiTheme="majorHAnsi" w:cstheme="majorHAnsi"/>
                <w:strike/>
                <w:szCs w:val="18"/>
                <w:lang w:val="en-US"/>
              </w:rPr>
            </w:pPr>
          </w:p>
        </w:tc>
        <w:tc>
          <w:tcPr>
            <w:tcW w:w="2268" w:type="dxa"/>
            <w:vAlign w:val="center"/>
          </w:tcPr>
          <w:p w:rsidRPr="009463FF" w:rsidR="00D91F04" w:rsidDel="00262379" w:rsidP="00153EF4" w:rsidRDefault="00D91F04" w14:paraId="3B7D6C62" w14:textId="390BCB51">
            <w:pPr>
              <w:pStyle w:val="ListParagraph"/>
              <w:ind w:left="0"/>
              <w:rPr>
                <w:del w:author="Murguia, Sahima" w:date="2022-03-15T22:39:00Z" w:id="5079"/>
                <w:rFonts w:asciiTheme="majorHAnsi" w:hAnsiTheme="majorHAnsi" w:cstheme="majorHAnsi"/>
                <w:strike/>
                <w:szCs w:val="18"/>
                <w:lang w:val="en-US"/>
              </w:rPr>
            </w:pPr>
          </w:p>
        </w:tc>
      </w:tr>
      <w:tr w:rsidRPr="009463FF" w:rsidR="00D91F04" w:rsidDel="00262379" w:rsidTr="003C3EA5" w14:paraId="10D198C4" w14:textId="10E500F7">
        <w:trPr>
          <w:trHeight w:val="352"/>
          <w:del w:author="Murguia, Sahima" w:date="2022-03-15T22:39:00Z" w:id="5080"/>
        </w:trPr>
        <w:tc>
          <w:tcPr>
            <w:tcW w:w="1418" w:type="dxa"/>
            <w:vMerge/>
            <w:vAlign w:val="center"/>
          </w:tcPr>
          <w:p w:rsidRPr="009463FF" w:rsidR="00D91F04" w:rsidDel="00262379" w:rsidP="00153EF4" w:rsidRDefault="00D91F04" w14:paraId="44B0E99E" w14:textId="1D1C6B67">
            <w:pPr>
              <w:pStyle w:val="ListParagraph"/>
              <w:ind w:left="0"/>
              <w:rPr>
                <w:del w:author="Murguia, Sahima" w:date="2022-03-15T22:39:00Z" w:id="5081"/>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51FF2199" w14:textId="665115BF">
            <w:pPr>
              <w:pStyle w:val="ListParagraph"/>
              <w:ind w:left="0"/>
              <w:rPr>
                <w:del w:author="Murguia, Sahima" w:date="2022-03-15T22:39:00Z" w:id="5082"/>
                <w:rFonts w:asciiTheme="majorHAnsi" w:hAnsiTheme="majorHAnsi" w:cstheme="majorHAnsi"/>
                <w:strike/>
                <w:szCs w:val="18"/>
                <w:lang w:val="en-US"/>
              </w:rPr>
            </w:pPr>
          </w:p>
        </w:tc>
        <w:tc>
          <w:tcPr>
            <w:tcW w:w="1559" w:type="dxa"/>
            <w:vAlign w:val="center"/>
          </w:tcPr>
          <w:p w:rsidRPr="009463FF" w:rsidR="00D91F04" w:rsidDel="00262379" w:rsidP="00153EF4" w:rsidRDefault="00D91F04" w14:paraId="43B8C432" w14:textId="0393B7B4">
            <w:pPr>
              <w:pStyle w:val="ListParagraph"/>
              <w:ind w:left="0"/>
              <w:rPr>
                <w:del w:author="Murguia, Sahima" w:date="2022-03-15T22:39:00Z" w:id="5083"/>
                <w:rFonts w:asciiTheme="majorHAnsi" w:hAnsiTheme="majorHAnsi" w:cstheme="majorHAnsi"/>
                <w:strike/>
                <w:szCs w:val="18"/>
                <w:lang w:val="en-US"/>
              </w:rPr>
            </w:pPr>
            <w:del w:author="Murguia, Sahima" w:date="2022-03-15T22:39:00Z" w:id="5084">
              <w:r w:rsidRPr="009463FF" w:rsidDel="00262379">
                <w:rPr>
                  <w:rFonts w:asciiTheme="majorHAnsi" w:hAnsiTheme="majorHAnsi" w:cstheme="majorHAnsi"/>
                  <w:strike/>
                  <w:szCs w:val="18"/>
                  <w:lang w:val="en-US"/>
                </w:rPr>
                <w:delText>Off Invoice Value</w:delText>
              </w:r>
            </w:del>
          </w:p>
        </w:tc>
        <w:tc>
          <w:tcPr>
            <w:tcW w:w="2127" w:type="dxa"/>
            <w:vAlign w:val="center"/>
          </w:tcPr>
          <w:p w:rsidRPr="009463FF" w:rsidR="00D91F04" w:rsidDel="00262379" w:rsidP="00153EF4" w:rsidRDefault="00D91F04" w14:paraId="224B954C" w14:textId="43D8EE70">
            <w:pPr>
              <w:pStyle w:val="ListParagraph"/>
              <w:ind w:left="0"/>
              <w:rPr>
                <w:del w:author="Murguia, Sahima" w:date="2022-03-15T22:39:00Z" w:id="5085"/>
                <w:rFonts w:asciiTheme="majorHAnsi" w:hAnsiTheme="majorHAnsi" w:cstheme="majorHAnsi"/>
                <w:strike/>
                <w:szCs w:val="18"/>
                <w:lang w:val="en-US"/>
              </w:rPr>
            </w:pPr>
            <w:del w:author="Murguia, Sahima" w:date="2022-03-15T22:39:00Z" w:id="5086">
              <w:r w:rsidRPr="009463FF" w:rsidDel="00262379">
                <w:rPr>
                  <w:rFonts w:asciiTheme="majorHAnsi" w:hAnsiTheme="majorHAnsi" w:cstheme="majorHAnsi"/>
                  <w:strike/>
                  <w:szCs w:val="18"/>
                  <w:lang w:val="en-US"/>
                </w:rPr>
                <w:delText>X_OFF_INVOICE_VALUE</w:delText>
              </w:r>
            </w:del>
          </w:p>
        </w:tc>
        <w:tc>
          <w:tcPr>
            <w:tcW w:w="850" w:type="dxa"/>
            <w:vAlign w:val="center"/>
          </w:tcPr>
          <w:p w:rsidRPr="009463FF" w:rsidR="00D91F04" w:rsidDel="00262379" w:rsidP="00153EF4" w:rsidRDefault="00D91F04" w14:paraId="48AB4400" w14:textId="74402436">
            <w:pPr>
              <w:pStyle w:val="ListParagraph"/>
              <w:ind w:left="0"/>
              <w:rPr>
                <w:del w:author="Murguia, Sahima" w:date="2022-03-15T22:39:00Z" w:id="5087"/>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D5C8119" w14:textId="5BBA308A">
            <w:pPr>
              <w:pStyle w:val="ListParagraph"/>
              <w:ind w:left="0"/>
              <w:rPr>
                <w:del w:author="Murguia, Sahima" w:date="2022-03-15T22:39:00Z" w:id="5088"/>
                <w:rFonts w:asciiTheme="majorHAnsi" w:hAnsiTheme="majorHAnsi" w:cstheme="majorHAnsi"/>
                <w:strike/>
                <w:szCs w:val="18"/>
                <w:lang w:val="en-US"/>
              </w:rPr>
            </w:pPr>
          </w:p>
        </w:tc>
      </w:tr>
      <w:tr w:rsidRPr="009463FF" w:rsidR="00D91F04" w:rsidDel="00262379" w:rsidTr="003C3EA5" w14:paraId="697C0E0C" w14:textId="4A1CA250">
        <w:trPr>
          <w:trHeight w:val="352"/>
          <w:del w:author="Murguia, Sahima" w:date="2022-03-15T22:39:00Z" w:id="5089"/>
        </w:trPr>
        <w:tc>
          <w:tcPr>
            <w:tcW w:w="1418" w:type="dxa"/>
            <w:vMerge/>
            <w:vAlign w:val="center"/>
          </w:tcPr>
          <w:p w:rsidRPr="009463FF" w:rsidR="00D91F04" w:rsidDel="00262379" w:rsidP="00153EF4" w:rsidRDefault="00D91F04" w14:paraId="46EED196" w14:textId="3C62CD9C">
            <w:pPr>
              <w:pStyle w:val="ListParagraph"/>
              <w:ind w:left="0"/>
              <w:rPr>
                <w:del w:author="Murguia, Sahima" w:date="2022-03-15T22:39:00Z" w:id="5090"/>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52EB4441" w14:textId="266133CC">
            <w:pPr>
              <w:pStyle w:val="ListParagraph"/>
              <w:ind w:left="0"/>
              <w:rPr>
                <w:del w:author="Murguia, Sahima" w:date="2022-03-15T22:39:00Z" w:id="5091"/>
                <w:rFonts w:asciiTheme="majorHAnsi" w:hAnsiTheme="majorHAnsi" w:cstheme="majorHAnsi"/>
                <w:strike/>
                <w:szCs w:val="18"/>
                <w:lang w:val="en-US"/>
              </w:rPr>
            </w:pPr>
            <w:del w:author="Murguia, Sahima" w:date="2022-03-15T22:39:00Z" w:id="5092">
              <w:r w:rsidRPr="009463FF" w:rsidDel="00262379">
                <w:rPr>
                  <w:rFonts w:asciiTheme="majorHAnsi" w:hAnsiTheme="majorHAnsi" w:cstheme="majorHAnsi"/>
                  <w:strike/>
                  <w:szCs w:val="18"/>
                  <w:lang w:val="en-US"/>
                </w:rPr>
                <w:delText>S_INVC_ITM_DTL</w:delText>
              </w:r>
            </w:del>
          </w:p>
        </w:tc>
        <w:tc>
          <w:tcPr>
            <w:tcW w:w="1559" w:type="dxa"/>
            <w:vAlign w:val="center"/>
          </w:tcPr>
          <w:p w:rsidRPr="009463FF" w:rsidR="00D91F04" w:rsidDel="00262379" w:rsidP="00153EF4" w:rsidRDefault="00D91F04" w14:paraId="26A64682" w14:textId="5B9DBF4C">
            <w:pPr>
              <w:pStyle w:val="ListParagraph"/>
              <w:ind w:left="0"/>
              <w:rPr>
                <w:del w:author="Murguia, Sahima" w:date="2022-03-15T22:39:00Z" w:id="5093"/>
                <w:rFonts w:asciiTheme="majorHAnsi" w:hAnsiTheme="majorHAnsi" w:cstheme="majorHAnsi"/>
                <w:strike/>
                <w:szCs w:val="18"/>
                <w:highlight w:val="cyan"/>
                <w:lang w:val="en-US"/>
              </w:rPr>
            </w:pPr>
            <w:del w:author="Murguia, Sahima" w:date="2022-03-15T22:39:00Z" w:id="5094">
              <w:r w:rsidRPr="009463FF" w:rsidDel="00262379">
                <w:rPr>
                  <w:rFonts w:asciiTheme="majorHAnsi" w:hAnsiTheme="majorHAnsi" w:cstheme="majorHAnsi"/>
                  <w:strike/>
                  <w:szCs w:val="18"/>
                  <w:highlight w:val="cyan"/>
                  <w:lang w:val="en-US"/>
                </w:rPr>
                <w:delText>Total</w:delText>
              </w:r>
            </w:del>
          </w:p>
        </w:tc>
        <w:tc>
          <w:tcPr>
            <w:tcW w:w="2127" w:type="dxa"/>
            <w:vAlign w:val="center"/>
          </w:tcPr>
          <w:p w:rsidRPr="009463FF" w:rsidR="00D91F04" w:rsidDel="00262379" w:rsidP="00153EF4" w:rsidRDefault="00D91F04" w14:paraId="53EBBB59" w14:textId="721D2A58">
            <w:pPr>
              <w:pStyle w:val="ListParagraph"/>
              <w:ind w:left="0"/>
              <w:rPr>
                <w:del w:author="Murguia, Sahima" w:date="2022-03-15T22:39:00Z" w:id="5095"/>
                <w:rFonts w:asciiTheme="majorHAnsi" w:hAnsiTheme="majorHAnsi" w:cstheme="majorHAnsi"/>
                <w:strike/>
                <w:szCs w:val="18"/>
                <w:highlight w:val="cyan"/>
                <w:lang w:val="en-US"/>
              </w:rPr>
            </w:pPr>
            <w:del w:author="Murguia, Sahima" w:date="2022-03-15T22:39:00Z" w:id="5096">
              <w:r w:rsidRPr="009463FF" w:rsidDel="00262379">
                <w:rPr>
                  <w:rFonts w:asciiTheme="majorHAnsi" w:hAnsiTheme="majorHAnsi" w:cstheme="majorHAnsi"/>
                  <w:strike/>
                  <w:szCs w:val="18"/>
                  <w:highlight w:val="cyan"/>
                  <w:lang w:val="en-US"/>
                </w:rPr>
                <w:delText>formula</w:delText>
              </w:r>
            </w:del>
          </w:p>
        </w:tc>
        <w:tc>
          <w:tcPr>
            <w:tcW w:w="850" w:type="dxa"/>
            <w:vAlign w:val="center"/>
          </w:tcPr>
          <w:p w:rsidRPr="009463FF" w:rsidR="00D91F04" w:rsidDel="00262379" w:rsidP="00153EF4" w:rsidRDefault="00D91F04" w14:paraId="157F222C" w14:textId="63EE5B8A">
            <w:pPr>
              <w:pStyle w:val="ListParagraph"/>
              <w:ind w:left="0"/>
              <w:rPr>
                <w:del w:author="Murguia, Sahima" w:date="2022-03-15T22:39:00Z" w:id="5097"/>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94EA77C" w14:textId="4A3ABACA">
            <w:pPr>
              <w:pStyle w:val="ListParagraph"/>
              <w:ind w:left="0"/>
              <w:rPr>
                <w:del w:author="Murguia, Sahima" w:date="2022-03-15T22:39:00Z" w:id="5098"/>
                <w:rFonts w:asciiTheme="majorHAnsi" w:hAnsiTheme="majorHAnsi" w:cstheme="majorHAnsi"/>
                <w:strike/>
                <w:szCs w:val="18"/>
                <w:lang w:val="en-US"/>
              </w:rPr>
            </w:pPr>
          </w:p>
        </w:tc>
      </w:tr>
      <w:tr w:rsidRPr="009463FF" w:rsidR="00D91F04" w:rsidDel="00262379" w:rsidTr="003C3EA5" w14:paraId="6D6500A9" w14:textId="40B1C2E7">
        <w:trPr>
          <w:trHeight w:val="352"/>
          <w:del w:author="Murguia, Sahima" w:date="2022-03-15T22:39:00Z" w:id="5099"/>
        </w:trPr>
        <w:tc>
          <w:tcPr>
            <w:tcW w:w="1418" w:type="dxa"/>
            <w:vMerge/>
            <w:vAlign w:val="center"/>
          </w:tcPr>
          <w:p w:rsidRPr="009463FF" w:rsidR="00D91F04" w:rsidDel="00262379" w:rsidP="00153EF4" w:rsidRDefault="00D91F04" w14:paraId="6D7CEF7E" w14:textId="478BA31D">
            <w:pPr>
              <w:pStyle w:val="ListParagraph"/>
              <w:ind w:left="0"/>
              <w:rPr>
                <w:del w:author="Murguia, Sahima" w:date="2022-03-15T22:39:00Z" w:id="5100"/>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CFCA2D7" w14:textId="52FD7763">
            <w:pPr>
              <w:pStyle w:val="ListParagraph"/>
              <w:ind w:left="0"/>
              <w:rPr>
                <w:del w:author="Murguia, Sahima" w:date="2022-03-15T22:39:00Z" w:id="5101"/>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3000BDD" w14:textId="21A782CE">
            <w:pPr>
              <w:pStyle w:val="ListParagraph"/>
              <w:ind w:left="0"/>
              <w:rPr>
                <w:del w:author="Murguia, Sahima" w:date="2022-03-15T22:39:00Z" w:id="5102"/>
                <w:rFonts w:asciiTheme="majorHAnsi" w:hAnsiTheme="majorHAnsi" w:cstheme="majorHAnsi"/>
                <w:strike/>
                <w:szCs w:val="18"/>
                <w:highlight w:val="cyan"/>
                <w:lang w:val="en-US"/>
              </w:rPr>
            </w:pPr>
            <w:del w:author="Murguia, Sahima" w:date="2022-03-15T22:39:00Z" w:id="5103">
              <w:r w:rsidRPr="009463FF" w:rsidDel="00262379">
                <w:rPr>
                  <w:rFonts w:asciiTheme="majorHAnsi" w:hAnsiTheme="majorHAnsi" w:cstheme="majorHAnsi"/>
                  <w:strike/>
                  <w:szCs w:val="18"/>
                  <w:lang w:val="en-US"/>
                </w:rPr>
                <w:delText>Line</w:delText>
              </w:r>
            </w:del>
          </w:p>
        </w:tc>
        <w:tc>
          <w:tcPr>
            <w:tcW w:w="2127" w:type="dxa"/>
            <w:vAlign w:val="center"/>
          </w:tcPr>
          <w:p w:rsidRPr="009463FF" w:rsidR="00D91F04" w:rsidDel="00262379" w:rsidP="00153EF4" w:rsidRDefault="00D91F04" w14:paraId="23D3FD92" w14:textId="0A1A4814">
            <w:pPr>
              <w:pStyle w:val="ListParagraph"/>
              <w:ind w:left="0"/>
              <w:rPr>
                <w:del w:author="Murguia, Sahima" w:date="2022-03-15T22:39:00Z" w:id="5104"/>
                <w:rFonts w:asciiTheme="majorHAnsi" w:hAnsiTheme="majorHAnsi" w:cstheme="majorHAnsi"/>
                <w:strike/>
                <w:szCs w:val="18"/>
                <w:highlight w:val="cyan"/>
                <w:lang w:val="en-US"/>
              </w:rPr>
            </w:pPr>
            <w:del w:author="Murguia, Sahima" w:date="2022-03-15T22:39:00Z" w:id="5105">
              <w:r w:rsidRPr="009463FF" w:rsidDel="00262379">
                <w:rPr>
                  <w:rFonts w:asciiTheme="majorHAnsi" w:hAnsiTheme="majorHAnsi" w:cstheme="majorHAnsi"/>
                  <w:strike/>
                  <w:szCs w:val="18"/>
                  <w:lang w:val="en-US"/>
                </w:rPr>
                <w:delText>LN_NUM</w:delText>
              </w:r>
            </w:del>
          </w:p>
        </w:tc>
        <w:tc>
          <w:tcPr>
            <w:tcW w:w="850" w:type="dxa"/>
            <w:vAlign w:val="center"/>
          </w:tcPr>
          <w:p w:rsidRPr="009463FF" w:rsidR="00D91F04" w:rsidDel="00262379" w:rsidP="00153EF4" w:rsidRDefault="00D91F04" w14:paraId="16B38D2D" w14:textId="2D4BE263">
            <w:pPr>
              <w:pStyle w:val="ListParagraph"/>
              <w:ind w:left="0"/>
              <w:rPr>
                <w:del w:author="Murguia, Sahima" w:date="2022-03-15T22:39:00Z" w:id="5106"/>
                <w:rFonts w:asciiTheme="majorHAnsi" w:hAnsiTheme="majorHAnsi" w:cstheme="majorHAnsi"/>
                <w:strike/>
                <w:szCs w:val="18"/>
                <w:lang w:val="en-US"/>
              </w:rPr>
            </w:pPr>
          </w:p>
        </w:tc>
        <w:tc>
          <w:tcPr>
            <w:tcW w:w="2268" w:type="dxa"/>
            <w:vAlign w:val="center"/>
          </w:tcPr>
          <w:p w:rsidRPr="009463FF" w:rsidR="00D91F04" w:rsidDel="00262379" w:rsidP="00153EF4" w:rsidRDefault="00D91F04" w14:paraId="013BC79A" w14:textId="5338AF81">
            <w:pPr>
              <w:pStyle w:val="ListParagraph"/>
              <w:ind w:left="0"/>
              <w:rPr>
                <w:del w:author="Murguia, Sahima" w:date="2022-03-15T22:39:00Z" w:id="5107"/>
                <w:rFonts w:asciiTheme="majorHAnsi" w:hAnsiTheme="majorHAnsi" w:cstheme="majorHAnsi"/>
                <w:strike/>
                <w:szCs w:val="18"/>
                <w:lang w:val="en-US"/>
              </w:rPr>
            </w:pPr>
          </w:p>
        </w:tc>
      </w:tr>
      <w:tr w:rsidRPr="009463FF" w:rsidR="00D91F04" w:rsidDel="00262379" w:rsidTr="003C3EA5" w14:paraId="65D804DE" w14:textId="367A5154">
        <w:trPr>
          <w:trHeight w:val="352"/>
          <w:del w:author="Murguia, Sahima" w:date="2022-03-15T22:39:00Z" w:id="5108"/>
        </w:trPr>
        <w:tc>
          <w:tcPr>
            <w:tcW w:w="1418" w:type="dxa"/>
            <w:vMerge/>
            <w:vAlign w:val="center"/>
          </w:tcPr>
          <w:p w:rsidRPr="009463FF" w:rsidR="00D91F04" w:rsidDel="00262379" w:rsidP="00153EF4" w:rsidRDefault="00D91F04" w14:paraId="5C73CC25" w14:textId="7E8EE5FD">
            <w:pPr>
              <w:pStyle w:val="ListParagraph"/>
              <w:ind w:left="0"/>
              <w:rPr>
                <w:del w:author="Murguia, Sahima" w:date="2022-03-15T22:39:00Z" w:id="5109"/>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16B9C41" w14:textId="4B1A2574">
            <w:pPr>
              <w:pStyle w:val="ListParagraph"/>
              <w:ind w:left="0"/>
              <w:rPr>
                <w:del w:author="Murguia, Sahima" w:date="2022-03-15T22:39:00Z" w:id="5110"/>
                <w:rFonts w:asciiTheme="majorHAnsi" w:hAnsiTheme="majorHAnsi" w:cstheme="majorHAnsi"/>
                <w:strike/>
                <w:szCs w:val="18"/>
                <w:lang w:val="en-US"/>
              </w:rPr>
            </w:pPr>
          </w:p>
        </w:tc>
        <w:tc>
          <w:tcPr>
            <w:tcW w:w="1559" w:type="dxa"/>
            <w:vAlign w:val="center"/>
          </w:tcPr>
          <w:p w:rsidRPr="009463FF" w:rsidR="00D91F04" w:rsidDel="00262379" w:rsidP="00153EF4" w:rsidRDefault="00D91F04" w14:paraId="78564A45" w14:textId="50F3346D">
            <w:pPr>
              <w:pStyle w:val="ListParagraph"/>
              <w:ind w:left="0"/>
              <w:rPr>
                <w:del w:author="Murguia, Sahima" w:date="2022-03-15T22:39:00Z" w:id="5111"/>
                <w:rFonts w:asciiTheme="majorHAnsi" w:hAnsiTheme="majorHAnsi" w:cstheme="majorHAnsi"/>
                <w:strike/>
                <w:szCs w:val="18"/>
                <w:lang w:val="en-US"/>
              </w:rPr>
            </w:pPr>
            <w:del w:author="Murguia, Sahima" w:date="2022-03-15T22:39:00Z" w:id="5112">
              <w:r w:rsidRPr="009463FF" w:rsidDel="00262379">
                <w:rPr>
                  <w:rFonts w:asciiTheme="majorHAnsi" w:hAnsiTheme="majorHAnsi" w:cstheme="majorHAnsi"/>
                  <w:strike/>
                  <w:szCs w:val="18"/>
                  <w:lang w:val="en-US"/>
                </w:rPr>
                <w:delText>Quantity</w:delText>
              </w:r>
            </w:del>
          </w:p>
        </w:tc>
        <w:tc>
          <w:tcPr>
            <w:tcW w:w="2127" w:type="dxa"/>
            <w:vAlign w:val="center"/>
          </w:tcPr>
          <w:p w:rsidRPr="009463FF" w:rsidR="00D91F04" w:rsidDel="00262379" w:rsidP="00153EF4" w:rsidRDefault="00D91F04" w14:paraId="216C1F0C" w14:textId="31AD8580">
            <w:pPr>
              <w:pStyle w:val="ListParagraph"/>
              <w:ind w:left="0"/>
              <w:rPr>
                <w:del w:author="Murguia, Sahima" w:date="2022-03-15T22:39:00Z" w:id="5113"/>
                <w:rFonts w:asciiTheme="majorHAnsi" w:hAnsiTheme="majorHAnsi" w:cstheme="majorHAnsi"/>
                <w:strike/>
                <w:szCs w:val="18"/>
                <w:lang w:val="en-US"/>
              </w:rPr>
            </w:pPr>
            <w:del w:author="Murguia, Sahima" w:date="2022-03-15T22:39:00Z" w:id="5114">
              <w:r w:rsidRPr="009463FF" w:rsidDel="00262379">
                <w:rPr>
                  <w:rFonts w:asciiTheme="majorHAnsi" w:hAnsiTheme="majorHAnsi" w:cstheme="majorHAnsi"/>
                  <w:strike/>
                  <w:szCs w:val="18"/>
                  <w:lang w:val="en-US"/>
                </w:rPr>
                <w:delText>QTY</w:delText>
              </w:r>
            </w:del>
          </w:p>
        </w:tc>
        <w:tc>
          <w:tcPr>
            <w:tcW w:w="850" w:type="dxa"/>
            <w:vAlign w:val="center"/>
          </w:tcPr>
          <w:p w:rsidRPr="009463FF" w:rsidR="00D91F04" w:rsidDel="00262379" w:rsidP="00153EF4" w:rsidRDefault="00D91F04" w14:paraId="4BEFCB14" w14:textId="68E7434F">
            <w:pPr>
              <w:pStyle w:val="ListParagraph"/>
              <w:ind w:left="0"/>
              <w:rPr>
                <w:del w:author="Murguia, Sahima" w:date="2022-03-15T22:39:00Z" w:id="511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94E8F30" w14:textId="0B0E164D">
            <w:pPr>
              <w:pStyle w:val="ListParagraph"/>
              <w:ind w:left="0"/>
              <w:rPr>
                <w:del w:author="Murguia, Sahima" w:date="2022-03-15T22:39:00Z" w:id="5116"/>
                <w:rFonts w:asciiTheme="majorHAnsi" w:hAnsiTheme="majorHAnsi" w:cstheme="majorHAnsi"/>
                <w:strike/>
                <w:szCs w:val="18"/>
                <w:lang w:val="en-US"/>
              </w:rPr>
            </w:pPr>
          </w:p>
        </w:tc>
      </w:tr>
      <w:tr w:rsidRPr="009463FF" w:rsidR="00D91F04" w:rsidDel="00262379" w:rsidTr="003C3EA5" w14:paraId="7244C8FC" w14:textId="730D5BCC">
        <w:trPr>
          <w:trHeight w:val="352"/>
          <w:del w:author="Murguia, Sahima" w:date="2022-03-15T22:39:00Z" w:id="5117"/>
        </w:trPr>
        <w:tc>
          <w:tcPr>
            <w:tcW w:w="1418" w:type="dxa"/>
            <w:vMerge/>
            <w:vAlign w:val="center"/>
          </w:tcPr>
          <w:p w:rsidRPr="009463FF" w:rsidR="00D91F04" w:rsidDel="00262379" w:rsidP="00153EF4" w:rsidRDefault="00D91F04" w14:paraId="3BACF50B" w14:textId="0D8ED6B0">
            <w:pPr>
              <w:pStyle w:val="ListParagraph"/>
              <w:ind w:left="0"/>
              <w:rPr>
                <w:del w:author="Murguia, Sahima" w:date="2022-03-15T22:39:00Z" w:id="5118"/>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75417D03" w14:textId="0BD6B80F">
            <w:pPr>
              <w:pStyle w:val="ListParagraph"/>
              <w:ind w:left="0"/>
              <w:rPr>
                <w:del w:author="Murguia, Sahima" w:date="2022-03-15T22:39:00Z" w:id="5119"/>
                <w:rFonts w:asciiTheme="majorHAnsi" w:hAnsiTheme="majorHAnsi" w:cstheme="majorHAnsi"/>
                <w:strike/>
                <w:szCs w:val="18"/>
                <w:lang w:val="en-US"/>
              </w:rPr>
            </w:pPr>
            <w:del w:author="Murguia, Sahima" w:date="2022-03-15T22:39:00Z" w:id="5120">
              <w:r w:rsidRPr="009463FF" w:rsidDel="00262379">
                <w:rPr>
                  <w:rFonts w:asciiTheme="majorHAnsi" w:hAnsiTheme="majorHAnsi" w:cstheme="majorHAnsi"/>
                  <w:strike/>
                  <w:szCs w:val="18"/>
                  <w:lang w:val="en-US"/>
                </w:rPr>
                <w:delText>S_ORDER</w:delText>
              </w:r>
            </w:del>
          </w:p>
        </w:tc>
        <w:tc>
          <w:tcPr>
            <w:tcW w:w="1559" w:type="dxa"/>
            <w:vAlign w:val="center"/>
          </w:tcPr>
          <w:p w:rsidRPr="009463FF" w:rsidR="00D91F04" w:rsidDel="00262379" w:rsidP="00153EF4" w:rsidRDefault="00D91F04" w14:paraId="6C65CA02" w14:textId="3FFBC327">
            <w:pPr>
              <w:pStyle w:val="ListParagraph"/>
              <w:ind w:left="0"/>
              <w:rPr>
                <w:del w:author="Murguia, Sahima" w:date="2022-03-15T22:39:00Z" w:id="5121"/>
                <w:rFonts w:asciiTheme="majorHAnsi" w:hAnsiTheme="majorHAnsi" w:cstheme="majorHAnsi"/>
                <w:strike/>
                <w:szCs w:val="18"/>
                <w:lang w:val="en-US"/>
              </w:rPr>
            </w:pPr>
            <w:del w:author="Murguia, Sahima" w:date="2022-03-15T22:39:00Z" w:id="5122">
              <w:r w:rsidRPr="009463FF" w:rsidDel="00262379">
                <w:rPr>
                  <w:rFonts w:asciiTheme="majorHAnsi" w:hAnsiTheme="majorHAnsi" w:cstheme="majorHAnsi"/>
                  <w:strike/>
                  <w:szCs w:val="18"/>
                  <w:lang w:val="en-US"/>
                </w:rPr>
                <w:delText>Order #</w:delText>
              </w:r>
            </w:del>
          </w:p>
        </w:tc>
        <w:tc>
          <w:tcPr>
            <w:tcW w:w="2127" w:type="dxa"/>
            <w:vAlign w:val="center"/>
          </w:tcPr>
          <w:p w:rsidRPr="009463FF" w:rsidR="00D91F04" w:rsidDel="00262379" w:rsidP="00153EF4" w:rsidRDefault="00D91F04" w14:paraId="18039A8D" w14:textId="4CB0C863">
            <w:pPr>
              <w:pStyle w:val="ListParagraph"/>
              <w:ind w:left="0"/>
              <w:rPr>
                <w:del w:author="Murguia, Sahima" w:date="2022-03-15T22:39:00Z" w:id="5123"/>
                <w:rFonts w:asciiTheme="majorHAnsi" w:hAnsiTheme="majorHAnsi" w:cstheme="majorHAnsi"/>
                <w:strike/>
                <w:szCs w:val="18"/>
                <w:lang w:val="en-US"/>
              </w:rPr>
            </w:pPr>
            <w:del w:author="Murguia, Sahima" w:date="2022-03-15T22:39:00Z" w:id="5124">
              <w:r w:rsidRPr="009463FF" w:rsidDel="00262379">
                <w:rPr>
                  <w:rFonts w:asciiTheme="majorHAnsi" w:hAnsiTheme="majorHAnsi" w:cstheme="majorHAnsi"/>
                  <w:strike/>
                  <w:szCs w:val="18"/>
                  <w:lang w:val="en-US"/>
                </w:rPr>
                <w:delText>ORDER_NUM</w:delText>
              </w:r>
            </w:del>
          </w:p>
        </w:tc>
        <w:tc>
          <w:tcPr>
            <w:tcW w:w="850" w:type="dxa"/>
            <w:vAlign w:val="center"/>
          </w:tcPr>
          <w:p w:rsidRPr="009463FF" w:rsidR="00D91F04" w:rsidDel="00262379" w:rsidP="00153EF4" w:rsidRDefault="00D91F04" w14:paraId="5D4CD562" w14:textId="35044CB7">
            <w:pPr>
              <w:pStyle w:val="ListParagraph"/>
              <w:ind w:left="0"/>
              <w:rPr>
                <w:del w:author="Murguia, Sahima" w:date="2022-03-15T22:39:00Z" w:id="512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7A2F959" w14:textId="00FFDEA7">
            <w:pPr>
              <w:pStyle w:val="ListParagraph"/>
              <w:ind w:left="0"/>
              <w:rPr>
                <w:del w:author="Murguia, Sahima" w:date="2022-03-15T22:39:00Z" w:id="5126"/>
                <w:rFonts w:asciiTheme="majorHAnsi" w:hAnsiTheme="majorHAnsi" w:cstheme="majorHAnsi"/>
                <w:strike/>
                <w:szCs w:val="18"/>
                <w:lang w:val="en-US"/>
              </w:rPr>
            </w:pPr>
          </w:p>
        </w:tc>
      </w:tr>
      <w:tr w:rsidRPr="009463FF" w:rsidR="00D91F04" w:rsidDel="00262379" w:rsidTr="003C3EA5" w14:paraId="7210CC06" w14:textId="4EB4F167">
        <w:trPr>
          <w:trHeight w:val="352"/>
          <w:del w:author="Murguia, Sahima" w:date="2022-03-15T22:39:00Z" w:id="5127"/>
        </w:trPr>
        <w:tc>
          <w:tcPr>
            <w:tcW w:w="1418" w:type="dxa"/>
            <w:vMerge/>
            <w:vAlign w:val="center"/>
          </w:tcPr>
          <w:p w:rsidRPr="009463FF" w:rsidR="00D91F04" w:rsidDel="00262379" w:rsidP="00153EF4" w:rsidRDefault="00D91F04" w14:paraId="4620832E" w14:textId="6287849D">
            <w:pPr>
              <w:pStyle w:val="ListParagraph"/>
              <w:ind w:left="0"/>
              <w:rPr>
                <w:del w:author="Murguia, Sahima" w:date="2022-03-15T22:39:00Z" w:id="5128"/>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8554F8E" w14:textId="03F768CF">
            <w:pPr>
              <w:pStyle w:val="ListParagraph"/>
              <w:ind w:left="0"/>
              <w:rPr>
                <w:del w:author="Murguia, Sahima" w:date="2022-03-15T22:39:00Z" w:id="5129"/>
                <w:rFonts w:asciiTheme="majorHAnsi" w:hAnsiTheme="majorHAnsi" w:cstheme="majorHAnsi"/>
                <w:strike/>
                <w:szCs w:val="18"/>
                <w:lang w:val="en-US"/>
              </w:rPr>
            </w:pPr>
          </w:p>
        </w:tc>
        <w:tc>
          <w:tcPr>
            <w:tcW w:w="1559" w:type="dxa"/>
            <w:vAlign w:val="center"/>
          </w:tcPr>
          <w:p w:rsidRPr="009463FF" w:rsidR="00D91F04" w:rsidDel="00262379" w:rsidP="00153EF4" w:rsidRDefault="00D91F04" w14:paraId="2BD9DE3E" w14:textId="54F997AA">
            <w:pPr>
              <w:pStyle w:val="ListParagraph"/>
              <w:ind w:left="0"/>
              <w:rPr>
                <w:del w:author="Murguia, Sahima" w:date="2022-03-15T22:39:00Z" w:id="5130"/>
                <w:rFonts w:asciiTheme="majorHAnsi" w:hAnsiTheme="majorHAnsi" w:cstheme="majorHAnsi"/>
                <w:strike/>
                <w:szCs w:val="18"/>
                <w:lang w:val="en-US"/>
              </w:rPr>
            </w:pPr>
            <w:del w:author="Murguia, Sahima" w:date="2022-03-15T22:39:00Z" w:id="5131">
              <w:r w:rsidRPr="009463FF" w:rsidDel="00262379">
                <w:rPr>
                  <w:rFonts w:asciiTheme="majorHAnsi" w:hAnsiTheme="majorHAnsi" w:cstheme="majorHAnsi"/>
                  <w:strike/>
                  <w:szCs w:val="18"/>
                  <w:lang w:val="en-US"/>
                </w:rPr>
                <w:delText>Discount %</w:delText>
              </w:r>
            </w:del>
          </w:p>
        </w:tc>
        <w:tc>
          <w:tcPr>
            <w:tcW w:w="2127" w:type="dxa"/>
            <w:vAlign w:val="center"/>
          </w:tcPr>
          <w:p w:rsidRPr="009463FF" w:rsidR="00D91F04" w:rsidDel="00262379" w:rsidP="00153EF4" w:rsidRDefault="00D91F04" w14:paraId="602FBA53" w14:textId="4F8681BA">
            <w:pPr>
              <w:pStyle w:val="ListParagraph"/>
              <w:ind w:left="0"/>
              <w:rPr>
                <w:del w:author="Murguia, Sahima" w:date="2022-03-15T22:39:00Z" w:id="5132"/>
                <w:rFonts w:asciiTheme="majorHAnsi" w:hAnsiTheme="majorHAnsi" w:cstheme="majorHAnsi"/>
                <w:strike/>
                <w:szCs w:val="18"/>
                <w:lang w:val="en-US"/>
              </w:rPr>
            </w:pPr>
            <w:del w:author="Murguia, Sahima" w:date="2022-03-15T22:39:00Z" w:id="5133">
              <w:r w:rsidRPr="009463FF" w:rsidDel="00262379">
                <w:rPr>
                  <w:rFonts w:asciiTheme="majorHAnsi" w:hAnsiTheme="majorHAnsi" w:cstheme="majorHAnsi"/>
                  <w:strike/>
                  <w:szCs w:val="18"/>
                  <w:lang w:val="en-US"/>
                </w:rPr>
                <w:delText>DISCNT_PERCENT</w:delText>
              </w:r>
            </w:del>
          </w:p>
        </w:tc>
        <w:tc>
          <w:tcPr>
            <w:tcW w:w="850" w:type="dxa"/>
            <w:vAlign w:val="center"/>
          </w:tcPr>
          <w:p w:rsidRPr="009463FF" w:rsidR="00D91F04" w:rsidDel="00262379" w:rsidP="00153EF4" w:rsidRDefault="00D91F04" w14:paraId="220BFF23" w14:textId="762B8D7D">
            <w:pPr>
              <w:pStyle w:val="ListParagraph"/>
              <w:ind w:left="0"/>
              <w:rPr>
                <w:del w:author="Murguia, Sahima" w:date="2022-03-15T22:39:00Z" w:id="513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147944B" w14:textId="7FDFFB34">
            <w:pPr>
              <w:pStyle w:val="ListParagraph"/>
              <w:ind w:left="0"/>
              <w:rPr>
                <w:del w:author="Murguia, Sahima" w:date="2022-03-15T22:39:00Z" w:id="5135"/>
                <w:rFonts w:asciiTheme="majorHAnsi" w:hAnsiTheme="majorHAnsi" w:cstheme="majorHAnsi"/>
                <w:strike/>
                <w:szCs w:val="18"/>
                <w:lang w:val="en-US"/>
              </w:rPr>
            </w:pPr>
          </w:p>
        </w:tc>
      </w:tr>
      <w:tr w:rsidRPr="009463FF" w:rsidR="00D91F04" w:rsidDel="00262379" w:rsidTr="003C3EA5" w14:paraId="651050C2" w14:textId="6F56A4B2">
        <w:trPr>
          <w:trHeight w:val="352"/>
          <w:del w:author="Murguia, Sahima" w:date="2022-03-15T22:39:00Z" w:id="5136"/>
        </w:trPr>
        <w:tc>
          <w:tcPr>
            <w:tcW w:w="1418" w:type="dxa"/>
            <w:vMerge/>
            <w:vAlign w:val="center"/>
          </w:tcPr>
          <w:p w:rsidRPr="009463FF" w:rsidR="00D91F04" w:rsidDel="00262379" w:rsidP="00153EF4" w:rsidRDefault="00D91F04" w14:paraId="07D0A385" w14:textId="0E9DCB78">
            <w:pPr>
              <w:pStyle w:val="ListParagraph"/>
              <w:ind w:left="0"/>
              <w:rPr>
                <w:del w:author="Murguia, Sahima" w:date="2022-03-15T22:39:00Z" w:id="5137"/>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A1DE826" w14:textId="56938645">
            <w:pPr>
              <w:pStyle w:val="ListParagraph"/>
              <w:ind w:left="0"/>
              <w:rPr>
                <w:del w:author="Murguia, Sahima" w:date="2022-03-15T22:39:00Z" w:id="5138"/>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85FFAE9" w14:textId="441EDDB1">
            <w:pPr>
              <w:pStyle w:val="ListParagraph"/>
              <w:ind w:left="0"/>
              <w:rPr>
                <w:del w:author="Murguia, Sahima" w:date="2022-03-15T22:39:00Z" w:id="5139"/>
                <w:rFonts w:asciiTheme="majorHAnsi" w:hAnsiTheme="majorHAnsi" w:cstheme="majorHAnsi"/>
                <w:strike/>
                <w:szCs w:val="18"/>
                <w:lang w:val="en-US"/>
              </w:rPr>
            </w:pPr>
            <w:del w:author="Murguia, Sahima" w:date="2022-03-15T22:39:00Z" w:id="5140">
              <w:r w:rsidRPr="009463FF" w:rsidDel="00262379">
                <w:rPr>
                  <w:rFonts w:asciiTheme="majorHAnsi" w:hAnsiTheme="majorHAnsi" w:cstheme="majorHAnsi"/>
                  <w:strike/>
                  <w:szCs w:val="18"/>
                  <w:lang w:val="en-US"/>
                </w:rPr>
                <w:delText>Order #</w:delText>
              </w:r>
            </w:del>
          </w:p>
        </w:tc>
        <w:tc>
          <w:tcPr>
            <w:tcW w:w="2127" w:type="dxa"/>
            <w:vAlign w:val="center"/>
          </w:tcPr>
          <w:p w:rsidRPr="009463FF" w:rsidR="00D91F04" w:rsidDel="00262379" w:rsidP="00153EF4" w:rsidRDefault="00D91F04" w14:paraId="35296ED9" w14:textId="782A2593">
            <w:pPr>
              <w:pStyle w:val="ListParagraph"/>
              <w:ind w:left="0"/>
              <w:rPr>
                <w:del w:author="Murguia, Sahima" w:date="2022-03-15T22:39:00Z" w:id="5141"/>
                <w:rFonts w:asciiTheme="majorHAnsi" w:hAnsiTheme="majorHAnsi" w:cstheme="majorHAnsi"/>
                <w:strike/>
                <w:szCs w:val="18"/>
                <w:lang w:val="en-US"/>
              </w:rPr>
            </w:pPr>
            <w:del w:author="Murguia, Sahima" w:date="2022-03-15T22:39:00Z" w:id="5142">
              <w:r w:rsidRPr="009463FF" w:rsidDel="00262379">
                <w:rPr>
                  <w:rFonts w:asciiTheme="majorHAnsi" w:hAnsiTheme="majorHAnsi" w:cstheme="majorHAnsi"/>
                  <w:strike/>
                  <w:szCs w:val="18"/>
                  <w:lang w:val="en-US"/>
                </w:rPr>
                <w:delText>ORDER_NUM</w:delText>
              </w:r>
            </w:del>
          </w:p>
        </w:tc>
        <w:tc>
          <w:tcPr>
            <w:tcW w:w="850" w:type="dxa"/>
            <w:vAlign w:val="center"/>
          </w:tcPr>
          <w:p w:rsidRPr="009463FF" w:rsidR="00D91F04" w:rsidDel="00262379" w:rsidP="00153EF4" w:rsidRDefault="00D91F04" w14:paraId="118E4923" w14:textId="03F07E9A">
            <w:pPr>
              <w:pStyle w:val="ListParagraph"/>
              <w:ind w:left="0"/>
              <w:rPr>
                <w:del w:author="Murguia, Sahima" w:date="2022-03-15T22:39:00Z" w:id="514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A987013" w14:textId="3C3599B6">
            <w:pPr>
              <w:pStyle w:val="ListParagraph"/>
              <w:ind w:left="0"/>
              <w:rPr>
                <w:del w:author="Murguia, Sahima" w:date="2022-03-15T22:39:00Z" w:id="5144"/>
                <w:rFonts w:asciiTheme="majorHAnsi" w:hAnsiTheme="majorHAnsi" w:cstheme="majorHAnsi"/>
                <w:strike/>
                <w:szCs w:val="18"/>
                <w:lang w:val="en-US"/>
              </w:rPr>
            </w:pPr>
          </w:p>
        </w:tc>
      </w:tr>
      <w:tr w:rsidRPr="009463FF" w:rsidR="00D91F04" w:rsidDel="00262379" w:rsidTr="003C3EA5" w14:paraId="1B7850BF" w14:textId="6635CBD3">
        <w:trPr>
          <w:trHeight w:val="352"/>
          <w:del w:author="Murguia, Sahima" w:date="2022-03-15T22:39:00Z" w:id="5145"/>
        </w:trPr>
        <w:tc>
          <w:tcPr>
            <w:tcW w:w="1418" w:type="dxa"/>
            <w:vMerge/>
            <w:vAlign w:val="center"/>
          </w:tcPr>
          <w:p w:rsidRPr="009463FF" w:rsidR="00D91F04" w:rsidDel="00262379" w:rsidP="00153EF4" w:rsidRDefault="00D91F04" w14:paraId="52B4788D" w14:textId="69F928BD">
            <w:pPr>
              <w:pStyle w:val="ListParagraph"/>
              <w:ind w:left="0"/>
              <w:rPr>
                <w:del w:author="Murguia, Sahima" w:date="2022-03-15T22:39:00Z" w:id="5146"/>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708195AE" w14:textId="169CC00A">
            <w:pPr>
              <w:pStyle w:val="ListParagraph"/>
              <w:ind w:left="0"/>
              <w:rPr>
                <w:del w:author="Murguia, Sahima" w:date="2022-03-15T22:39:00Z" w:id="5147"/>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65839F5" w14:textId="49FC7889">
            <w:pPr>
              <w:pStyle w:val="ListParagraph"/>
              <w:ind w:left="0"/>
              <w:rPr>
                <w:del w:author="Murguia, Sahima" w:date="2022-03-15T22:39:00Z" w:id="5148"/>
                <w:rFonts w:asciiTheme="majorHAnsi" w:hAnsiTheme="majorHAnsi" w:cstheme="majorHAnsi"/>
                <w:strike/>
                <w:szCs w:val="18"/>
                <w:lang w:val="en-US"/>
              </w:rPr>
            </w:pPr>
            <w:del w:author="Murguia, Sahima" w:date="2022-03-15T22:39:00Z" w:id="5149">
              <w:r w:rsidRPr="009463FF" w:rsidDel="00262379">
                <w:rPr>
                  <w:rFonts w:asciiTheme="majorHAnsi" w:hAnsiTheme="majorHAnsi" w:cstheme="majorHAnsi"/>
                  <w:strike/>
                  <w:szCs w:val="18"/>
                  <w:lang w:val="en-US"/>
                </w:rPr>
                <w:delText>Priority</w:delText>
              </w:r>
            </w:del>
          </w:p>
        </w:tc>
        <w:tc>
          <w:tcPr>
            <w:tcW w:w="2127" w:type="dxa"/>
            <w:vAlign w:val="center"/>
          </w:tcPr>
          <w:p w:rsidRPr="009463FF" w:rsidR="00D91F04" w:rsidDel="00262379" w:rsidP="00153EF4" w:rsidRDefault="00D91F04" w14:paraId="71B44EAF" w14:textId="6FA4BA05">
            <w:pPr>
              <w:pStyle w:val="ListParagraph"/>
              <w:ind w:left="0"/>
              <w:rPr>
                <w:del w:author="Murguia, Sahima" w:date="2022-03-15T22:39:00Z" w:id="5150"/>
                <w:rFonts w:asciiTheme="majorHAnsi" w:hAnsiTheme="majorHAnsi" w:cstheme="majorHAnsi"/>
                <w:strike/>
                <w:szCs w:val="18"/>
                <w:lang w:val="en-US"/>
              </w:rPr>
            </w:pPr>
            <w:del w:author="Murguia, Sahima" w:date="2022-03-15T22:39:00Z" w:id="5151">
              <w:r w:rsidRPr="009463FF" w:rsidDel="00262379">
                <w:rPr>
                  <w:rFonts w:asciiTheme="majorHAnsi" w:hAnsiTheme="majorHAnsi" w:cstheme="majorHAnsi"/>
                  <w:strike/>
                  <w:szCs w:val="18"/>
                  <w:lang w:val="en-US"/>
                </w:rPr>
                <w:delText>PRIO_CD</w:delText>
              </w:r>
            </w:del>
          </w:p>
        </w:tc>
        <w:tc>
          <w:tcPr>
            <w:tcW w:w="850" w:type="dxa"/>
            <w:vAlign w:val="center"/>
          </w:tcPr>
          <w:p w:rsidRPr="009463FF" w:rsidR="00D91F04" w:rsidDel="00262379" w:rsidP="00153EF4" w:rsidRDefault="00D91F04" w14:paraId="2D3B71E2" w14:textId="1D814F2D">
            <w:pPr>
              <w:pStyle w:val="ListParagraph"/>
              <w:ind w:left="0"/>
              <w:rPr>
                <w:del w:author="Murguia, Sahima" w:date="2022-03-15T22:39:00Z" w:id="5152"/>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C8CAA90" w14:textId="04C7207B">
            <w:pPr>
              <w:pStyle w:val="ListParagraph"/>
              <w:ind w:left="0"/>
              <w:rPr>
                <w:del w:author="Murguia, Sahima" w:date="2022-03-15T22:39:00Z" w:id="5153"/>
                <w:rFonts w:asciiTheme="majorHAnsi" w:hAnsiTheme="majorHAnsi" w:cstheme="majorHAnsi"/>
                <w:strike/>
                <w:szCs w:val="18"/>
                <w:lang w:val="en-US"/>
              </w:rPr>
            </w:pPr>
          </w:p>
        </w:tc>
      </w:tr>
      <w:tr w:rsidRPr="009463FF" w:rsidR="00D91F04" w:rsidDel="00262379" w:rsidTr="003C3EA5" w14:paraId="3B2B09AF" w14:textId="27AD12DA">
        <w:trPr>
          <w:trHeight w:val="352"/>
          <w:del w:author="Murguia, Sahima" w:date="2022-03-15T22:39:00Z" w:id="5154"/>
        </w:trPr>
        <w:tc>
          <w:tcPr>
            <w:tcW w:w="1418" w:type="dxa"/>
            <w:vMerge/>
            <w:vAlign w:val="center"/>
          </w:tcPr>
          <w:p w:rsidRPr="009463FF" w:rsidR="00D91F04" w:rsidDel="00262379" w:rsidP="00153EF4" w:rsidRDefault="00D91F04" w14:paraId="0CDE2B34" w14:textId="38D93FE2">
            <w:pPr>
              <w:pStyle w:val="ListParagraph"/>
              <w:ind w:left="0"/>
              <w:rPr>
                <w:del w:author="Murguia, Sahima" w:date="2022-03-15T22:39:00Z" w:id="5155"/>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22C29A8" w14:textId="01749FF7">
            <w:pPr>
              <w:pStyle w:val="ListParagraph"/>
              <w:ind w:left="0"/>
              <w:rPr>
                <w:del w:author="Murguia, Sahima" w:date="2022-03-15T22:39:00Z" w:id="5156"/>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346DB9D" w14:textId="3C02D7C6">
            <w:pPr>
              <w:pStyle w:val="ListParagraph"/>
              <w:ind w:left="0"/>
              <w:rPr>
                <w:del w:author="Murguia, Sahima" w:date="2022-03-15T22:39:00Z" w:id="5157"/>
                <w:rFonts w:asciiTheme="majorHAnsi" w:hAnsiTheme="majorHAnsi" w:cstheme="majorHAnsi"/>
                <w:strike/>
                <w:szCs w:val="18"/>
                <w:lang w:val="en-US"/>
              </w:rPr>
            </w:pPr>
            <w:del w:author="Murguia, Sahima" w:date="2022-03-15T22:39:00Z" w:id="5158">
              <w:r w:rsidRPr="009463FF" w:rsidDel="00262379">
                <w:rPr>
                  <w:rFonts w:asciiTheme="majorHAnsi" w:hAnsiTheme="majorHAnsi" w:cstheme="majorHAnsi"/>
                  <w:strike/>
                  <w:szCs w:val="18"/>
                  <w:lang w:val="en-US"/>
                </w:rPr>
                <w:delText>Order #</w:delText>
              </w:r>
            </w:del>
          </w:p>
        </w:tc>
        <w:tc>
          <w:tcPr>
            <w:tcW w:w="2127" w:type="dxa"/>
            <w:vAlign w:val="center"/>
          </w:tcPr>
          <w:p w:rsidRPr="009463FF" w:rsidR="00D91F04" w:rsidDel="00262379" w:rsidP="00153EF4" w:rsidRDefault="00D91F04" w14:paraId="4063D7BF" w14:textId="6750CE42">
            <w:pPr>
              <w:pStyle w:val="ListParagraph"/>
              <w:ind w:left="0"/>
              <w:rPr>
                <w:del w:author="Murguia, Sahima" w:date="2022-03-15T22:39:00Z" w:id="5159"/>
                <w:rFonts w:asciiTheme="majorHAnsi" w:hAnsiTheme="majorHAnsi" w:cstheme="majorHAnsi"/>
                <w:strike/>
                <w:szCs w:val="18"/>
                <w:lang w:val="en-US"/>
              </w:rPr>
            </w:pPr>
            <w:del w:author="Murguia, Sahima" w:date="2022-03-15T22:39:00Z" w:id="5160">
              <w:r w:rsidRPr="009463FF" w:rsidDel="00262379">
                <w:rPr>
                  <w:rFonts w:asciiTheme="majorHAnsi" w:hAnsiTheme="majorHAnsi" w:cstheme="majorHAnsi"/>
                  <w:strike/>
                  <w:szCs w:val="18"/>
                  <w:lang w:val="en-US"/>
                </w:rPr>
                <w:delText>ORDER_NUM</w:delText>
              </w:r>
            </w:del>
          </w:p>
        </w:tc>
        <w:tc>
          <w:tcPr>
            <w:tcW w:w="850" w:type="dxa"/>
            <w:vAlign w:val="center"/>
          </w:tcPr>
          <w:p w:rsidRPr="009463FF" w:rsidR="00D91F04" w:rsidDel="00262379" w:rsidP="00153EF4" w:rsidRDefault="00D91F04" w14:paraId="51589FB0" w14:textId="22059804">
            <w:pPr>
              <w:pStyle w:val="ListParagraph"/>
              <w:ind w:left="0"/>
              <w:rPr>
                <w:del w:author="Murguia, Sahima" w:date="2022-03-15T22:39:00Z" w:id="5161"/>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FF312F4" w14:textId="4BA5835B">
            <w:pPr>
              <w:pStyle w:val="ListParagraph"/>
              <w:ind w:left="0"/>
              <w:rPr>
                <w:del w:author="Murguia, Sahima" w:date="2022-03-15T22:39:00Z" w:id="5162"/>
                <w:rFonts w:asciiTheme="majorHAnsi" w:hAnsiTheme="majorHAnsi" w:cstheme="majorHAnsi"/>
                <w:strike/>
                <w:szCs w:val="18"/>
                <w:lang w:val="en-US"/>
              </w:rPr>
            </w:pPr>
          </w:p>
        </w:tc>
      </w:tr>
      <w:tr w:rsidRPr="009463FF" w:rsidR="00D91F04" w:rsidDel="00262379" w:rsidTr="003C3EA5" w14:paraId="628D3BAC" w14:textId="0244E817">
        <w:trPr>
          <w:trHeight w:val="352"/>
          <w:del w:author="Murguia, Sahima" w:date="2022-03-15T22:39:00Z" w:id="5163"/>
        </w:trPr>
        <w:tc>
          <w:tcPr>
            <w:tcW w:w="1418" w:type="dxa"/>
            <w:vMerge/>
            <w:vAlign w:val="center"/>
          </w:tcPr>
          <w:p w:rsidRPr="009463FF" w:rsidR="00D91F04" w:rsidDel="00262379" w:rsidP="00153EF4" w:rsidRDefault="00D91F04" w14:paraId="7A1C9793" w14:textId="35B8F20A">
            <w:pPr>
              <w:pStyle w:val="ListParagraph"/>
              <w:ind w:left="0"/>
              <w:rPr>
                <w:del w:author="Murguia, Sahima" w:date="2022-03-15T22:39:00Z" w:id="5164"/>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35EFD7BE" w14:textId="547FEC41">
            <w:pPr>
              <w:pStyle w:val="ListParagraph"/>
              <w:ind w:left="0"/>
              <w:rPr>
                <w:del w:author="Murguia, Sahima" w:date="2022-03-15T22:39:00Z" w:id="5165"/>
                <w:rFonts w:asciiTheme="majorHAnsi" w:hAnsiTheme="majorHAnsi" w:cstheme="majorHAnsi"/>
                <w:strike/>
                <w:szCs w:val="18"/>
                <w:lang w:val="en-US"/>
              </w:rPr>
            </w:pPr>
            <w:del w:author="Murguia, Sahima" w:date="2022-03-15T22:39:00Z" w:id="5166">
              <w:r w:rsidRPr="009463FF" w:rsidDel="00262379">
                <w:rPr>
                  <w:rFonts w:asciiTheme="majorHAnsi" w:hAnsiTheme="majorHAnsi" w:cstheme="majorHAnsi"/>
                  <w:strike/>
                  <w:szCs w:val="18"/>
                  <w:lang w:val="en-US"/>
                </w:rPr>
                <w:delText>S_ORG_EXT</w:delText>
              </w:r>
            </w:del>
          </w:p>
        </w:tc>
        <w:tc>
          <w:tcPr>
            <w:tcW w:w="1559" w:type="dxa"/>
            <w:vAlign w:val="center"/>
          </w:tcPr>
          <w:p w:rsidRPr="009463FF" w:rsidR="00D91F04" w:rsidDel="00262379" w:rsidP="00153EF4" w:rsidRDefault="00D91F04" w14:paraId="4D3458E2" w14:textId="29F0A03F">
            <w:pPr>
              <w:pStyle w:val="ListParagraph"/>
              <w:ind w:left="0"/>
              <w:rPr>
                <w:del w:author="Murguia, Sahima" w:date="2022-03-15T22:39:00Z" w:id="5167"/>
                <w:rFonts w:asciiTheme="majorHAnsi" w:hAnsiTheme="majorHAnsi" w:cstheme="majorHAnsi"/>
                <w:strike/>
                <w:szCs w:val="18"/>
                <w:lang w:val="en-US"/>
              </w:rPr>
            </w:pPr>
            <w:del w:author="Murguia, Sahima" w:date="2022-03-15T22:39:00Z" w:id="5168">
              <w:r w:rsidRPr="009463FF" w:rsidDel="00262379">
                <w:rPr>
                  <w:rFonts w:asciiTheme="majorHAnsi" w:hAnsiTheme="majorHAnsi" w:cstheme="majorHAnsi"/>
                  <w:strike/>
                  <w:szCs w:val="18"/>
                  <w:lang w:val="en-US"/>
                </w:rPr>
                <w:delText>Account/Group No</w:delText>
              </w:r>
            </w:del>
          </w:p>
        </w:tc>
        <w:tc>
          <w:tcPr>
            <w:tcW w:w="2127" w:type="dxa"/>
            <w:vAlign w:val="center"/>
          </w:tcPr>
          <w:p w:rsidRPr="009463FF" w:rsidR="00D91F04" w:rsidDel="00262379" w:rsidP="00153EF4" w:rsidRDefault="00D91F04" w14:paraId="6C42AD2A" w14:textId="326B545A">
            <w:pPr>
              <w:pStyle w:val="ListParagraph"/>
              <w:ind w:left="0"/>
              <w:rPr>
                <w:del w:author="Murguia, Sahima" w:date="2022-03-15T22:39:00Z" w:id="5169"/>
                <w:rFonts w:asciiTheme="majorHAnsi" w:hAnsiTheme="majorHAnsi" w:cstheme="majorHAnsi"/>
                <w:strike/>
                <w:szCs w:val="18"/>
                <w:lang w:val="en-US"/>
              </w:rPr>
            </w:pPr>
            <w:del w:author="Murguia, Sahima" w:date="2022-03-15T22:39:00Z" w:id="5170">
              <w:r w:rsidRPr="009463FF" w:rsidDel="00262379">
                <w:rPr>
                  <w:rFonts w:asciiTheme="majorHAnsi" w:hAnsiTheme="majorHAnsi" w:cstheme="majorHAnsi"/>
                  <w:strike/>
                  <w:szCs w:val="18"/>
                  <w:lang w:val="en-US"/>
                </w:rPr>
                <w:delText>NAME</w:delText>
              </w:r>
            </w:del>
          </w:p>
        </w:tc>
        <w:tc>
          <w:tcPr>
            <w:tcW w:w="850" w:type="dxa"/>
            <w:vAlign w:val="center"/>
          </w:tcPr>
          <w:p w:rsidRPr="009463FF" w:rsidR="00D91F04" w:rsidDel="00262379" w:rsidP="00153EF4" w:rsidRDefault="00D91F04" w14:paraId="54FA2702" w14:textId="5A8FC6E7">
            <w:pPr>
              <w:pStyle w:val="ListParagraph"/>
              <w:ind w:left="0"/>
              <w:rPr>
                <w:del w:author="Murguia, Sahima" w:date="2022-03-15T22:39:00Z" w:id="5171"/>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BB75038" w14:textId="58CE6D53">
            <w:pPr>
              <w:pStyle w:val="ListParagraph"/>
              <w:ind w:left="0"/>
              <w:rPr>
                <w:del w:author="Murguia, Sahima" w:date="2022-03-15T22:39:00Z" w:id="5172"/>
                <w:rFonts w:asciiTheme="majorHAnsi" w:hAnsiTheme="majorHAnsi" w:cstheme="majorHAnsi"/>
                <w:strike/>
                <w:szCs w:val="18"/>
                <w:lang w:val="en-US"/>
              </w:rPr>
            </w:pPr>
          </w:p>
        </w:tc>
      </w:tr>
      <w:tr w:rsidRPr="009463FF" w:rsidR="00D91F04" w:rsidDel="00262379" w:rsidTr="003C3EA5" w14:paraId="091F157D" w14:textId="5E36BA72">
        <w:trPr>
          <w:trHeight w:val="352"/>
          <w:del w:author="Murguia, Sahima" w:date="2022-03-15T22:39:00Z" w:id="5173"/>
        </w:trPr>
        <w:tc>
          <w:tcPr>
            <w:tcW w:w="1418" w:type="dxa"/>
            <w:vMerge/>
            <w:vAlign w:val="center"/>
          </w:tcPr>
          <w:p w:rsidRPr="009463FF" w:rsidR="00D91F04" w:rsidDel="00262379" w:rsidP="00153EF4" w:rsidRDefault="00D91F04" w14:paraId="47C29289" w14:textId="28887327">
            <w:pPr>
              <w:pStyle w:val="ListParagraph"/>
              <w:ind w:left="0"/>
              <w:rPr>
                <w:del w:author="Murguia, Sahima" w:date="2022-03-15T22:39:00Z" w:id="5174"/>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0E7C76C7" w14:textId="15B66CE0">
            <w:pPr>
              <w:pStyle w:val="ListParagraph"/>
              <w:ind w:left="0"/>
              <w:rPr>
                <w:del w:author="Murguia, Sahima" w:date="2022-03-15T22:39:00Z" w:id="5175"/>
                <w:rFonts w:asciiTheme="majorHAnsi" w:hAnsiTheme="majorHAnsi" w:cstheme="majorHAnsi"/>
                <w:strike/>
                <w:szCs w:val="18"/>
                <w:lang w:val="en-US"/>
              </w:rPr>
            </w:pPr>
          </w:p>
        </w:tc>
        <w:tc>
          <w:tcPr>
            <w:tcW w:w="1559" w:type="dxa"/>
            <w:vAlign w:val="center"/>
          </w:tcPr>
          <w:p w:rsidRPr="009463FF" w:rsidR="00D91F04" w:rsidDel="00262379" w:rsidP="00153EF4" w:rsidRDefault="00D91F04" w14:paraId="57E55E13" w14:textId="26D17F75">
            <w:pPr>
              <w:pStyle w:val="ListParagraph"/>
              <w:ind w:left="0"/>
              <w:rPr>
                <w:del w:author="Murguia, Sahima" w:date="2022-03-15T22:39:00Z" w:id="5176"/>
                <w:rFonts w:asciiTheme="majorHAnsi" w:hAnsiTheme="majorHAnsi" w:cstheme="majorHAnsi"/>
                <w:strike/>
                <w:szCs w:val="18"/>
                <w:lang w:val="en-US"/>
              </w:rPr>
            </w:pPr>
            <w:del w:author="Murguia, Sahima" w:date="2022-03-15T22:39:00Z" w:id="5177">
              <w:r w:rsidRPr="009463FF" w:rsidDel="00262379">
                <w:rPr>
                  <w:rFonts w:asciiTheme="majorHAnsi" w:hAnsiTheme="majorHAnsi" w:cstheme="majorHAnsi"/>
                  <w:strike/>
                  <w:szCs w:val="18"/>
                  <w:lang w:val="en-US"/>
                </w:rPr>
                <w:delText>Account Name</w:delText>
              </w:r>
            </w:del>
          </w:p>
        </w:tc>
        <w:tc>
          <w:tcPr>
            <w:tcW w:w="2127" w:type="dxa"/>
            <w:vAlign w:val="center"/>
          </w:tcPr>
          <w:p w:rsidRPr="009463FF" w:rsidR="00D91F04" w:rsidDel="00262379" w:rsidP="00153EF4" w:rsidRDefault="00D91F04" w14:paraId="1556D812" w14:textId="58F8CBCD">
            <w:pPr>
              <w:pStyle w:val="ListParagraph"/>
              <w:ind w:left="0"/>
              <w:rPr>
                <w:del w:author="Murguia, Sahima" w:date="2022-03-15T22:39:00Z" w:id="5178"/>
                <w:rFonts w:asciiTheme="majorHAnsi" w:hAnsiTheme="majorHAnsi" w:cstheme="majorHAnsi"/>
                <w:strike/>
                <w:szCs w:val="18"/>
                <w:lang w:val="en-US"/>
              </w:rPr>
            </w:pPr>
            <w:del w:author="Murguia, Sahima" w:date="2022-03-15T22:39:00Z" w:id="5179">
              <w:r w:rsidRPr="009463FF" w:rsidDel="00262379">
                <w:rPr>
                  <w:rFonts w:asciiTheme="majorHAnsi" w:hAnsiTheme="majorHAnsi" w:cstheme="majorHAnsi"/>
                  <w:strike/>
                  <w:szCs w:val="18"/>
                  <w:lang w:val="en-US"/>
                </w:rPr>
                <w:delText>ALIAS_NAME</w:delText>
              </w:r>
            </w:del>
          </w:p>
        </w:tc>
        <w:tc>
          <w:tcPr>
            <w:tcW w:w="850" w:type="dxa"/>
            <w:vAlign w:val="center"/>
          </w:tcPr>
          <w:p w:rsidRPr="009463FF" w:rsidR="00D91F04" w:rsidDel="00262379" w:rsidP="00153EF4" w:rsidRDefault="00D91F04" w14:paraId="3FABE3DC" w14:textId="5BAF634B">
            <w:pPr>
              <w:pStyle w:val="ListParagraph"/>
              <w:ind w:left="0"/>
              <w:rPr>
                <w:del w:author="Murguia, Sahima" w:date="2022-03-15T22:39:00Z" w:id="5180"/>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051470A" w14:textId="72811CB2">
            <w:pPr>
              <w:pStyle w:val="ListParagraph"/>
              <w:ind w:left="0"/>
              <w:rPr>
                <w:del w:author="Murguia, Sahima" w:date="2022-03-15T22:39:00Z" w:id="5181"/>
                <w:rFonts w:asciiTheme="majorHAnsi" w:hAnsiTheme="majorHAnsi" w:cstheme="majorHAnsi"/>
                <w:strike/>
                <w:szCs w:val="18"/>
                <w:lang w:val="en-US"/>
              </w:rPr>
            </w:pPr>
          </w:p>
        </w:tc>
      </w:tr>
      <w:tr w:rsidRPr="009463FF" w:rsidR="00D91F04" w:rsidDel="00262379" w:rsidTr="003C3EA5" w14:paraId="4659A3D5" w14:textId="05DD531E">
        <w:trPr>
          <w:trHeight w:val="352"/>
          <w:del w:author="Murguia, Sahima" w:date="2022-03-15T22:39:00Z" w:id="5182"/>
        </w:trPr>
        <w:tc>
          <w:tcPr>
            <w:tcW w:w="1418" w:type="dxa"/>
            <w:vMerge/>
            <w:vAlign w:val="center"/>
          </w:tcPr>
          <w:p w:rsidRPr="009463FF" w:rsidR="00D91F04" w:rsidDel="00262379" w:rsidP="00153EF4" w:rsidRDefault="00D91F04" w14:paraId="0F46FF3F" w14:textId="749B82E6">
            <w:pPr>
              <w:pStyle w:val="ListParagraph"/>
              <w:ind w:left="0"/>
              <w:rPr>
                <w:del w:author="Murguia, Sahima" w:date="2022-03-15T22:39:00Z" w:id="5183"/>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31BABF92" w14:textId="60E61F80">
            <w:pPr>
              <w:pStyle w:val="ListParagraph"/>
              <w:ind w:left="0"/>
              <w:rPr>
                <w:del w:author="Murguia, Sahima" w:date="2022-03-15T22:39:00Z" w:id="5184"/>
                <w:rFonts w:asciiTheme="majorHAnsi" w:hAnsiTheme="majorHAnsi" w:cstheme="majorHAnsi"/>
                <w:strike/>
                <w:szCs w:val="18"/>
                <w:lang w:val="en-US"/>
              </w:rPr>
            </w:pPr>
            <w:del w:author="Murguia, Sahima" w:date="2022-03-15T22:39:00Z" w:id="5185">
              <w:r w:rsidRPr="009463FF" w:rsidDel="00262379">
                <w:rPr>
                  <w:rFonts w:asciiTheme="majorHAnsi" w:hAnsiTheme="majorHAnsi" w:cstheme="majorHAnsi"/>
                  <w:strike/>
                  <w:szCs w:val="18"/>
                  <w:lang w:val="en-US"/>
                </w:rPr>
                <w:delText>S_PRI_LST</w:delText>
              </w:r>
            </w:del>
          </w:p>
        </w:tc>
        <w:tc>
          <w:tcPr>
            <w:tcW w:w="1559" w:type="dxa"/>
            <w:vAlign w:val="center"/>
          </w:tcPr>
          <w:p w:rsidRPr="009463FF" w:rsidR="00D91F04" w:rsidDel="00262379" w:rsidP="00153EF4" w:rsidRDefault="00D91F04" w14:paraId="645419E8" w14:textId="56BC7DE2">
            <w:pPr>
              <w:pStyle w:val="ListParagraph"/>
              <w:ind w:left="0"/>
              <w:rPr>
                <w:del w:author="Murguia, Sahima" w:date="2022-03-15T22:39:00Z" w:id="5186"/>
                <w:rFonts w:asciiTheme="majorHAnsi" w:hAnsiTheme="majorHAnsi" w:cstheme="majorHAnsi"/>
                <w:strike/>
                <w:szCs w:val="18"/>
                <w:lang w:val="en-US"/>
              </w:rPr>
            </w:pPr>
            <w:del w:author="Murguia, Sahima" w:date="2022-03-15T22:39:00Z" w:id="5187">
              <w:r w:rsidRPr="009463FF" w:rsidDel="00262379">
                <w:rPr>
                  <w:rFonts w:asciiTheme="majorHAnsi" w:hAnsiTheme="majorHAnsi" w:cstheme="majorHAnsi"/>
                  <w:strike/>
                  <w:szCs w:val="18"/>
                  <w:lang w:val="en-US"/>
                </w:rPr>
                <w:delText>Tax List</w:delText>
              </w:r>
            </w:del>
          </w:p>
        </w:tc>
        <w:tc>
          <w:tcPr>
            <w:tcW w:w="2127" w:type="dxa"/>
            <w:vAlign w:val="center"/>
          </w:tcPr>
          <w:p w:rsidRPr="009463FF" w:rsidR="00D91F04" w:rsidDel="00262379" w:rsidP="00153EF4" w:rsidRDefault="00D91F04" w14:paraId="0972B945" w14:textId="6E97DADC">
            <w:pPr>
              <w:pStyle w:val="ListParagraph"/>
              <w:ind w:left="0"/>
              <w:rPr>
                <w:del w:author="Murguia, Sahima" w:date="2022-03-15T22:39:00Z" w:id="5188"/>
                <w:rFonts w:asciiTheme="majorHAnsi" w:hAnsiTheme="majorHAnsi" w:cstheme="majorHAnsi"/>
                <w:strike/>
                <w:szCs w:val="18"/>
                <w:lang w:val="en-US"/>
              </w:rPr>
            </w:pPr>
            <w:del w:author="Murguia, Sahima" w:date="2022-03-15T22:39:00Z" w:id="5189">
              <w:r w:rsidRPr="009463FF" w:rsidDel="00262379">
                <w:rPr>
                  <w:rFonts w:asciiTheme="majorHAnsi" w:hAnsiTheme="majorHAnsi" w:cstheme="majorHAnsi"/>
                  <w:strike/>
                  <w:szCs w:val="18"/>
                  <w:lang w:val="en-US"/>
                </w:rPr>
                <w:delText>NAME</w:delText>
              </w:r>
            </w:del>
          </w:p>
        </w:tc>
        <w:tc>
          <w:tcPr>
            <w:tcW w:w="850" w:type="dxa"/>
            <w:vAlign w:val="center"/>
          </w:tcPr>
          <w:p w:rsidRPr="009463FF" w:rsidR="00D91F04" w:rsidDel="00262379" w:rsidP="00153EF4" w:rsidRDefault="00D91F04" w14:paraId="113A3355" w14:textId="52B41CF0">
            <w:pPr>
              <w:pStyle w:val="ListParagraph"/>
              <w:ind w:left="0"/>
              <w:rPr>
                <w:del w:author="Murguia, Sahima" w:date="2022-03-15T22:39:00Z" w:id="5190"/>
                <w:rFonts w:asciiTheme="majorHAnsi" w:hAnsiTheme="majorHAnsi" w:cstheme="majorHAnsi"/>
                <w:strike/>
                <w:szCs w:val="18"/>
                <w:lang w:val="en-US"/>
              </w:rPr>
            </w:pPr>
          </w:p>
        </w:tc>
        <w:tc>
          <w:tcPr>
            <w:tcW w:w="2268" w:type="dxa"/>
            <w:vAlign w:val="center"/>
          </w:tcPr>
          <w:p w:rsidRPr="009463FF" w:rsidR="00D91F04" w:rsidDel="00262379" w:rsidP="00153EF4" w:rsidRDefault="00D91F04" w14:paraId="00CFFE41" w14:textId="62C6F622">
            <w:pPr>
              <w:pStyle w:val="ListParagraph"/>
              <w:ind w:left="0"/>
              <w:rPr>
                <w:del w:author="Murguia, Sahima" w:date="2022-03-15T22:39:00Z" w:id="5191"/>
                <w:rFonts w:asciiTheme="majorHAnsi" w:hAnsiTheme="majorHAnsi" w:cstheme="majorHAnsi"/>
                <w:strike/>
                <w:szCs w:val="18"/>
                <w:lang w:val="en-US"/>
              </w:rPr>
            </w:pPr>
          </w:p>
        </w:tc>
      </w:tr>
      <w:tr w:rsidRPr="009463FF" w:rsidR="00D91F04" w:rsidDel="00262379" w:rsidTr="003C3EA5" w14:paraId="0145169C" w14:textId="3188FE0D">
        <w:trPr>
          <w:trHeight w:val="352"/>
          <w:del w:author="Murguia, Sahima" w:date="2022-03-15T22:39:00Z" w:id="5192"/>
        </w:trPr>
        <w:tc>
          <w:tcPr>
            <w:tcW w:w="1418" w:type="dxa"/>
            <w:vMerge/>
            <w:vAlign w:val="center"/>
          </w:tcPr>
          <w:p w:rsidRPr="009463FF" w:rsidR="00D91F04" w:rsidDel="00262379" w:rsidP="00153EF4" w:rsidRDefault="00D91F04" w14:paraId="20963B25" w14:textId="16CA546F">
            <w:pPr>
              <w:pStyle w:val="ListParagraph"/>
              <w:ind w:left="0"/>
              <w:rPr>
                <w:del w:author="Murguia, Sahima" w:date="2022-03-15T22:39:00Z" w:id="5193"/>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3E67BEB4" w14:textId="6B15D214">
            <w:pPr>
              <w:pStyle w:val="ListParagraph"/>
              <w:ind w:left="0"/>
              <w:rPr>
                <w:del w:author="Murguia, Sahima" w:date="2022-03-15T22:39:00Z" w:id="5194"/>
                <w:rFonts w:asciiTheme="majorHAnsi" w:hAnsiTheme="majorHAnsi" w:cstheme="majorHAnsi"/>
                <w:strike/>
                <w:szCs w:val="18"/>
                <w:lang w:val="en-US"/>
              </w:rPr>
            </w:pPr>
          </w:p>
        </w:tc>
        <w:tc>
          <w:tcPr>
            <w:tcW w:w="1559" w:type="dxa"/>
            <w:vAlign w:val="center"/>
          </w:tcPr>
          <w:p w:rsidRPr="009463FF" w:rsidR="00D91F04" w:rsidDel="00262379" w:rsidP="00153EF4" w:rsidRDefault="00D91F04" w14:paraId="2D0BC513" w14:textId="2E674D2B">
            <w:pPr>
              <w:pStyle w:val="ListParagraph"/>
              <w:ind w:left="0"/>
              <w:rPr>
                <w:del w:author="Murguia, Sahima" w:date="2022-03-15T22:39:00Z" w:id="5195"/>
                <w:rFonts w:asciiTheme="majorHAnsi" w:hAnsiTheme="majorHAnsi" w:cstheme="majorHAnsi"/>
                <w:strike/>
                <w:szCs w:val="18"/>
                <w:lang w:val="en-US"/>
              </w:rPr>
            </w:pPr>
            <w:del w:author="Murguia, Sahima" w:date="2022-03-15T22:39:00Z" w:id="5196">
              <w:r w:rsidRPr="009463FF" w:rsidDel="00262379">
                <w:rPr>
                  <w:rFonts w:asciiTheme="majorHAnsi" w:hAnsiTheme="majorHAnsi" w:cstheme="majorHAnsi"/>
                  <w:strike/>
                  <w:szCs w:val="18"/>
                  <w:lang w:val="en-US"/>
                </w:rPr>
                <w:delText>Price List</w:delText>
              </w:r>
            </w:del>
          </w:p>
        </w:tc>
        <w:tc>
          <w:tcPr>
            <w:tcW w:w="2127" w:type="dxa"/>
            <w:vAlign w:val="center"/>
          </w:tcPr>
          <w:p w:rsidRPr="009463FF" w:rsidR="00D91F04" w:rsidDel="00262379" w:rsidP="00153EF4" w:rsidRDefault="00D91F04" w14:paraId="379440E5" w14:textId="737C5CF1">
            <w:pPr>
              <w:pStyle w:val="ListParagraph"/>
              <w:ind w:left="0"/>
              <w:rPr>
                <w:del w:author="Murguia, Sahima" w:date="2022-03-15T22:39:00Z" w:id="5197"/>
                <w:rFonts w:asciiTheme="majorHAnsi" w:hAnsiTheme="majorHAnsi" w:cstheme="majorHAnsi"/>
                <w:strike/>
                <w:szCs w:val="18"/>
                <w:lang w:val="en-US"/>
              </w:rPr>
            </w:pPr>
            <w:del w:author="Murguia, Sahima" w:date="2022-03-15T22:39:00Z" w:id="5198">
              <w:r w:rsidRPr="009463FF" w:rsidDel="00262379">
                <w:rPr>
                  <w:rFonts w:asciiTheme="majorHAnsi" w:hAnsiTheme="majorHAnsi" w:cstheme="majorHAnsi"/>
                  <w:strike/>
                  <w:szCs w:val="18"/>
                  <w:lang w:val="en-US"/>
                </w:rPr>
                <w:delText>NAME</w:delText>
              </w:r>
            </w:del>
          </w:p>
        </w:tc>
        <w:tc>
          <w:tcPr>
            <w:tcW w:w="850" w:type="dxa"/>
            <w:vAlign w:val="center"/>
          </w:tcPr>
          <w:p w:rsidRPr="009463FF" w:rsidR="00D91F04" w:rsidDel="00262379" w:rsidP="00153EF4" w:rsidRDefault="00D91F04" w14:paraId="4D8A669C" w14:textId="050688A2">
            <w:pPr>
              <w:pStyle w:val="ListParagraph"/>
              <w:ind w:left="0"/>
              <w:rPr>
                <w:del w:author="Murguia, Sahima" w:date="2022-03-15T22:39:00Z" w:id="5199"/>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18F4B35" w14:textId="66B464B9">
            <w:pPr>
              <w:pStyle w:val="ListParagraph"/>
              <w:ind w:left="0"/>
              <w:rPr>
                <w:del w:author="Murguia, Sahima" w:date="2022-03-15T22:39:00Z" w:id="5200"/>
                <w:rFonts w:asciiTheme="majorHAnsi" w:hAnsiTheme="majorHAnsi" w:cstheme="majorHAnsi"/>
                <w:strike/>
                <w:szCs w:val="18"/>
                <w:lang w:val="en-US"/>
              </w:rPr>
            </w:pPr>
          </w:p>
        </w:tc>
      </w:tr>
      <w:tr w:rsidRPr="009463FF" w:rsidR="00D91F04" w:rsidDel="00262379" w:rsidTr="003C3EA5" w14:paraId="273293FA" w14:textId="55149989">
        <w:trPr>
          <w:trHeight w:val="352"/>
          <w:del w:author="Murguia, Sahima" w:date="2022-03-15T22:39:00Z" w:id="5201"/>
        </w:trPr>
        <w:tc>
          <w:tcPr>
            <w:tcW w:w="1418" w:type="dxa"/>
            <w:vMerge/>
            <w:vAlign w:val="center"/>
          </w:tcPr>
          <w:p w:rsidRPr="009463FF" w:rsidR="00D91F04" w:rsidDel="00262379" w:rsidP="00153EF4" w:rsidRDefault="00D91F04" w14:paraId="3F9E2DE0" w14:textId="6F870153">
            <w:pPr>
              <w:pStyle w:val="ListParagraph"/>
              <w:ind w:left="0"/>
              <w:rPr>
                <w:del w:author="Murguia, Sahima" w:date="2022-03-15T22:39:00Z" w:id="5202"/>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3252CCFB" w14:textId="35C34D16">
            <w:pPr>
              <w:pStyle w:val="ListParagraph"/>
              <w:ind w:left="0"/>
              <w:rPr>
                <w:del w:author="Murguia, Sahima" w:date="2022-03-15T22:39:00Z" w:id="5203"/>
                <w:rFonts w:asciiTheme="majorHAnsi" w:hAnsiTheme="majorHAnsi" w:cstheme="majorHAnsi"/>
                <w:strike/>
                <w:szCs w:val="18"/>
                <w:lang w:val="en-US"/>
              </w:rPr>
            </w:pPr>
            <w:del w:author="Murguia, Sahima" w:date="2022-03-15T22:39:00Z" w:id="5204">
              <w:r w:rsidRPr="009463FF" w:rsidDel="00262379">
                <w:rPr>
                  <w:rFonts w:asciiTheme="majorHAnsi" w:hAnsiTheme="majorHAnsi" w:cstheme="majorHAnsi"/>
                  <w:strike/>
                  <w:szCs w:val="18"/>
                  <w:lang w:val="en-US"/>
                </w:rPr>
                <w:delText>S_ADDR_PER</w:delText>
              </w:r>
            </w:del>
          </w:p>
        </w:tc>
        <w:tc>
          <w:tcPr>
            <w:tcW w:w="1559" w:type="dxa"/>
            <w:vAlign w:val="center"/>
          </w:tcPr>
          <w:p w:rsidRPr="009463FF" w:rsidR="00D91F04" w:rsidDel="00262379" w:rsidP="00153EF4" w:rsidRDefault="00D91F04" w14:paraId="2D8E9486" w14:textId="2B90E765">
            <w:pPr>
              <w:pStyle w:val="ListParagraph"/>
              <w:ind w:left="0"/>
              <w:rPr>
                <w:del w:author="Murguia, Sahima" w:date="2022-03-15T22:39:00Z" w:id="5205"/>
                <w:rFonts w:asciiTheme="majorHAnsi" w:hAnsiTheme="majorHAnsi" w:cstheme="majorHAnsi"/>
                <w:strike/>
                <w:szCs w:val="18"/>
                <w:lang w:val="en-US"/>
              </w:rPr>
            </w:pPr>
            <w:del w:author="Murguia, Sahima" w:date="2022-03-15T22:39:00Z" w:id="5206">
              <w:r w:rsidRPr="009463FF" w:rsidDel="00262379">
                <w:rPr>
                  <w:rFonts w:asciiTheme="majorHAnsi" w:hAnsiTheme="majorHAnsi" w:cstheme="majorHAnsi"/>
                  <w:strike/>
                  <w:szCs w:val="18"/>
                  <w:lang w:val="en-US"/>
                </w:rPr>
                <w:delText>Address</w:delText>
              </w:r>
            </w:del>
          </w:p>
        </w:tc>
        <w:tc>
          <w:tcPr>
            <w:tcW w:w="2127" w:type="dxa"/>
            <w:vAlign w:val="center"/>
          </w:tcPr>
          <w:p w:rsidRPr="009463FF" w:rsidR="00D91F04" w:rsidDel="00262379" w:rsidP="00153EF4" w:rsidRDefault="00D91F04" w14:paraId="51E49C44" w14:textId="1F4434C9">
            <w:pPr>
              <w:pStyle w:val="ListParagraph"/>
              <w:ind w:left="0"/>
              <w:rPr>
                <w:del w:author="Murguia, Sahima" w:date="2022-03-15T22:39:00Z" w:id="5207"/>
                <w:rFonts w:asciiTheme="majorHAnsi" w:hAnsiTheme="majorHAnsi" w:cstheme="majorHAnsi"/>
                <w:strike/>
                <w:szCs w:val="18"/>
                <w:lang w:val="en-US"/>
              </w:rPr>
            </w:pPr>
            <w:del w:author="Murguia, Sahima" w:date="2022-03-15T22:39:00Z" w:id="5208">
              <w:r w:rsidRPr="009463FF" w:rsidDel="00262379">
                <w:rPr>
                  <w:rFonts w:asciiTheme="majorHAnsi" w:hAnsiTheme="majorHAnsi" w:cstheme="majorHAnsi"/>
                  <w:strike/>
                  <w:szCs w:val="18"/>
                  <w:lang w:val="en-US"/>
                </w:rPr>
                <w:delText>ADDR</w:delText>
              </w:r>
            </w:del>
          </w:p>
        </w:tc>
        <w:tc>
          <w:tcPr>
            <w:tcW w:w="850" w:type="dxa"/>
            <w:vAlign w:val="center"/>
          </w:tcPr>
          <w:p w:rsidRPr="009463FF" w:rsidR="00D91F04" w:rsidDel="00262379" w:rsidP="00153EF4" w:rsidRDefault="00D91F04" w14:paraId="4A4BB066" w14:textId="16A9C6FB">
            <w:pPr>
              <w:pStyle w:val="ListParagraph"/>
              <w:ind w:left="0"/>
              <w:rPr>
                <w:del w:author="Murguia, Sahima" w:date="2022-03-15T22:39:00Z" w:id="5209"/>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4BB0EC6" w14:textId="0A435B5C">
            <w:pPr>
              <w:pStyle w:val="ListParagraph"/>
              <w:ind w:left="0"/>
              <w:rPr>
                <w:del w:author="Murguia, Sahima" w:date="2022-03-15T22:39:00Z" w:id="5210"/>
                <w:rFonts w:asciiTheme="majorHAnsi" w:hAnsiTheme="majorHAnsi" w:cstheme="majorHAnsi"/>
                <w:strike/>
                <w:szCs w:val="18"/>
                <w:lang w:val="en-US"/>
              </w:rPr>
            </w:pPr>
          </w:p>
        </w:tc>
      </w:tr>
      <w:tr w:rsidRPr="009463FF" w:rsidR="00D91F04" w:rsidDel="00262379" w:rsidTr="003C3EA5" w14:paraId="5EE317F0" w14:textId="167D69E1">
        <w:trPr>
          <w:trHeight w:val="352"/>
          <w:del w:author="Murguia, Sahima" w:date="2022-03-15T22:39:00Z" w:id="5211"/>
        </w:trPr>
        <w:tc>
          <w:tcPr>
            <w:tcW w:w="1418" w:type="dxa"/>
            <w:vMerge/>
            <w:vAlign w:val="center"/>
          </w:tcPr>
          <w:p w:rsidRPr="009463FF" w:rsidR="00D91F04" w:rsidDel="00262379" w:rsidP="00153EF4" w:rsidRDefault="00D91F04" w14:paraId="2F785BD8" w14:textId="1252F0B1">
            <w:pPr>
              <w:pStyle w:val="ListParagraph"/>
              <w:ind w:left="0"/>
              <w:rPr>
                <w:del w:author="Murguia, Sahima" w:date="2022-03-15T22:39:00Z" w:id="5212"/>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376835DA" w14:textId="12E87A90">
            <w:pPr>
              <w:pStyle w:val="ListParagraph"/>
              <w:ind w:left="0"/>
              <w:rPr>
                <w:del w:author="Murguia, Sahima" w:date="2022-03-15T22:39:00Z" w:id="5213"/>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3E6B181" w14:textId="107D2CA2">
            <w:pPr>
              <w:pStyle w:val="ListParagraph"/>
              <w:ind w:left="0"/>
              <w:rPr>
                <w:del w:author="Murguia, Sahima" w:date="2022-03-15T22:39:00Z" w:id="5214"/>
                <w:rFonts w:asciiTheme="majorHAnsi" w:hAnsiTheme="majorHAnsi" w:cstheme="majorHAnsi"/>
                <w:strike/>
                <w:szCs w:val="18"/>
                <w:lang w:val="en-US"/>
              </w:rPr>
            </w:pPr>
            <w:del w:author="Murguia, Sahima" w:date="2022-03-15T22:39:00Z" w:id="5215">
              <w:r w:rsidRPr="009463FF" w:rsidDel="00262379">
                <w:rPr>
                  <w:rFonts w:asciiTheme="majorHAnsi" w:hAnsiTheme="majorHAnsi" w:cstheme="majorHAnsi"/>
                  <w:strike/>
                  <w:szCs w:val="18"/>
                  <w:lang w:val="en-US"/>
                </w:rPr>
                <w:delText>Extended Address Line</w:delText>
              </w:r>
            </w:del>
          </w:p>
        </w:tc>
        <w:tc>
          <w:tcPr>
            <w:tcW w:w="2127" w:type="dxa"/>
            <w:vAlign w:val="center"/>
          </w:tcPr>
          <w:p w:rsidRPr="009463FF" w:rsidR="00D91F04" w:rsidDel="00262379" w:rsidP="00153EF4" w:rsidRDefault="00D91F04" w14:paraId="34347C61" w14:textId="23C10DB1">
            <w:pPr>
              <w:pStyle w:val="ListParagraph"/>
              <w:ind w:left="0"/>
              <w:rPr>
                <w:del w:author="Murguia, Sahima" w:date="2022-03-15T22:39:00Z" w:id="5216"/>
                <w:rFonts w:asciiTheme="majorHAnsi" w:hAnsiTheme="majorHAnsi" w:cstheme="majorHAnsi"/>
                <w:strike/>
                <w:szCs w:val="18"/>
                <w:lang w:val="en-US"/>
              </w:rPr>
            </w:pPr>
            <w:del w:author="Murguia, Sahima" w:date="2022-03-15T22:39:00Z" w:id="5217">
              <w:r w:rsidRPr="009463FF" w:rsidDel="00262379">
                <w:rPr>
                  <w:rFonts w:asciiTheme="majorHAnsi" w:hAnsiTheme="majorHAnsi" w:cstheme="majorHAnsi"/>
                  <w:strike/>
                  <w:szCs w:val="18"/>
                  <w:lang w:val="en-US"/>
                </w:rPr>
                <w:delText>X_ADDR2_TEXT</w:delText>
              </w:r>
            </w:del>
          </w:p>
        </w:tc>
        <w:tc>
          <w:tcPr>
            <w:tcW w:w="850" w:type="dxa"/>
            <w:vAlign w:val="center"/>
          </w:tcPr>
          <w:p w:rsidRPr="009463FF" w:rsidR="00D91F04" w:rsidDel="00262379" w:rsidP="00153EF4" w:rsidRDefault="00D91F04" w14:paraId="5C9458E6" w14:textId="4036FB2B">
            <w:pPr>
              <w:pStyle w:val="ListParagraph"/>
              <w:ind w:left="0"/>
              <w:rPr>
                <w:del w:author="Murguia, Sahima" w:date="2022-03-15T22:39:00Z" w:id="5218"/>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2234A38" w14:textId="184E7F7C">
            <w:pPr>
              <w:pStyle w:val="ListParagraph"/>
              <w:ind w:left="0"/>
              <w:rPr>
                <w:del w:author="Murguia, Sahima" w:date="2022-03-15T22:39:00Z" w:id="5219"/>
                <w:rFonts w:asciiTheme="majorHAnsi" w:hAnsiTheme="majorHAnsi" w:cstheme="majorHAnsi"/>
                <w:strike/>
                <w:szCs w:val="18"/>
                <w:lang w:val="en-US"/>
              </w:rPr>
            </w:pPr>
          </w:p>
        </w:tc>
      </w:tr>
      <w:tr w:rsidRPr="009463FF" w:rsidR="00D91F04" w:rsidDel="00262379" w:rsidTr="003C3EA5" w14:paraId="32B9591D" w14:textId="365E5876">
        <w:trPr>
          <w:trHeight w:val="352"/>
          <w:del w:author="Murguia, Sahima" w:date="2022-03-15T22:39:00Z" w:id="5220"/>
        </w:trPr>
        <w:tc>
          <w:tcPr>
            <w:tcW w:w="1418" w:type="dxa"/>
            <w:vMerge/>
            <w:vAlign w:val="center"/>
          </w:tcPr>
          <w:p w:rsidRPr="009463FF" w:rsidR="00D91F04" w:rsidDel="00262379" w:rsidP="00153EF4" w:rsidRDefault="00D91F04" w14:paraId="69951F32" w14:textId="64538832">
            <w:pPr>
              <w:pStyle w:val="ListParagraph"/>
              <w:ind w:left="0"/>
              <w:rPr>
                <w:del w:author="Murguia, Sahima" w:date="2022-03-15T22:39:00Z" w:id="5221"/>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18DAAC8A" w14:textId="739CCD7D">
            <w:pPr>
              <w:pStyle w:val="ListParagraph"/>
              <w:ind w:left="0"/>
              <w:rPr>
                <w:del w:author="Murguia, Sahima" w:date="2022-03-15T22:39:00Z" w:id="5222"/>
                <w:rFonts w:asciiTheme="majorHAnsi" w:hAnsiTheme="majorHAnsi" w:cstheme="majorHAnsi"/>
                <w:strike/>
                <w:szCs w:val="18"/>
                <w:lang w:val="en-US"/>
              </w:rPr>
            </w:pPr>
          </w:p>
        </w:tc>
        <w:tc>
          <w:tcPr>
            <w:tcW w:w="1559" w:type="dxa"/>
            <w:vAlign w:val="center"/>
          </w:tcPr>
          <w:p w:rsidRPr="009463FF" w:rsidR="00D91F04" w:rsidDel="00262379" w:rsidP="00153EF4" w:rsidRDefault="00D91F04" w14:paraId="1819E8C7" w14:textId="24E97F21">
            <w:pPr>
              <w:pStyle w:val="ListParagraph"/>
              <w:ind w:left="0"/>
              <w:rPr>
                <w:del w:author="Murguia, Sahima" w:date="2022-03-15T22:39:00Z" w:id="5223"/>
                <w:rFonts w:asciiTheme="majorHAnsi" w:hAnsiTheme="majorHAnsi" w:cstheme="majorHAnsi"/>
                <w:strike/>
                <w:szCs w:val="18"/>
                <w:lang w:val="en-US"/>
              </w:rPr>
            </w:pPr>
            <w:del w:author="Murguia, Sahima" w:date="2022-03-15T22:39:00Z" w:id="5224">
              <w:r w:rsidRPr="009463FF" w:rsidDel="00262379">
                <w:rPr>
                  <w:rFonts w:asciiTheme="majorHAnsi" w:hAnsiTheme="majorHAnsi" w:cstheme="majorHAnsi"/>
                  <w:strike/>
                  <w:szCs w:val="18"/>
                  <w:lang w:val="en-US"/>
                </w:rPr>
                <w:delText>Address Line 2</w:delText>
              </w:r>
            </w:del>
          </w:p>
        </w:tc>
        <w:tc>
          <w:tcPr>
            <w:tcW w:w="2127" w:type="dxa"/>
            <w:vAlign w:val="center"/>
          </w:tcPr>
          <w:p w:rsidRPr="009463FF" w:rsidR="00D91F04" w:rsidDel="00262379" w:rsidP="00153EF4" w:rsidRDefault="00D91F04" w14:paraId="3503C813" w14:textId="32D1B8B7">
            <w:pPr>
              <w:pStyle w:val="ListParagraph"/>
              <w:ind w:left="0"/>
              <w:rPr>
                <w:del w:author="Murguia, Sahima" w:date="2022-03-15T22:39:00Z" w:id="5225"/>
                <w:rFonts w:asciiTheme="majorHAnsi" w:hAnsiTheme="majorHAnsi" w:cstheme="majorHAnsi"/>
                <w:strike/>
                <w:szCs w:val="18"/>
                <w:lang w:val="en-US"/>
              </w:rPr>
            </w:pPr>
            <w:del w:author="Murguia, Sahima" w:date="2022-03-15T22:39:00Z" w:id="5226">
              <w:r w:rsidRPr="009463FF" w:rsidDel="00262379">
                <w:rPr>
                  <w:rFonts w:asciiTheme="majorHAnsi" w:hAnsiTheme="majorHAnsi" w:cstheme="majorHAnsi"/>
                  <w:strike/>
                  <w:szCs w:val="18"/>
                  <w:lang w:val="en-US"/>
                </w:rPr>
                <w:delText>ADDR_LINE_2</w:delText>
              </w:r>
            </w:del>
          </w:p>
        </w:tc>
        <w:tc>
          <w:tcPr>
            <w:tcW w:w="850" w:type="dxa"/>
            <w:vAlign w:val="center"/>
          </w:tcPr>
          <w:p w:rsidRPr="009463FF" w:rsidR="00D91F04" w:rsidDel="00262379" w:rsidP="00153EF4" w:rsidRDefault="00D91F04" w14:paraId="6D1F5A11" w14:textId="32A81D7F">
            <w:pPr>
              <w:pStyle w:val="ListParagraph"/>
              <w:ind w:left="0"/>
              <w:rPr>
                <w:del w:author="Murguia, Sahima" w:date="2022-03-15T22:39:00Z" w:id="5227"/>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6CF1DDB" w14:textId="768062E1">
            <w:pPr>
              <w:pStyle w:val="ListParagraph"/>
              <w:ind w:left="0"/>
              <w:rPr>
                <w:del w:author="Murguia, Sahima" w:date="2022-03-15T22:39:00Z" w:id="5228"/>
                <w:rFonts w:asciiTheme="majorHAnsi" w:hAnsiTheme="majorHAnsi" w:cstheme="majorHAnsi"/>
                <w:strike/>
                <w:szCs w:val="18"/>
                <w:lang w:val="en-US"/>
              </w:rPr>
            </w:pPr>
          </w:p>
        </w:tc>
      </w:tr>
      <w:tr w:rsidRPr="009463FF" w:rsidR="00D91F04" w:rsidDel="00262379" w:rsidTr="003C3EA5" w14:paraId="7347E05C" w14:textId="0A337384">
        <w:trPr>
          <w:trHeight w:val="352"/>
          <w:del w:author="Murguia, Sahima" w:date="2022-03-15T22:39:00Z" w:id="5229"/>
        </w:trPr>
        <w:tc>
          <w:tcPr>
            <w:tcW w:w="1418" w:type="dxa"/>
            <w:vMerge/>
            <w:vAlign w:val="center"/>
          </w:tcPr>
          <w:p w:rsidRPr="009463FF" w:rsidR="00D91F04" w:rsidDel="00262379" w:rsidP="00153EF4" w:rsidRDefault="00D91F04" w14:paraId="1275C306" w14:textId="5C74711F">
            <w:pPr>
              <w:pStyle w:val="ListParagraph"/>
              <w:ind w:left="0"/>
              <w:rPr>
                <w:del w:author="Murguia, Sahima" w:date="2022-03-15T22:39:00Z" w:id="5230"/>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AC7759A" w14:textId="7A248C53">
            <w:pPr>
              <w:pStyle w:val="ListParagraph"/>
              <w:ind w:left="0"/>
              <w:rPr>
                <w:del w:author="Murguia, Sahima" w:date="2022-03-15T22:39:00Z" w:id="5231"/>
                <w:rFonts w:asciiTheme="majorHAnsi" w:hAnsiTheme="majorHAnsi" w:cstheme="majorHAnsi"/>
                <w:strike/>
                <w:szCs w:val="18"/>
                <w:lang w:val="en-US"/>
              </w:rPr>
            </w:pPr>
          </w:p>
        </w:tc>
        <w:tc>
          <w:tcPr>
            <w:tcW w:w="1559" w:type="dxa"/>
            <w:vAlign w:val="center"/>
          </w:tcPr>
          <w:p w:rsidRPr="009463FF" w:rsidR="00D91F04" w:rsidDel="00262379" w:rsidP="00153EF4" w:rsidRDefault="00D91F04" w14:paraId="60F7662A" w14:textId="0C2EFD0A">
            <w:pPr>
              <w:pStyle w:val="ListParagraph"/>
              <w:ind w:left="0"/>
              <w:rPr>
                <w:del w:author="Murguia, Sahima" w:date="2022-03-15T22:39:00Z" w:id="5232"/>
                <w:rFonts w:asciiTheme="majorHAnsi" w:hAnsiTheme="majorHAnsi" w:cstheme="majorHAnsi"/>
                <w:strike/>
                <w:szCs w:val="18"/>
                <w:lang w:val="en-US"/>
              </w:rPr>
            </w:pPr>
            <w:del w:author="Murguia, Sahima" w:date="2022-03-15T22:39:00Z" w:id="5233">
              <w:r w:rsidRPr="009463FF" w:rsidDel="00262379">
                <w:rPr>
                  <w:rFonts w:asciiTheme="majorHAnsi" w:hAnsiTheme="majorHAnsi" w:cstheme="majorHAnsi"/>
                  <w:strike/>
                  <w:szCs w:val="18"/>
                  <w:lang w:val="en-US"/>
                </w:rPr>
                <w:delText>City</w:delText>
              </w:r>
            </w:del>
          </w:p>
        </w:tc>
        <w:tc>
          <w:tcPr>
            <w:tcW w:w="2127" w:type="dxa"/>
            <w:vAlign w:val="center"/>
          </w:tcPr>
          <w:p w:rsidRPr="009463FF" w:rsidR="00D91F04" w:rsidDel="00262379" w:rsidP="00153EF4" w:rsidRDefault="00D91F04" w14:paraId="0E175591" w14:textId="0EF215ED">
            <w:pPr>
              <w:pStyle w:val="ListParagraph"/>
              <w:ind w:left="0"/>
              <w:rPr>
                <w:del w:author="Murguia, Sahima" w:date="2022-03-15T22:39:00Z" w:id="5234"/>
                <w:rFonts w:asciiTheme="majorHAnsi" w:hAnsiTheme="majorHAnsi" w:cstheme="majorHAnsi"/>
                <w:strike/>
                <w:szCs w:val="18"/>
                <w:lang w:val="en-US"/>
              </w:rPr>
            </w:pPr>
            <w:del w:author="Murguia, Sahima" w:date="2022-03-15T22:39:00Z" w:id="5235">
              <w:r w:rsidRPr="009463FF" w:rsidDel="00262379">
                <w:rPr>
                  <w:rFonts w:asciiTheme="majorHAnsi" w:hAnsiTheme="majorHAnsi" w:cstheme="majorHAnsi"/>
                  <w:strike/>
                  <w:szCs w:val="18"/>
                  <w:lang w:val="en-US"/>
                </w:rPr>
                <w:delText>CITY</w:delText>
              </w:r>
            </w:del>
          </w:p>
        </w:tc>
        <w:tc>
          <w:tcPr>
            <w:tcW w:w="850" w:type="dxa"/>
            <w:vAlign w:val="center"/>
          </w:tcPr>
          <w:p w:rsidRPr="009463FF" w:rsidR="00D91F04" w:rsidDel="00262379" w:rsidP="00153EF4" w:rsidRDefault="00D91F04" w14:paraId="303A5C44" w14:textId="783FD9FF">
            <w:pPr>
              <w:pStyle w:val="ListParagraph"/>
              <w:ind w:left="0"/>
              <w:rPr>
                <w:del w:author="Murguia, Sahima" w:date="2022-03-15T22:39:00Z" w:id="5236"/>
                <w:rFonts w:asciiTheme="majorHAnsi" w:hAnsiTheme="majorHAnsi" w:cstheme="majorHAnsi"/>
                <w:strike/>
                <w:szCs w:val="18"/>
                <w:lang w:val="en-US"/>
              </w:rPr>
            </w:pPr>
          </w:p>
        </w:tc>
        <w:tc>
          <w:tcPr>
            <w:tcW w:w="2268" w:type="dxa"/>
            <w:vAlign w:val="center"/>
          </w:tcPr>
          <w:p w:rsidRPr="009463FF" w:rsidR="00D91F04" w:rsidDel="00262379" w:rsidP="00153EF4" w:rsidRDefault="00D91F04" w14:paraId="49F26635" w14:textId="449B059F">
            <w:pPr>
              <w:pStyle w:val="ListParagraph"/>
              <w:ind w:left="0"/>
              <w:rPr>
                <w:del w:author="Murguia, Sahima" w:date="2022-03-15T22:39:00Z" w:id="5237"/>
                <w:rFonts w:asciiTheme="majorHAnsi" w:hAnsiTheme="majorHAnsi" w:cstheme="majorHAnsi"/>
                <w:strike/>
                <w:szCs w:val="18"/>
                <w:lang w:val="en-US"/>
              </w:rPr>
            </w:pPr>
          </w:p>
        </w:tc>
      </w:tr>
      <w:tr w:rsidRPr="009463FF" w:rsidR="00D91F04" w:rsidDel="00262379" w:rsidTr="003C3EA5" w14:paraId="6E2C5D8A" w14:textId="2A8F1FAB">
        <w:trPr>
          <w:trHeight w:val="352"/>
          <w:del w:author="Murguia, Sahima" w:date="2022-03-15T22:39:00Z" w:id="5238"/>
        </w:trPr>
        <w:tc>
          <w:tcPr>
            <w:tcW w:w="1418" w:type="dxa"/>
            <w:vMerge/>
            <w:vAlign w:val="center"/>
          </w:tcPr>
          <w:p w:rsidRPr="009463FF" w:rsidR="00D91F04" w:rsidDel="00262379" w:rsidP="00153EF4" w:rsidRDefault="00D91F04" w14:paraId="6F1F9074" w14:textId="72E33EC1">
            <w:pPr>
              <w:pStyle w:val="ListParagraph"/>
              <w:ind w:left="0"/>
              <w:rPr>
                <w:del w:author="Murguia, Sahima" w:date="2022-03-15T22:39:00Z" w:id="5239"/>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28F5A3D9" w14:textId="12EB6DF9">
            <w:pPr>
              <w:pStyle w:val="ListParagraph"/>
              <w:ind w:left="0"/>
              <w:rPr>
                <w:del w:author="Murguia, Sahima" w:date="2022-03-15T22:39:00Z" w:id="5240"/>
                <w:rFonts w:asciiTheme="majorHAnsi" w:hAnsiTheme="majorHAnsi" w:cstheme="majorHAnsi"/>
                <w:strike/>
                <w:szCs w:val="18"/>
                <w:lang w:val="en-US"/>
              </w:rPr>
            </w:pPr>
          </w:p>
        </w:tc>
        <w:tc>
          <w:tcPr>
            <w:tcW w:w="1559" w:type="dxa"/>
            <w:vAlign w:val="center"/>
          </w:tcPr>
          <w:p w:rsidRPr="009463FF" w:rsidR="00D91F04" w:rsidDel="00262379" w:rsidP="00153EF4" w:rsidRDefault="00D91F04" w14:paraId="729B74B3" w14:textId="6794FDAE">
            <w:pPr>
              <w:pStyle w:val="ListParagraph"/>
              <w:ind w:left="0"/>
              <w:rPr>
                <w:del w:author="Murguia, Sahima" w:date="2022-03-15T22:39:00Z" w:id="5241"/>
                <w:rFonts w:asciiTheme="majorHAnsi" w:hAnsiTheme="majorHAnsi" w:cstheme="majorHAnsi"/>
                <w:strike/>
                <w:szCs w:val="18"/>
                <w:lang w:val="en-US"/>
              </w:rPr>
            </w:pPr>
            <w:del w:author="Murguia, Sahima" w:date="2022-03-15T22:39:00Z" w:id="5242">
              <w:r w:rsidRPr="009463FF" w:rsidDel="00262379">
                <w:rPr>
                  <w:rFonts w:asciiTheme="majorHAnsi" w:hAnsiTheme="majorHAnsi" w:cstheme="majorHAnsi"/>
                  <w:strike/>
                  <w:szCs w:val="18"/>
                  <w:lang w:val="en-US"/>
                </w:rPr>
                <w:delText>Postal Code</w:delText>
              </w:r>
            </w:del>
          </w:p>
        </w:tc>
        <w:tc>
          <w:tcPr>
            <w:tcW w:w="2127" w:type="dxa"/>
            <w:vAlign w:val="center"/>
          </w:tcPr>
          <w:p w:rsidRPr="009463FF" w:rsidR="00D91F04" w:rsidDel="00262379" w:rsidP="00153EF4" w:rsidRDefault="00D91F04" w14:paraId="50D8F20F" w14:textId="5B06BEA0">
            <w:pPr>
              <w:pStyle w:val="ListParagraph"/>
              <w:ind w:left="0"/>
              <w:rPr>
                <w:del w:author="Murguia, Sahima" w:date="2022-03-15T22:39:00Z" w:id="5243"/>
                <w:rFonts w:asciiTheme="majorHAnsi" w:hAnsiTheme="majorHAnsi" w:cstheme="majorHAnsi"/>
                <w:strike/>
                <w:szCs w:val="18"/>
                <w:lang w:val="en-US"/>
              </w:rPr>
            </w:pPr>
            <w:del w:author="Murguia, Sahima" w:date="2022-03-15T22:39:00Z" w:id="5244">
              <w:r w:rsidRPr="009463FF" w:rsidDel="00262379">
                <w:rPr>
                  <w:rFonts w:asciiTheme="majorHAnsi" w:hAnsiTheme="majorHAnsi" w:cstheme="majorHAnsi"/>
                  <w:strike/>
                  <w:szCs w:val="18"/>
                  <w:lang w:val="en-US"/>
                </w:rPr>
                <w:delText>ZIPCODE</w:delText>
              </w:r>
            </w:del>
          </w:p>
        </w:tc>
        <w:tc>
          <w:tcPr>
            <w:tcW w:w="850" w:type="dxa"/>
            <w:vAlign w:val="center"/>
          </w:tcPr>
          <w:p w:rsidRPr="009463FF" w:rsidR="00D91F04" w:rsidDel="00262379" w:rsidP="00153EF4" w:rsidRDefault="00D91F04" w14:paraId="2DCB0D2E" w14:textId="2CCBF4CA">
            <w:pPr>
              <w:pStyle w:val="ListParagraph"/>
              <w:ind w:left="0"/>
              <w:rPr>
                <w:del w:author="Murguia, Sahima" w:date="2022-03-15T22:39:00Z" w:id="524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1C56E7B" w14:textId="277ABC1B">
            <w:pPr>
              <w:pStyle w:val="ListParagraph"/>
              <w:ind w:left="0"/>
              <w:rPr>
                <w:del w:author="Murguia, Sahima" w:date="2022-03-15T22:39:00Z" w:id="5246"/>
                <w:rFonts w:asciiTheme="majorHAnsi" w:hAnsiTheme="majorHAnsi" w:cstheme="majorHAnsi"/>
                <w:strike/>
                <w:szCs w:val="18"/>
                <w:lang w:val="en-US"/>
              </w:rPr>
            </w:pPr>
          </w:p>
        </w:tc>
      </w:tr>
      <w:tr w:rsidRPr="009463FF" w:rsidR="00D91F04" w:rsidDel="00262379" w:rsidTr="003C3EA5" w14:paraId="5499B82A" w14:textId="253818A7">
        <w:trPr>
          <w:trHeight w:val="352"/>
          <w:del w:author="Murguia, Sahima" w:date="2022-03-15T22:39:00Z" w:id="5247"/>
        </w:trPr>
        <w:tc>
          <w:tcPr>
            <w:tcW w:w="1418" w:type="dxa"/>
            <w:vMerge/>
            <w:vAlign w:val="center"/>
          </w:tcPr>
          <w:p w:rsidRPr="009463FF" w:rsidR="00D91F04" w:rsidDel="00262379" w:rsidP="00153EF4" w:rsidRDefault="00D91F04" w14:paraId="132E95FE" w14:textId="4FBE9E04">
            <w:pPr>
              <w:pStyle w:val="ListParagraph"/>
              <w:ind w:left="0"/>
              <w:rPr>
                <w:del w:author="Murguia, Sahima" w:date="2022-03-15T22:39:00Z" w:id="5248"/>
                <w:rFonts w:asciiTheme="majorHAnsi" w:hAnsiTheme="majorHAnsi" w:cstheme="majorHAnsi"/>
                <w:strike/>
                <w:szCs w:val="18"/>
                <w:lang w:val="en-US"/>
              </w:rPr>
            </w:pPr>
          </w:p>
        </w:tc>
        <w:tc>
          <w:tcPr>
            <w:tcW w:w="1276" w:type="dxa"/>
            <w:vAlign w:val="center"/>
          </w:tcPr>
          <w:p w:rsidRPr="009463FF" w:rsidR="00D91F04" w:rsidDel="00262379" w:rsidP="00153EF4" w:rsidRDefault="00D91F04" w14:paraId="7D3CE725" w14:textId="2609B32E">
            <w:pPr>
              <w:pStyle w:val="ListParagraph"/>
              <w:ind w:left="0"/>
              <w:rPr>
                <w:del w:author="Murguia, Sahima" w:date="2022-03-15T22:39:00Z" w:id="5249"/>
                <w:rFonts w:asciiTheme="majorHAnsi" w:hAnsiTheme="majorHAnsi" w:cstheme="majorHAnsi"/>
                <w:strike/>
                <w:szCs w:val="18"/>
                <w:lang w:val="en-US"/>
              </w:rPr>
            </w:pPr>
            <w:del w:author="Murguia, Sahima" w:date="2022-03-15T22:39:00Z" w:id="5250">
              <w:r w:rsidRPr="009463FF" w:rsidDel="00262379">
                <w:rPr>
                  <w:rFonts w:asciiTheme="majorHAnsi" w:hAnsiTheme="majorHAnsi" w:cstheme="majorHAnsi"/>
                  <w:strike/>
                  <w:szCs w:val="18"/>
                  <w:lang w:val="en-US"/>
                </w:rPr>
                <w:delText>S_PROJ_RSRC</w:delText>
              </w:r>
            </w:del>
          </w:p>
        </w:tc>
        <w:tc>
          <w:tcPr>
            <w:tcW w:w="1559" w:type="dxa"/>
            <w:vAlign w:val="center"/>
          </w:tcPr>
          <w:p w:rsidRPr="009463FF" w:rsidR="00D91F04" w:rsidDel="00262379" w:rsidP="00153EF4" w:rsidRDefault="00D91F04" w14:paraId="247C6749" w14:textId="71581A23">
            <w:pPr>
              <w:pStyle w:val="ListParagraph"/>
              <w:ind w:left="0"/>
              <w:rPr>
                <w:del w:author="Murguia, Sahima" w:date="2022-03-15T22:39:00Z" w:id="5251"/>
                <w:rFonts w:asciiTheme="majorHAnsi" w:hAnsiTheme="majorHAnsi" w:cstheme="majorHAnsi"/>
                <w:strike/>
                <w:szCs w:val="18"/>
                <w:lang w:val="en-US"/>
              </w:rPr>
            </w:pPr>
            <w:del w:author="Murguia, Sahima" w:date="2022-03-15T22:39:00Z" w:id="5252">
              <w:r w:rsidRPr="009463FF" w:rsidDel="00262379">
                <w:rPr>
                  <w:rFonts w:asciiTheme="majorHAnsi" w:hAnsiTheme="majorHAnsi" w:cstheme="majorHAnsi"/>
                  <w:strike/>
                  <w:szCs w:val="18"/>
                  <w:lang w:val="en-US"/>
                </w:rPr>
                <w:delText>Project Role</w:delText>
              </w:r>
            </w:del>
          </w:p>
        </w:tc>
        <w:tc>
          <w:tcPr>
            <w:tcW w:w="2127" w:type="dxa"/>
            <w:vAlign w:val="center"/>
          </w:tcPr>
          <w:p w:rsidRPr="009463FF" w:rsidR="00D91F04" w:rsidDel="00262379" w:rsidP="00153EF4" w:rsidRDefault="00D91F04" w14:paraId="53932446" w14:textId="124F5C8E">
            <w:pPr>
              <w:pStyle w:val="ListParagraph"/>
              <w:ind w:left="0"/>
              <w:rPr>
                <w:del w:author="Murguia, Sahima" w:date="2022-03-15T22:39:00Z" w:id="5253"/>
                <w:rFonts w:asciiTheme="majorHAnsi" w:hAnsiTheme="majorHAnsi" w:cstheme="majorHAnsi"/>
                <w:strike/>
                <w:szCs w:val="18"/>
                <w:lang w:val="en-US"/>
              </w:rPr>
            </w:pPr>
            <w:del w:author="Murguia, Sahima" w:date="2022-03-15T22:39:00Z" w:id="5254">
              <w:r w:rsidRPr="009463FF" w:rsidDel="00262379">
                <w:rPr>
                  <w:rFonts w:asciiTheme="majorHAnsi" w:hAnsiTheme="majorHAnsi" w:cstheme="majorHAnsi"/>
                  <w:strike/>
                  <w:szCs w:val="18"/>
                  <w:lang w:val="en-US"/>
                </w:rPr>
                <w:delText>PROJ_ROLE_CD</w:delText>
              </w:r>
            </w:del>
          </w:p>
        </w:tc>
        <w:tc>
          <w:tcPr>
            <w:tcW w:w="850" w:type="dxa"/>
            <w:vAlign w:val="center"/>
          </w:tcPr>
          <w:p w:rsidRPr="009463FF" w:rsidR="00D91F04" w:rsidDel="00262379" w:rsidP="00153EF4" w:rsidRDefault="00D91F04" w14:paraId="4EE37994" w14:textId="099E7E38">
            <w:pPr>
              <w:pStyle w:val="ListParagraph"/>
              <w:ind w:left="0"/>
              <w:rPr>
                <w:del w:author="Murguia, Sahima" w:date="2022-03-15T22:39:00Z" w:id="525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07BC0F0A" w14:textId="205CDA86">
            <w:pPr>
              <w:pStyle w:val="ListParagraph"/>
              <w:ind w:left="0"/>
              <w:rPr>
                <w:del w:author="Murguia, Sahima" w:date="2022-03-15T22:39:00Z" w:id="5256"/>
                <w:rFonts w:asciiTheme="majorHAnsi" w:hAnsiTheme="majorHAnsi" w:cstheme="majorHAnsi"/>
                <w:strike/>
                <w:szCs w:val="18"/>
                <w:lang w:val="en-US"/>
              </w:rPr>
            </w:pPr>
          </w:p>
        </w:tc>
      </w:tr>
      <w:tr w:rsidRPr="009463FF" w:rsidR="00D91F04" w:rsidDel="00262379" w:rsidTr="003C3EA5" w14:paraId="01080954" w14:textId="35751E7C">
        <w:trPr>
          <w:trHeight w:val="352"/>
          <w:del w:author="Murguia, Sahima" w:date="2022-03-15T22:39:00Z" w:id="5257"/>
        </w:trPr>
        <w:tc>
          <w:tcPr>
            <w:tcW w:w="1418" w:type="dxa"/>
            <w:vMerge/>
            <w:vAlign w:val="center"/>
          </w:tcPr>
          <w:p w:rsidRPr="009463FF" w:rsidR="00D91F04" w:rsidDel="00262379" w:rsidP="00153EF4" w:rsidRDefault="00D91F04" w14:paraId="70D10F7B" w14:textId="74168D91">
            <w:pPr>
              <w:pStyle w:val="ListParagraph"/>
              <w:ind w:left="0"/>
              <w:rPr>
                <w:del w:author="Murguia, Sahima" w:date="2022-03-15T22:39:00Z" w:id="5258"/>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1F4BC39E" w14:textId="18FFE0E9">
            <w:pPr>
              <w:pStyle w:val="ListParagraph"/>
              <w:ind w:left="0"/>
              <w:rPr>
                <w:del w:author="Murguia, Sahima" w:date="2022-03-15T22:39:00Z" w:id="5259"/>
                <w:rFonts w:asciiTheme="majorHAnsi" w:hAnsiTheme="majorHAnsi" w:cstheme="majorHAnsi"/>
                <w:strike/>
                <w:szCs w:val="18"/>
                <w:lang w:val="en-US"/>
              </w:rPr>
            </w:pPr>
            <w:del w:author="Murguia, Sahima" w:date="2022-03-15T22:39:00Z" w:id="5260">
              <w:r w:rsidRPr="009463FF" w:rsidDel="00262379">
                <w:rPr>
                  <w:rFonts w:asciiTheme="majorHAnsi" w:hAnsiTheme="majorHAnsi" w:cstheme="majorHAnsi"/>
                  <w:strike/>
                  <w:szCs w:val="18"/>
                  <w:lang w:val="en-US"/>
                </w:rPr>
                <w:delText>S_CONTACT</w:delText>
              </w:r>
            </w:del>
          </w:p>
        </w:tc>
        <w:tc>
          <w:tcPr>
            <w:tcW w:w="1559" w:type="dxa"/>
            <w:vAlign w:val="center"/>
          </w:tcPr>
          <w:p w:rsidRPr="009463FF" w:rsidR="00D91F04" w:rsidDel="00262379" w:rsidP="00153EF4" w:rsidRDefault="00D91F04" w14:paraId="389C4776" w14:textId="37A84AF5">
            <w:pPr>
              <w:pStyle w:val="ListParagraph"/>
              <w:ind w:left="0"/>
              <w:rPr>
                <w:del w:author="Murguia, Sahima" w:date="2022-03-15T22:39:00Z" w:id="5261"/>
                <w:rFonts w:asciiTheme="majorHAnsi" w:hAnsiTheme="majorHAnsi" w:cstheme="majorHAnsi"/>
                <w:strike/>
                <w:szCs w:val="18"/>
                <w:lang w:val="en-US"/>
              </w:rPr>
            </w:pPr>
            <w:del w:author="Murguia, Sahima" w:date="2022-03-15T22:39:00Z" w:id="5262">
              <w:r w:rsidRPr="009463FF" w:rsidDel="00262379">
                <w:rPr>
                  <w:rFonts w:asciiTheme="majorHAnsi" w:hAnsiTheme="majorHAnsi" w:cstheme="majorHAnsi"/>
                  <w:strike/>
                  <w:szCs w:val="18"/>
                  <w:lang w:val="en-US"/>
                </w:rPr>
                <w:delText>Last Name</w:delText>
              </w:r>
            </w:del>
          </w:p>
        </w:tc>
        <w:tc>
          <w:tcPr>
            <w:tcW w:w="2127" w:type="dxa"/>
            <w:vAlign w:val="center"/>
          </w:tcPr>
          <w:p w:rsidRPr="009463FF" w:rsidR="00D91F04" w:rsidDel="00262379" w:rsidP="00153EF4" w:rsidRDefault="00D91F04" w14:paraId="5E6E4325" w14:textId="7FA5F663">
            <w:pPr>
              <w:pStyle w:val="ListParagraph"/>
              <w:ind w:left="0"/>
              <w:rPr>
                <w:del w:author="Murguia, Sahima" w:date="2022-03-15T22:39:00Z" w:id="5263"/>
                <w:rFonts w:asciiTheme="majorHAnsi" w:hAnsiTheme="majorHAnsi" w:cstheme="majorHAnsi"/>
                <w:strike/>
                <w:szCs w:val="18"/>
                <w:lang w:val="en-US"/>
              </w:rPr>
            </w:pPr>
            <w:del w:author="Murguia, Sahima" w:date="2022-03-15T22:39:00Z" w:id="5264">
              <w:r w:rsidRPr="009463FF" w:rsidDel="00262379">
                <w:rPr>
                  <w:rFonts w:asciiTheme="majorHAnsi" w:hAnsiTheme="majorHAnsi" w:cstheme="majorHAnsi"/>
                  <w:strike/>
                  <w:szCs w:val="18"/>
                  <w:lang w:val="en-US"/>
                </w:rPr>
                <w:delText>LAST_NAME</w:delText>
              </w:r>
            </w:del>
          </w:p>
        </w:tc>
        <w:tc>
          <w:tcPr>
            <w:tcW w:w="850" w:type="dxa"/>
            <w:vAlign w:val="center"/>
          </w:tcPr>
          <w:p w:rsidRPr="009463FF" w:rsidR="00D91F04" w:rsidDel="00262379" w:rsidP="00153EF4" w:rsidRDefault="00D91F04" w14:paraId="4712D502" w14:textId="1CEA2F4D">
            <w:pPr>
              <w:pStyle w:val="ListParagraph"/>
              <w:ind w:left="0"/>
              <w:rPr>
                <w:del w:author="Murguia, Sahima" w:date="2022-03-15T22:39:00Z" w:id="5265"/>
                <w:rFonts w:asciiTheme="majorHAnsi" w:hAnsiTheme="majorHAnsi" w:cstheme="majorHAnsi"/>
                <w:strike/>
                <w:szCs w:val="18"/>
                <w:lang w:val="en-US"/>
              </w:rPr>
            </w:pPr>
          </w:p>
        </w:tc>
        <w:tc>
          <w:tcPr>
            <w:tcW w:w="2268" w:type="dxa"/>
            <w:vAlign w:val="center"/>
          </w:tcPr>
          <w:p w:rsidRPr="009463FF" w:rsidR="00D91F04" w:rsidDel="00262379" w:rsidP="00153EF4" w:rsidRDefault="00D91F04" w14:paraId="38827D27" w14:textId="5F254FD9">
            <w:pPr>
              <w:pStyle w:val="ListParagraph"/>
              <w:ind w:left="0"/>
              <w:rPr>
                <w:del w:author="Murguia, Sahima" w:date="2022-03-15T22:39:00Z" w:id="5266"/>
                <w:rFonts w:asciiTheme="majorHAnsi" w:hAnsiTheme="majorHAnsi" w:cstheme="majorHAnsi"/>
                <w:strike/>
                <w:szCs w:val="18"/>
                <w:lang w:val="en-US"/>
              </w:rPr>
            </w:pPr>
          </w:p>
        </w:tc>
      </w:tr>
      <w:tr w:rsidRPr="009463FF" w:rsidR="00D91F04" w:rsidDel="00262379" w:rsidTr="003C3EA5" w14:paraId="5105B134" w14:textId="5CFA8E44">
        <w:trPr>
          <w:trHeight w:val="352"/>
          <w:del w:author="Murguia, Sahima" w:date="2022-03-15T22:39:00Z" w:id="5267"/>
        </w:trPr>
        <w:tc>
          <w:tcPr>
            <w:tcW w:w="1418" w:type="dxa"/>
            <w:vMerge/>
            <w:vAlign w:val="center"/>
          </w:tcPr>
          <w:p w:rsidRPr="009463FF" w:rsidR="00D91F04" w:rsidDel="00262379" w:rsidP="00153EF4" w:rsidRDefault="00D91F04" w14:paraId="3F7E836A" w14:textId="691F4F0A">
            <w:pPr>
              <w:pStyle w:val="ListParagraph"/>
              <w:ind w:left="0"/>
              <w:rPr>
                <w:del w:author="Murguia, Sahima" w:date="2022-03-15T22:39:00Z" w:id="5268"/>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73843D3D" w14:textId="71282439">
            <w:pPr>
              <w:pStyle w:val="ListParagraph"/>
              <w:ind w:left="0"/>
              <w:rPr>
                <w:del w:author="Murguia, Sahima" w:date="2022-03-15T22:39:00Z" w:id="5269"/>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32E5528" w14:textId="77F3CC4A">
            <w:pPr>
              <w:pStyle w:val="ListParagraph"/>
              <w:ind w:left="0"/>
              <w:rPr>
                <w:del w:author="Murguia, Sahima" w:date="2022-03-15T22:39:00Z" w:id="5270"/>
                <w:rFonts w:asciiTheme="majorHAnsi" w:hAnsiTheme="majorHAnsi" w:cstheme="majorHAnsi"/>
                <w:strike/>
                <w:szCs w:val="18"/>
                <w:lang w:val="en-US"/>
              </w:rPr>
            </w:pPr>
            <w:del w:author="Murguia, Sahima" w:date="2022-03-15T22:39:00Z" w:id="5271">
              <w:r w:rsidRPr="009463FF" w:rsidDel="00262379">
                <w:rPr>
                  <w:rFonts w:asciiTheme="majorHAnsi" w:hAnsiTheme="majorHAnsi" w:cstheme="majorHAnsi"/>
                  <w:strike/>
                  <w:szCs w:val="18"/>
                  <w:lang w:val="en-US"/>
                </w:rPr>
                <w:delText>First Name</w:delText>
              </w:r>
            </w:del>
          </w:p>
        </w:tc>
        <w:tc>
          <w:tcPr>
            <w:tcW w:w="2127" w:type="dxa"/>
            <w:vAlign w:val="center"/>
          </w:tcPr>
          <w:p w:rsidRPr="009463FF" w:rsidR="00D91F04" w:rsidDel="00262379" w:rsidP="00153EF4" w:rsidRDefault="00D91F04" w14:paraId="1385AD16" w14:textId="661C467E">
            <w:pPr>
              <w:pStyle w:val="ListParagraph"/>
              <w:ind w:left="0"/>
              <w:rPr>
                <w:del w:author="Murguia, Sahima" w:date="2022-03-15T22:39:00Z" w:id="5272"/>
                <w:rFonts w:asciiTheme="majorHAnsi" w:hAnsiTheme="majorHAnsi" w:cstheme="majorHAnsi"/>
                <w:strike/>
                <w:szCs w:val="18"/>
                <w:lang w:val="en-US"/>
              </w:rPr>
            </w:pPr>
            <w:del w:author="Murguia, Sahima" w:date="2022-03-15T22:39:00Z" w:id="5273">
              <w:r w:rsidRPr="009463FF" w:rsidDel="00262379">
                <w:rPr>
                  <w:rFonts w:asciiTheme="majorHAnsi" w:hAnsiTheme="majorHAnsi" w:cstheme="majorHAnsi"/>
                  <w:strike/>
                  <w:szCs w:val="18"/>
                  <w:lang w:val="en-US"/>
                </w:rPr>
                <w:delText>FST_NAME</w:delText>
              </w:r>
            </w:del>
          </w:p>
        </w:tc>
        <w:tc>
          <w:tcPr>
            <w:tcW w:w="850" w:type="dxa"/>
            <w:vAlign w:val="center"/>
          </w:tcPr>
          <w:p w:rsidRPr="009463FF" w:rsidR="00D91F04" w:rsidDel="00262379" w:rsidP="00153EF4" w:rsidRDefault="00D91F04" w14:paraId="0A4DD866" w14:textId="65C9464F">
            <w:pPr>
              <w:pStyle w:val="ListParagraph"/>
              <w:ind w:left="0"/>
              <w:rPr>
                <w:del w:author="Murguia, Sahima" w:date="2022-03-15T22:39:00Z" w:id="527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7736565" w14:textId="759B2C2C">
            <w:pPr>
              <w:pStyle w:val="ListParagraph"/>
              <w:ind w:left="0"/>
              <w:rPr>
                <w:del w:author="Murguia, Sahima" w:date="2022-03-15T22:39:00Z" w:id="5275"/>
                <w:rFonts w:asciiTheme="majorHAnsi" w:hAnsiTheme="majorHAnsi" w:cstheme="majorHAnsi"/>
                <w:strike/>
                <w:szCs w:val="18"/>
                <w:lang w:val="en-US"/>
              </w:rPr>
            </w:pPr>
          </w:p>
        </w:tc>
      </w:tr>
      <w:tr w:rsidRPr="009463FF" w:rsidR="00D91F04" w:rsidDel="00262379" w:rsidTr="003C3EA5" w14:paraId="0BD11C4B" w14:textId="145EE248">
        <w:trPr>
          <w:trHeight w:val="352"/>
          <w:del w:author="Murguia, Sahima" w:date="2022-03-15T22:39:00Z" w:id="5276"/>
        </w:trPr>
        <w:tc>
          <w:tcPr>
            <w:tcW w:w="1418" w:type="dxa"/>
            <w:vMerge/>
            <w:vAlign w:val="center"/>
          </w:tcPr>
          <w:p w:rsidRPr="009463FF" w:rsidR="00D91F04" w:rsidDel="00262379" w:rsidP="00153EF4" w:rsidRDefault="00D91F04" w14:paraId="4734341A" w14:textId="1330B154">
            <w:pPr>
              <w:pStyle w:val="ListParagraph"/>
              <w:ind w:left="0"/>
              <w:rPr>
                <w:del w:author="Murguia, Sahima" w:date="2022-03-15T22:39:00Z" w:id="5277"/>
                <w:rFonts w:asciiTheme="majorHAnsi" w:hAnsiTheme="majorHAnsi" w:cstheme="majorHAnsi"/>
                <w:strike/>
                <w:szCs w:val="18"/>
                <w:lang w:val="en-US"/>
              </w:rPr>
            </w:pPr>
          </w:p>
        </w:tc>
        <w:tc>
          <w:tcPr>
            <w:tcW w:w="1276" w:type="dxa"/>
            <w:vAlign w:val="center"/>
          </w:tcPr>
          <w:p w:rsidRPr="009463FF" w:rsidR="00D91F04" w:rsidDel="00262379" w:rsidP="00153EF4" w:rsidRDefault="00D91F04" w14:paraId="38BF93A0" w14:textId="49DAE085">
            <w:pPr>
              <w:pStyle w:val="ListParagraph"/>
              <w:ind w:left="0"/>
              <w:rPr>
                <w:del w:author="Murguia, Sahima" w:date="2022-03-15T22:39:00Z" w:id="5278"/>
                <w:rFonts w:asciiTheme="majorHAnsi" w:hAnsiTheme="majorHAnsi" w:cstheme="majorHAnsi"/>
                <w:strike/>
                <w:szCs w:val="18"/>
                <w:lang w:val="en-US"/>
              </w:rPr>
            </w:pPr>
            <w:del w:author="Murguia, Sahima" w:date="2022-03-15T22:39:00Z" w:id="5279">
              <w:r w:rsidRPr="009463FF" w:rsidDel="00262379">
                <w:rPr>
                  <w:rFonts w:asciiTheme="majorHAnsi" w:hAnsiTheme="majorHAnsi" w:cstheme="majorHAnsi"/>
                  <w:strike/>
                  <w:szCs w:val="18"/>
                  <w:lang w:val="en-US"/>
                </w:rPr>
                <w:delText>S_ASSET</w:delText>
              </w:r>
            </w:del>
          </w:p>
        </w:tc>
        <w:tc>
          <w:tcPr>
            <w:tcW w:w="1559" w:type="dxa"/>
            <w:vAlign w:val="center"/>
          </w:tcPr>
          <w:p w:rsidRPr="009463FF" w:rsidR="00D91F04" w:rsidDel="00262379" w:rsidP="00153EF4" w:rsidRDefault="00D91F04" w14:paraId="288F3439" w14:textId="073BBFD6">
            <w:pPr>
              <w:pStyle w:val="ListParagraph"/>
              <w:ind w:left="0"/>
              <w:rPr>
                <w:del w:author="Murguia, Sahima" w:date="2022-03-15T22:39:00Z" w:id="5280"/>
                <w:rFonts w:asciiTheme="majorHAnsi" w:hAnsiTheme="majorHAnsi" w:cstheme="majorHAnsi"/>
                <w:strike/>
                <w:szCs w:val="18"/>
                <w:lang w:val="en-US"/>
              </w:rPr>
            </w:pPr>
            <w:del w:author="Murguia, Sahima" w:date="2022-03-15T22:39:00Z" w:id="5281">
              <w:r w:rsidRPr="009463FF" w:rsidDel="00262379">
                <w:rPr>
                  <w:rFonts w:asciiTheme="majorHAnsi" w:hAnsiTheme="majorHAnsi" w:cstheme="majorHAnsi"/>
                  <w:strike/>
                  <w:szCs w:val="18"/>
                  <w:lang w:val="en-US"/>
                </w:rPr>
                <w:delText>Asset Id / VIN</w:delText>
              </w:r>
            </w:del>
          </w:p>
        </w:tc>
        <w:tc>
          <w:tcPr>
            <w:tcW w:w="2127" w:type="dxa"/>
            <w:vAlign w:val="center"/>
          </w:tcPr>
          <w:p w:rsidRPr="009463FF" w:rsidR="00D91F04" w:rsidDel="00262379" w:rsidP="00153EF4" w:rsidRDefault="00D91F04" w14:paraId="18D3330B" w14:textId="6C65A849">
            <w:pPr>
              <w:pStyle w:val="ListParagraph"/>
              <w:ind w:left="0"/>
              <w:rPr>
                <w:del w:author="Murguia, Sahima" w:date="2022-03-15T22:39:00Z" w:id="5282"/>
                <w:rFonts w:asciiTheme="majorHAnsi" w:hAnsiTheme="majorHAnsi" w:cstheme="majorHAnsi"/>
                <w:strike/>
                <w:szCs w:val="18"/>
                <w:lang w:val="en-US"/>
              </w:rPr>
            </w:pPr>
            <w:del w:author="Murguia, Sahima" w:date="2022-03-15T22:39:00Z" w:id="5283">
              <w:r w:rsidRPr="009463FF" w:rsidDel="00262379">
                <w:rPr>
                  <w:rFonts w:asciiTheme="majorHAnsi" w:hAnsiTheme="majorHAnsi" w:cstheme="majorHAnsi"/>
                  <w:strike/>
                  <w:szCs w:val="18"/>
                  <w:lang w:val="en-US"/>
                </w:rPr>
                <w:delText>SERIAL_NUM</w:delText>
              </w:r>
            </w:del>
          </w:p>
        </w:tc>
        <w:tc>
          <w:tcPr>
            <w:tcW w:w="850" w:type="dxa"/>
            <w:vAlign w:val="center"/>
          </w:tcPr>
          <w:p w:rsidRPr="009463FF" w:rsidR="00D91F04" w:rsidDel="00262379" w:rsidP="00153EF4" w:rsidRDefault="00D91F04" w14:paraId="7959F9A5" w14:textId="12F5F67A">
            <w:pPr>
              <w:pStyle w:val="ListParagraph"/>
              <w:ind w:left="0"/>
              <w:rPr>
                <w:del w:author="Murguia, Sahima" w:date="2022-03-15T22:39:00Z" w:id="528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0BCB282E" w14:textId="00FD66D6">
            <w:pPr>
              <w:pStyle w:val="ListParagraph"/>
              <w:ind w:left="0"/>
              <w:rPr>
                <w:del w:author="Murguia, Sahima" w:date="2022-03-15T22:39:00Z" w:id="5285"/>
                <w:rFonts w:asciiTheme="majorHAnsi" w:hAnsiTheme="majorHAnsi" w:cstheme="majorHAnsi"/>
                <w:strike/>
                <w:szCs w:val="18"/>
                <w:lang w:val="en-US"/>
              </w:rPr>
            </w:pPr>
          </w:p>
        </w:tc>
      </w:tr>
      <w:tr w:rsidRPr="009463FF" w:rsidR="00D91F04" w:rsidDel="00262379" w:rsidTr="003C3EA5" w14:paraId="64B6A2A0" w14:textId="183C0410">
        <w:trPr>
          <w:trHeight w:val="352"/>
          <w:del w:author="Murguia, Sahima" w:date="2022-03-15T22:39:00Z" w:id="5286"/>
        </w:trPr>
        <w:tc>
          <w:tcPr>
            <w:tcW w:w="1418" w:type="dxa"/>
            <w:vMerge/>
            <w:vAlign w:val="center"/>
          </w:tcPr>
          <w:p w:rsidRPr="009463FF" w:rsidR="00D91F04" w:rsidDel="00262379" w:rsidP="00153EF4" w:rsidRDefault="00D91F04" w14:paraId="018DF0E8" w14:textId="171BA306">
            <w:pPr>
              <w:pStyle w:val="ListParagraph"/>
              <w:ind w:left="0"/>
              <w:rPr>
                <w:del w:author="Murguia, Sahima" w:date="2022-03-15T22:39:00Z" w:id="5287"/>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3D5F9566" w14:textId="20D7509A">
            <w:pPr>
              <w:pStyle w:val="ListParagraph"/>
              <w:ind w:left="0"/>
              <w:rPr>
                <w:del w:author="Murguia, Sahima" w:date="2022-03-15T22:39:00Z" w:id="5288"/>
                <w:rFonts w:asciiTheme="majorHAnsi" w:hAnsiTheme="majorHAnsi" w:cstheme="majorHAnsi"/>
                <w:strike/>
                <w:szCs w:val="18"/>
                <w:lang w:val="en-US"/>
              </w:rPr>
            </w:pPr>
            <w:del w:author="Murguia, Sahima" w:date="2022-03-15T22:39:00Z" w:id="5289">
              <w:r w:rsidRPr="009463FF" w:rsidDel="00262379">
                <w:rPr>
                  <w:rFonts w:asciiTheme="majorHAnsi" w:hAnsiTheme="majorHAnsi" w:cstheme="majorHAnsi"/>
                  <w:strike/>
                  <w:szCs w:val="18"/>
                  <w:lang w:val="en-US"/>
                </w:rPr>
                <w:delText>S_PROD_INT</w:delText>
              </w:r>
            </w:del>
          </w:p>
        </w:tc>
        <w:tc>
          <w:tcPr>
            <w:tcW w:w="1559" w:type="dxa"/>
            <w:vAlign w:val="center"/>
          </w:tcPr>
          <w:p w:rsidRPr="009463FF" w:rsidR="00D91F04" w:rsidDel="00262379" w:rsidP="00153EF4" w:rsidRDefault="00D91F04" w14:paraId="16F34ED6" w14:textId="36DF3F2B">
            <w:pPr>
              <w:pStyle w:val="ListParagraph"/>
              <w:ind w:left="0"/>
              <w:rPr>
                <w:del w:author="Murguia, Sahima" w:date="2022-03-15T22:39:00Z" w:id="5290"/>
                <w:rFonts w:asciiTheme="majorHAnsi" w:hAnsiTheme="majorHAnsi" w:cstheme="majorHAnsi"/>
                <w:strike/>
                <w:szCs w:val="18"/>
                <w:lang w:val="en-US"/>
              </w:rPr>
            </w:pPr>
            <w:del w:author="Murguia, Sahima" w:date="2022-03-15T22:39:00Z" w:id="5291">
              <w:r w:rsidRPr="009463FF" w:rsidDel="00262379">
                <w:rPr>
                  <w:rFonts w:asciiTheme="majorHAnsi" w:hAnsiTheme="majorHAnsi" w:cstheme="majorHAnsi"/>
                  <w:strike/>
                  <w:szCs w:val="18"/>
                  <w:lang w:val="en-US"/>
                </w:rPr>
                <w:delText>MBC Code</w:delText>
              </w:r>
            </w:del>
          </w:p>
        </w:tc>
        <w:tc>
          <w:tcPr>
            <w:tcW w:w="2127" w:type="dxa"/>
            <w:vAlign w:val="center"/>
          </w:tcPr>
          <w:p w:rsidRPr="009463FF" w:rsidR="00D91F04" w:rsidDel="00262379" w:rsidP="00153EF4" w:rsidRDefault="00D91F04" w14:paraId="0F243273" w14:textId="3589FC7D">
            <w:pPr>
              <w:pStyle w:val="ListParagraph"/>
              <w:ind w:left="0"/>
              <w:rPr>
                <w:del w:author="Murguia, Sahima" w:date="2022-03-15T22:39:00Z" w:id="5292"/>
                <w:rFonts w:asciiTheme="majorHAnsi" w:hAnsiTheme="majorHAnsi" w:cstheme="majorHAnsi"/>
                <w:strike/>
                <w:szCs w:val="18"/>
                <w:lang w:val="en-US"/>
              </w:rPr>
            </w:pPr>
            <w:del w:author="Murguia, Sahima" w:date="2022-03-15T22:39:00Z" w:id="5293">
              <w:r w:rsidRPr="009463FF" w:rsidDel="00262379">
                <w:rPr>
                  <w:rFonts w:asciiTheme="majorHAnsi" w:hAnsiTheme="majorHAnsi" w:cstheme="majorHAnsi"/>
                  <w:strike/>
                  <w:szCs w:val="18"/>
                  <w:lang w:val="en-US"/>
                </w:rPr>
                <w:delText>PART_NUM</w:delText>
              </w:r>
            </w:del>
          </w:p>
        </w:tc>
        <w:tc>
          <w:tcPr>
            <w:tcW w:w="850" w:type="dxa"/>
            <w:vAlign w:val="center"/>
          </w:tcPr>
          <w:p w:rsidRPr="009463FF" w:rsidR="00D91F04" w:rsidDel="00262379" w:rsidP="00153EF4" w:rsidRDefault="00D91F04" w14:paraId="7AB01CEC" w14:textId="09A81E8E">
            <w:pPr>
              <w:pStyle w:val="ListParagraph"/>
              <w:ind w:left="0"/>
              <w:rPr>
                <w:del w:author="Murguia, Sahima" w:date="2022-03-15T22:39:00Z" w:id="5294"/>
                <w:rFonts w:asciiTheme="majorHAnsi" w:hAnsiTheme="majorHAnsi" w:cstheme="majorHAnsi"/>
                <w:strike/>
                <w:szCs w:val="18"/>
                <w:lang w:val="en-US"/>
              </w:rPr>
            </w:pPr>
          </w:p>
        </w:tc>
        <w:tc>
          <w:tcPr>
            <w:tcW w:w="2268" w:type="dxa"/>
            <w:vAlign w:val="center"/>
          </w:tcPr>
          <w:p w:rsidRPr="009463FF" w:rsidR="00D91F04" w:rsidDel="00262379" w:rsidP="00153EF4" w:rsidRDefault="00D91F04" w14:paraId="51527DF3" w14:textId="11A8EA95">
            <w:pPr>
              <w:pStyle w:val="ListParagraph"/>
              <w:ind w:left="0"/>
              <w:rPr>
                <w:del w:author="Murguia, Sahima" w:date="2022-03-15T22:39:00Z" w:id="5295"/>
                <w:rFonts w:asciiTheme="majorHAnsi" w:hAnsiTheme="majorHAnsi" w:cstheme="majorHAnsi"/>
                <w:strike/>
                <w:szCs w:val="18"/>
                <w:lang w:val="en-US"/>
              </w:rPr>
            </w:pPr>
          </w:p>
        </w:tc>
      </w:tr>
      <w:tr w:rsidRPr="009463FF" w:rsidR="00D91F04" w:rsidDel="00262379" w:rsidTr="003C3EA5" w14:paraId="221DA144" w14:textId="6FE5585F">
        <w:trPr>
          <w:trHeight w:val="352"/>
          <w:del w:author="Murguia, Sahima" w:date="2022-03-15T22:39:00Z" w:id="5296"/>
        </w:trPr>
        <w:tc>
          <w:tcPr>
            <w:tcW w:w="1418" w:type="dxa"/>
            <w:vMerge/>
            <w:vAlign w:val="center"/>
          </w:tcPr>
          <w:p w:rsidRPr="009463FF" w:rsidR="00D91F04" w:rsidDel="00262379" w:rsidP="00153EF4" w:rsidRDefault="00D91F04" w14:paraId="665B84D0" w14:textId="51749A8D">
            <w:pPr>
              <w:pStyle w:val="ListParagraph"/>
              <w:ind w:left="0"/>
              <w:rPr>
                <w:del w:author="Murguia, Sahima" w:date="2022-03-15T22:39:00Z" w:id="5297"/>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6002FE32" w14:textId="0159EAAB">
            <w:pPr>
              <w:pStyle w:val="ListParagraph"/>
              <w:ind w:left="0"/>
              <w:rPr>
                <w:del w:author="Murguia, Sahima" w:date="2022-03-15T22:39:00Z" w:id="5298"/>
                <w:rFonts w:asciiTheme="majorHAnsi" w:hAnsiTheme="majorHAnsi" w:cstheme="majorHAnsi"/>
                <w:strike/>
                <w:szCs w:val="18"/>
                <w:lang w:val="en-US"/>
              </w:rPr>
            </w:pPr>
          </w:p>
        </w:tc>
        <w:tc>
          <w:tcPr>
            <w:tcW w:w="1559" w:type="dxa"/>
            <w:vAlign w:val="center"/>
          </w:tcPr>
          <w:p w:rsidRPr="009463FF" w:rsidR="00D91F04" w:rsidDel="00262379" w:rsidP="00153EF4" w:rsidRDefault="00D91F04" w14:paraId="6DDEADCF" w14:textId="2F9741F0">
            <w:pPr>
              <w:pStyle w:val="ListParagraph"/>
              <w:ind w:left="0"/>
              <w:rPr>
                <w:del w:author="Murguia, Sahima" w:date="2022-03-15T22:39:00Z" w:id="5299"/>
                <w:rFonts w:asciiTheme="majorHAnsi" w:hAnsiTheme="majorHAnsi" w:cstheme="majorHAnsi"/>
                <w:strike/>
                <w:szCs w:val="18"/>
                <w:lang w:val="en-US"/>
              </w:rPr>
            </w:pPr>
            <w:del w:author="Murguia, Sahima" w:date="2022-03-15T22:39:00Z" w:id="5300">
              <w:r w:rsidRPr="009463FF" w:rsidDel="00262379">
                <w:rPr>
                  <w:rFonts w:asciiTheme="majorHAnsi" w:hAnsiTheme="majorHAnsi" w:cstheme="majorHAnsi"/>
                  <w:strike/>
                  <w:szCs w:val="18"/>
                  <w:lang w:val="en-US"/>
                </w:rPr>
                <w:delText>Product</w:delText>
              </w:r>
            </w:del>
          </w:p>
        </w:tc>
        <w:tc>
          <w:tcPr>
            <w:tcW w:w="2127" w:type="dxa"/>
            <w:vAlign w:val="center"/>
          </w:tcPr>
          <w:p w:rsidRPr="009463FF" w:rsidR="00D91F04" w:rsidDel="00262379" w:rsidP="00153EF4" w:rsidRDefault="00D91F04" w14:paraId="12BEE2C0" w14:textId="40C2E8E8">
            <w:pPr>
              <w:pStyle w:val="ListParagraph"/>
              <w:ind w:left="0"/>
              <w:rPr>
                <w:del w:author="Murguia, Sahima" w:date="2022-03-15T22:39:00Z" w:id="5301"/>
                <w:rFonts w:asciiTheme="majorHAnsi" w:hAnsiTheme="majorHAnsi" w:cstheme="majorHAnsi"/>
                <w:strike/>
                <w:szCs w:val="18"/>
                <w:lang w:val="en-US"/>
              </w:rPr>
            </w:pPr>
            <w:del w:author="Murguia, Sahima" w:date="2022-03-15T22:39:00Z" w:id="5302">
              <w:r w:rsidRPr="009463FF" w:rsidDel="00262379">
                <w:rPr>
                  <w:rFonts w:asciiTheme="majorHAnsi" w:hAnsiTheme="majorHAnsi" w:cstheme="majorHAnsi"/>
                  <w:strike/>
                  <w:szCs w:val="18"/>
                  <w:lang w:val="en-US"/>
                </w:rPr>
                <w:delText>NAME</w:delText>
              </w:r>
            </w:del>
          </w:p>
        </w:tc>
        <w:tc>
          <w:tcPr>
            <w:tcW w:w="850" w:type="dxa"/>
            <w:vAlign w:val="center"/>
          </w:tcPr>
          <w:p w:rsidRPr="009463FF" w:rsidR="00D91F04" w:rsidDel="00262379" w:rsidP="00153EF4" w:rsidRDefault="00D91F04" w14:paraId="400D9FAA" w14:textId="106DECDE">
            <w:pPr>
              <w:pStyle w:val="ListParagraph"/>
              <w:ind w:left="0"/>
              <w:rPr>
                <w:del w:author="Murguia, Sahima" w:date="2022-03-15T22:39:00Z" w:id="530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5B31446" w14:textId="6424B94B">
            <w:pPr>
              <w:pStyle w:val="ListParagraph"/>
              <w:ind w:left="0"/>
              <w:rPr>
                <w:del w:author="Murguia, Sahima" w:date="2022-03-15T22:39:00Z" w:id="5304"/>
                <w:rFonts w:asciiTheme="majorHAnsi" w:hAnsiTheme="majorHAnsi" w:cstheme="majorHAnsi"/>
                <w:strike/>
                <w:szCs w:val="18"/>
                <w:lang w:val="en-US"/>
              </w:rPr>
            </w:pPr>
          </w:p>
        </w:tc>
      </w:tr>
      <w:tr w:rsidRPr="009463FF" w:rsidR="00D91F04" w:rsidDel="00262379" w:rsidTr="003C3EA5" w14:paraId="4F5DF22D" w14:textId="1D97498B">
        <w:trPr>
          <w:trHeight w:val="352"/>
          <w:del w:author="Murguia, Sahima" w:date="2022-03-15T22:39:00Z" w:id="5305"/>
        </w:trPr>
        <w:tc>
          <w:tcPr>
            <w:tcW w:w="1418" w:type="dxa"/>
            <w:vMerge/>
            <w:vAlign w:val="center"/>
          </w:tcPr>
          <w:p w:rsidRPr="009463FF" w:rsidR="00D91F04" w:rsidDel="00262379" w:rsidP="00153EF4" w:rsidRDefault="00D91F04" w14:paraId="09B89A57" w14:textId="4C7C2474">
            <w:pPr>
              <w:pStyle w:val="ListParagraph"/>
              <w:ind w:left="0"/>
              <w:rPr>
                <w:del w:author="Murguia, Sahima" w:date="2022-03-15T22:39:00Z" w:id="5306"/>
                <w:rFonts w:asciiTheme="majorHAnsi" w:hAnsiTheme="majorHAnsi" w:cstheme="majorHAnsi"/>
                <w:strike/>
                <w:szCs w:val="18"/>
                <w:lang w:val="en-US"/>
              </w:rPr>
            </w:pPr>
          </w:p>
        </w:tc>
        <w:tc>
          <w:tcPr>
            <w:tcW w:w="1276" w:type="dxa"/>
            <w:vMerge w:val="restart"/>
            <w:vAlign w:val="center"/>
          </w:tcPr>
          <w:p w:rsidRPr="009463FF" w:rsidR="00D91F04" w:rsidDel="00262379" w:rsidP="00153EF4" w:rsidRDefault="00D91F04" w14:paraId="0A05A1BF" w14:textId="04240907">
            <w:pPr>
              <w:pStyle w:val="ListParagraph"/>
              <w:ind w:left="0"/>
              <w:rPr>
                <w:del w:author="Murguia, Sahima" w:date="2022-03-15T22:39:00Z" w:id="5307"/>
                <w:rFonts w:asciiTheme="majorHAnsi" w:hAnsiTheme="majorHAnsi" w:cstheme="majorHAnsi"/>
                <w:strike/>
                <w:szCs w:val="18"/>
                <w:lang w:val="en-US"/>
              </w:rPr>
            </w:pPr>
            <w:del w:author="Murguia, Sahima" w:date="2022-03-15T22:39:00Z" w:id="5308">
              <w:r w:rsidRPr="009463FF" w:rsidDel="00262379">
                <w:rPr>
                  <w:rFonts w:asciiTheme="majorHAnsi" w:hAnsiTheme="majorHAnsi" w:cstheme="majorHAnsi"/>
                  <w:strike/>
                  <w:szCs w:val="18"/>
                  <w:lang w:val="en-US"/>
                </w:rPr>
                <w:delText>S_ORDER_ITEM</w:delText>
              </w:r>
            </w:del>
          </w:p>
        </w:tc>
        <w:tc>
          <w:tcPr>
            <w:tcW w:w="1559" w:type="dxa"/>
            <w:vAlign w:val="center"/>
          </w:tcPr>
          <w:p w:rsidRPr="009463FF" w:rsidR="00D91F04" w:rsidDel="00262379" w:rsidP="00153EF4" w:rsidRDefault="00D91F04" w14:paraId="151AE153" w14:textId="0D930A70">
            <w:pPr>
              <w:pStyle w:val="ListParagraph"/>
              <w:ind w:left="0"/>
              <w:rPr>
                <w:del w:author="Murguia, Sahima" w:date="2022-03-15T22:39:00Z" w:id="5309"/>
                <w:rFonts w:asciiTheme="majorHAnsi" w:hAnsiTheme="majorHAnsi" w:cstheme="majorHAnsi"/>
                <w:strike/>
                <w:szCs w:val="18"/>
                <w:lang w:val="en-US"/>
              </w:rPr>
            </w:pPr>
            <w:del w:author="Murguia, Sahima" w:date="2022-03-15T22:39:00Z" w:id="5310">
              <w:r w:rsidRPr="009463FF" w:rsidDel="00262379">
                <w:rPr>
                  <w:rFonts w:asciiTheme="majorHAnsi" w:hAnsiTheme="majorHAnsi" w:cstheme="majorHAnsi"/>
                  <w:strike/>
                  <w:szCs w:val="18"/>
                  <w:lang w:val="en-US"/>
                </w:rPr>
                <w:delText>Extended Price</w:delText>
              </w:r>
            </w:del>
          </w:p>
        </w:tc>
        <w:tc>
          <w:tcPr>
            <w:tcW w:w="2127" w:type="dxa"/>
            <w:vAlign w:val="center"/>
          </w:tcPr>
          <w:p w:rsidRPr="009463FF" w:rsidR="00D91F04" w:rsidDel="00262379" w:rsidP="00153EF4" w:rsidRDefault="00D91F04" w14:paraId="4342E4D3" w14:textId="0211826B">
            <w:pPr>
              <w:pStyle w:val="ListParagraph"/>
              <w:ind w:left="0"/>
              <w:rPr>
                <w:del w:author="Murguia, Sahima" w:date="2022-03-15T22:39:00Z" w:id="5311"/>
                <w:rFonts w:asciiTheme="majorHAnsi" w:hAnsiTheme="majorHAnsi" w:cstheme="majorHAnsi"/>
                <w:strike/>
                <w:szCs w:val="18"/>
                <w:lang w:val="en-US"/>
              </w:rPr>
            </w:pPr>
            <w:del w:author="Murguia, Sahima" w:date="2022-03-15T22:39:00Z" w:id="5312">
              <w:r w:rsidRPr="009463FF" w:rsidDel="00262379">
                <w:rPr>
                  <w:rFonts w:asciiTheme="majorHAnsi" w:hAnsiTheme="majorHAnsi" w:cstheme="majorHAnsi"/>
                  <w:strike/>
                  <w:szCs w:val="18"/>
                  <w:lang w:val="en-US"/>
                </w:rPr>
                <w:delText>EXTND_PRICE</w:delText>
              </w:r>
            </w:del>
          </w:p>
        </w:tc>
        <w:tc>
          <w:tcPr>
            <w:tcW w:w="850" w:type="dxa"/>
            <w:vAlign w:val="center"/>
          </w:tcPr>
          <w:p w:rsidRPr="009463FF" w:rsidR="00D91F04" w:rsidDel="00262379" w:rsidP="00153EF4" w:rsidRDefault="00D91F04" w14:paraId="78514AEA" w14:textId="74C4E569">
            <w:pPr>
              <w:pStyle w:val="ListParagraph"/>
              <w:ind w:left="0"/>
              <w:rPr>
                <w:del w:author="Murguia, Sahima" w:date="2022-03-15T22:39:00Z" w:id="531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1B3F229" w14:textId="40A1E33C">
            <w:pPr>
              <w:pStyle w:val="ListParagraph"/>
              <w:ind w:left="0"/>
              <w:rPr>
                <w:del w:author="Murguia, Sahima" w:date="2022-03-15T22:39:00Z" w:id="5314"/>
                <w:rFonts w:asciiTheme="majorHAnsi" w:hAnsiTheme="majorHAnsi" w:cstheme="majorHAnsi"/>
                <w:strike/>
                <w:szCs w:val="18"/>
                <w:lang w:val="en-US"/>
              </w:rPr>
            </w:pPr>
          </w:p>
        </w:tc>
      </w:tr>
      <w:tr w:rsidRPr="009463FF" w:rsidR="00D91F04" w:rsidDel="00262379" w:rsidTr="003C3EA5" w14:paraId="23AA95CE" w14:textId="05D59BD5">
        <w:trPr>
          <w:trHeight w:val="352"/>
          <w:del w:author="Murguia, Sahima" w:date="2022-03-15T22:39:00Z" w:id="5315"/>
        </w:trPr>
        <w:tc>
          <w:tcPr>
            <w:tcW w:w="1418" w:type="dxa"/>
            <w:vMerge/>
            <w:vAlign w:val="center"/>
          </w:tcPr>
          <w:p w:rsidRPr="009463FF" w:rsidR="00D91F04" w:rsidDel="00262379" w:rsidP="00153EF4" w:rsidRDefault="00D91F04" w14:paraId="0D015D51" w14:textId="4FED1DAE">
            <w:pPr>
              <w:pStyle w:val="ListParagraph"/>
              <w:ind w:left="0"/>
              <w:rPr>
                <w:del w:author="Murguia, Sahima" w:date="2022-03-15T22:39:00Z" w:id="5316"/>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0865A48D" w14:textId="5698814A">
            <w:pPr>
              <w:pStyle w:val="ListParagraph"/>
              <w:ind w:left="0"/>
              <w:rPr>
                <w:del w:author="Murguia, Sahima" w:date="2022-03-15T22:39:00Z" w:id="5317"/>
                <w:rFonts w:asciiTheme="majorHAnsi" w:hAnsiTheme="majorHAnsi" w:cstheme="majorHAnsi"/>
                <w:strike/>
                <w:szCs w:val="18"/>
                <w:lang w:val="en-US"/>
              </w:rPr>
            </w:pPr>
          </w:p>
        </w:tc>
        <w:tc>
          <w:tcPr>
            <w:tcW w:w="1559" w:type="dxa"/>
            <w:vAlign w:val="center"/>
          </w:tcPr>
          <w:p w:rsidRPr="009463FF" w:rsidR="00D91F04" w:rsidDel="00262379" w:rsidP="00153EF4" w:rsidRDefault="00D91F04" w14:paraId="3E666A92" w14:textId="54A5E1AE">
            <w:pPr>
              <w:pStyle w:val="ListParagraph"/>
              <w:ind w:left="0"/>
              <w:rPr>
                <w:del w:author="Murguia, Sahima" w:date="2022-03-15T22:39:00Z" w:id="5318"/>
                <w:rFonts w:asciiTheme="majorHAnsi" w:hAnsiTheme="majorHAnsi" w:cstheme="majorHAnsi"/>
                <w:strike/>
                <w:szCs w:val="18"/>
                <w:lang w:val="en-US"/>
              </w:rPr>
            </w:pPr>
            <w:del w:author="Murguia, Sahima" w:date="2022-03-15T22:39:00Z" w:id="5319">
              <w:r w:rsidRPr="009463FF" w:rsidDel="00262379">
                <w:rPr>
                  <w:rFonts w:asciiTheme="majorHAnsi" w:hAnsiTheme="majorHAnsi" w:cstheme="majorHAnsi"/>
                  <w:strike/>
                  <w:szCs w:val="18"/>
                  <w:lang w:val="en-US"/>
                </w:rPr>
                <w:delText>Extended Tax</w:delText>
              </w:r>
            </w:del>
          </w:p>
        </w:tc>
        <w:tc>
          <w:tcPr>
            <w:tcW w:w="2127" w:type="dxa"/>
            <w:vAlign w:val="center"/>
          </w:tcPr>
          <w:p w:rsidRPr="009463FF" w:rsidR="00D91F04" w:rsidDel="00262379" w:rsidP="00153EF4" w:rsidRDefault="00D91F04" w14:paraId="7A134976" w14:textId="0CAA1BAA">
            <w:pPr>
              <w:pStyle w:val="ListParagraph"/>
              <w:ind w:left="0"/>
              <w:rPr>
                <w:del w:author="Murguia, Sahima" w:date="2022-03-15T22:39:00Z" w:id="5320"/>
                <w:rFonts w:asciiTheme="majorHAnsi" w:hAnsiTheme="majorHAnsi" w:cstheme="majorHAnsi"/>
                <w:strike/>
                <w:szCs w:val="18"/>
                <w:lang w:val="en-US"/>
              </w:rPr>
            </w:pPr>
            <w:del w:author="Murguia, Sahima" w:date="2022-03-15T22:39:00Z" w:id="5321">
              <w:r w:rsidRPr="009463FF" w:rsidDel="00262379">
                <w:rPr>
                  <w:rFonts w:asciiTheme="majorHAnsi" w:hAnsiTheme="majorHAnsi" w:cstheme="majorHAnsi"/>
                  <w:strike/>
                  <w:szCs w:val="18"/>
                  <w:lang w:val="en-US"/>
                </w:rPr>
                <w:delText>EXTND_TAX</w:delText>
              </w:r>
            </w:del>
          </w:p>
        </w:tc>
        <w:tc>
          <w:tcPr>
            <w:tcW w:w="850" w:type="dxa"/>
            <w:vAlign w:val="center"/>
          </w:tcPr>
          <w:p w:rsidRPr="009463FF" w:rsidR="00D91F04" w:rsidDel="00262379" w:rsidP="00153EF4" w:rsidRDefault="00D91F04" w14:paraId="50F63FAF" w14:textId="74F3FF14">
            <w:pPr>
              <w:pStyle w:val="ListParagraph"/>
              <w:ind w:left="0"/>
              <w:rPr>
                <w:del w:author="Murguia, Sahima" w:date="2022-03-15T22:39:00Z" w:id="5322"/>
                <w:rFonts w:asciiTheme="majorHAnsi" w:hAnsiTheme="majorHAnsi" w:cstheme="majorHAnsi"/>
                <w:strike/>
                <w:szCs w:val="18"/>
                <w:lang w:val="en-US"/>
              </w:rPr>
            </w:pPr>
          </w:p>
        </w:tc>
        <w:tc>
          <w:tcPr>
            <w:tcW w:w="2268" w:type="dxa"/>
            <w:vAlign w:val="center"/>
          </w:tcPr>
          <w:p w:rsidRPr="009463FF" w:rsidR="00D91F04" w:rsidDel="00262379" w:rsidP="00153EF4" w:rsidRDefault="00D91F04" w14:paraId="11F5F452" w14:textId="4F8D968E">
            <w:pPr>
              <w:pStyle w:val="ListParagraph"/>
              <w:ind w:left="0"/>
              <w:rPr>
                <w:del w:author="Murguia, Sahima" w:date="2022-03-15T22:39:00Z" w:id="5323"/>
                <w:rFonts w:asciiTheme="majorHAnsi" w:hAnsiTheme="majorHAnsi" w:cstheme="majorHAnsi"/>
                <w:strike/>
                <w:szCs w:val="18"/>
                <w:lang w:val="en-US"/>
              </w:rPr>
            </w:pPr>
          </w:p>
        </w:tc>
      </w:tr>
      <w:tr w:rsidRPr="009463FF" w:rsidR="00D91F04" w:rsidDel="00262379" w:rsidTr="003C3EA5" w14:paraId="7CF418F7" w14:textId="53B55E2D">
        <w:trPr>
          <w:trHeight w:val="352"/>
          <w:del w:author="Murguia, Sahima" w:date="2022-03-15T22:39:00Z" w:id="5324"/>
        </w:trPr>
        <w:tc>
          <w:tcPr>
            <w:tcW w:w="1418" w:type="dxa"/>
            <w:vMerge/>
            <w:vAlign w:val="center"/>
          </w:tcPr>
          <w:p w:rsidRPr="009463FF" w:rsidR="00D91F04" w:rsidDel="00262379" w:rsidP="00153EF4" w:rsidRDefault="00D91F04" w14:paraId="70247ACE" w14:textId="6EC7F079">
            <w:pPr>
              <w:pStyle w:val="ListParagraph"/>
              <w:ind w:left="0"/>
              <w:rPr>
                <w:del w:author="Murguia, Sahima" w:date="2022-03-15T22:39:00Z" w:id="5325"/>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2882593" w14:textId="076157B5">
            <w:pPr>
              <w:pStyle w:val="ListParagraph"/>
              <w:ind w:left="0"/>
              <w:rPr>
                <w:del w:author="Murguia, Sahima" w:date="2022-03-15T22:39:00Z" w:id="5326"/>
                <w:rFonts w:asciiTheme="majorHAnsi" w:hAnsiTheme="majorHAnsi" w:cstheme="majorHAnsi"/>
                <w:strike/>
                <w:szCs w:val="18"/>
                <w:lang w:val="en-US"/>
              </w:rPr>
            </w:pPr>
          </w:p>
        </w:tc>
        <w:tc>
          <w:tcPr>
            <w:tcW w:w="1559" w:type="dxa"/>
            <w:vAlign w:val="center"/>
          </w:tcPr>
          <w:p w:rsidRPr="009463FF" w:rsidR="00D91F04" w:rsidDel="00262379" w:rsidP="00153EF4" w:rsidRDefault="00D91F04" w14:paraId="7C16523D" w14:textId="74DACFD8">
            <w:pPr>
              <w:pStyle w:val="ListParagraph"/>
              <w:ind w:left="0"/>
              <w:rPr>
                <w:del w:author="Murguia, Sahima" w:date="2022-03-15T22:39:00Z" w:id="5327"/>
                <w:rFonts w:asciiTheme="majorHAnsi" w:hAnsiTheme="majorHAnsi" w:cstheme="majorHAnsi"/>
                <w:strike/>
                <w:szCs w:val="18"/>
                <w:lang w:val="en-US"/>
              </w:rPr>
            </w:pPr>
            <w:del w:author="Murguia, Sahima" w:date="2022-03-15T22:39:00Z" w:id="5328">
              <w:r w:rsidRPr="009463FF" w:rsidDel="00262379">
                <w:rPr>
                  <w:rFonts w:asciiTheme="majorHAnsi" w:hAnsiTheme="majorHAnsi" w:cstheme="majorHAnsi"/>
                  <w:strike/>
                  <w:szCs w:val="18"/>
                  <w:lang w:val="en-US"/>
                </w:rPr>
                <w:delText>Created On</w:delText>
              </w:r>
            </w:del>
          </w:p>
        </w:tc>
        <w:tc>
          <w:tcPr>
            <w:tcW w:w="2127" w:type="dxa"/>
            <w:vAlign w:val="center"/>
          </w:tcPr>
          <w:p w:rsidRPr="009463FF" w:rsidR="00D91F04" w:rsidDel="00262379" w:rsidP="00153EF4" w:rsidRDefault="00D91F04" w14:paraId="7F5DE631" w14:textId="6E4172C0">
            <w:pPr>
              <w:pStyle w:val="ListParagraph"/>
              <w:ind w:left="0"/>
              <w:rPr>
                <w:del w:author="Murguia, Sahima" w:date="2022-03-15T22:39:00Z" w:id="5329"/>
                <w:rFonts w:asciiTheme="majorHAnsi" w:hAnsiTheme="majorHAnsi" w:cstheme="majorHAnsi"/>
                <w:strike/>
                <w:szCs w:val="18"/>
                <w:lang w:val="en-US"/>
              </w:rPr>
            </w:pPr>
            <w:del w:author="Murguia, Sahima" w:date="2022-03-15T22:39:00Z" w:id="5330">
              <w:r w:rsidRPr="009463FF" w:rsidDel="00262379">
                <w:rPr>
                  <w:rFonts w:asciiTheme="majorHAnsi" w:hAnsiTheme="majorHAnsi" w:cstheme="majorHAnsi"/>
                  <w:strike/>
                  <w:szCs w:val="18"/>
                  <w:lang w:val="en-US"/>
                </w:rPr>
                <w:delText>CREATED</w:delText>
              </w:r>
            </w:del>
          </w:p>
        </w:tc>
        <w:tc>
          <w:tcPr>
            <w:tcW w:w="850" w:type="dxa"/>
            <w:vAlign w:val="center"/>
          </w:tcPr>
          <w:p w:rsidRPr="009463FF" w:rsidR="00D91F04" w:rsidDel="00262379" w:rsidP="00153EF4" w:rsidRDefault="00D91F04" w14:paraId="5054E5B4" w14:textId="5FDC2F47">
            <w:pPr>
              <w:pStyle w:val="ListParagraph"/>
              <w:ind w:left="0"/>
              <w:rPr>
                <w:del w:author="Murguia, Sahima" w:date="2022-03-15T22:39:00Z" w:id="5331"/>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3FD06A0" w14:textId="1D0E96A1">
            <w:pPr>
              <w:pStyle w:val="ListParagraph"/>
              <w:ind w:left="0"/>
              <w:rPr>
                <w:del w:author="Murguia, Sahima" w:date="2022-03-15T22:39:00Z" w:id="5332"/>
                <w:rFonts w:asciiTheme="majorHAnsi" w:hAnsiTheme="majorHAnsi" w:cstheme="majorHAnsi"/>
                <w:strike/>
                <w:szCs w:val="18"/>
                <w:lang w:val="en-US"/>
              </w:rPr>
            </w:pPr>
          </w:p>
        </w:tc>
      </w:tr>
      <w:tr w:rsidRPr="009463FF" w:rsidR="00EC12AC" w:rsidDel="00262379" w:rsidTr="003C3EA5" w14:paraId="34917B3B" w14:textId="092513A6">
        <w:trPr>
          <w:trHeight w:val="352"/>
          <w:del w:author="Murguia, Sahima" w:date="2022-03-15T22:39:00Z" w:id="5333"/>
        </w:trPr>
        <w:tc>
          <w:tcPr>
            <w:tcW w:w="1418" w:type="dxa"/>
            <w:vMerge/>
            <w:vAlign w:val="center"/>
          </w:tcPr>
          <w:p w:rsidRPr="009463FF" w:rsidR="00EC12AC" w:rsidDel="00262379" w:rsidP="00153EF4" w:rsidRDefault="00EC12AC" w14:paraId="28A58AC7" w14:textId="6FEACD52">
            <w:pPr>
              <w:pStyle w:val="ListParagraph"/>
              <w:ind w:left="0"/>
              <w:rPr>
                <w:del w:author="Murguia, Sahima" w:date="2022-03-15T22:39:00Z" w:id="5334"/>
                <w:rFonts w:asciiTheme="majorHAnsi" w:hAnsiTheme="majorHAnsi" w:cstheme="majorHAnsi"/>
                <w:strike/>
                <w:szCs w:val="18"/>
                <w:lang w:val="en-US"/>
              </w:rPr>
            </w:pPr>
          </w:p>
        </w:tc>
        <w:tc>
          <w:tcPr>
            <w:tcW w:w="1276" w:type="dxa"/>
            <w:vMerge/>
            <w:vAlign w:val="center"/>
          </w:tcPr>
          <w:p w:rsidRPr="009463FF" w:rsidR="00EC12AC" w:rsidDel="00262379" w:rsidP="00153EF4" w:rsidRDefault="00EC12AC" w14:paraId="71C9CECE" w14:textId="1DD3AEFD">
            <w:pPr>
              <w:pStyle w:val="ListParagraph"/>
              <w:ind w:left="0"/>
              <w:rPr>
                <w:del w:author="Murguia, Sahima" w:date="2022-03-15T22:39:00Z" w:id="5335"/>
                <w:rFonts w:asciiTheme="majorHAnsi" w:hAnsiTheme="majorHAnsi" w:cstheme="majorHAnsi"/>
                <w:strike/>
                <w:szCs w:val="18"/>
                <w:lang w:val="en-US"/>
              </w:rPr>
            </w:pPr>
          </w:p>
        </w:tc>
        <w:tc>
          <w:tcPr>
            <w:tcW w:w="1559" w:type="dxa"/>
            <w:vAlign w:val="center"/>
          </w:tcPr>
          <w:p w:rsidRPr="009463FF" w:rsidR="00EC12AC" w:rsidDel="00262379" w:rsidP="00153EF4" w:rsidRDefault="00EC12AC" w14:paraId="660F9EDC" w14:textId="061FBB80">
            <w:pPr>
              <w:pStyle w:val="ListParagraph"/>
              <w:ind w:left="0"/>
              <w:rPr>
                <w:del w:author="Murguia, Sahima" w:date="2022-03-15T22:39:00Z" w:id="5336"/>
                <w:rFonts w:asciiTheme="majorHAnsi" w:hAnsiTheme="majorHAnsi" w:cstheme="majorHAnsi"/>
                <w:strike/>
                <w:szCs w:val="18"/>
                <w:lang w:val="en-US"/>
              </w:rPr>
            </w:pPr>
            <w:del w:author="Murguia, Sahima" w:date="2022-03-15T22:39:00Z" w:id="5337">
              <w:r w:rsidRPr="009463FF" w:rsidDel="00262379">
                <w:rPr>
                  <w:rFonts w:asciiTheme="majorHAnsi" w:hAnsiTheme="majorHAnsi" w:cstheme="majorHAnsi"/>
                  <w:strike/>
                  <w:szCs w:val="18"/>
                  <w:lang w:val="en-US"/>
                </w:rPr>
                <w:delText>Created By</w:delText>
              </w:r>
            </w:del>
          </w:p>
        </w:tc>
        <w:tc>
          <w:tcPr>
            <w:tcW w:w="2127" w:type="dxa"/>
            <w:vAlign w:val="center"/>
          </w:tcPr>
          <w:p w:rsidRPr="009463FF" w:rsidR="00EC12AC" w:rsidDel="00262379" w:rsidP="00153EF4" w:rsidRDefault="00EC12AC" w14:paraId="004E38AA" w14:textId="72AA128A">
            <w:pPr>
              <w:pStyle w:val="ListParagraph"/>
              <w:ind w:left="0"/>
              <w:rPr>
                <w:del w:author="Murguia, Sahima" w:date="2022-03-15T22:39:00Z" w:id="5338"/>
                <w:rFonts w:asciiTheme="majorHAnsi" w:hAnsiTheme="majorHAnsi" w:cstheme="majorHAnsi"/>
                <w:strike/>
                <w:szCs w:val="18"/>
                <w:lang w:val="en-US"/>
              </w:rPr>
            </w:pPr>
            <w:del w:author="Murguia, Sahima" w:date="2022-03-15T22:39:00Z" w:id="5339">
              <w:r w:rsidRPr="009463FF" w:rsidDel="00262379">
                <w:rPr>
                  <w:rFonts w:asciiTheme="majorHAnsi" w:hAnsiTheme="majorHAnsi" w:cstheme="majorHAnsi"/>
                  <w:strike/>
                  <w:szCs w:val="18"/>
                  <w:lang w:val="en-US"/>
                </w:rPr>
                <w:delText>CREATED_BY</w:delText>
              </w:r>
            </w:del>
          </w:p>
        </w:tc>
        <w:tc>
          <w:tcPr>
            <w:tcW w:w="850" w:type="dxa"/>
            <w:vAlign w:val="center"/>
          </w:tcPr>
          <w:p w:rsidRPr="009463FF" w:rsidR="00EC12AC" w:rsidDel="00262379" w:rsidP="00153EF4" w:rsidRDefault="00EC12AC" w14:paraId="53E083F5" w14:textId="01963A23">
            <w:pPr>
              <w:pStyle w:val="ListParagraph"/>
              <w:ind w:left="0"/>
              <w:rPr>
                <w:del w:author="Murguia, Sahima" w:date="2022-03-15T22:39:00Z" w:id="5340"/>
                <w:rFonts w:asciiTheme="majorHAnsi" w:hAnsiTheme="majorHAnsi" w:cstheme="majorHAnsi"/>
                <w:strike/>
                <w:szCs w:val="18"/>
                <w:lang w:val="en-US"/>
              </w:rPr>
            </w:pPr>
          </w:p>
        </w:tc>
        <w:tc>
          <w:tcPr>
            <w:tcW w:w="2268" w:type="dxa"/>
            <w:vAlign w:val="center"/>
          </w:tcPr>
          <w:p w:rsidRPr="009463FF" w:rsidR="00EC12AC" w:rsidDel="00262379" w:rsidP="00153EF4" w:rsidRDefault="00EC12AC" w14:paraId="673342AB" w14:textId="7B4109E2">
            <w:pPr>
              <w:pStyle w:val="ListParagraph"/>
              <w:ind w:left="0"/>
              <w:rPr>
                <w:del w:author="Murguia, Sahima" w:date="2022-03-15T22:39:00Z" w:id="5341"/>
                <w:rFonts w:asciiTheme="majorHAnsi" w:hAnsiTheme="majorHAnsi" w:cstheme="majorHAnsi"/>
                <w:strike/>
                <w:szCs w:val="18"/>
                <w:lang w:val="en-US"/>
              </w:rPr>
            </w:pPr>
          </w:p>
        </w:tc>
      </w:tr>
      <w:tr w:rsidRPr="009463FF" w:rsidR="002705C7" w:rsidDel="00262379" w:rsidTr="003C3EA5" w14:paraId="2827CD3B" w14:textId="7738AE83">
        <w:trPr>
          <w:trHeight w:val="352"/>
          <w:del w:author="Murguia, Sahima" w:date="2022-03-15T22:39:00Z" w:id="5342"/>
        </w:trPr>
        <w:tc>
          <w:tcPr>
            <w:tcW w:w="1418" w:type="dxa"/>
            <w:vMerge/>
            <w:vAlign w:val="center"/>
          </w:tcPr>
          <w:p w:rsidRPr="009463FF" w:rsidR="002705C7" w:rsidDel="00262379" w:rsidP="00153EF4" w:rsidRDefault="002705C7" w14:paraId="59E338A3" w14:textId="6E6F7F93">
            <w:pPr>
              <w:pStyle w:val="ListParagraph"/>
              <w:ind w:left="0"/>
              <w:rPr>
                <w:del w:author="Murguia, Sahima" w:date="2022-03-15T22:39:00Z" w:id="5343"/>
                <w:rFonts w:asciiTheme="majorHAnsi" w:hAnsiTheme="majorHAnsi" w:cstheme="majorHAnsi"/>
                <w:strike/>
                <w:szCs w:val="18"/>
                <w:lang w:val="en-US"/>
              </w:rPr>
            </w:pPr>
          </w:p>
        </w:tc>
        <w:tc>
          <w:tcPr>
            <w:tcW w:w="1276" w:type="dxa"/>
            <w:vMerge/>
            <w:vAlign w:val="center"/>
          </w:tcPr>
          <w:p w:rsidRPr="009463FF" w:rsidR="002705C7" w:rsidDel="00262379" w:rsidP="00153EF4" w:rsidRDefault="002705C7" w14:paraId="7D00AA71" w14:textId="467E140D">
            <w:pPr>
              <w:pStyle w:val="ListParagraph"/>
              <w:ind w:left="0"/>
              <w:rPr>
                <w:del w:author="Murguia, Sahima" w:date="2022-03-15T22:39:00Z" w:id="5344"/>
                <w:rFonts w:asciiTheme="majorHAnsi" w:hAnsiTheme="majorHAnsi" w:cstheme="majorHAnsi"/>
                <w:strike/>
                <w:szCs w:val="18"/>
                <w:lang w:val="en-US"/>
              </w:rPr>
            </w:pPr>
          </w:p>
        </w:tc>
        <w:tc>
          <w:tcPr>
            <w:tcW w:w="1559" w:type="dxa"/>
            <w:vAlign w:val="center"/>
          </w:tcPr>
          <w:p w:rsidRPr="009463FF" w:rsidR="002705C7" w:rsidDel="00262379" w:rsidP="00153EF4" w:rsidRDefault="002705C7" w14:paraId="1D97B11B" w14:textId="7C38AE39">
            <w:pPr>
              <w:pStyle w:val="ListParagraph"/>
              <w:ind w:left="0"/>
              <w:rPr>
                <w:del w:author="Murguia, Sahima" w:date="2022-03-15T22:39:00Z" w:id="5345"/>
                <w:rFonts w:asciiTheme="majorHAnsi" w:hAnsiTheme="majorHAnsi" w:cstheme="majorHAnsi"/>
                <w:strike/>
                <w:szCs w:val="18"/>
                <w:lang w:val="en-US"/>
              </w:rPr>
            </w:pPr>
            <w:del w:author="Murguia, Sahima" w:date="2022-03-15T22:39:00Z" w:id="5346">
              <w:r w:rsidRPr="009463FF" w:rsidDel="00262379">
                <w:rPr>
                  <w:rFonts w:asciiTheme="majorHAnsi" w:hAnsiTheme="majorHAnsi" w:cstheme="majorHAnsi"/>
                  <w:strike/>
                  <w:szCs w:val="18"/>
                  <w:lang w:val="en-US"/>
                </w:rPr>
                <w:delText>Updated On</w:delText>
              </w:r>
            </w:del>
          </w:p>
        </w:tc>
        <w:tc>
          <w:tcPr>
            <w:tcW w:w="2127" w:type="dxa"/>
            <w:vAlign w:val="center"/>
          </w:tcPr>
          <w:p w:rsidRPr="009463FF" w:rsidR="002705C7" w:rsidDel="00262379" w:rsidP="00153EF4" w:rsidRDefault="00E93D7D" w14:paraId="5F721C9E" w14:textId="54DA9A65">
            <w:pPr>
              <w:pStyle w:val="ListParagraph"/>
              <w:ind w:left="0"/>
              <w:rPr>
                <w:del w:author="Murguia, Sahima" w:date="2022-03-15T22:39:00Z" w:id="5347"/>
                <w:rFonts w:asciiTheme="majorHAnsi" w:hAnsiTheme="majorHAnsi" w:cstheme="majorHAnsi"/>
                <w:strike/>
                <w:szCs w:val="18"/>
                <w:lang w:val="en-US"/>
              </w:rPr>
            </w:pPr>
            <w:del w:author="Murguia, Sahima" w:date="2022-03-15T22:39:00Z" w:id="5348">
              <w:r w:rsidRPr="009463FF" w:rsidDel="00262379">
                <w:rPr>
                  <w:rFonts w:asciiTheme="majorHAnsi" w:hAnsiTheme="majorHAnsi" w:cstheme="majorHAnsi"/>
                  <w:strike/>
                  <w:szCs w:val="18"/>
                  <w:lang w:val="en-US"/>
                </w:rPr>
                <w:delText>LAST_UPD</w:delText>
              </w:r>
            </w:del>
          </w:p>
        </w:tc>
        <w:tc>
          <w:tcPr>
            <w:tcW w:w="850" w:type="dxa"/>
            <w:vAlign w:val="center"/>
          </w:tcPr>
          <w:p w:rsidRPr="009463FF" w:rsidR="002705C7" w:rsidDel="00262379" w:rsidP="00153EF4" w:rsidRDefault="002705C7" w14:paraId="37C0C200" w14:textId="6161F20D">
            <w:pPr>
              <w:pStyle w:val="ListParagraph"/>
              <w:ind w:left="0"/>
              <w:rPr>
                <w:del w:author="Murguia, Sahima" w:date="2022-03-15T22:39:00Z" w:id="5349"/>
                <w:rFonts w:asciiTheme="majorHAnsi" w:hAnsiTheme="majorHAnsi" w:cstheme="majorHAnsi"/>
                <w:strike/>
                <w:szCs w:val="18"/>
                <w:lang w:val="en-US"/>
              </w:rPr>
            </w:pPr>
          </w:p>
        </w:tc>
        <w:tc>
          <w:tcPr>
            <w:tcW w:w="2268" w:type="dxa"/>
            <w:vAlign w:val="center"/>
          </w:tcPr>
          <w:p w:rsidRPr="009463FF" w:rsidR="002705C7" w:rsidDel="00262379" w:rsidP="00153EF4" w:rsidRDefault="002705C7" w14:paraId="78DF435A" w14:textId="058FC301">
            <w:pPr>
              <w:pStyle w:val="ListParagraph"/>
              <w:ind w:left="0"/>
              <w:rPr>
                <w:del w:author="Murguia, Sahima" w:date="2022-03-15T22:39:00Z" w:id="5350"/>
                <w:rFonts w:asciiTheme="majorHAnsi" w:hAnsiTheme="majorHAnsi" w:cstheme="majorHAnsi"/>
                <w:strike/>
                <w:szCs w:val="18"/>
                <w:lang w:val="en-US"/>
              </w:rPr>
            </w:pPr>
          </w:p>
        </w:tc>
      </w:tr>
      <w:tr w:rsidRPr="009463FF" w:rsidR="00E93D7D" w:rsidDel="00262379" w:rsidTr="003C3EA5" w14:paraId="3FE1ED24" w14:textId="1ABB3FD8">
        <w:trPr>
          <w:trHeight w:val="352"/>
          <w:del w:author="Murguia, Sahima" w:date="2022-03-15T22:39:00Z" w:id="5351"/>
        </w:trPr>
        <w:tc>
          <w:tcPr>
            <w:tcW w:w="1418" w:type="dxa"/>
            <w:vMerge/>
            <w:vAlign w:val="center"/>
          </w:tcPr>
          <w:p w:rsidRPr="009463FF" w:rsidR="00E93D7D" w:rsidDel="00262379" w:rsidP="00153EF4" w:rsidRDefault="00E93D7D" w14:paraId="3CAF7093" w14:textId="548BDDC9">
            <w:pPr>
              <w:pStyle w:val="ListParagraph"/>
              <w:ind w:left="0"/>
              <w:rPr>
                <w:del w:author="Murguia, Sahima" w:date="2022-03-15T22:39:00Z" w:id="5352"/>
                <w:rFonts w:asciiTheme="majorHAnsi" w:hAnsiTheme="majorHAnsi" w:cstheme="majorHAnsi"/>
                <w:strike/>
                <w:szCs w:val="18"/>
                <w:lang w:val="en-US"/>
              </w:rPr>
            </w:pPr>
          </w:p>
        </w:tc>
        <w:tc>
          <w:tcPr>
            <w:tcW w:w="1276" w:type="dxa"/>
            <w:vMerge/>
            <w:vAlign w:val="center"/>
          </w:tcPr>
          <w:p w:rsidRPr="009463FF" w:rsidR="00E93D7D" w:rsidDel="00262379" w:rsidP="00153EF4" w:rsidRDefault="00E93D7D" w14:paraId="317E9A29" w14:textId="14C84E26">
            <w:pPr>
              <w:pStyle w:val="ListParagraph"/>
              <w:ind w:left="0"/>
              <w:rPr>
                <w:del w:author="Murguia, Sahima" w:date="2022-03-15T22:39:00Z" w:id="5353"/>
                <w:rFonts w:asciiTheme="majorHAnsi" w:hAnsiTheme="majorHAnsi" w:cstheme="majorHAnsi"/>
                <w:strike/>
                <w:szCs w:val="18"/>
                <w:lang w:val="en-US"/>
              </w:rPr>
            </w:pPr>
          </w:p>
        </w:tc>
        <w:tc>
          <w:tcPr>
            <w:tcW w:w="1559" w:type="dxa"/>
            <w:vAlign w:val="center"/>
          </w:tcPr>
          <w:p w:rsidRPr="009463FF" w:rsidR="00E93D7D" w:rsidDel="00262379" w:rsidP="00153EF4" w:rsidRDefault="00E93D7D" w14:paraId="60ECD9CE" w14:textId="13EF84AE">
            <w:pPr>
              <w:pStyle w:val="ListParagraph"/>
              <w:ind w:left="0"/>
              <w:rPr>
                <w:del w:author="Murguia, Sahima" w:date="2022-03-15T22:39:00Z" w:id="5354"/>
                <w:rFonts w:asciiTheme="majorHAnsi" w:hAnsiTheme="majorHAnsi" w:cstheme="majorHAnsi"/>
                <w:strike/>
                <w:szCs w:val="18"/>
                <w:lang w:val="en-US"/>
              </w:rPr>
            </w:pPr>
            <w:del w:author="Murguia, Sahima" w:date="2022-03-15T22:39:00Z" w:id="5355">
              <w:r w:rsidRPr="009463FF" w:rsidDel="00262379">
                <w:rPr>
                  <w:rFonts w:asciiTheme="majorHAnsi" w:hAnsiTheme="majorHAnsi" w:cstheme="majorHAnsi"/>
                  <w:strike/>
                  <w:szCs w:val="18"/>
                  <w:lang w:val="en-US"/>
                </w:rPr>
                <w:delText>Updated By</w:delText>
              </w:r>
            </w:del>
          </w:p>
        </w:tc>
        <w:tc>
          <w:tcPr>
            <w:tcW w:w="2127" w:type="dxa"/>
            <w:vAlign w:val="center"/>
          </w:tcPr>
          <w:p w:rsidRPr="009463FF" w:rsidR="00E93D7D" w:rsidDel="00262379" w:rsidP="00153EF4" w:rsidRDefault="0013008E" w14:paraId="796C958A" w14:textId="32DB8FD3">
            <w:pPr>
              <w:pStyle w:val="ListParagraph"/>
              <w:ind w:left="0"/>
              <w:rPr>
                <w:del w:author="Murguia, Sahima" w:date="2022-03-15T22:39:00Z" w:id="5356"/>
                <w:rFonts w:asciiTheme="majorHAnsi" w:hAnsiTheme="majorHAnsi" w:cstheme="majorHAnsi"/>
                <w:strike/>
                <w:szCs w:val="18"/>
                <w:lang w:val="en-US"/>
              </w:rPr>
            </w:pPr>
            <w:del w:author="Murguia, Sahima" w:date="2022-03-15T22:39:00Z" w:id="5357">
              <w:r w:rsidRPr="009463FF" w:rsidDel="00262379">
                <w:rPr>
                  <w:rFonts w:asciiTheme="majorHAnsi" w:hAnsiTheme="majorHAnsi" w:cstheme="majorHAnsi"/>
                  <w:strike/>
                  <w:szCs w:val="18"/>
                  <w:lang w:val="en-US"/>
                </w:rPr>
                <w:delText>LAST_UPD_BY</w:delText>
              </w:r>
            </w:del>
          </w:p>
        </w:tc>
        <w:tc>
          <w:tcPr>
            <w:tcW w:w="850" w:type="dxa"/>
            <w:vAlign w:val="center"/>
          </w:tcPr>
          <w:p w:rsidRPr="009463FF" w:rsidR="00E93D7D" w:rsidDel="00262379" w:rsidP="00153EF4" w:rsidRDefault="00E93D7D" w14:paraId="55B1C9F0" w14:textId="2C295A56">
            <w:pPr>
              <w:pStyle w:val="ListParagraph"/>
              <w:ind w:left="0"/>
              <w:rPr>
                <w:del w:author="Murguia, Sahima" w:date="2022-03-15T22:39:00Z" w:id="5358"/>
                <w:rFonts w:asciiTheme="majorHAnsi" w:hAnsiTheme="majorHAnsi" w:cstheme="majorHAnsi"/>
                <w:strike/>
                <w:szCs w:val="18"/>
                <w:lang w:val="en-US"/>
              </w:rPr>
            </w:pPr>
          </w:p>
        </w:tc>
        <w:tc>
          <w:tcPr>
            <w:tcW w:w="2268" w:type="dxa"/>
            <w:vAlign w:val="center"/>
          </w:tcPr>
          <w:p w:rsidRPr="009463FF" w:rsidR="00E93D7D" w:rsidDel="00262379" w:rsidP="00153EF4" w:rsidRDefault="00E93D7D" w14:paraId="209CF14D" w14:textId="497B5010">
            <w:pPr>
              <w:pStyle w:val="ListParagraph"/>
              <w:ind w:left="0"/>
              <w:rPr>
                <w:del w:author="Murguia, Sahima" w:date="2022-03-15T22:39:00Z" w:id="5359"/>
                <w:rFonts w:asciiTheme="majorHAnsi" w:hAnsiTheme="majorHAnsi" w:cstheme="majorHAnsi"/>
                <w:strike/>
                <w:szCs w:val="18"/>
                <w:lang w:val="en-US"/>
              </w:rPr>
            </w:pPr>
          </w:p>
        </w:tc>
      </w:tr>
      <w:tr w:rsidRPr="009463FF" w:rsidR="0013008E" w:rsidDel="00262379" w:rsidTr="003C3EA5" w14:paraId="4080A7D2" w14:textId="3D25B8C7">
        <w:trPr>
          <w:trHeight w:val="352"/>
          <w:del w:author="Murguia, Sahima" w:date="2022-03-15T22:39:00Z" w:id="5360"/>
        </w:trPr>
        <w:tc>
          <w:tcPr>
            <w:tcW w:w="1418" w:type="dxa"/>
            <w:vMerge/>
            <w:vAlign w:val="center"/>
          </w:tcPr>
          <w:p w:rsidRPr="009463FF" w:rsidR="0013008E" w:rsidDel="00262379" w:rsidP="00153EF4" w:rsidRDefault="0013008E" w14:paraId="76A9BDC9" w14:textId="1C8D06A1">
            <w:pPr>
              <w:pStyle w:val="ListParagraph"/>
              <w:ind w:left="0"/>
              <w:rPr>
                <w:del w:author="Murguia, Sahima" w:date="2022-03-15T22:39:00Z" w:id="5361"/>
                <w:rFonts w:asciiTheme="majorHAnsi" w:hAnsiTheme="majorHAnsi" w:cstheme="majorHAnsi"/>
                <w:strike/>
                <w:szCs w:val="18"/>
                <w:lang w:val="en-US"/>
              </w:rPr>
            </w:pPr>
          </w:p>
        </w:tc>
        <w:tc>
          <w:tcPr>
            <w:tcW w:w="1276" w:type="dxa"/>
            <w:vMerge/>
            <w:vAlign w:val="center"/>
          </w:tcPr>
          <w:p w:rsidRPr="009463FF" w:rsidR="0013008E" w:rsidDel="00262379" w:rsidP="00153EF4" w:rsidRDefault="0013008E" w14:paraId="68E2CFF0" w14:textId="69441B10">
            <w:pPr>
              <w:pStyle w:val="ListParagraph"/>
              <w:ind w:left="0"/>
              <w:rPr>
                <w:del w:author="Murguia, Sahima" w:date="2022-03-15T22:39:00Z" w:id="5362"/>
                <w:rFonts w:asciiTheme="majorHAnsi" w:hAnsiTheme="majorHAnsi" w:cstheme="majorHAnsi"/>
                <w:strike/>
                <w:szCs w:val="18"/>
                <w:lang w:val="en-US"/>
              </w:rPr>
            </w:pPr>
          </w:p>
        </w:tc>
        <w:tc>
          <w:tcPr>
            <w:tcW w:w="1559" w:type="dxa"/>
            <w:vAlign w:val="center"/>
          </w:tcPr>
          <w:p w:rsidRPr="009463FF" w:rsidR="0013008E" w:rsidDel="00262379" w:rsidP="00153EF4" w:rsidRDefault="0013008E" w14:paraId="60501735" w14:textId="4A1B042E">
            <w:pPr>
              <w:pStyle w:val="ListParagraph"/>
              <w:ind w:left="0"/>
              <w:rPr>
                <w:del w:author="Murguia, Sahima" w:date="2022-03-15T22:39:00Z" w:id="5363"/>
                <w:rFonts w:asciiTheme="majorHAnsi" w:hAnsiTheme="majorHAnsi" w:cstheme="majorHAnsi"/>
                <w:strike/>
                <w:szCs w:val="18"/>
                <w:lang w:val="en-US"/>
              </w:rPr>
            </w:pPr>
            <w:del w:author="Murguia, Sahima" w:date="2022-03-15T22:39:00Z" w:id="5364">
              <w:r w:rsidRPr="009463FF" w:rsidDel="00262379">
                <w:rPr>
                  <w:rFonts w:asciiTheme="majorHAnsi" w:hAnsiTheme="majorHAnsi" w:cstheme="majorHAnsi"/>
                  <w:strike/>
                  <w:szCs w:val="18"/>
                  <w:lang w:val="en-US"/>
                </w:rPr>
                <w:delText>Last Updated Source</w:delText>
              </w:r>
            </w:del>
          </w:p>
        </w:tc>
        <w:tc>
          <w:tcPr>
            <w:tcW w:w="2127" w:type="dxa"/>
            <w:vAlign w:val="center"/>
          </w:tcPr>
          <w:p w:rsidRPr="009463FF" w:rsidR="0013008E" w:rsidDel="00262379" w:rsidP="00153EF4" w:rsidRDefault="0013008E" w14:paraId="7B97311B" w14:textId="7C7E1EF6">
            <w:pPr>
              <w:pStyle w:val="ListParagraph"/>
              <w:ind w:left="0"/>
              <w:rPr>
                <w:del w:author="Murguia, Sahima" w:date="2022-03-15T22:39:00Z" w:id="5365"/>
                <w:rFonts w:asciiTheme="majorHAnsi" w:hAnsiTheme="majorHAnsi" w:cstheme="majorHAnsi"/>
                <w:strike/>
                <w:szCs w:val="18"/>
                <w:lang w:val="en-US"/>
              </w:rPr>
            </w:pPr>
            <w:del w:author="Murguia, Sahima" w:date="2022-03-15T22:39:00Z" w:id="5366">
              <w:r w:rsidRPr="009463FF" w:rsidDel="00262379">
                <w:rPr>
                  <w:rFonts w:asciiTheme="majorHAnsi" w:hAnsiTheme="majorHAnsi" w:cstheme="majorHAnsi"/>
                  <w:strike/>
                  <w:szCs w:val="18"/>
                  <w:lang w:val="en-US"/>
                </w:rPr>
                <w:delText>DB_LAST_UPD_SRC</w:delText>
              </w:r>
            </w:del>
          </w:p>
        </w:tc>
        <w:tc>
          <w:tcPr>
            <w:tcW w:w="850" w:type="dxa"/>
            <w:vAlign w:val="center"/>
          </w:tcPr>
          <w:p w:rsidRPr="009463FF" w:rsidR="0013008E" w:rsidDel="00262379" w:rsidP="00153EF4" w:rsidRDefault="0013008E" w14:paraId="7243C560" w14:textId="0D76B855">
            <w:pPr>
              <w:pStyle w:val="ListParagraph"/>
              <w:ind w:left="0"/>
              <w:rPr>
                <w:del w:author="Murguia, Sahima" w:date="2022-03-15T22:39:00Z" w:id="5367"/>
                <w:rFonts w:asciiTheme="majorHAnsi" w:hAnsiTheme="majorHAnsi" w:cstheme="majorHAnsi"/>
                <w:strike/>
                <w:szCs w:val="18"/>
                <w:lang w:val="en-US"/>
              </w:rPr>
            </w:pPr>
          </w:p>
        </w:tc>
        <w:tc>
          <w:tcPr>
            <w:tcW w:w="2268" w:type="dxa"/>
            <w:vAlign w:val="center"/>
          </w:tcPr>
          <w:p w:rsidRPr="009463FF" w:rsidR="0013008E" w:rsidDel="00262379" w:rsidP="00153EF4" w:rsidRDefault="0013008E" w14:paraId="2CF7FBB9" w14:textId="1E8A5D30">
            <w:pPr>
              <w:pStyle w:val="ListParagraph"/>
              <w:ind w:left="0"/>
              <w:rPr>
                <w:del w:author="Murguia, Sahima" w:date="2022-03-15T22:39:00Z" w:id="5368"/>
                <w:rFonts w:asciiTheme="majorHAnsi" w:hAnsiTheme="majorHAnsi" w:cstheme="majorHAnsi"/>
                <w:strike/>
                <w:szCs w:val="18"/>
                <w:lang w:val="en-US"/>
              </w:rPr>
            </w:pPr>
          </w:p>
        </w:tc>
      </w:tr>
      <w:tr w:rsidRPr="009463FF" w:rsidR="0013008E" w:rsidDel="00262379" w:rsidTr="003C3EA5" w14:paraId="37E4FF0F" w14:textId="7963C415">
        <w:trPr>
          <w:trHeight w:val="352"/>
          <w:del w:author="Murguia, Sahima" w:date="2022-03-15T22:39:00Z" w:id="5369"/>
        </w:trPr>
        <w:tc>
          <w:tcPr>
            <w:tcW w:w="1418" w:type="dxa"/>
            <w:vMerge/>
            <w:vAlign w:val="center"/>
          </w:tcPr>
          <w:p w:rsidRPr="009463FF" w:rsidR="0013008E" w:rsidDel="00262379" w:rsidP="00153EF4" w:rsidRDefault="0013008E" w14:paraId="7B9B0708" w14:textId="6B2E88ED">
            <w:pPr>
              <w:pStyle w:val="ListParagraph"/>
              <w:ind w:left="0"/>
              <w:rPr>
                <w:del w:author="Murguia, Sahima" w:date="2022-03-15T22:39:00Z" w:id="5370"/>
                <w:rFonts w:asciiTheme="majorHAnsi" w:hAnsiTheme="majorHAnsi" w:cstheme="majorHAnsi"/>
                <w:strike/>
                <w:szCs w:val="18"/>
                <w:lang w:val="en-US"/>
              </w:rPr>
            </w:pPr>
          </w:p>
        </w:tc>
        <w:tc>
          <w:tcPr>
            <w:tcW w:w="1276" w:type="dxa"/>
            <w:vMerge/>
            <w:vAlign w:val="center"/>
          </w:tcPr>
          <w:p w:rsidRPr="009463FF" w:rsidR="0013008E" w:rsidDel="00262379" w:rsidP="00153EF4" w:rsidRDefault="0013008E" w14:paraId="0569C24F" w14:textId="7347D5BE">
            <w:pPr>
              <w:pStyle w:val="ListParagraph"/>
              <w:ind w:left="0"/>
              <w:rPr>
                <w:del w:author="Murguia, Sahima" w:date="2022-03-15T22:39:00Z" w:id="5371"/>
                <w:rFonts w:asciiTheme="majorHAnsi" w:hAnsiTheme="majorHAnsi" w:cstheme="majorHAnsi"/>
                <w:strike/>
                <w:szCs w:val="18"/>
                <w:lang w:val="en-US"/>
              </w:rPr>
            </w:pPr>
          </w:p>
        </w:tc>
        <w:tc>
          <w:tcPr>
            <w:tcW w:w="1559" w:type="dxa"/>
            <w:vAlign w:val="center"/>
          </w:tcPr>
          <w:p w:rsidRPr="009463FF" w:rsidR="0013008E" w:rsidDel="00262379" w:rsidP="00153EF4" w:rsidRDefault="002C04D0" w14:paraId="455002AD" w14:textId="18702D0F">
            <w:pPr>
              <w:pStyle w:val="ListParagraph"/>
              <w:ind w:left="0"/>
              <w:rPr>
                <w:del w:author="Murguia, Sahima" w:date="2022-03-15T22:39:00Z" w:id="5372"/>
                <w:rFonts w:asciiTheme="majorHAnsi" w:hAnsiTheme="majorHAnsi" w:cstheme="majorHAnsi"/>
                <w:strike/>
                <w:szCs w:val="18"/>
                <w:lang w:val="en-US"/>
              </w:rPr>
            </w:pPr>
            <w:del w:author="Murguia, Sahima" w:date="2022-03-15T22:39:00Z" w:id="5373">
              <w:r w:rsidRPr="009463FF" w:rsidDel="00262379">
                <w:rPr>
                  <w:rFonts w:asciiTheme="majorHAnsi" w:hAnsiTheme="majorHAnsi" w:cstheme="majorHAnsi"/>
                  <w:strike/>
                  <w:szCs w:val="18"/>
                  <w:lang w:val="en-US"/>
                </w:rPr>
                <w:delText>Last Updated On</w:delText>
              </w:r>
            </w:del>
          </w:p>
        </w:tc>
        <w:tc>
          <w:tcPr>
            <w:tcW w:w="2127" w:type="dxa"/>
            <w:vAlign w:val="center"/>
          </w:tcPr>
          <w:p w:rsidRPr="009463FF" w:rsidR="0013008E" w:rsidDel="00262379" w:rsidP="00153EF4" w:rsidRDefault="002C04D0" w14:paraId="2983869C" w14:textId="400104CA">
            <w:pPr>
              <w:pStyle w:val="ListParagraph"/>
              <w:ind w:left="0"/>
              <w:rPr>
                <w:del w:author="Murguia, Sahima" w:date="2022-03-15T22:39:00Z" w:id="5374"/>
                <w:rFonts w:asciiTheme="majorHAnsi" w:hAnsiTheme="majorHAnsi" w:cstheme="majorHAnsi"/>
                <w:strike/>
                <w:szCs w:val="18"/>
                <w:lang w:val="en-US"/>
              </w:rPr>
            </w:pPr>
            <w:del w:author="Murguia, Sahima" w:date="2022-03-15T22:39:00Z" w:id="5375">
              <w:r w:rsidRPr="009463FF" w:rsidDel="00262379">
                <w:rPr>
                  <w:rFonts w:asciiTheme="majorHAnsi" w:hAnsiTheme="majorHAnsi" w:cstheme="majorHAnsi"/>
                  <w:strike/>
                  <w:szCs w:val="18"/>
                  <w:lang w:val="en-US"/>
                </w:rPr>
                <w:delText>ROW_ID</w:delText>
              </w:r>
            </w:del>
          </w:p>
        </w:tc>
        <w:tc>
          <w:tcPr>
            <w:tcW w:w="850" w:type="dxa"/>
            <w:vAlign w:val="center"/>
          </w:tcPr>
          <w:p w:rsidRPr="009463FF" w:rsidR="0013008E" w:rsidDel="00262379" w:rsidP="00153EF4" w:rsidRDefault="0013008E" w14:paraId="35CFC765" w14:textId="02219865">
            <w:pPr>
              <w:pStyle w:val="ListParagraph"/>
              <w:ind w:left="0"/>
              <w:rPr>
                <w:del w:author="Murguia, Sahima" w:date="2022-03-15T22:39:00Z" w:id="5376"/>
                <w:rFonts w:asciiTheme="majorHAnsi" w:hAnsiTheme="majorHAnsi" w:cstheme="majorHAnsi"/>
                <w:strike/>
                <w:szCs w:val="18"/>
                <w:lang w:val="en-US"/>
              </w:rPr>
            </w:pPr>
          </w:p>
        </w:tc>
        <w:tc>
          <w:tcPr>
            <w:tcW w:w="2268" w:type="dxa"/>
            <w:vAlign w:val="center"/>
          </w:tcPr>
          <w:p w:rsidRPr="009463FF" w:rsidR="0013008E" w:rsidDel="00262379" w:rsidP="00153EF4" w:rsidRDefault="0013008E" w14:paraId="7F21346C" w14:textId="5DE01A74">
            <w:pPr>
              <w:pStyle w:val="ListParagraph"/>
              <w:ind w:left="0"/>
              <w:rPr>
                <w:del w:author="Murguia, Sahima" w:date="2022-03-15T22:39:00Z" w:id="5377"/>
                <w:rFonts w:asciiTheme="majorHAnsi" w:hAnsiTheme="majorHAnsi" w:cstheme="majorHAnsi"/>
                <w:strike/>
                <w:szCs w:val="18"/>
                <w:lang w:val="en-US"/>
              </w:rPr>
            </w:pPr>
          </w:p>
        </w:tc>
      </w:tr>
      <w:tr w:rsidRPr="009463FF" w:rsidR="002C04D0" w:rsidDel="00262379" w:rsidTr="003C3EA5" w14:paraId="6A53A7EE" w14:textId="05D0846B">
        <w:trPr>
          <w:trHeight w:val="352"/>
          <w:del w:author="Murguia, Sahima" w:date="2022-03-15T22:39:00Z" w:id="5378"/>
        </w:trPr>
        <w:tc>
          <w:tcPr>
            <w:tcW w:w="1418" w:type="dxa"/>
            <w:vMerge/>
            <w:vAlign w:val="center"/>
          </w:tcPr>
          <w:p w:rsidRPr="009463FF" w:rsidR="002C04D0" w:rsidDel="00262379" w:rsidP="00153EF4" w:rsidRDefault="002C04D0" w14:paraId="693FE4C3" w14:textId="036658B6">
            <w:pPr>
              <w:pStyle w:val="ListParagraph"/>
              <w:ind w:left="0"/>
              <w:rPr>
                <w:del w:author="Murguia, Sahima" w:date="2022-03-15T22:39:00Z" w:id="5379"/>
                <w:rFonts w:asciiTheme="majorHAnsi" w:hAnsiTheme="majorHAnsi" w:cstheme="majorHAnsi"/>
                <w:strike/>
                <w:szCs w:val="18"/>
                <w:lang w:val="en-US"/>
              </w:rPr>
            </w:pPr>
          </w:p>
        </w:tc>
        <w:tc>
          <w:tcPr>
            <w:tcW w:w="1276" w:type="dxa"/>
            <w:vMerge/>
            <w:vAlign w:val="center"/>
          </w:tcPr>
          <w:p w:rsidRPr="009463FF" w:rsidR="002C04D0" w:rsidDel="00262379" w:rsidP="00153EF4" w:rsidRDefault="002C04D0" w14:paraId="53380A0B" w14:textId="0865F3FF">
            <w:pPr>
              <w:pStyle w:val="ListParagraph"/>
              <w:ind w:left="0"/>
              <w:rPr>
                <w:del w:author="Murguia, Sahima" w:date="2022-03-15T22:39:00Z" w:id="5380"/>
                <w:rFonts w:asciiTheme="majorHAnsi" w:hAnsiTheme="majorHAnsi" w:cstheme="majorHAnsi"/>
                <w:strike/>
                <w:szCs w:val="18"/>
                <w:lang w:val="en-US"/>
              </w:rPr>
            </w:pPr>
          </w:p>
        </w:tc>
        <w:tc>
          <w:tcPr>
            <w:tcW w:w="1559" w:type="dxa"/>
            <w:vAlign w:val="center"/>
          </w:tcPr>
          <w:p w:rsidRPr="009463FF" w:rsidR="002C04D0" w:rsidDel="00262379" w:rsidP="00153EF4" w:rsidRDefault="002C04D0" w14:paraId="27E635D8" w14:textId="3271B1B8">
            <w:pPr>
              <w:pStyle w:val="ListParagraph"/>
              <w:ind w:left="0"/>
              <w:rPr>
                <w:del w:author="Murguia, Sahima" w:date="2022-03-15T22:39:00Z" w:id="5381"/>
                <w:rFonts w:asciiTheme="majorHAnsi" w:hAnsiTheme="majorHAnsi" w:cstheme="majorHAnsi"/>
                <w:strike/>
                <w:szCs w:val="18"/>
                <w:lang w:val="en-US"/>
              </w:rPr>
            </w:pPr>
            <w:del w:author="Murguia, Sahima" w:date="2022-03-15T22:39:00Z" w:id="5382">
              <w:r w:rsidRPr="009463FF" w:rsidDel="00262379">
                <w:rPr>
                  <w:rFonts w:asciiTheme="majorHAnsi" w:hAnsiTheme="majorHAnsi" w:cstheme="majorHAnsi"/>
                  <w:strike/>
                  <w:szCs w:val="18"/>
                  <w:lang w:val="en-US"/>
                </w:rPr>
                <w:delText>Conflict #</w:delText>
              </w:r>
            </w:del>
          </w:p>
        </w:tc>
        <w:tc>
          <w:tcPr>
            <w:tcW w:w="2127" w:type="dxa"/>
            <w:vAlign w:val="center"/>
          </w:tcPr>
          <w:p w:rsidRPr="009463FF" w:rsidR="002C04D0" w:rsidDel="00262379" w:rsidP="00153EF4" w:rsidRDefault="00277516" w14:paraId="45AC5DE2" w14:textId="12DD9F9A">
            <w:pPr>
              <w:pStyle w:val="ListParagraph"/>
              <w:ind w:left="0"/>
              <w:rPr>
                <w:del w:author="Murguia, Sahima" w:date="2022-03-15T22:39:00Z" w:id="5383"/>
                <w:rFonts w:asciiTheme="majorHAnsi" w:hAnsiTheme="majorHAnsi" w:cstheme="majorHAnsi"/>
                <w:strike/>
                <w:szCs w:val="18"/>
                <w:lang w:val="en-US"/>
              </w:rPr>
            </w:pPr>
            <w:del w:author="Murguia, Sahima" w:date="2022-03-15T22:39:00Z" w:id="5384">
              <w:r w:rsidRPr="009463FF" w:rsidDel="00262379">
                <w:rPr>
                  <w:rFonts w:asciiTheme="majorHAnsi" w:hAnsiTheme="majorHAnsi" w:cstheme="majorHAnsi"/>
                  <w:strike/>
                  <w:szCs w:val="18"/>
                  <w:lang w:val="en-US"/>
                </w:rPr>
                <w:delText>CONFLICT_ID</w:delText>
              </w:r>
            </w:del>
          </w:p>
        </w:tc>
        <w:tc>
          <w:tcPr>
            <w:tcW w:w="850" w:type="dxa"/>
            <w:vAlign w:val="center"/>
          </w:tcPr>
          <w:p w:rsidRPr="009463FF" w:rsidR="002C04D0" w:rsidDel="00262379" w:rsidP="00153EF4" w:rsidRDefault="002C04D0" w14:paraId="009A8CB5" w14:textId="5B409BBA">
            <w:pPr>
              <w:pStyle w:val="ListParagraph"/>
              <w:ind w:left="0"/>
              <w:rPr>
                <w:del w:author="Murguia, Sahima" w:date="2022-03-15T22:39:00Z" w:id="5385"/>
                <w:rFonts w:asciiTheme="majorHAnsi" w:hAnsiTheme="majorHAnsi" w:cstheme="majorHAnsi"/>
                <w:strike/>
                <w:szCs w:val="18"/>
                <w:lang w:val="en-US"/>
              </w:rPr>
            </w:pPr>
          </w:p>
        </w:tc>
        <w:tc>
          <w:tcPr>
            <w:tcW w:w="2268" w:type="dxa"/>
            <w:vAlign w:val="center"/>
          </w:tcPr>
          <w:p w:rsidRPr="009463FF" w:rsidR="002C04D0" w:rsidDel="00262379" w:rsidP="00153EF4" w:rsidRDefault="002C04D0" w14:paraId="4414BAEB" w14:textId="58A32508">
            <w:pPr>
              <w:pStyle w:val="ListParagraph"/>
              <w:ind w:left="0"/>
              <w:rPr>
                <w:del w:author="Murguia, Sahima" w:date="2022-03-15T22:39:00Z" w:id="5386"/>
                <w:rFonts w:asciiTheme="majorHAnsi" w:hAnsiTheme="majorHAnsi" w:cstheme="majorHAnsi"/>
                <w:strike/>
                <w:szCs w:val="18"/>
                <w:lang w:val="en-US"/>
              </w:rPr>
            </w:pPr>
          </w:p>
        </w:tc>
      </w:tr>
      <w:tr w:rsidRPr="009463FF" w:rsidR="00277516" w:rsidDel="00262379" w:rsidTr="003C3EA5" w14:paraId="5D90407C" w14:textId="6103ECE6">
        <w:trPr>
          <w:trHeight w:val="352"/>
          <w:del w:author="Murguia, Sahima" w:date="2022-03-15T22:39:00Z" w:id="5387"/>
        </w:trPr>
        <w:tc>
          <w:tcPr>
            <w:tcW w:w="1418" w:type="dxa"/>
            <w:vMerge/>
            <w:vAlign w:val="center"/>
          </w:tcPr>
          <w:p w:rsidRPr="009463FF" w:rsidR="00277516" w:rsidDel="00262379" w:rsidP="00153EF4" w:rsidRDefault="00277516" w14:paraId="4FBDE6B2" w14:textId="2B74AE8D">
            <w:pPr>
              <w:pStyle w:val="ListParagraph"/>
              <w:ind w:left="0"/>
              <w:rPr>
                <w:del w:author="Murguia, Sahima" w:date="2022-03-15T22:39:00Z" w:id="5388"/>
                <w:rFonts w:asciiTheme="majorHAnsi" w:hAnsiTheme="majorHAnsi" w:cstheme="majorHAnsi"/>
                <w:strike/>
                <w:szCs w:val="18"/>
                <w:lang w:val="en-US"/>
              </w:rPr>
            </w:pPr>
          </w:p>
        </w:tc>
        <w:tc>
          <w:tcPr>
            <w:tcW w:w="1276" w:type="dxa"/>
            <w:vMerge/>
            <w:vAlign w:val="center"/>
          </w:tcPr>
          <w:p w:rsidRPr="009463FF" w:rsidR="00277516" w:rsidDel="00262379" w:rsidP="00153EF4" w:rsidRDefault="00277516" w14:paraId="43481D45" w14:textId="36591B1C">
            <w:pPr>
              <w:pStyle w:val="ListParagraph"/>
              <w:ind w:left="0"/>
              <w:rPr>
                <w:del w:author="Murguia, Sahima" w:date="2022-03-15T22:39:00Z" w:id="5389"/>
                <w:rFonts w:asciiTheme="majorHAnsi" w:hAnsiTheme="majorHAnsi" w:cstheme="majorHAnsi"/>
                <w:strike/>
                <w:szCs w:val="18"/>
                <w:lang w:val="en-US"/>
              </w:rPr>
            </w:pPr>
          </w:p>
        </w:tc>
        <w:tc>
          <w:tcPr>
            <w:tcW w:w="1559" w:type="dxa"/>
            <w:vAlign w:val="center"/>
          </w:tcPr>
          <w:p w:rsidRPr="009463FF" w:rsidR="00277516" w:rsidDel="00262379" w:rsidP="00153EF4" w:rsidRDefault="00277516" w14:paraId="4097BB67" w14:textId="0F6DB07A">
            <w:pPr>
              <w:pStyle w:val="ListParagraph"/>
              <w:ind w:left="0"/>
              <w:rPr>
                <w:del w:author="Murguia, Sahima" w:date="2022-03-15T22:39:00Z" w:id="5390"/>
                <w:rFonts w:asciiTheme="majorHAnsi" w:hAnsiTheme="majorHAnsi" w:cstheme="majorHAnsi"/>
                <w:strike/>
                <w:szCs w:val="18"/>
                <w:lang w:val="en-US"/>
              </w:rPr>
            </w:pPr>
            <w:del w:author="Murguia, Sahima" w:date="2022-03-15T22:39:00Z" w:id="5391">
              <w:r w:rsidRPr="009463FF" w:rsidDel="00262379">
                <w:rPr>
                  <w:rFonts w:asciiTheme="majorHAnsi" w:hAnsiTheme="majorHAnsi" w:cstheme="majorHAnsi"/>
                  <w:strike/>
                  <w:szCs w:val="18"/>
                  <w:lang w:val="en-US"/>
                </w:rPr>
                <w:delText>Modification #</w:delText>
              </w:r>
            </w:del>
          </w:p>
        </w:tc>
        <w:tc>
          <w:tcPr>
            <w:tcW w:w="2127" w:type="dxa"/>
            <w:vAlign w:val="center"/>
          </w:tcPr>
          <w:p w:rsidRPr="009463FF" w:rsidR="00277516" w:rsidDel="00262379" w:rsidP="00153EF4" w:rsidRDefault="00277516" w14:paraId="17FD485F" w14:textId="75CC4DA4">
            <w:pPr>
              <w:pStyle w:val="ListParagraph"/>
              <w:ind w:left="0"/>
              <w:rPr>
                <w:del w:author="Murguia, Sahima" w:date="2022-03-15T22:39:00Z" w:id="5392"/>
                <w:rFonts w:asciiTheme="majorHAnsi" w:hAnsiTheme="majorHAnsi" w:cstheme="majorHAnsi"/>
                <w:strike/>
                <w:szCs w:val="18"/>
                <w:lang w:val="en-US"/>
              </w:rPr>
            </w:pPr>
            <w:del w:author="Murguia, Sahima" w:date="2022-03-15T22:39:00Z" w:id="5393">
              <w:r w:rsidRPr="009463FF" w:rsidDel="00262379">
                <w:rPr>
                  <w:rFonts w:asciiTheme="majorHAnsi" w:hAnsiTheme="majorHAnsi" w:cstheme="majorHAnsi"/>
                  <w:strike/>
                  <w:szCs w:val="18"/>
                  <w:lang w:val="en-US"/>
                </w:rPr>
                <w:delText>MODIFICATION_NUM</w:delText>
              </w:r>
            </w:del>
          </w:p>
        </w:tc>
        <w:tc>
          <w:tcPr>
            <w:tcW w:w="850" w:type="dxa"/>
            <w:vAlign w:val="center"/>
          </w:tcPr>
          <w:p w:rsidRPr="009463FF" w:rsidR="00277516" w:rsidDel="00262379" w:rsidP="00153EF4" w:rsidRDefault="00277516" w14:paraId="6ACE11D7" w14:textId="39CB8D61">
            <w:pPr>
              <w:pStyle w:val="ListParagraph"/>
              <w:ind w:left="0"/>
              <w:rPr>
                <w:del w:author="Murguia, Sahima" w:date="2022-03-15T22:39:00Z" w:id="5394"/>
                <w:rFonts w:asciiTheme="majorHAnsi" w:hAnsiTheme="majorHAnsi" w:cstheme="majorHAnsi"/>
                <w:strike/>
                <w:szCs w:val="18"/>
                <w:lang w:val="en-US"/>
              </w:rPr>
            </w:pPr>
          </w:p>
        </w:tc>
        <w:tc>
          <w:tcPr>
            <w:tcW w:w="2268" w:type="dxa"/>
            <w:vAlign w:val="center"/>
          </w:tcPr>
          <w:p w:rsidRPr="009463FF" w:rsidR="00277516" w:rsidDel="00262379" w:rsidP="00153EF4" w:rsidRDefault="00277516" w14:paraId="7E8F612F" w14:textId="50FBA55E">
            <w:pPr>
              <w:pStyle w:val="ListParagraph"/>
              <w:ind w:left="0"/>
              <w:rPr>
                <w:del w:author="Murguia, Sahima" w:date="2022-03-15T22:39:00Z" w:id="5395"/>
                <w:rFonts w:asciiTheme="majorHAnsi" w:hAnsiTheme="majorHAnsi" w:cstheme="majorHAnsi"/>
                <w:strike/>
                <w:szCs w:val="18"/>
                <w:lang w:val="en-US"/>
              </w:rPr>
            </w:pPr>
          </w:p>
        </w:tc>
      </w:tr>
      <w:tr w:rsidRPr="009463FF" w:rsidR="00D91F04" w:rsidDel="00262379" w:rsidTr="003C3EA5" w14:paraId="1BE00254" w14:textId="5DBC67CD">
        <w:trPr>
          <w:trHeight w:val="178"/>
          <w:del w:author="Murguia, Sahima" w:date="2022-03-15T22:39:00Z" w:id="5396"/>
        </w:trPr>
        <w:tc>
          <w:tcPr>
            <w:tcW w:w="1418" w:type="dxa"/>
            <w:vMerge/>
            <w:vAlign w:val="center"/>
          </w:tcPr>
          <w:p w:rsidRPr="009463FF" w:rsidR="00D91F04" w:rsidDel="00262379" w:rsidP="00153EF4" w:rsidRDefault="00D91F04" w14:paraId="647A9648" w14:textId="6EA42704">
            <w:pPr>
              <w:pStyle w:val="ListParagraph"/>
              <w:ind w:left="0"/>
              <w:rPr>
                <w:del w:author="Murguia, Sahima" w:date="2022-03-15T22:39:00Z" w:id="5397"/>
                <w:rFonts w:asciiTheme="majorHAnsi" w:hAnsiTheme="majorHAnsi" w:cstheme="majorHAnsi"/>
                <w:strike/>
                <w:szCs w:val="18"/>
                <w:lang w:val="en-US"/>
              </w:rPr>
            </w:pPr>
          </w:p>
        </w:tc>
        <w:tc>
          <w:tcPr>
            <w:tcW w:w="1276" w:type="dxa"/>
            <w:vMerge/>
            <w:vAlign w:val="center"/>
          </w:tcPr>
          <w:p w:rsidRPr="009463FF" w:rsidR="00D91F04" w:rsidDel="00262379" w:rsidP="00153EF4" w:rsidRDefault="00D91F04" w14:paraId="4DE43CD2" w14:textId="2A79C123">
            <w:pPr>
              <w:pStyle w:val="ListParagraph"/>
              <w:ind w:left="0"/>
              <w:rPr>
                <w:del w:author="Murguia, Sahima" w:date="2022-03-15T22:39:00Z" w:id="5398"/>
                <w:rFonts w:asciiTheme="majorHAnsi" w:hAnsiTheme="majorHAnsi" w:cstheme="majorHAnsi"/>
                <w:strike/>
                <w:szCs w:val="18"/>
                <w:lang w:val="en-US"/>
              </w:rPr>
            </w:pPr>
          </w:p>
        </w:tc>
        <w:tc>
          <w:tcPr>
            <w:tcW w:w="1559" w:type="dxa"/>
            <w:vAlign w:val="center"/>
          </w:tcPr>
          <w:p w:rsidRPr="009463FF" w:rsidR="00D91F04" w:rsidDel="00262379" w:rsidP="00153EF4" w:rsidRDefault="00AD4EBC" w14:paraId="47FE1702" w14:textId="580A8BEB">
            <w:pPr>
              <w:pStyle w:val="ListParagraph"/>
              <w:ind w:left="0"/>
              <w:rPr>
                <w:del w:author="Murguia, Sahima" w:date="2022-03-15T22:39:00Z" w:id="5399"/>
                <w:rFonts w:asciiTheme="majorHAnsi" w:hAnsiTheme="majorHAnsi" w:cstheme="majorHAnsi"/>
                <w:strike/>
                <w:szCs w:val="18"/>
                <w:lang w:val="en-US"/>
              </w:rPr>
            </w:pPr>
            <w:del w:author="Murguia, Sahima" w:date="2022-03-15T22:39:00Z" w:id="5400">
              <w:r w:rsidRPr="009463FF" w:rsidDel="00262379">
                <w:rPr>
                  <w:rFonts w:asciiTheme="majorHAnsi" w:hAnsiTheme="majorHAnsi" w:cstheme="majorHAnsi"/>
                  <w:strike/>
                  <w:szCs w:val="18"/>
                  <w:lang w:val="en-US"/>
                </w:rPr>
                <w:delText>Row #</w:delText>
              </w:r>
            </w:del>
          </w:p>
        </w:tc>
        <w:tc>
          <w:tcPr>
            <w:tcW w:w="2127" w:type="dxa"/>
            <w:vAlign w:val="center"/>
          </w:tcPr>
          <w:p w:rsidRPr="009463FF" w:rsidR="00D91F04" w:rsidDel="00262379" w:rsidP="00153EF4" w:rsidRDefault="00AD4EBC" w14:paraId="79C595F1" w14:textId="3D55E983">
            <w:pPr>
              <w:pStyle w:val="ListParagraph"/>
              <w:ind w:left="0"/>
              <w:rPr>
                <w:del w:author="Murguia, Sahima" w:date="2022-03-15T22:39:00Z" w:id="5401"/>
                <w:rFonts w:asciiTheme="majorHAnsi" w:hAnsiTheme="majorHAnsi" w:cstheme="majorHAnsi"/>
                <w:strike/>
                <w:szCs w:val="18"/>
                <w:lang w:val="en-US"/>
              </w:rPr>
            </w:pPr>
            <w:del w:author="Murguia, Sahima" w:date="2022-03-15T22:39:00Z" w:id="5402">
              <w:r w:rsidRPr="009463FF" w:rsidDel="00262379">
                <w:rPr>
                  <w:rFonts w:asciiTheme="majorHAnsi" w:hAnsiTheme="majorHAnsi" w:cstheme="majorHAnsi"/>
                  <w:strike/>
                  <w:szCs w:val="18"/>
                  <w:lang w:val="en-US"/>
                </w:rPr>
                <w:delText>ROW_ID</w:delText>
              </w:r>
            </w:del>
          </w:p>
        </w:tc>
        <w:tc>
          <w:tcPr>
            <w:tcW w:w="850" w:type="dxa"/>
            <w:vAlign w:val="center"/>
          </w:tcPr>
          <w:p w:rsidRPr="009463FF" w:rsidR="00D91F04" w:rsidDel="00262379" w:rsidP="00153EF4" w:rsidRDefault="00D91F04" w14:paraId="2C16462C" w14:textId="23EC1BEF">
            <w:pPr>
              <w:pStyle w:val="ListParagraph"/>
              <w:ind w:left="0"/>
              <w:rPr>
                <w:del w:author="Murguia, Sahima" w:date="2022-03-15T22:39:00Z" w:id="5403"/>
                <w:rFonts w:asciiTheme="majorHAnsi" w:hAnsiTheme="majorHAnsi" w:cstheme="majorHAnsi"/>
                <w:strike/>
                <w:szCs w:val="18"/>
                <w:lang w:val="en-US"/>
              </w:rPr>
            </w:pPr>
          </w:p>
        </w:tc>
        <w:tc>
          <w:tcPr>
            <w:tcW w:w="2268" w:type="dxa"/>
            <w:vAlign w:val="center"/>
          </w:tcPr>
          <w:p w:rsidRPr="009463FF" w:rsidR="00D91F04" w:rsidDel="00262379" w:rsidP="00153EF4" w:rsidRDefault="00D91F04" w14:paraId="6D8ED721" w14:textId="33F87565">
            <w:pPr>
              <w:pStyle w:val="ListParagraph"/>
              <w:ind w:left="0"/>
              <w:rPr>
                <w:del w:author="Murguia, Sahima" w:date="2022-03-15T22:39:00Z" w:id="5404"/>
                <w:rFonts w:asciiTheme="majorHAnsi" w:hAnsiTheme="majorHAnsi" w:cstheme="majorHAnsi"/>
                <w:strike/>
                <w:szCs w:val="18"/>
                <w:lang w:val="en-US"/>
              </w:rPr>
            </w:pPr>
          </w:p>
        </w:tc>
      </w:tr>
    </w:tbl>
    <w:p w:rsidRPr="009463FF" w:rsidR="007B7EC9" w:rsidDel="00262379" w:rsidRDefault="007B7EC9" w14:paraId="627E626D" w14:textId="1FE70196">
      <w:pPr>
        <w:rPr>
          <w:del w:author="Murguia, Sahima" w:date="2022-03-15T22:39:00Z" w:id="5405"/>
          <w:strike/>
        </w:rPr>
      </w:pPr>
    </w:p>
    <w:tbl>
      <w:tblPr>
        <w:tblStyle w:val="TableGrid"/>
        <w:tblpPr w:leftFromText="180" w:rightFromText="180" w:vertAnchor="text" w:horzAnchor="margin" w:tblpXSpec="center" w:tblpY="527"/>
        <w:tblW w:w="9631" w:type="dxa"/>
        <w:tblLayout w:type="fixed"/>
        <w:tblLook w:val="04A0" w:firstRow="1" w:lastRow="0" w:firstColumn="1" w:lastColumn="0" w:noHBand="0" w:noVBand="1"/>
      </w:tblPr>
      <w:tblGrid>
        <w:gridCol w:w="988"/>
        <w:gridCol w:w="1011"/>
        <w:gridCol w:w="1512"/>
        <w:gridCol w:w="2070"/>
        <w:gridCol w:w="990"/>
        <w:gridCol w:w="3060"/>
      </w:tblGrid>
      <w:tr w:rsidRPr="009463FF" w:rsidR="003C3EA5" w:rsidDel="00262379" w:rsidTr="003C3EA5" w14:paraId="37FC276B" w14:textId="363A9D56">
        <w:trPr>
          <w:del w:author="Murguia, Sahima" w:date="2022-03-15T22:39:00Z" w:id="5406"/>
        </w:trPr>
        <w:tc>
          <w:tcPr>
            <w:tcW w:w="988" w:type="dxa"/>
            <w:shd w:val="clear" w:color="auto" w:fill="2B5D9A" w:themeFill="accent6" w:themeFillShade="BF"/>
          </w:tcPr>
          <w:p w:rsidRPr="009463FF" w:rsidR="003C3EA5" w:rsidDel="00262379" w:rsidP="003C3EA5" w:rsidRDefault="003C3EA5" w14:paraId="0A0336E9" w14:textId="07931475">
            <w:pPr>
              <w:pStyle w:val="BodyText"/>
              <w:ind w:left="246"/>
              <w:rPr>
                <w:del w:author="Murguia, Sahima" w:date="2022-03-15T22:39:00Z" w:id="5407"/>
                <w:rFonts w:ascii="Arial" w:hAnsi="Arial" w:cs="Arial"/>
                <w:b/>
                <w:bCs/>
                <w:strike/>
                <w:color w:val="FFFFFF" w:themeColor="background1"/>
                <w:szCs w:val="20"/>
              </w:rPr>
            </w:pPr>
            <w:del w:author="Murguia, Sahima" w:date="2022-03-15T22:39:00Z" w:id="5408">
              <w:r w:rsidRPr="009463FF" w:rsidDel="00262379">
                <w:rPr>
                  <w:rFonts w:ascii="Arial" w:hAnsi="Arial" w:cs="Arial"/>
                  <w:b/>
                  <w:bCs/>
                  <w:strike/>
                  <w:color w:val="FFFFFF" w:themeColor="background1"/>
                  <w:szCs w:val="20"/>
                </w:rPr>
                <w:delText>BC</w:delText>
              </w:r>
            </w:del>
          </w:p>
        </w:tc>
        <w:tc>
          <w:tcPr>
            <w:tcW w:w="1011" w:type="dxa"/>
            <w:shd w:val="clear" w:color="auto" w:fill="2B5D9A" w:themeFill="accent6" w:themeFillShade="BF"/>
          </w:tcPr>
          <w:p w:rsidRPr="009463FF" w:rsidR="003C3EA5" w:rsidDel="00262379" w:rsidP="003C3EA5" w:rsidRDefault="003C3EA5" w14:paraId="385E4137" w14:textId="67AA00C8">
            <w:pPr>
              <w:pStyle w:val="BodyText"/>
              <w:rPr>
                <w:del w:author="Murguia, Sahima" w:date="2022-03-15T22:39:00Z" w:id="5409"/>
                <w:rFonts w:ascii="Arial" w:hAnsi="Arial" w:cs="Arial"/>
                <w:b/>
                <w:bCs/>
                <w:strike/>
                <w:color w:val="FFFFFF" w:themeColor="background1"/>
                <w:szCs w:val="20"/>
              </w:rPr>
            </w:pPr>
            <w:del w:author="Murguia, Sahima" w:date="2022-03-15T22:39:00Z" w:id="5410">
              <w:r w:rsidRPr="009463FF" w:rsidDel="00262379">
                <w:rPr>
                  <w:rFonts w:ascii="Arial" w:hAnsi="Arial" w:cs="Arial"/>
                  <w:b/>
                  <w:bCs/>
                  <w:strike/>
                  <w:color w:val="FFFFFF" w:themeColor="background1"/>
                  <w:szCs w:val="20"/>
                </w:rPr>
                <w:delText>Table</w:delText>
              </w:r>
            </w:del>
          </w:p>
        </w:tc>
        <w:tc>
          <w:tcPr>
            <w:tcW w:w="1512" w:type="dxa"/>
            <w:shd w:val="clear" w:color="auto" w:fill="2B5D9A" w:themeFill="accent6" w:themeFillShade="BF"/>
          </w:tcPr>
          <w:p w:rsidRPr="009463FF" w:rsidR="003C3EA5" w:rsidDel="00262379" w:rsidP="003C3EA5" w:rsidRDefault="003C3EA5" w14:paraId="12F8BA24" w14:textId="3FFA2E45">
            <w:pPr>
              <w:pStyle w:val="BodyText"/>
              <w:rPr>
                <w:del w:author="Murguia, Sahima" w:date="2022-03-15T22:39:00Z" w:id="5411"/>
                <w:rFonts w:ascii="Arial" w:hAnsi="Arial" w:cs="Arial"/>
                <w:b/>
                <w:bCs/>
                <w:strike/>
                <w:color w:val="FFFFFF" w:themeColor="background1"/>
                <w:szCs w:val="20"/>
              </w:rPr>
            </w:pPr>
            <w:del w:author="Murguia, Sahima" w:date="2022-03-15T22:39:00Z" w:id="5412">
              <w:r w:rsidRPr="009463FF" w:rsidDel="00262379">
                <w:rPr>
                  <w:rFonts w:ascii="Arial" w:hAnsi="Arial" w:cs="Arial"/>
                  <w:b/>
                  <w:bCs/>
                  <w:strike/>
                  <w:color w:val="FFFFFF" w:themeColor="background1"/>
                  <w:szCs w:val="20"/>
                </w:rPr>
                <w:delText>Field</w:delText>
              </w:r>
            </w:del>
          </w:p>
        </w:tc>
        <w:tc>
          <w:tcPr>
            <w:tcW w:w="2070" w:type="dxa"/>
            <w:shd w:val="clear" w:color="auto" w:fill="2B5D9A" w:themeFill="accent6" w:themeFillShade="BF"/>
          </w:tcPr>
          <w:p w:rsidRPr="009463FF" w:rsidR="003C3EA5" w:rsidDel="00262379" w:rsidP="003C3EA5" w:rsidRDefault="003C3EA5" w14:paraId="6B09C4C7" w14:textId="22574407">
            <w:pPr>
              <w:pStyle w:val="BodyText"/>
              <w:rPr>
                <w:del w:author="Murguia, Sahima" w:date="2022-03-15T22:39:00Z" w:id="5413"/>
                <w:rFonts w:ascii="Arial" w:hAnsi="Arial" w:cs="Arial"/>
                <w:b/>
                <w:bCs/>
                <w:strike/>
                <w:color w:val="FFFFFF" w:themeColor="background1"/>
                <w:szCs w:val="20"/>
              </w:rPr>
            </w:pPr>
            <w:del w:author="Murguia, Sahima" w:date="2022-03-15T22:39:00Z" w:id="5414">
              <w:r w:rsidRPr="009463FF" w:rsidDel="00262379">
                <w:rPr>
                  <w:rFonts w:ascii="Arial" w:hAnsi="Arial" w:cs="Arial"/>
                  <w:b/>
                  <w:bCs/>
                  <w:strike/>
                  <w:color w:val="FFFFFF" w:themeColor="background1"/>
                  <w:szCs w:val="20"/>
                </w:rPr>
                <w:delText>Column</w:delText>
              </w:r>
            </w:del>
          </w:p>
        </w:tc>
        <w:tc>
          <w:tcPr>
            <w:tcW w:w="990" w:type="dxa"/>
            <w:shd w:val="clear" w:color="auto" w:fill="2B5D9A" w:themeFill="accent6" w:themeFillShade="BF"/>
          </w:tcPr>
          <w:p w:rsidRPr="009463FF" w:rsidR="003C3EA5" w:rsidDel="00262379" w:rsidP="003C3EA5" w:rsidRDefault="003C3EA5" w14:paraId="70CEEDFE" w14:textId="1CE80B97">
            <w:pPr>
              <w:pStyle w:val="BodyText"/>
              <w:rPr>
                <w:del w:author="Murguia, Sahima" w:date="2022-03-15T22:39:00Z" w:id="5415"/>
                <w:rFonts w:ascii="Arial" w:hAnsi="Arial" w:cs="Arial"/>
                <w:b/>
                <w:bCs/>
                <w:strike/>
                <w:color w:val="FFFFFF" w:themeColor="background1"/>
                <w:szCs w:val="20"/>
              </w:rPr>
            </w:pPr>
            <w:del w:author="Murguia, Sahima" w:date="2022-03-15T22:39:00Z" w:id="5416">
              <w:r w:rsidRPr="009463FF" w:rsidDel="00262379">
                <w:rPr>
                  <w:rFonts w:ascii="Arial" w:hAnsi="Arial" w:cs="Arial"/>
                  <w:b/>
                  <w:bCs/>
                  <w:strike/>
                  <w:color w:val="FFFFFF" w:themeColor="background1"/>
                  <w:szCs w:val="20"/>
                </w:rPr>
                <w:delText>Type</w:delText>
              </w:r>
            </w:del>
          </w:p>
        </w:tc>
        <w:tc>
          <w:tcPr>
            <w:tcW w:w="3060" w:type="dxa"/>
            <w:shd w:val="clear" w:color="auto" w:fill="2B5D9A" w:themeFill="accent6" w:themeFillShade="BF"/>
          </w:tcPr>
          <w:p w:rsidRPr="009463FF" w:rsidR="003C3EA5" w:rsidDel="00262379" w:rsidP="003C3EA5" w:rsidRDefault="003C3EA5" w14:paraId="4D8D1219" w14:textId="6DC4E964">
            <w:pPr>
              <w:pStyle w:val="BodyText"/>
              <w:rPr>
                <w:del w:author="Murguia, Sahima" w:date="2022-03-15T22:39:00Z" w:id="5417"/>
                <w:rFonts w:ascii="Arial" w:hAnsi="Arial" w:cs="Arial"/>
                <w:b/>
                <w:bCs/>
                <w:strike/>
                <w:color w:val="FFFFFF" w:themeColor="background1"/>
                <w:szCs w:val="20"/>
              </w:rPr>
            </w:pPr>
            <w:del w:author="Murguia, Sahima" w:date="2022-03-15T22:39:00Z" w:id="5418">
              <w:r w:rsidRPr="009463FF" w:rsidDel="00262379">
                <w:rPr>
                  <w:rFonts w:ascii="Arial" w:hAnsi="Arial" w:cs="Arial"/>
                  <w:b/>
                  <w:bCs/>
                  <w:strike/>
                  <w:color w:val="FFFFFF" w:themeColor="background1"/>
                  <w:szCs w:val="20"/>
                </w:rPr>
                <w:delText>Description</w:delText>
              </w:r>
            </w:del>
          </w:p>
        </w:tc>
      </w:tr>
      <w:tr w:rsidRPr="009463FF" w:rsidR="003C3EA5" w:rsidDel="00262379" w:rsidTr="003C3EA5" w14:paraId="1A12663B" w14:textId="441ABC24">
        <w:trPr>
          <w:trHeight w:val="43"/>
          <w:del w:author="Murguia, Sahima" w:date="2022-03-15T22:39:00Z" w:id="5419"/>
        </w:trPr>
        <w:tc>
          <w:tcPr>
            <w:tcW w:w="988" w:type="dxa"/>
            <w:vMerge w:val="restart"/>
            <w:vAlign w:val="center"/>
          </w:tcPr>
          <w:p w:rsidRPr="009463FF" w:rsidR="003C3EA5" w:rsidDel="00262379" w:rsidP="003C3EA5" w:rsidRDefault="003C3EA5" w14:paraId="5F8101A5" w14:textId="40327EA6">
            <w:pPr>
              <w:pStyle w:val="ListParagraph"/>
              <w:ind w:left="0"/>
              <w:jc w:val="both"/>
              <w:rPr>
                <w:del w:author="Murguia, Sahima" w:date="2022-03-15T22:39:00Z" w:id="5420"/>
                <w:rFonts w:asciiTheme="majorHAnsi" w:hAnsiTheme="majorHAnsi" w:cstheme="majorHAnsi"/>
                <w:strike/>
                <w:szCs w:val="18"/>
                <w:lang w:val="en-US"/>
              </w:rPr>
            </w:pPr>
            <w:del w:author="Murguia, Sahima" w:date="2022-03-15T22:39:00Z" w:id="5421">
              <w:r w:rsidRPr="009463FF" w:rsidDel="00262379">
                <w:rPr>
                  <w:strike/>
                  <w:sz w:val="20"/>
                  <w:szCs w:val="20"/>
                  <w:lang w:val="en-US"/>
                </w:rPr>
                <w:delText>Price lists</w:delText>
              </w:r>
            </w:del>
          </w:p>
        </w:tc>
        <w:tc>
          <w:tcPr>
            <w:tcW w:w="1011" w:type="dxa"/>
            <w:vMerge w:val="restart"/>
            <w:vAlign w:val="center"/>
          </w:tcPr>
          <w:p w:rsidRPr="006A0C90" w:rsidR="003C3EA5" w:rsidDel="00262379" w:rsidP="003C3EA5" w:rsidRDefault="003C3EA5" w14:paraId="7329059C" w14:textId="424D3145">
            <w:pPr>
              <w:pStyle w:val="ListParagraph"/>
              <w:ind w:left="0"/>
              <w:jc w:val="both"/>
              <w:rPr>
                <w:del w:author="Murguia, Sahima" w:date="2022-03-15T22:39:00Z" w:id="5422"/>
                <w:rFonts w:asciiTheme="majorHAnsi" w:hAnsiTheme="majorHAnsi" w:cstheme="majorHAnsi"/>
                <w:strike/>
                <w:szCs w:val="18"/>
                <w:lang w:val="en-US"/>
                <w:rPrChange w:author="Andreyeva, Julia" w:date="2022-03-16T13:42:00Z" w:id="5423">
                  <w:rPr>
                    <w:del w:author="Murguia, Sahima" w:date="2022-03-15T22:39:00Z" w:id="5424"/>
                    <w:rFonts w:asciiTheme="majorHAnsi" w:hAnsiTheme="majorHAnsi" w:cstheme="majorHAnsi"/>
                    <w:strike/>
                    <w:szCs w:val="18"/>
                    <w:lang w:val="ru-RU"/>
                  </w:rPr>
                </w:rPrChange>
              </w:rPr>
            </w:pPr>
            <w:del w:author="Murguia, Sahima" w:date="2022-03-15T22:39:00Z" w:id="5425">
              <w:r w:rsidRPr="006A0C90" w:rsidDel="00262379">
                <w:rPr>
                  <w:rFonts w:asciiTheme="majorHAnsi" w:hAnsiTheme="majorHAnsi" w:cstheme="majorHAnsi"/>
                  <w:strike/>
                  <w:szCs w:val="18"/>
                  <w:lang w:val="en-US"/>
                  <w:rPrChange w:author="Andreyeva, Julia" w:date="2022-03-16T13:42:00Z" w:id="5426">
                    <w:rPr>
                      <w:rFonts w:asciiTheme="majorHAnsi" w:hAnsiTheme="majorHAnsi" w:cstheme="majorHAnsi"/>
                      <w:strike/>
                      <w:szCs w:val="18"/>
                      <w:lang w:val="ru-RU"/>
                    </w:rPr>
                  </w:rPrChange>
                </w:rPr>
                <w:delText>S_PRI_LST</w:delText>
              </w:r>
            </w:del>
          </w:p>
        </w:tc>
        <w:tc>
          <w:tcPr>
            <w:tcW w:w="1512" w:type="dxa"/>
            <w:vAlign w:val="center"/>
          </w:tcPr>
          <w:p w:rsidRPr="009463FF" w:rsidR="003C3EA5" w:rsidDel="00262379" w:rsidP="003C3EA5" w:rsidRDefault="003C3EA5" w14:paraId="07C91661" w14:textId="00C36518">
            <w:pPr>
              <w:pStyle w:val="ListParagraph"/>
              <w:ind w:left="0"/>
              <w:jc w:val="both"/>
              <w:rPr>
                <w:del w:author="Murguia, Sahima" w:date="2022-03-15T22:39:00Z" w:id="5427"/>
                <w:rFonts w:asciiTheme="majorHAnsi" w:hAnsiTheme="majorHAnsi" w:cstheme="majorHAnsi"/>
                <w:strike/>
                <w:szCs w:val="18"/>
                <w:lang w:val="en-US"/>
              </w:rPr>
            </w:pPr>
            <w:del w:author="Murguia, Sahima" w:date="2022-03-15T22:39:00Z" w:id="5428">
              <w:r w:rsidRPr="009463FF" w:rsidDel="00262379">
                <w:rPr>
                  <w:rFonts w:asciiTheme="majorHAnsi" w:hAnsiTheme="majorHAnsi" w:cstheme="majorHAnsi"/>
                  <w:strike/>
                  <w:szCs w:val="18"/>
                  <w:lang w:val="en-US"/>
                </w:rPr>
                <w:delText>Valid From</w:delText>
              </w:r>
            </w:del>
          </w:p>
        </w:tc>
        <w:tc>
          <w:tcPr>
            <w:tcW w:w="2070" w:type="dxa"/>
            <w:vAlign w:val="center"/>
          </w:tcPr>
          <w:p w:rsidRPr="009463FF" w:rsidR="003C3EA5" w:rsidDel="00262379" w:rsidP="003C3EA5" w:rsidRDefault="003C3EA5" w14:paraId="486C3F82" w14:textId="0E6919B0">
            <w:pPr>
              <w:pStyle w:val="ListParagraph"/>
              <w:ind w:left="0"/>
              <w:jc w:val="both"/>
              <w:rPr>
                <w:del w:author="Murguia, Sahima" w:date="2022-03-15T22:39:00Z" w:id="5429"/>
                <w:rFonts w:asciiTheme="majorHAnsi" w:hAnsiTheme="majorHAnsi" w:cstheme="majorHAnsi"/>
                <w:strike/>
                <w:szCs w:val="18"/>
                <w:lang w:val="en-US"/>
              </w:rPr>
            </w:pPr>
            <w:del w:author="Murguia, Sahima" w:date="2022-03-15T22:39:00Z" w:id="5430">
              <w:r w:rsidRPr="009463FF" w:rsidDel="00262379">
                <w:rPr>
                  <w:rFonts w:asciiTheme="majorHAnsi" w:hAnsiTheme="majorHAnsi" w:cstheme="majorHAnsi"/>
                  <w:strike/>
                  <w:szCs w:val="18"/>
                  <w:lang w:val="en-US"/>
                </w:rPr>
                <w:delText>EFF_START_DT</w:delText>
              </w:r>
            </w:del>
          </w:p>
        </w:tc>
        <w:tc>
          <w:tcPr>
            <w:tcW w:w="990" w:type="dxa"/>
            <w:vAlign w:val="center"/>
          </w:tcPr>
          <w:p w:rsidRPr="009463FF" w:rsidR="003C3EA5" w:rsidDel="00262379" w:rsidP="003C3EA5" w:rsidRDefault="003C3EA5" w14:paraId="7BCD47DF" w14:textId="710B3E5D">
            <w:pPr>
              <w:pStyle w:val="ListParagraph"/>
              <w:ind w:left="0"/>
              <w:jc w:val="both"/>
              <w:rPr>
                <w:del w:author="Murguia, Sahima" w:date="2022-03-15T22:39:00Z" w:id="5431"/>
                <w:rFonts w:asciiTheme="majorHAnsi" w:hAnsiTheme="majorHAnsi" w:cstheme="majorHAnsi"/>
                <w:strike/>
                <w:szCs w:val="18"/>
                <w:lang w:val="en-US"/>
              </w:rPr>
            </w:pPr>
          </w:p>
        </w:tc>
        <w:tc>
          <w:tcPr>
            <w:tcW w:w="3060" w:type="dxa"/>
            <w:vAlign w:val="center"/>
          </w:tcPr>
          <w:p w:rsidRPr="009463FF" w:rsidR="003C3EA5" w:rsidDel="00262379" w:rsidP="003C3EA5" w:rsidRDefault="003C3EA5" w14:paraId="0D4B3A90" w14:textId="57647649">
            <w:pPr>
              <w:pStyle w:val="ListParagraph"/>
              <w:ind w:left="0"/>
              <w:jc w:val="both"/>
              <w:rPr>
                <w:del w:author="Murguia, Sahima" w:date="2022-03-15T22:39:00Z" w:id="5432"/>
                <w:rFonts w:asciiTheme="majorHAnsi" w:hAnsiTheme="majorHAnsi" w:cstheme="majorHAnsi"/>
                <w:strike/>
                <w:szCs w:val="18"/>
                <w:lang w:val="en-US"/>
              </w:rPr>
            </w:pPr>
          </w:p>
        </w:tc>
      </w:tr>
      <w:tr w:rsidRPr="009463FF" w:rsidR="003C3EA5" w:rsidDel="00262379" w:rsidTr="003C3EA5" w14:paraId="12510237" w14:textId="1DE5B242">
        <w:trPr>
          <w:trHeight w:val="43"/>
          <w:del w:author="Murguia, Sahima" w:date="2022-03-15T22:39:00Z" w:id="5433"/>
        </w:trPr>
        <w:tc>
          <w:tcPr>
            <w:tcW w:w="988" w:type="dxa"/>
            <w:vMerge/>
            <w:vAlign w:val="center"/>
          </w:tcPr>
          <w:p w:rsidRPr="009463FF" w:rsidR="003C3EA5" w:rsidDel="00262379" w:rsidP="003C3EA5" w:rsidRDefault="003C3EA5" w14:paraId="4EE89696" w14:textId="50B080F3">
            <w:pPr>
              <w:pStyle w:val="ListParagraph"/>
              <w:ind w:left="0"/>
              <w:jc w:val="both"/>
              <w:rPr>
                <w:del w:author="Murguia, Sahima" w:date="2022-03-15T22:39:00Z" w:id="5434"/>
                <w:strike/>
                <w:sz w:val="20"/>
                <w:szCs w:val="20"/>
                <w:lang w:val="en-US"/>
              </w:rPr>
            </w:pPr>
          </w:p>
        </w:tc>
        <w:tc>
          <w:tcPr>
            <w:tcW w:w="1011" w:type="dxa"/>
            <w:vMerge/>
            <w:vAlign w:val="center"/>
          </w:tcPr>
          <w:p w:rsidRPr="006A0C90" w:rsidR="003C3EA5" w:rsidDel="00262379" w:rsidP="003C3EA5" w:rsidRDefault="003C3EA5" w14:paraId="4BE5D853" w14:textId="1E4FDC3F">
            <w:pPr>
              <w:pStyle w:val="ListParagraph"/>
              <w:ind w:left="0"/>
              <w:jc w:val="both"/>
              <w:rPr>
                <w:del w:author="Murguia, Sahima" w:date="2022-03-15T22:39:00Z" w:id="5435"/>
                <w:rFonts w:asciiTheme="majorHAnsi" w:hAnsiTheme="majorHAnsi" w:cstheme="majorHAnsi"/>
                <w:strike/>
                <w:szCs w:val="18"/>
                <w:lang w:val="en-US"/>
                <w:rPrChange w:author="Andreyeva, Julia" w:date="2022-03-16T13:42:00Z" w:id="5436">
                  <w:rPr>
                    <w:del w:author="Murguia, Sahima" w:date="2022-03-15T22:39:00Z" w:id="5437"/>
                    <w:rFonts w:asciiTheme="majorHAnsi" w:hAnsiTheme="majorHAnsi" w:cstheme="majorHAnsi"/>
                    <w:strike/>
                    <w:szCs w:val="18"/>
                    <w:lang w:val="ru-RU"/>
                  </w:rPr>
                </w:rPrChange>
              </w:rPr>
            </w:pPr>
          </w:p>
        </w:tc>
        <w:tc>
          <w:tcPr>
            <w:tcW w:w="1512" w:type="dxa"/>
            <w:vAlign w:val="center"/>
          </w:tcPr>
          <w:p w:rsidRPr="009463FF" w:rsidR="003C3EA5" w:rsidDel="00262379" w:rsidP="003C3EA5" w:rsidRDefault="003C3EA5" w14:paraId="4BA8CE34" w14:textId="2332DF39">
            <w:pPr>
              <w:pStyle w:val="ListParagraph"/>
              <w:ind w:left="0"/>
              <w:jc w:val="both"/>
              <w:rPr>
                <w:del w:author="Murguia, Sahima" w:date="2022-03-15T22:39:00Z" w:id="5438"/>
                <w:rFonts w:asciiTheme="majorHAnsi" w:hAnsiTheme="majorHAnsi" w:cstheme="majorHAnsi"/>
                <w:strike/>
                <w:szCs w:val="18"/>
                <w:lang w:val="en-US"/>
              </w:rPr>
            </w:pPr>
            <w:del w:author="Murguia, Sahima" w:date="2022-03-15T22:39:00Z" w:id="5439">
              <w:r w:rsidRPr="009463FF" w:rsidDel="00262379">
                <w:rPr>
                  <w:rFonts w:asciiTheme="majorHAnsi" w:hAnsiTheme="majorHAnsi" w:cstheme="majorHAnsi"/>
                  <w:strike/>
                  <w:szCs w:val="18"/>
                  <w:lang w:val="en-US"/>
                </w:rPr>
                <w:delText>Valid To</w:delText>
              </w:r>
            </w:del>
          </w:p>
        </w:tc>
        <w:tc>
          <w:tcPr>
            <w:tcW w:w="2070" w:type="dxa"/>
            <w:vAlign w:val="center"/>
          </w:tcPr>
          <w:p w:rsidRPr="009463FF" w:rsidR="003C3EA5" w:rsidDel="00262379" w:rsidP="003C3EA5" w:rsidRDefault="003C3EA5" w14:paraId="25FB89DE" w14:textId="306D41E1">
            <w:pPr>
              <w:pStyle w:val="ListParagraph"/>
              <w:ind w:left="0"/>
              <w:jc w:val="both"/>
              <w:rPr>
                <w:del w:author="Murguia, Sahima" w:date="2022-03-15T22:39:00Z" w:id="5440"/>
                <w:rFonts w:asciiTheme="majorHAnsi" w:hAnsiTheme="majorHAnsi" w:cstheme="majorHAnsi"/>
                <w:strike/>
                <w:szCs w:val="18"/>
                <w:lang w:val="en-US"/>
              </w:rPr>
            </w:pPr>
            <w:del w:author="Murguia, Sahima" w:date="2022-03-15T22:39:00Z" w:id="5441">
              <w:r w:rsidRPr="009463FF" w:rsidDel="00262379">
                <w:rPr>
                  <w:rFonts w:asciiTheme="majorHAnsi" w:hAnsiTheme="majorHAnsi" w:cstheme="majorHAnsi"/>
                  <w:strike/>
                  <w:szCs w:val="18"/>
                  <w:lang w:val="en-US"/>
                </w:rPr>
                <w:delText>EFF_END_DT</w:delText>
              </w:r>
            </w:del>
          </w:p>
        </w:tc>
        <w:tc>
          <w:tcPr>
            <w:tcW w:w="990" w:type="dxa"/>
            <w:vAlign w:val="center"/>
          </w:tcPr>
          <w:p w:rsidRPr="009463FF" w:rsidR="003C3EA5" w:rsidDel="00262379" w:rsidP="003C3EA5" w:rsidRDefault="003C3EA5" w14:paraId="3DE4CF7B" w14:textId="6A851EB1">
            <w:pPr>
              <w:pStyle w:val="ListParagraph"/>
              <w:ind w:left="0"/>
              <w:jc w:val="both"/>
              <w:rPr>
                <w:del w:author="Murguia, Sahima" w:date="2022-03-15T22:39:00Z" w:id="5442"/>
                <w:rFonts w:asciiTheme="majorHAnsi" w:hAnsiTheme="majorHAnsi" w:cstheme="majorHAnsi"/>
                <w:strike/>
                <w:szCs w:val="18"/>
                <w:lang w:val="en-US"/>
              </w:rPr>
            </w:pPr>
          </w:p>
        </w:tc>
        <w:tc>
          <w:tcPr>
            <w:tcW w:w="3060" w:type="dxa"/>
            <w:vAlign w:val="center"/>
          </w:tcPr>
          <w:p w:rsidRPr="009463FF" w:rsidR="003C3EA5" w:rsidDel="00262379" w:rsidP="003C3EA5" w:rsidRDefault="003C3EA5" w14:paraId="0DF8869E" w14:textId="0FF750DC">
            <w:pPr>
              <w:pStyle w:val="ListParagraph"/>
              <w:ind w:left="0"/>
              <w:jc w:val="both"/>
              <w:rPr>
                <w:del w:author="Murguia, Sahima" w:date="2022-03-15T22:39:00Z" w:id="5443"/>
                <w:rFonts w:asciiTheme="majorHAnsi" w:hAnsiTheme="majorHAnsi" w:cstheme="majorHAnsi"/>
                <w:strike/>
                <w:szCs w:val="18"/>
                <w:lang w:val="en-US"/>
              </w:rPr>
            </w:pPr>
          </w:p>
        </w:tc>
      </w:tr>
      <w:tr w:rsidRPr="009463FF" w:rsidR="003C3EA5" w:rsidDel="00262379" w:rsidTr="003C3EA5" w14:paraId="20D45DC7" w14:textId="30D96EDF">
        <w:trPr>
          <w:trHeight w:val="43"/>
          <w:del w:author="Murguia, Sahima" w:date="2022-03-15T22:39:00Z" w:id="5444"/>
        </w:trPr>
        <w:tc>
          <w:tcPr>
            <w:tcW w:w="988" w:type="dxa"/>
            <w:vMerge/>
            <w:vAlign w:val="center"/>
          </w:tcPr>
          <w:p w:rsidRPr="009463FF" w:rsidR="003C3EA5" w:rsidDel="00262379" w:rsidP="003C3EA5" w:rsidRDefault="003C3EA5" w14:paraId="48CEAEE7" w14:textId="0FF45982">
            <w:pPr>
              <w:pStyle w:val="ListParagraph"/>
              <w:ind w:left="0"/>
              <w:jc w:val="both"/>
              <w:rPr>
                <w:del w:author="Murguia, Sahima" w:date="2022-03-15T22:39:00Z" w:id="5445"/>
                <w:strike/>
                <w:sz w:val="20"/>
                <w:szCs w:val="20"/>
                <w:lang w:val="en-US"/>
              </w:rPr>
            </w:pPr>
          </w:p>
        </w:tc>
        <w:tc>
          <w:tcPr>
            <w:tcW w:w="1011" w:type="dxa"/>
            <w:vMerge/>
            <w:vAlign w:val="center"/>
          </w:tcPr>
          <w:p w:rsidRPr="006A0C90" w:rsidR="003C3EA5" w:rsidDel="00262379" w:rsidP="003C3EA5" w:rsidRDefault="003C3EA5" w14:paraId="3C18B33A" w14:textId="2C1A874D">
            <w:pPr>
              <w:pStyle w:val="ListParagraph"/>
              <w:ind w:left="0"/>
              <w:jc w:val="both"/>
              <w:rPr>
                <w:del w:author="Murguia, Sahima" w:date="2022-03-15T22:39:00Z" w:id="5446"/>
                <w:rFonts w:asciiTheme="majorHAnsi" w:hAnsiTheme="majorHAnsi" w:cstheme="majorHAnsi"/>
                <w:strike/>
                <w:szCs w:val="18"/>
                <w:lang w:val="en-US"/>
                <w:rPrChange w:author="Andreyeva, Julia" w:date="2022-03-16T13:42:00Z" w:id="5447">
                  <w:rPr>
                    <w:del w:author="Murguia, Sahima" w:date="2022-03-15T22:39:00Z" w:id="5448"/>
                    <w:rFonts w:asciiTheme="majorHAnsi" w:hAnsiTheme="majorHAnsi" w:cstheme="majorHAnsi"/>
                    <w:strike/>
                    <w:szCs w:val="18"/>
                    <w:lang w:val="ru-RU"/>
                  </w:rPr>
                </w:rPrChange>
              </w:rPr>
            </w:pPr>
          </w:p>
        </w:tc>
        <w:tc>
          <w:tcPr>
            <w:tcW w:w="1512" w:type="dxa"/>
            <w:vAlign w:val="center"/>
          </w:tcPr>
          <w:p w:rsidRPr="009463FF" w:rsidR="003C3EA5" w:rsidDel="00262379" w:rsidP="003C3EA5" w:rsidRDefault="003C3EA5" w14:paraId="1AA093B6" w14:textId="7E61B3F3">
            <w:pPr>
              <w:pStyle w:val="ListParagraph"/>
              <w:ind w:left="0"/>
              <w:jc w:val="both"/>
              <w:rPr>
                <w:del w:author="Murguia, Sahima" w:date="2022-03-15T22:39:00Z" w:id="5449"/>
                <w:rFonts w:asciiTheme="majorHAnsi" w:hAnsiTheme="majorHAnsi" w:cstheme="majorHAnsi"/>
                <w:strike/>
                <w:szCs w:val="18"/>
                <w:lang w:val="en-US"/>
              </w:rPr>
            </w:pPr>
            <w:del w:author="Murguia, Sahima" w:date="2022-03-15T22:39:00Z" w:id="5450">
              <w:r w:rsidRPr="009463FF" w:rsidDel="00262379">
                <w:rPr>
                  <w:rFonts w:asciiTheme="majorHAnsi" w:hAnsiTheme="majorHAnsi" w:cstheme="majorHAnsi"/>
                  <w:strike/>
                  <w:szCs w:val="18"/>
                  <w:lang w:val="en-US"/>
                </w:rPr>
                <w:delText>Last Updated Date</w:delText>
              </w:r>
            </w:del>
          </w:p>
        </w:tc>
        <w:tc>
          <w:tcPr>
            <w:tcW w:w="2070" w:type="dxa"/>
            <w:vAlign w:val="center"/>
          </w:tcPr>
          <w:p w:rsidRPr="009463FF" w:rsidR="003C3EA5" w:rsidDel="00262379" w:rsidP="003C3EA5" w:rsidRDefault="003C3EA5" w14:paraId="1D4F6637" w14:textId="3B9FA25D">
            <w:pPr>
              <w:pStyle w:val="ListParagraph"/>
              <w:ind w:left="0"/>
              <w:jc w:val="both"/>
              <w:rPr>
                <w:del w:author="Murguia, Sahima" w:date="2022-03-15T22:39:00Z" w:id="5451"/>
                <w:rFonts w:asciiTheme="majorHAnsi" w:hAnsiTheme="majorHAnsi" w:cstheme="majorHAnsi"/>
                <w:strike/>
                <w:szCs w:val="18"/>
                <w:lang w:val="en-US"/>
              </w:rPr>
            </w:pPr>
            <w:del w:author="Murguia, Sahima" w:date="2022-03-15T22:39:00Z" w:id="5452">
              <w:r w:rsidRPr="009463FF" w:rsidDel="00262379">
                <w:rPr>
                  <w:rFonts w:asciiTheme="majorHAnsi" w:hAnsiTheme="majorHAnsi" w:cstheme="majorHAnsi"/>
                  <w:strike/>
                  <w:szCs w:val="18"/>
                  <w:lang w:val="en-US"/>
                </w:rPr>
                <w:delText>LAST_UPD</w:delText>
              </w:r>
            </w:del>
          </w:p>
        </w:tc>
        <w:tc>
          <w:tcPr>
            <w:tcW w:w="990" w:type="dxa"/>
            <w:vAlign w:val="center"/>
          </w:tcPr>
          <w:p w:rsidRPr="009463FF" w:rsidR="003C3EA5" w:rsidDel="00262379" w:rsidP="003C3EA5" w:rsidRDefault="003C3EA5" w14:paraId="0A110F32" w14:textId="76249E27">
            <w:pPr>
              <w:pStyle w:val="ListParagraph"/>
              <w:ind w:left="0"/>
              <w:jc w:val="both"/>
              <w:rPr>
                <w:del w:author="Murguia, Sahima" w:date="2022-03-15T22:39:00Z" w:id="5453"/>
                <w:rFonts w:asciiTheme="majorHAnsi" w:hAnsiTheme="majorHAnsi" w:cstheme="majorHAnsi"/>
                <w:strike/>
                <w:szCs w:val="18"/>
                <w:lang w:val="en-US"/>
              </w:rPr>
            </w:pPr>
          </w:p>
        </w:tc>
        <w:tc>
          <w:tcPr>
            <w:tcW w:w="3060" w:type="dxa"/>
            <w:vAlign w:val="center"/>
          </w:tcPr>
          <w:p w:rsidRPr="009463FF" w:rsidR="003C3EA5" w:rsidDel="00262379" w:rsidP="003C3EA5" w:rsidRDefault="003C3EA5" w14:paraId="4B80A204" w14:textId="67B1F38E">
            <w:pPr>
              <w:pStyle w:val="ListParagraph"/>
              <w:ind w:left="0"/>
              <w:jc w:val="both"/>
              <w:rPr>
                <w:del w:author="Murguia, Sahima" w:date="2022-03-15T22:39:00Z" w:id="5454"/>
                <w:rFonts w:asciiTheme="majorHAnsi" w:hAnsiTheme="majorHAnsi" w:cstheme="majorHAnsi"/>
                <w:strike/>
                <w:szCs w:val="18"/>
                <w:lang w:val="en-US"/>
              </w:rPr>
            </w:pPr>
            <w:del w:author="Murguia, Sahima" w:date="2022-03-15T22:39:00Z" w:id="5455">
              <w:r w:rsidRPr="009463FF" w:rsidDel="00262379">
                <w:rPr>
                  <w:rFonts w:asciiTheme="majorHAnsi" w:hAnsiTheme="majorHAnsi" w:cstheme="majorHAnsi"/>
                  <w:strike/>
                  <w:szCs w:val="18"/>
                  <w:lang w:val="en-US"/>
                </w:rPr>
                <w:delText>info About Record</w:delText>
              </w:r>
            </w:del>
          </w:p>
        </w:tc>
      </w:tr>
      <w:tr w:rsidRPr="009463FF" w:rsidR="003C3EA5" w:rsidDel="00262379" w:rsidTr="003C3EA5" w14:paraId="392D44B7" w14:textId="234CBFFB">
        <w:trPr>
          <w:trHeight w:val="43"/>
          <w:del w:author="Murguia, Sahima" w:date="2022-03-15T22:39:00Z" w:id="5456"/>
        </w:trPr>
        <w:tc>
          <w:tcPr>
            <w:tcW w:w="988" w:type="dxa"/>
            <w:vMerge/>
            <w:vAlign w:val="center"/>
          </w:tcPr>
          <w:p w:rsidRPr="009463FF" w:rsidR="003C3EA5" w:rsidDel="00262379" w:rsidP="003C3EA5" w:rsidRDefault="003C3EA5" w14:paraId="0E1E6B78" w14:textId="207F2426">
            <w:pPr>
              <w:pStyle w:val="ListParagraph"/>
              <w:ind w:left="0"/>
              <w:jc w:val="both"/>
              <w:rPr>
                <w:del w:author="Murguia, Sahima" w:date="2022-03-15T22:39:00Z" w:id="5457"/>
                <w:strike/>
                <w:sz w:val="20"/>
                <w:szCs w:val="20"/>
                <w:lang w:val="en-US"/>
              </w:rPr>
            </w:pPr>
          </w:p>
        </w:tc>
        <w:tc>
          <w:tcPr>
            <w:tcW w:w="1011" w:type="dxa"/>
            <w:vMerge/>
            <w:vAlign w:val="center"/>
          </w:tcPr>
          <w:p w:rsidRPr="006A0C90" w:rsidR="003C3EA5" w:rsidDel="00262379" w:rsidP="003C3EA5" w:rsidRDefault="003C3EA5" w14:paraId="400D9BB5" w14:textId="489A960D">
            <w:pPr>
              <w:pStyle w:val="ListParagraph"/>
              <w:ind w:left="0"/>
              <w:jc w:val="both"/>
              <w:rPr>
                <w:del w:author="Murguia, Sahima" w:date="2022-03-15T22:39:00Z" w:id="5458"/>
                <w:rFonts w:asciiTheme="majorHAnsi" w:hAnsiTheme="majorHAnsi" w:cstheme="majorHAnsi"/>
                <w:strike/>
                <w:szCs w:val="18"/>
                <w:lang w:val="en-US"/>
                <w:rPrChange w:author="Andreyeva, Julia" w:date="2022-03-16T13:42:00Z" w:id="5459">
                  <w:rPr>
                    <w:del w:author="Murguia, Sahima" w:date="2022-03-15T22:39:00Z" w:id="5460"/>
                    <w:rFonts w:asciiTheme="majorHAnsi" w:hAnsiTheme="majorHAnsi" w:cstheme="majorHAnsi"/>
                    <w:strike/>
                    <w:szCs w:val="18"/>
                    <w:lang w:val="ru-RU"/>
                  </w:rPr>
                </w:rPrChange>
              </w:rPr>
            </w:pPr>
          </w:p>
        </w:tc>
        <w:tc>
          <w:tcPr>
            <w:tcW w:w="1512" w:type="dxa"/>
            <w:vAlign w:val="center"/>
          </w:tcPr>
          <w:p w:rsidRPr="009463FF" w:rsidR="003C3EA5" w:rsidDel="00262379" w:rsidP="003C3EA5" w:rsidRDefault="003C3EA5" w14:paraId="651B42AC" w14:textId="30FEC46C">
            <w:pPr>
              <w:pStyle w:val="ListParagraph"/>
              <w:ind w:left="0"/>
              <w:jc w:val="both"/>
              <w:rPr>
                <w:del w:author="Murguia, Sahima" w:date="2022-03-15T22:39:00Z" w:id="5461"/>
                <w:rFonts w:asciiTheme="majorHAnsi" w:hAnsiTheme="majorHAnsi" w:cstheme="majorHAnsi"/>
                <w:strike/>
                <w:szCs w:val="18"/>
                <w:lang w:val="en-US"/>
              </w:rPr>
            </w:pPr>
            <w:del w:author="Murguia, Sahima" w:date="2022-03-15T22:39:00Z" w:id="5462">
              <w:r w:rsidRPr="009463FF" w:rsidDel="00262379">
                <w:rPr>
                  <w:rFonts w:asciiTheme="majorHAnsi" w:hAnsiTheme="majorHAnsi" w:cstheme="majorHAnsi"/>
                  <w:strike/>
                  <w:szCs w:val="18"/>
                  <w:lang w:val="en-US"/>
                </w:rPr>
                <w:delText>Market</w:delText>
              </w:r>
            </w:del>
          </w:p>
        </w:tc>
        <w:tc>
          <w:tcPr>
            <w:tcW w:w="2070" w:type="dxa"/>
            <w:vAlign w:val="center"/>
          </w:tcPr>
          <w:p w:rsidRPr="009463FF" w:rsidR="003C3EA5" w:rsidDel="00262379" w:rsidP="003C3EA5" w:rsidRDefault="003C3EA5" w14:paraId="61D9AB1B" w14:textId="0B83380C">
            <w:pPr>
              <w:pStyle w:val="ListParagraph"/>
              <w:ind w:left="0"/>
              <w:jc w:val="both"/>
              <w:rPr>
                <w:del w:author="Murguia, Sahima" w:date="2022-03-15T22:39:00Z" w:id="5463"/>
                <w:rFonts w:asciiTheme="majorHAnsi" w:hAnsiTheme="majorHAnsi" w:cstheme="majorHAnsi"/>
                <w:strike/>
                <w:szCs w:val="18"/>
                <w:lang w:val="en-US"/>
              </w:rPr>
            </w:pPr>
            <w:del w:author="Murguia, Sahima" w:date="2022-03-15T22:39:00Z" w:id="5464">
              <w:r w:rsidRPr="009463FF" w:rsidDel="00262379">
                <w:rPr>
                  <w:rFonts w:asciiTheme="majorHAnsi" w:hAnsiTheme="majorHAnsi" w:cstheme="majorHAnsi"/>
                  <w:strike/>
                  <w:szCs w:val="18"/>
                  <w:lang w:val="en-US"/>
                </w:rPr>
                <w:delText>BU_ID</w:delText>
              </w:r>
            </w:del>
          </w:p>
        </w:tc>
        <w:tc>
          <w:tcPr>
            <w:tcW w:w="990" w:type="dxa"/>
            <w:vAlign w:val="center"/>
          </w:tcPr>
          <w:p w:rsidRPr="009463FF" w:rsidR="003C3EA5" w:rsidDel="00262379" w:rsidP="003C3EA5" w:rsidRDefault="003C3EA5" w14:paraId="768616DA" w14:textId="4409E2A0">
            <w:pPr>
              <w:pStyle w:val="ListParagraph"/>
              <w:ind w:left="0"/>
              <w:jc w:val="both"/>
              <w:rPr>
                <w:del w:author="Murguia, Sahima" w:date="2022-03-15T22:39:00Z" w:id="5465"/>
                <w:rFonts w:asciiTheme="majorHAnsi" w:hAnsiTheme="majorHAnsi" w:cstheme="majorHAnsi"/>
                <w:strike/>
                <w:szCs w:val="18"/>
                <w:lang w:val="en-US"/>
              </w:rPr>
            </w:pPr>
          </w:p>
        </w:tc>
        <w:tc>
          <w:tcPr>
            <w:tcW w:w="3060" w:type="dxa"/>
            <w:vAlign w:val="center"/>
          </w:tcPr>
          <w:p w:rsidRPr="009463FF" w:rsidR="003C3EA5" w:rsidDel="00262379" w:rsidP="003C3EA5" w:rsidRDefault="003C3EA5" w14:paraId="1127A68E" w14:textId="442D9227">
            <w:pPr>
              <w:pStyle w:val="ListParagraph"/>
              <w:ind w:left="0"/>
              <w:jc w:val="both"/>
              <w:rPr>
                <w:del w:author="Murguia, Sahima" w:date="2022-03-15T22:39:00Z" w:id="5466"/>
                <w:rFonts w:asciiTheme="majorHAnsi" w:hAnsiTheme="majorHAnsi" w:cstheme="majorHAnsi"/>
                <w:strike/>
                <w:szCs w:val="18"/>
                <w:lang w:val="en-US"/>
              </w:rPr>
            </w:pPr>
            <w:del w:author="Murguia, Sahima" w:date="2022-03-15T22:39:00Z" w:id="5467">
              <w:r w:rsidRPr="009463FF" w:rsidDel="00262379">
                <w:rPr>
                  <w:rFonts w:asciiTheme="majorHAnsi" w:hAnsiTheme="majorHAnsi" w:cstheme="majorHAnsi"/>
                  <w:strike/>
                  <w:szCs w:val="18"/>
                  <w:lang w:val="en-US"/>
                </w:rPr>
                <w:delText>info About Record</w:delText>
              </w:r>
            </w:del>
          </w:p>
        </w:tc>
      </w:tr>
      <w:tr w:rsidRPr="009463FF" w:rsidR="003C3EA5" w:rsidDel="00262379" w:rsidTr="003C3EA5" w14:paraId="33E476AF" w14:textId="5A63BAFB">
        <w:trPr>
          <w:trHeight w:val="43"/>
          <w:del w:author="Murguia, Sahima" w:date="2022-03-15T22:39:00Z" w:id="5468"/>
        </w:trPr>
        <w:tc>
          <w:tcPr>
            <w:tcW w:w="988" w:type="dxa"/>
            <w:vMerge/>
            <w:vAlign w:val="center"/>
          </w:tcPr>
          <w:p w:rsidRPr="009463FF" w:rsidR="003C3EA5" w:rsidDel="00262379" w:rsidP="003C3EA5" w:rsidRDefault="003C3EA5" w14:paraId="18B203FD" w14:textId="526DC38B">
            <w:pPr>
              <w:pStyle w:val="ListParagraph"/>
              <w:ind w:left="0"/>
              <w:jc w:val="both"/>
              <w:rPr>
                <w:del w:author="Murguia, Sahima" w:date="2022-03-15T22:39:00Z" w:id="5469"/>
                <w:strike/>
                <w:sz w:val="20"/>
                <w:szCs w:val="20"/>
                <w:lang w:val="en-US"/>
              </w:rPr>
            </w:pPr>
          </w:p>
        </w:tc>
        <w:tc>
          <w:tcPr>
            <w:tcW w:w="1011" w:type="dxa"/>
            <w:vMerge/>
            <w:vAlign w:val="center"/>
          </w:tcPr>
          <w:p w:rsidRPr="006A0C90" w:rsidR="003C3EA5" w:rsidDel="00262379" w:rsidP="003C3EA5" w:rsidRDefault="003C3EA5" w14:paraId="004FBCC8" w14:textId="57F390A6">
            <w:pPr>
              <w:pStyle w:val="ListParagraph"/>
              <w:ind w:left="0"/>
              <w:jc w:val="both"/>
              <w:rPr>
                <w:del w:author="Murguia, Sahima" w:date="2022-03-15T22:39:00Z" w:id="5470"/>
                <w:rFonts w:asciiTheme="majorHAnsi" w:hAnsiTheme="majorHAnsi" w:cstheme="majorHAnsi"/>
                <w:strike/>
                <w:szCs w:val="18"/>
                <w:lang w:val="en-US"/>
                <w:rPrChange w:author="Andreyeva, Julia" w:date="2022-03-16T13:42:00Z" w:id="5471">
                  <w:rPr>
                    <w:del w:author="Murguia, Sahima" w:date="2022-03-15T22:39:00Z" w:id="5472"/>
                    <w:rFonts w:asciiTheme="majorHAnsi" w:hAnsiTheme="majorHAnsi" w:cstheme="majorHAnsi"/>
                    <w:strike/>
                    <w:szCs w:val="18"/>
                    <w:lang w:val="ru-RU"/>
                  </w:rPr>
                </w:rPrChange>
              </w:rPr>
            </w:pPr>
          </w:p>
        </w:tc>
        <w:tc>
          <w:tcPr>
            <w:tcW w:w="1512" w:type="dxa"/>
            <w:vAlign w:val="center"/>
          </w:tcPr>
          <w:p w:rsidRPr="009463FF" w:rsidR="003C3EA5" w:rsidDel="00262379" w:rsidP="003C3EA5" w:rsidRDefault="003C3EA5" w14:paraId="0E09FD28" w14:textId="622B30E3">
            <w:pPr>
              <w:pStyle w:val="ListParagraph"/>
              <w:ind w:left="0"/>
              <w:jc w:val="both"/>
              <w:rPr>
                <w:del w:author="Murguia, Sahima" w:date="2022-03-15T22:39:00Z" w:id="5473"/>
                <w:rFonts w:asciiTheme="majorHAnsi" w:hAnsiTheme="majorHAnsi" w:cstheme="majorHAnsi"/>
                <w:strike/>
                <w:szCs w:val="18"/>
                <w:lang w:val="en-US"/>
              </w:rPr>
            </w:pPr>
            <w:del w:author="Murguia, Sahima" w:date="2022-03-15T22:39:00Z" w:id="5474">
              <w:r w:rsidRPr="009463FF" w:rsidDel="00262379">
                <w:rPr>
                  <w:rFonts w:asciiTheme="majorHAnsi" w:hAnsiTheme="majorHAnsi" w:cstheme="majorHAnsi"/>
                  <w:strike/>
                  <w:szCs w:val="18"/>
                  <w:lang w:val="en-US"/>
                </w:rPr>
                <w:delText>Creation Date</w:delText>
              </w:r>
            </w:del>
          </w:p>
        </w:tc>
        <w:tc>
          <w:tcPr>
            <w:tcW w:w="2070" w:type="dxa"/>
            <w:vAlign w:val="center"/>
          </w:tcPr>
          <w:p w:rsidRPr="009463FF" w:rsidR="003C3EA5" w:rsidDel="00262379" w:rsidP="003C3EA5" w:rsidRDefault="003C3EA5" w14:paraId="3041995C" w14:textId="3768CCA1">
            <w:pPr>
              <w:pStyle w:val="ListParagraph"/>
              <w:ind w:left="0"/>
              <w:jc w:val="both"/>
              <w:rPr>
                <w:del w:author="Murguia, Sahima" w:date="2022-03-15T22:39:00Z" w:id="5475"/>
                <w:rFonts w:asciiTheme="majorHAnsi" w:hAnsiTheme="majorHAnsi" w:cstheme="majorHAnsi"/>
                <w:strike/>
                <w:szCs w:val="18"/>
                <w:lang w:val="en-US"/>
              </w:rPr>
            </w:pPr>
            <w:del w:author="Murguia, Sahima" w:date="2022-03-15T22:39:00Z" w:id="5476">
              <w:r w:rsidRPr="009463FF" w:rsidDel="00262379">
                <w:rPr>
                  <w:rFonts w:asciiTheme="majorHAnsi" w:hAnsiTheme="majorHAnsi" w:cstheme="majorHAnsi"/>
                  <w:strike/>
                  <w:szCs w:val="18"/>
                  <w:lang w:val="en-US"/>
                </w:rPr>
                <w:delText>CREATED</w:delText>
              </w:r>
            </w:del>
          </w:p>
        </w:tc>
        <w:tc>
          <w:tcPr>
            <w:tcW w:w="990" w:type="dxa"/>
            <w:vAlign w:val="center"/>
          </w:tcPr>
          <w:p w:rsidRPr="009463FF" w:rsidR="003C3EA5" w:rsidDel="00262379" w:rsidP="003C3EA5" w:rsidRDefault="003C3EA5" w14:paraId="5FA53E9C" w14:textId="4A7F047E">
            <w:pPr>
              <w:pStyle w:val="ListParagraph"/>
              <w:ind w:left="0"/>
              <w:jc w:val="both"/>
              <w:rPr>
                <w:del w:author="Murguia, Sahima" w:date="2022-03-15T22:39:00Z" w:id="5477"/>
                <w:rFonts w:asciiTheme="majorHAnsi" w:hAnsiTheme="majorHAnsi" w:cstheme="majorHAnsi"/>
                <w:strike/>
                <w:szCs w:val="18"/>
                <w:lang w:val="en-US"/>
              </w:rPr>
            </w:pPr>
          </w:p>
        </w:tc>
        <w:tc>
          <w:tcPr>
            <w:tcW w:w="3060" w:type="dxa"/>
            <w:vAlign w:val="center"/>
          </w:tcPr>
          <w:p w:rsidRPr="009463FF" w:rsidR="003C3EA5" w:rsidDel="00262379" w:rsidP="003C3EA5" w:rsidRDefault="003C3EA5" w14:paraId="615FD111" w14:textId="6E4EA6D9">
            <w:pPr>
              <w:pStyle w:val="ListParagraph"/>
              <w:ind w:left="0"/>
              <w:jc w:val="both"/>
              <w:rPr>
                <w:del w:author="Murguia, Sahima" w:date="2022-03-15T22:39:00Z" w:id="5478"/>
                <w:rFonts w:asciiTheme="majorHAnsi" w:hAnsiTheme="majorHAnsi" w:cstheme="majorHAnsi"/>
                <w:strike/>
                <w:szCs w:val="18"/>
                <w:lang w:val="en-US"/>
              </w:rPr>
            </w:pPr>
            <w:del w:author="Murguia, Sahima" w:date="2022-03-15T22:39:00Z" w:id="5479">
              <w:r w:rsidRPr="009463FF" w:rsidDel="00262379">
                <w:rPr>
                  <w:rFonts w:asciiTheme="majorHAnsi" w:hAnsiTheme="majorHAnsi" w:cstheme="majorHAnsi"/>
                  <w:strike/>
                  <w:szCs w:val="18"/>
                  <w:lang w:val="en-US"/>
                </w:rPr>
                <w:delText>info About Record</w:delText>
              </w:r>
            </w:del>
          </w:p>
        </w:tc>
      </w:tr>
      <w:tr w:rsidRPr="009463FF" w:rsidR="003C3EA5" w:rsidDel="00262379" w:rsidTr="003C3EA5" w14:paraId="36B809E5" w14:textId="0D936296">
        <w:trPr>
          <w:trHeight w:val="43"/>
          <w:del w:author="Murguia, Sahima" w:date="2022-03-15T22:39:00Z" w:id="5480"/>
        </w:trPr>
        <w:tc>
          <w:tcPr>
            <w:tcW w:w="988" w:type="dxa"/>
            <w:vMerge/>
            <w:vAlign w:val="center"/>
          </w:tcPr>
          <w:p w:rsidRPr="009463FF" w:rsidR="003C3EA5" w:rsidDel="00262379" w:rsidP="003C3EA5" w:rsidRDefault="003C3EA5" w14:paraId="5EA9D490" w14:textId="3F091B9B">
            <w:pPr>
              <w:pStyle w:val="ListParagraph"/>
              <w:ind w:left="0"/>
              <w:jc w:val="both"/>
              <w:rPr>
                <w:del w:author="Murguia, Sahima" w:date="2022-03-15T22:39:00Z" w:id="5481"/>
                <w:strike/>
                <w:sz w:val="20"/>
                <w:szCs w:val="20"/>
                <w:lang w:val="en-US"/>
              </w:rPr>
            </w:pPr>
          </w:p>
        </w:tc>
        <w:tc>
          <w:tcPr>
            <w:tcW w:w="1011" w:type="dxa"/>
            <w:vMerge/>
            <w:vAlign w:val="center"/>
          </w:tcPr>
          <w:p w:rsidRPr="006A0C90" w:rsidR="003C3EA5" w:rsidDel="00262379" w:rsidP="003C3EA5" w:rsidRDefault="003C3EA5" w14:paraId="344C92F9" w14:textId="5B74DCC7">
            <w:pPr>
              <w:pStyle w:val="ListParagraph"/>
              <w:ind w:left="0"/>
              <w:jc w:val="both"/>
              <w:rPr>
                <w:del w:author="Murguia, Sahima" w:date="2022-03-15T22:39:00Z" w:id="5482"/>
                <w:rFonts w:asciiTheme="majorHAnsi" w:hAnsiTheme="majorHAnsi" w:cstheme="majorHAnsi"/>
                <w:strike/>
                <w:szCs w:val="18"/>
                <w:lang w:val="en-US"/>
                <w:rPrChange w:author="Andreyeva, Julia" w:date="2022-03-16T13:42:00Z" w:id="5483">
                  <w:rPr>
                    <w:del w:author="Murguia, Sahima" w:date="2022-03-15T22:39:00Z" w:id="5484"/>
                    <w:rFonts w:asciiTheme="majorHAnsi" w:hAnsiTheme="majorHAnsi" w:cstheme="majorHAnsi"/>
                    <w:strike/>
                    <w:szCs w:val="18"/>
                    <w:lang w:val="ru-RU"/>
                  </w:rPr>
                </w:rPrChange>
              </w:rPr>
            </w:pPr>
          </w:p>
        </w:tc>
        <w:tc>
          <w:tcPr>
            <w:tcW w:w="1512" w:type="dxa"/>
            <w:vAlign w:val="center"/>
          </w:tcPr>
          <w:p w:rsidRPr="009463FF" w:rsidR="003C3EA5" w:rsidDel="00262379" w:rsidP="003C3EA5" w:rsidRDefault="003C3EA5" w14:paraId="78AF1B31" w14:textId="0A46CB02">
            <w:pPr>
              <w:pStyle w:val="ListParagraph"/>
              <w:ind w:left="0"/>
              <w:jc w:val="both"/>
              <w:rPr>
                <w:del w:author="Murguia, Sahima" w:date="2022-03-15T22:39:00Z" w:id="5485"/>
                <w:rFonts w:asciiTheme="majorHAnsi" w:hAnsiTheme="majorHAnsi" w:cstheme="majorHAnsi"/>
                <w:strike/>
                <w:szCs w:val="18"/>
                <w:lang w:val="en-US"/>
              </w:rPr>
            </w:pPr>
            <w:del w:author="Murguia, Sahima" w:date="2022-03-15T22:39:00Z" w:id="5486">
              <w:r w:rsidRPr="009463FF" w:rsidDel="00262379">
                <w:rPr>
                  <w:rFonts w:asciiTheme="majorHAnsi" w:hAnsiTheme="majorHAnsi" w:cstheme="majorHAnsi"/>
                  <w:strike/>
                  <w:szCs w:val="18"/>
                  <w:lang w:val="en-US"/>
                </w:rPr>
                <w:delText>Last Updated By</w:delText>
              </w:r>
            </w:del>
          </w:p>
        </w:tc>
        <w:tc>
          <w:tcPr>
            <w:tcW w:w="2070" w:type="dxa"/>
            <w:vAlign w:val="center"/>
          </w:tcPr>
          <w:p w:rsidRPr="009463FF" w:rsidR="003C3EA5" w:rsidDel="00262379" w:rsidP="003C3EA5" w:rsidRDefault="003C3EA5" w14:paraId="70B3249A" w14:textId="267E885C">
            <w:pPr>
              <w:pStyle w:val="ListParagraph"/>
              <w:ind w:left="0"/>
              <w:jc w:val="both"/>
              <w:rPr>
                <w:del w:author="Murguia, Sahima" w:date="2022-03-15T22:39:00Z" w:id="5487"/>
                <w:rFonts w:asciiTheme="majorHAnsi" w:hAnsiTheme="majorHAnsi" w:cstheme="majorHAnsi"/>
                <w:strike/>
                <w:szCs w:val="18"/>
                <w:lang w:val="en-US"/>
              </w:rPr>
            </w:pPr>
            <w:del w:author="Murguia, Sahima" w:date="2022-03-15T22:39:00Z" w:id="5488">
              <w:r w:rsidRPr="009463FF" w:rsidDel="00262379">
                <w:rPr>
                  <w:rFonts w:asciiTheme="majorHAnsi" w:hAnsiTheme="majorHAnsi" w:cstheme="majorHAnsi"/>
                  <w:strike/>
                  <w:szCs w:val="18"/>
                  <w:lang w:val="en-US"/>
                </w:rPr>
                <w:delText>LAST_UPD_BY</w:delText>
              </w:r>
            </w:del>
          </w:p>
        </w:tc>
        <w:tc>
          <w:tcPr>
            <w:tcW w:w="990" w:type="dxa"/>
            <w:vAlign w:val="center"/>
          </w:tcPr>
          <w:p w:rsidRPr="009463FF" w:rsidR="003C3EA5" w:rsidDel="00262379" w:rsidP="003C3EA5" w:rsidRDefault="003C3EA5" w14:paraId="23902740" w14:textId="5F41F023">
            <w:pPr>
              <w:pStyle w:val="ListParagraph"/>
              <w:ind w:left="0"/>
              <w:jc w:val="both"/>
              <w:rPr>
                <w:del w:author="Murguia, Sahima" w:date="2022-03-15T22:39:00Z" w:id="5489"/>
                <w:rFonts w:asciiTheme="majorHAnsi" w:hAnsiTheme="majorHAnsi" w:cstheme="majorHAnsi"/>
                <w:strike/>
                <w:szCs w:val="18"/>
                <w:lang w:val="en-US"/>
              </w:rPr>
            </w:pPr>
          </w:p>
        </w:tc>
        <w:tc>
          <w:tcPr>
            <w:tcW w:w="3060" w:type="dxa"/>
            <w:vAlign w:val="center"/>
          </w:tcPr>
          <w:p w:rsidRPr="009463FF" w:rsidR="003C3EA5" w:rsidDel="00262379" w:rsidP="003C3EA5" w:rsidRDefault="003C3EA5" w14:paraId="6C3E8D1A" w14:textId="296B1F10">
            <w:pPr>
              <w:pStyle w:val="ListParagraph"/>
              <w:ind w:left="0"/>
              <w:jc w:val="both"/>
              <w:rPr>
                <w:del w:author="Murguia, Sahima" w:date="2022-03-15T22:39:00Z" w:id="5490"/>
                <w:rFonts w:asciiTheme="majorHAnsi" w:hAnsiTheme="majorHAnsi" w:cstheme="majorHAnsi"/>
                <w:strike/>
                <w:szCs w:val="18"/>
                <w:lang w:val="en-US"/>
              </w:rPr>
            </w:pPr>
            <w:del w:author="Murguia, Sahima" w:date="2022-03-15T22:39:00Z" w:id="5491">
              <w:r w:rsidRPr="009463FF" w:rsidDel="00262379">
                <w:rPr>
                  <w:rFonts w:asciiTheme="majorHAnsi" w:hAnsiTheme="majorHAnsi" w:cstheme="majorHAnsi"/>
                  <w:strike/>
                  <w:szCs w:val="18"/>
                  <w:lang w:val="en-US"/>
                </w:rPr>
                <w:delText>info About Record</w:delText>
              </w:r>
            </w:del>
          </w:p>
        </w:tc>
      </w:tr>
      <w:tr w:rsidRPr="009463FF" w:rsidR="003C3EA5" w:rsidDel="00262379" w:rsidTr="003C3EA5" w14:paraId="4FB62F94" w14:textId="56A48E11">
        <w:trPr>
          <w:trHeight w:val="43"/>
          <w:del w:author="Murguia, Sahima" w:date="2022-03-15T22:39:00Z" w:id="5492"/>
        </w:trPr>
        <w:tc>
          <w:tcPr>
            <w:tcW w:w="988" w:type="dxa"/>
            <w:vMerge/>
            <w:vAlign w:val="center"/>
          </w:tcPr>
          <w:p w:rsidRPr="009463FF" w:rsidR="003C3EA5" w:rsidDel="00262379" w:rsidP="003C3EA5" w:rsidRDefault="003C3EA5" w14:paraId="4D605BF3" w14:textId="6A39C9B0">
            <w:pPr>
              <w:pStyle w:val="ListParagraph"/>
              <w:ind w:left="0"/>
              <w:jc w:val="both"/>
              <w:rPr>
                <w:del w:author="Murguia, Sahima" w:date="2022-03-15T22:39:00Z" w:id="5493"/>
                <w:strike/>
                <w:sz w:val="20"/>
                <w:szCs w:val="20"/>
                <w:lang w:val="en-US"/>
              </w:rPr>
            </w:pPr>
          </w:p>
        </w:tc>
        <w:tc>
          <w:tcPr>
            <w:tcW w:w="1011" w:type="dxa"/>
            <w:vMerge/>
            <w:vAlign w:val="center"/>
          </w:tcPr>
          <w:p w:rsidRPr="006A0C90" w:rsidR="003C3EA5" w:rsidDel="00262379" w:rsidP="003C3EA5" w:rsidRDefault="003C3EA5" w14:paraId="04B4573E" w14:textId="45FB63CB">
            <w:pPr>
              <w:pStyle w:val="ListParagraph"/>
              <w:ind w:left="0"/>
              <w:jc w:val="both"/>
              <w:rPr>
                <w:del w:author="Murguia, Sahima" w:date="2022-03-15T22:39:00Z" w:id="5494"/>
                <w:rFonts w:asciiTheme="majorHAnsi" w:hAnsiTheme="majorHAnsi" w:cstheme="majorHAnsi"/>
                <w:strike/>
                <w:szCs w:val="18"/>
                <w:lang w:val="en-US"/>
                <w:rPrChange w:author="Andreyeva, Julia" w:date="2022-03-16T13:42:00Z" w:id="5495">
                  <w:rPr>
                    <w:del w:author="Murguia, Sahima" w:date="2022-03-15T22:39:00Z" w:id="5496"/>
                    <w:rFonts w:asciiTheme="majorHAnsi" w:hAnsiTheme="majorHAnsi" w:cstheme="majorHAnsi"/>
                    <w:strike/>
                    <w:szCs w:val="18"/>
                    <w:lang w:val="ru-RU"/>
                  </w:rPr>
                </w:rPrChange>
              </w:rPr>
            </w:pPr>
          </w:p>
        </w:tc>
        <w:tc>
          <w:tcPr>
            <w:tcW w:w="1512" w:type="dxa"/>
            <w:vAlign w:val="center"/>
          </w:tcPr>
          <w:p w:rsidRPr="009463FF" w:rsidR="003C3EA5" w:rsidDel="00262379" w:rsidP="003C3EA5" w:rsidRDefault="003C3EA5" w14:paraId="15839076" w14:textId="4ACB181B">
            <w:pPr>
              <w:pStyle w:val="ListParagraph"/>
              <w:ind w:left="0"/>
              <w:jc w:val="both"/>
              <w:rPr>
                <w:del w:author="Murguia, Sahima" w:date="2022-03-15T22:39:00Z" w:id="5497"/>
                <w:rFonts w:asciiTheme="majorHAnsi" w:hAnsiTheme="majorHAnsi" w:cstheme="majorHAnsi"/>
                <w:strike/>
                <w:szCs w:val="18"/>
                <w:lang w:val="en-US"/>
              </w:rPr>
            </w:pPr>
            <w:del w:author="Murguia, Sahima" w:date="2022-03-15T22:39:00Z" w:id="5498">
              <w:r w:rsidRPr="009463FF" w:rsidDel="00262379">
                <w:rPr>
                  <w:rFonts w:asciiTheme="majorHAnsi" w:hAnsiTheme="majorHAnsi" w:cstheme="majorHAnsi"/>
                  <w:strike/>
                  <w:szCs w:val="18"/>
                  <w:lang w:val="en-US"/>
                </w:rPr>
                <w:delText>Price Book ID</w:delText>
              </w:r>
            </w:del>
          </w:p>
        </w:tc>
        <w:tc>
          <w:tcPr>
            <w:tcW w:w="2070" w:type="dxa"/>
            <w:vAlign w:val="center"/>
          </w:tcPr>
          <w:p w:rsidRPr="009463FF" w:rsidR="003C3EA5" w:rsidDel="00262379" w:rsidP="003C3EA5" w:rsidRDefault="003C3EA5" w14:paraId="7349B56A" w14:textId="07743873">
            <w:pPr>
              <w:pStyle w:val="ListParagraph"/>
              <w:ind w:left="0"/>
              <w:jc w:val="both"/>
              <w:rPr>
                <w:del w:author="Murguia, Sahima" w:date="2022-03-15T22:39:00Z" w:id="5499"/>
                <w:rFonts w:asciiTheme="majorHAnsi" w:hAnsiTheme="majorHAnsi" w:cstheme="majorHAnsi"/>
                <w:strike/>
                <w:szCs w:val="18"/>
                <w:lang w:val="en-US"/>
              </w:rPr>
            </w:pPr>
            <w:del w:author="Murguia, Sahima" w:date="2022-03-15T22:39:00Z" w:id="5500">
              <w:r w:rsidRPr="009463FF" w:rsidDel="00262379">
                <w:rPr>
                  <w:rFonts w:asciiTheme="majorHAnsi" w:hAnsiTheme="majorHAnsi" w:cstheme="majorHAnsi"/>
                  <w:strike/>
                  <w:szCs w:val="18"/>
                  <w:lang w:val="en-US"/>
                </w:rPr>
                <w:delText>ROW_ID</w:delText>
              </w:r>
            </w:del>
          </w:p>
        </w:tc>
        <w:tc>
          <w:tcPr>
            <w:tcW w:w="990" w:type="dxa"/>
            <w:vAlign w:val="center"/>
          </w:tcPr>
          <w:p w:rsidRPr="009463FF" w:rsidR="003C3EA5" w:rsidDel="00262379" w:rsidP="003C3EA5" w:rsidRDefault="003C3EA5" w14:paraId="6DC18656" w14:textId="10A65318">
            <w:pPr>
              <w:pStyle w:val="ListParagraph"/>
              <w:ind w:left="0"/>
              <w:jc w:val="both"/>
              <w:rPr>
                <w:del w:author="Murguia, Sahima" w:date="2022-03-15T22:39:00Z" w:id="5501"/>
                <w:rFonts w:asciiTheme="majorHAnsi" w:hAnsiTheme="majorHAnsi" w:cstheme="majorHAnsi"/>
                <w:strike/>
                <w:szCs w:val="18"/>
                <w:lang w:val="en-US"/>
              </w:rPr>
            </w:pPr>
          </w:p>
        </w:tc>
        <w:tc>
          <w:tcPr>
            <w:tcW w:w="3060" w:type="dxa"/>
            <w:vAlign w:val="center"/>
          </w:tcPr>
          <w:p w:rsidRPr="009463FF" w:rsidR="003C3EA5" w:rsidDel="00262379" w:rsidP="003C3EA5" w:rsidRDefault="003C3EA5" w14:paraId="344B8190" w14:textId="60C3E7E8">
            <w:pPr>
              <w:pStyle w:val="ListParagraph"/>
              <w:ind w:left="0"/>
              <w:jc w:val="both"/>
              <w:rPr>
                <w:del w:author="Murguia, Sahima" w:date="2022-03-15T22:39:00Z" w:id="5502"/>
                <w:rFonts w:asciiTheme="majorHAnsi" w:hAnsiTheme="majorHAnsi" w:cstheme="majorHAnsi"/>
                <w:strike/>
                <w:szCs w:val="18"/>
                <w:lang w:val="en-US"/>
              </w:rPr>
            </w:pPr>
            <w:del w:author="Murguia, Sahima" w:date="2022-03-15T22:39:00Z" w:id="5503">
              <w:r w:rsidRPr="009463FF" w:rsidDel="00262379">
                <w:rPr>
                  <w:rFonts w:asciiTheme="majorHAnsi" w:hAnsiTheme="majorHAnsi" w:cstheme="majorHAnsi"/>
                  <w:strike/>
                  <w:szCs w:val="18"/>
                  <w:lang w:val="en-US"/>
                </w:rPr>
                <w:delText>Row# exists in ip14 info About Record</w:delText>
              </w:r>
            </w:del>
          </w:p>
        </w:tc>
      </w:tr>
      <w:tr w:rsidRPr="009463FF" w:rsidR="003C3EA5" w:rsidDel="00262379" w:rsidTr="003C3EA5" w14:paraId="110CCCFB" w14:textId="61C1A477">
        <w:trPr>
          <w:trHeight w:val="43"/>
          <w:del w:author="Murguia, Sahima" w:date="2022-03-15T22:39:00Z" w:id="5504"/>
        </w:trPr>
        <w:tc>
          <w:tcPr>
            <w:tcW w:w="988" w:type="dxa"/>
            <w:vMerge/>
            <w:vAlign w:val="center"/>
          </w:tcPr>
          <w:p w:rsidRPr="009463FF" w:rsidR="003C3EA5" w:rsidDel="00262379" w:rsidP="003C3EA5" w:rsidRDefault="003C3EA5" w14:paraId="1B4C186F" w14:textId="01EAF367">
            <w:pPr>
              <w:pStyle w:val="ListParagraph"/>
              <w:ind w:left="0"/>
              <w:jc w:val="both"/>
              <w:rPr>
                <w:del w:author="Murguia, Sahima" w:date="2022-03-15T22:39:00Z" w:id="5505"/>
                <w:strike/>
                <w:sz w:val="20"/>
                <w:szCs w:val="20"/>
                <w:lang w:val="en-US"/>
              </w:rPr>
            </w:pPr>
          </w:p>
        </w:tc>
        <w:tc>
          <w:tcPr>
            <w:tcW w:w="1011" w:type="dxa"/>
            <w:vMerge/>
            <w:vAlign w:val="center"/>
          </w:tcPr>
          <w:p w:rsidRPr="009463FF" w:rsidR="003C3EA5" w:rsidDel="00262379" w:rsidP="003C3EA5" w:rsidRDefault="003C3EA5" w14:paraId="515221BB" w14:textId="2D886600">
            <w:pPr>
              <w:pStyle w:val="ListParagraph"/>
              <w:ind w:left="0"/>
              <w:jc w:val="both"/>
              <w:rPr>
                <w:del w:author="Murguia, Sahima" w:date="2022-03-15T22:39:00Z" w:id="5506"/>
                <w:rFonts w:asciiTheme="majorHAnsi" w:hAnsiTheme="majorHAnsi" w:cstheme="majorHAnsi"/>
                <w:strike/>
                <w:szCs w:val="18"/>
                <w:lang w:val="en-US"/>
              </w:rPr>
            </w:pPr>
          </w:p>
        </w:tc>
        <w:tc>
          <w:tcPr>
            <w:tcW w:w="1512" w:type="dxa"/>
            <w:vAlign w:val="center"/>
          </w:tcPr>
          <w:p w:rsidRPr="009463FF" w:rsidR="003C3EA5" w:rsidDel="00262379" w:rsidP="003C3EA5" w:rsidRDefault="003C3EA5" w14:paraId="56E4E0BE" w14:textId="60AB575D">
            <w:pPr>
              <w:pStyle w:val="ListParagraph"/>
              <w:ind w:left="0"/>
              <w:jc w:val="both"/>
              <w:rPr>
                <w:del w:author="Murguia, Sahima" w:date="2022-03-15T22:39:00Z" w:id="5507"/>
                <w:rFonts w:asciiTheme="majorHAnsi" w:hAnsiTheme="majorHAnsi" w:cstheme="majorHAnsi"/>
                <w:strike/>
                <w:szCs w:val="18"/>
                <w:lang w:val="en-US"/>
              </w:rPr>
            </w:pPr>
            <w:del w:author="Murguia, Sahima" w:date="2022-03-15T22:39:00Z" w:id="5508">
              <w:r w:rsidRPr="009463FF" w:rsidDel="00262379">
                <w:rPr>
                  <w:rFonts w:asciiTheme="majorHAnsi" w:hAnsiTheme="majorHAnsi" w:cstheme="majorHAnsi"/>
                  <w:strike/>
                  <w:szCs w:val="18"/>
                  <w:lang w:val="en-US"/>
                </w:rPr>
                <w:delText>Currency</w:delText>
              </w:r>
            </w:del>
          </w:p>
        </w:tc>
        <w:tc>
          <w:tcPr>
            <w:tcW w:w="2070" w:type="dxa"/>
            <w:vAlign w:val="center"/>
          </w:tcPr>
          <w:p w:rsidRPr="009463FF" w:rsidR="003C3EA5" w:rsidDel="00262379" w:rsidP="003C3EA5" w:rsidRDefault="003C3EA5" w14:paraId="258EC2C0" w14:textId="3C3322E7">
            <w:pPr>
              <w:pStyle w:val="ListParagraph"/>
              <w:ind w:left="0"/>
              <w:jc w:val="both"/>
              <w:rPr>
                <w:del w:author="Murguia, Sahima" w:date="2022-03-15T22:39:00Z" w:id="5509"/>
                <w:rFonts w:asciiTheme="majorHAnsi" w:hAnsiTheme="majorHAnsi" w:cstheme="majorHAnsi"/>
                <w:strike/>
                <w:szCs w:val="18"/>
                <w:lang w:val="en-US"/>
              </w:rPr>
            </w:pPr>
            <w:del w:author="Murguia, Sahima" w:date="2022-03-15T22:39:00Z" w:id="5510">
              <w:r w:rsidRPr="009463FF" w:rsidDel="00262379">
                <w:rPr>
                  <w:rFonts w:asciiTheme="majorHAnsi" w:hAnsiTheme="majorHAnsi" w:cstheme="majorHAnsi"/>
                  <w:strike/>
                  <w:szCs w:val="18"/>
                  <w:lang w:val="en-US"/>
                </w:rPr>
                <w:delText>CURCY_CD</w:delText>
              </w:r>
            </w:del>
          </w:p>
        </w:tc>
        <w:tc>
          <w:tcPr>
            <w:tcW w:w="990" w:type="dxa"/>
            <w:vAlign w:val="center"/>
          </w:tcPr>
          <w:p w:rsidRPr="009463FF" w:rsidR="003C3EA5" w:rsidDel="00262379" w:rsidP="003C3EA5" w:rsidRDefault="003C3EA5" w14:paraId="70D1FE8A" w14:textId="10CEC120">
            <w:pPr>
              <w:pStyle w:val="ListParagraph"/>
              <w:ind w:left="0"/>
              <w:jc w:val="both"/>
              <w:rPr>
                <w:del w:author="Murguia, Sahima" w:date="2022-03-15T22:39:00Z" w:id="5511"/>
                <w:rFonts w:asciiTheme="majorHAnsi" w:hAnsiTheme="majorHAnsi" w:cstheme="majorHAnsi"/>
                <w:strike/>
                <w:szCs w:val="18"/>
                <w:lang w:val="en-US"/>
              </w:rPr>
            </w:pPr>
          </w:p>
        </w:tc>
        <w:tc>
          <w:tcPr>
            <w:tcW w:w="3060" w:type="dxa"/>
            <w:vAlign w:val="center"/>
          </w:tcPr>
          <w:p w:rsidRPr="009463FF" w:rsidR="003C3EA5" w:rsidDel="00262379" w:rsidP="003C3EA5" w:rsidRDefault="003C3EA5" w14:paraId="431ED637" w14:textId="66D3ADDB">
            <w:pPr>
              <w:pStyle w:val="ListParagraph"/>
              <w:ind w:left="0"/>
              <w:jc w:val="both"/>
              <w:rPr>
                <w:del w:author="Murguia, Sahima" w:date="2022-03-15T22:39:00Z" w:id="5512"/>
                <w:rFonts w:asciiTheme="majorHAnsi" w:hAnsiTheme="majorHAnsi" w:cstheme="majorHAnsi"/>
                <w:strike/>
                <w:szCs w:val="18"/>
                <w:lang w:val="en-US"/>
              </w:rPr>
            </w:pPr>
          </w:p>
        </w:tc>
      </w:tr>
      <w:tr w:rsidRPr="009463FF" w:rsidR="003C3EA5" w:rsidDel="00262379" w:rsidTr="003C3EA5" w14:paraId="2E5E30DB" w14:textId="769465F4">
        <w:trPr>
          <w:trHeight w:val="43"/>
          <w:del w:author="Murguia, Sahima" w:date="2022-03-15T22:39:00Z" w:id="5513"/>
        </w:trPr>
        <w:tc>
          <w:tcPr>
            <w:tcW w:w="988" w:type="dxa"/>
            <w:vMerge/>
            <w:vAlign w:val="center"/>
          </w:tcPr>
          <w:p w:rsidRPr="009463FF" w:rsidR="003C3EA5" w:rsidDel="00262379" w:rsidP="003C3EA5" w:rsidRDefault="003C3EA5" w14:paraId="33207A39" w14:textId="5CCF5760">
            <w:pPr>
              <w:pStyle w:val="ListParagraph"/>
              <w:ind w:left="0"/>
              <w:jc w:val="both"/>
              <w:rPr>
                <w:del w:author="Murguia, Sahima" w:date="2022-03-15T22:39:00Z" w:id="5514"/>
                <w:strike/>
                <w:sz w:val="20"/>
                <w:szCs w:val="20"/>
                <w:lang w:val="en-US"/>
              </w:rPr>
            </w:pPr>
          </w:p>
        </w:tc>
        <w:tc>
          <w:tcPr>
            <w:tcW w:w="1011" w:type="dxa"/>
            <w:vMerge/>
            <w:vAlign w:val="center"/>
          </w:tcPr>
          <w:p w:rsidRPr="009463FF" w:rsidR="003C3EA5" w:rsidDel="00262379" w:rsidP="003C3EA5" w:rsidRDefault="003C3EA5" w14:paraId="7FFDA9A8" w14:textId="1957D82B">
            <w:pPr>
              <w:pStyle w:val="ListParagraph"/>
              <w:ind w:left="0"/>
              <w:jc w:val="both"/>
              <w:rPr>
                <w:del w:author="Murguia, Sahima" w:date="2022-03-15T22:39:00Z" w:id="5515"/>
                <w:rFonts w:asciiTheme="majorHAnsi" w:hAnsiTheme="majorHAnsi" w:cstheme="majorHAnsi"/>
                <w:strike/>
                <w:szCs w:val="18"/>
                <w:lang w:val="en-US"/>
              </w:rPr>
            </w:pPr>
          </w:p>
        </w:tc>
        <w:tc>
          <w:tcPr>
            <w:tcW w:w="1512" w:type="dxa"/>
            <w:vAlign w:val="center"/>
          </w:tcPr>
          <w:p w:rsidRPr="009463FF" w:rsidR="003C3EA5" w:rsidDel="00262379" w:rsidP="003C3EA5" w:rsidRDefault="003C3EA5" w14:paraId="416280C7" w14:textId="303E81E7">
            <w:pPr>
              <w:pStyle w:val="ListParagraph"/>
              <w:ind w:left="0"/>
              <w:jc w:val="both"/>
              <w:rPr>
                <w:del w:author="Murguia, Sahima" w:date="2022-03-15T22:39:00Z" w:id="5516"/>
                <w:rFonts w:asciiTheme="majorHAnsi" w:hAnsiTheme="majorHAnsi" w:cstheme="majorHAnsi"/>
                <w:strike/>
                <w:szCs w:val="18"/>
                <w:lang w:val="en-US"/>
              </w:rPr>
            </w:pPr>
            <w:del w:author="Murguia, Sahima" w:date="2022-03-15T22:39:00Z" w:id="5517">
              <w:r w:rsidRPr="009463FF" w:rsidDel="00262379">
                <w:rPr>
                  <w:rFonts w:asciiTheme="majorHAnsi" w:hAnsiTheme="majorHAnsi" w:cstheme="majorHAnsi"/>
                  <w:strike/>
                  <w:szCs w:val="18"/>
                  <w:lang w:val="en-US"/>
                </w:rPr>
                <w:delText>Name</w:delText>
              </w:r>
            </w:del>
          </w:p>
        </w:tc>
        <w:tc>
          <w:tcPr>
            <w:tcW w:w="2070" w:type="dxa"/>
            <w:vAlign w:val="center"/>
          </w:tcPr>
          <w:p w:rsidRPr="009463FF" w:rsidR="003C3EA5" w:rsidDel="00262379" w:rsidP="003C3EA5" w:rsidRDefault="003C3EA5" w14:paraId="7AF317C0" w14:textId="4AFB1850">
            <w:pPr>
              <w:pStyle w:val="ListParagraph"/>
              <w:ind w:left="0"/>
              <w:jc w:val="both"/>
              <w:rPr>
                <w:del w:author="Murguia, Sahima" w:date="2022-03-15T22:39:00Z" w:id="5518"/>
                <w:rFonts w:asciiTheme="majorHAnsi" w:hAnsiTheme="majorHAnsi" w:cstheme="majorHAnsi"/>
                <w:strike/>
                <w:szCs w:val="18"/>
                <w:lang w:val="en-US"/>
              </w:rPr>
            </w:pPr>
            <w:del w:author="Murguia, Sahima" w:date="2022-03-15T22:39:00Z" w:id="5519">
              <w:r w:rsidRPr="009463FF" w:rsidDel="00262379">
                <w:rPr>
                  <w:rFonts w:asciiTheme="majorHAnsi" w:hAnsiTheme="majorHAnsi" w:cstheme="majorHAnsi"/>
                  <w:strike/>
                  <w:szCs w:val="18"/>
                  <w:lang w:val="en-US"/>
                </w:rPr>
                <w:delText>NAME</w:delText>
              </w:r>
            </w:del>
          </w:p>
        </w:tc>
        <w:tc>
          <w:tcPr>
            <w:tcW w:w="990" w:type="dxa"/>
            <w:vAlign w:val="center"/>
          </w:tcPr>
          <w:p w:rsidRPr="009463FF" w:rsidR="003C3EA5" w:rsidDel="00262379" w:rsidP="003C3EA5" w:rsidRDefault="003C3EA5" w14:paraId="5AE30933" w14:textId="1DE09EDD">
            <w:pPr>
              <w:pStyle w:val="ListParagraph"/>
              <w:ind w:left="0"/>
              <w:jc w:val="both"/>
              <w:rPr>
                <w:del w:author="Murguia, Sahima" w:date="2022-03-15T22:39:00Z" w:id="5520"/>
                <w:rFonts w:asciiTheme="majorHAnsi" w:hAnsiTheme="majorHAnsi" w:cstheme="majorHAnsi"/>
                <w:strike/>
                <w:szCs w:val="18"/>
                <w:lang w:val="en-US"/>
              </w:rPr>
            </w:pPr>
          </w:p>
        </w:tc>
        <w:tc>
          <w:tcPr>
            <w:tcW w:w="3060" w:type="dxa"/>
            <w:vAlign w:val="center"/>
          </w:tcPr>
          <w:p w:rsidRPr="009463FF" w:rsidR="003C3EA5" w:rsidDel="00262379" w:rsidP="003C3EA5" w:rsidRDefault="003C3EA5" w14:paraId="52E4CB75" w14:textId="4D3B4A0B">
            <w:pPr>
              <w:pStyle w:val="ListParagraph"/>
              <w:ind w:left="0"/>
              <w:jc w:val="both"/>
              <w:rPr>
                <w:del w:author="Murguia, Sahima" w:date="2022-03-15T22:39:00Z" w:id="5521"/>
                <w:rFonts w:asciiTheme="majorHAnsi" w:hAnsiTheme="majorHAnsi" w:cstheme="majorHAnsi"/>
                <w:strike/>
                <w:szCs w:val="18"/>
                <w:lang w:val="en-US"/>
              </w:rPr>
            </w:pPr>
          </w:p>
        </w:tc>
      </w:tr>
      <w:tr w:rsidRPr="009463FF" w:rsidR="003C3EA5" w:rsidDel="00262379" w:rsidTr="003C3EA5" w14:paraId="2CEC34FC" w14:textId="72B714E7">
        <w:trPr>
          <w:trHeight w:val="43"/>
          <w:del w:author="Murguia, Sahima" w:date="2022-03-15T22:39:00Z" w:id="5522"/>
        </w:trPr>
        <w:tc>
          <w:tcPr>
            <w:tcW w:w="988" w:type="dxa"/>
            <w:vMerge/>
            <w:vAlign w:val="center"/>
          </w:tcPr>
          <w:p w:rsidRPr="009463FF" w:rsidR="003C3EA5" w:rsidDel="00262379" w:rsidP="003C3EA5" w:rsidRDefault="003C3EA5" w14:paraId="6E8503DE" w14:textId="3618394D">
            <w:pPr>
              <w:pStyle w:val="ListParagraph"/>
              <w:ind w:left="0"/>
              <w:jc w:val="both"/>
              <w:rPr>
                <w:del w:author="Murguia, Sahima" w:date="2022-03-15T22:39:00Z" w:id="5523"/>
                <w:strike/>
                <w:sz w:val="20"/>
                <w:szCs w:val="20"/>
                <w:lang w:val="en-US"/>
              </w:rPr>
            </w:pPr>
          </w:p>
        </w:tc>
        <w:tc>
          <w:tcPr>
            <w:tcW w:w="1011" w:type="dxa"/>
            <w:vMerge/>
            <w:vAlign w:val="center"/>
          </w:tcPr>
          <w:p w:rsidRPr="009463FF" w:rsidR="003C3EA5" w:rsidDel="00262379" w:rsidP="003C3EA5" w:rsidRDefault="003C3EA5" w14:paraId="7FF25255" w14:textId="5A5B1BF5">
            <w:pPr>
              <w:pStyle w:val="ListParagraph"/>
              <w:ind w:left="0"/>
              <w:jc w:val="both"/>
              <w:rPr>
                <w:del w:author="Murguia, Sahima" w:date="2022-03-15T22:39:00Z" w:id="5524"/>
                <w:rFonts w:asciiTheme="majorHAnsi" w:hAnsiTheme="majorHAnsi" w:cstheme="majorHAnsi"/>
                <w:strike/>
                <w:szCs w:val="18"/>
                <w:lang w:val="en-US"/>
              </w:rPr>
            </w:pPr>
          </w:p>
        </w:tc>
        <w:tc>
          <w:tcPr>
            <w:tcW w:w="1512" w:type="dxa"/>
            <w:vAlign w:val="center"/>
          </w:tcPr>
          <w:p w:rsidRPr="009463FF" w:rsidR="003C3EA5" w:rsidDel="00262379" w:rsidP="003C3EA5" w:rsidRDefault="003C3EA5" w14:paraId="0E4D7C4B" w14:textId="3369F798">
            <w:pPr>
              <w:pStyle w:val="ListParagraph"/>
              <w:ind w:left="0"/>
              <w:jc w:val="both"/>
              <w:rPr>
                <w:del w:author="Murguia, Sahima" w:date="2022-03-15T22:39:00Z" w:id="5525"/>
                <w:rFonts w:asciiTheme="majorHAnsi" w:hAnsiTheme="majorHAnsi" w:cstheme="majorHAnsi"/>
                <w:strike/>
                <w:szCs w:val="18"/>
                <w:lang w:val="en-US"/>
              </w:rPr>
            </w:pPr>
            <w:del w:author="Murguia, Sahima" w:date="2022-03-15T22:39:00Z" w:id="5526">
              <w:r w:rsidRPr="009463FF" w:rsidDel="00262379">
                <w:rPr>
                  <w:rFonts w:asciiTheme="majorHAnsi" w:hAnsiTheme="majorHAnsi" w:cstheme="majorHAnsi"/>
                  <w:strike/>
                  <w:szCs w:val="18"/>
                  <w:lang w:val="en-US"/>
                </w:rPr>
                <w:delText>Description</w:delText>
              </w:r>
            </w:del>
          </w:p>
        </w:tc>
        <w:tc>
          <w:tcPr>
            <w:tcW w:w="2070" w:type="dxa"/>
            <w:vAlign w:val="center"/>
          </w:tcPr>
          <w:p w:rsidRPr="009463FF" w:rsidR="003C3EA5" w:rsidDel="00262379" w:rsidP="003C3EA5" w:rsidRDefault="003C3EA5" w14:paraId="4DA61500" w14:textId="241575E1">
            <w:pPr>
              <w:pStyle w:val="ListParagraph"/>
              <w:ind w:left="0"/>
              <w:jc w:val="both"/>
              <w:rPr>
                <w:del w:author="Murguia, Sahima" w:date="2022-03-15T22:39:00Z" w:id="5527"/>
                <w:rFonts w:asciiTheme="majorHAnsi" w:hAnsiTheme="majorHAnsi" w:cstheme="majorHAnsi"/>
                <w:strike/>
                <w:szCs w:val="18"/>
                <w:lang w:val="en-US"/>
              </w:rPr>
            </w:pPr>
            <w:del w:author="Murguia, Sahima" w:date="2022-03-15T22:39:00Z" w:id="5528">
              <w:r w:rsidRPr="009463FF" w:rsidDel="00262379">
                <w:rPr>
                  <w:rFonts w:asciiTheme="majorHAnsi" w:hAnsiTheme="majorHAnsi" w:cstheme="majorHAnsi"/>
                  <w:strike/>
                  <w:szCs w:val="18"/>
                  <w:lang w:val="en-US"/>
                </w:rPr>
                <w:delText>DESC_TEXT</w:delText>
              </w:r>
            </w:del>
          </w:p>
        </w:tc>
        <w:tc>
          <w:tcPr>
            <w:tcW w:w="990" w:type="dxa"/>
            <w:vAlign w:val="center"/>
          </w:tcPr>
          <w:p w:rsidRPr="009463FF" w:rsidR="003C3EA5" w:rsidDel="00262379" w:rsidP="003C3EA5" w:rsidRDefault="003C3EA5" w14:paraId="77806CF9" w14:textId="66581187">
            <w:pPr>
              <w:pStyle w:val="ListParagraph"/>
              <w:ind w:left="0"/>
              <w:jc w:val="both"/>
              <w:rPr>
                <w:del w:author="Murguia, Sahima" w:date="2022-03-15T22:39:00Z" w:id="5529"/>
                <w:rFonts w:asciiTheme="majorHAnsi" w:hAnsiTheme="majorHAnsi" w:cstheme="majorHAnsi"/>
                <w:strike/>
                <w:szCs w:val="18"/>
                <w:lang w:val="en-US"/>
              </w:rPr>
            </w:pPr>
          </w:p>
        </w:tc>
        <w:tc>
          <w:tcPr>
            <w:tcW w:w="3060" w:type="dxa"/>
            <w:vAlign w:val="center"/>
          </w:tcPr>
          <w:p w:rsidRPr="009463FF" w:rsidR="003C3EA5" w:rsidDel="00262379" w:rsidP="003C3EA5" w:rsidRDefault="003C3EA5" w14:paraId="14E193B5" w14:textId="5BA56240">
            <w:pPr>
              <w:pStyle w:val="ListParagraph"/>
              <w:ind w:left="0"/>
              <w:jc w:val="both"/>
              <w:rPr>
                <w:del w:author="Murguia, Sahima" w:date="2022-03-15T22:39:00Z" w:id="5530"/>
                <w:rFonts w:asciiTheme="majorHAnsi" w:hAnsiTheme="majorHAnsi" w:cstheme="majorHAnsi"/>
                <w:strike/>
                <w:szCs w:val="18"/>
                <w:lang w:val="en-US"/>
              </w:rPr>
            </w:pPr>
          </w:p>
        </w:tc>
      </w:tr>
      <w:tr w:rsidRPr="009463FF" w:rsidR="003C3EA5" w:rsidDel="00262379" w:rsidTr="003C3EA5" w14:paraId="0372C7F2" w14:textId="69EF7643">
        <w:trPr>
          <w:trHeight w:val="43"/>
          <w:del w:author="Murguia, Sahima" w:date="2022-03-15T22:39:00Z" w:id="5531"/>
        </w:trPr>
        <w:tc>
          <w:tcPr>
            <w:tcW w:w="988" w:type="dxa"/>
            <w:vMerge/>
            <w:vAlign w:val="center"/>
          </w:tcPr>
          <w:p w:rsidRPr="009463FF" w:rsidR="003C3EA5" w:rsidDel="00262379" w:rsidP="003C3EA5" w:rsidRDefault="003C3EA5" w14:paraId="7CB98428" w14:textId="74A9D215">
            <w:pPr>
              <w:pStyle w:val="ListParagraph"/>
              <w:ind w:left="0"/>
              <w:jc w:val="both"/>
              <w:rPr>
                <w:del w:author="Murguia, Sahima" w:date="2022-03-15T22:39:00Z" w:id="5532"/>
                <w:strike/>
                <w:sz w:val="20"/>
                <w:szCs w:val="20"/>
                <w:lang w:val="en-US"/>
              </w:rPr>
            </w:pPr>
          </w:p>
        </w:tc>
        <w:tc>
          <w:tcPr>
            <w:tcW w:w="1011" w:type="dxa"/>
            <w:vMerge/>
            <w:vAlign w:val="center"/>
          </w:tcPr>
          <w:p w:rsidRPr="009463FF" w:rsidR="003C3EA5" w:rsidDel="00262379" w:rsidP="003C3EA5" w:rsidRDefault="003C3EA5" w14:paraId="740FDFD9" w14:textId="31ED6CAF">
            <w:pPr>
              <w:pStyle w:val="ListParagraph"/>
              <w:ind w:left="0"/>
              <w:jc w:val="both"/>
              <w:rPr>
                <w:del w:author="Murguia, Sahima" w:date="2022-03-15T22:39:00Z" w:id="5533"/>
                <w:rFonts w:asciiTheme="majorHAnsi" w:hAnsiTheme="majorHAnsi" w:cstheme="majorHAnsi"/>
                <w:strike/>
                <w:szCs w:val="18"/>
                <w:lang w:val="en-US"/>
              </w:rPr>
            </w:pPr>
          </w:p>
        </w:tc>
        <w:tc>
          <w:tcPr>
            <w:tcW w:w="1512" w:type="dxa"/>
            <w:vAlign w:val="center"/>
          </w:tcPr>
          <w:p w:rsidRPr="009463FF" w:rsidR="003C3EA5" w:rsidDel="00262379" w:rsidP="003C3EA5" w:rsidRDefault="003C3EA5" w14:paraId="200B88A3" w14:textId="56321C93">
            <w:pPr>
              <w:pStyle w:val="ListParagraph"/>
              <w:ind w:left="0"/>
              <w:jc w:val="both"/>
              <w:rPr>
                <w:del w:author="Murguia, Sahima" w:date="2022-03-15T22:39:00Z" w:id="5534"/>
                <w:rFonts w:asciiTheme="majorHAnsi" w:hAnsiTheme="majorHAnsi" w:cstheme="majorHAnsi"/>
                <w:strike/>
                <w:szCs w:val="18"/>
                <w:lang w:val="en-US"/>
              </w:rPr>
            </w:pPr>
            <w:del w:author="Murguia, Sahima" w:date="2022-03-15T22:39:00Z" w:id="5535">
              <w:r w:rsidRPr="009463FF" w:rsidDel="00262379">
                <w:rPr>
                  <w:rFonts w:asciiTheme="majorHAnsi" w:hAnsiTheme="majorHAnsi" w:cstheme="majorHAnsi"/>
                  <w:strike/>
                  <w:szCs w:val="18"/>
                  <w:lang w:val="en-US"/>
                </w:rPr>
                <w:delText>Created By</w:delText>
              </w:r>
            </w:del>
          </w:p>
        </w:tc>
        <w:tc>
          <w:tcPr>
            <w:tcW w:w="2070" w:type="dxa"/>
            <w:vAlign w:val="center"/>
          </w:tcPr>
          <w:p w:rsidRPr="009463FF" w:rsidR="003C3EA5" w:rsidDel="00262379" w:rsidP="003C3EA5" w:rsidRDefault="003C3EA5" w14:paraId="758591FB" w14:textId="3534494C">
            <w:pPr>
              <w:pStyle w:val="ListParagraph"/>
              <w:ind w:left="0"/>
              <w:jc w:val="both"/>
              <w:rPr>
                <w:del w:author="Murguia, Sahima" w:date="2022-03-15T22:39:00Z" w:id="5536"/>
                <w:rFonts w:asciiTheme="majorHAnsi" w:hAnsiTheme="majorHAnsi" w:cstheme="majorHAnsi"/>
                <w:strike/>
                <w:szCs w:val="18"/>
                <w:lang w:val="en-US"/>
              </w:rPr>
            </w:pPr>
            <w:del w:author="Murguia, Sahima" w:date="2022-03-15T22:39:00Z" w:id="5537">
              <w:r w:rsidRPr="009463FF" w:rsidDel="00262379">
                <w:rPr>
                  <w:rFonts w:asciiTheme="majorHAnsi" w:hAnsiTheme="majorHAnsi" w:cstheme="majorHAnsi"/>
                  <w:strike/>
                  <w:szCs w:val="18"/>
                  <w:lang w:val="en-US"/>
                </w:rPr>
                <w:delText>CREATED_BY</w:delText>
              </w:r>
            </w:del>
          </w:p>
        </w:tc>
        <w:tc>
          <w:tcPr>
            <w:tcW w:w="990" w:type="dxa"/>
            <w:vAlign w:val="center"/>
          </w:tcPr>
          <w:p w:rsidRPr="009463FF" w:rsidR="003C3EA5" w:rsidDel="00262379" w:rsidP="003C3EA5" w:rsidRDefault="003C3EA5" w14:paraId="203E2FF0" w14:textId="31ECC67F">
            <w:pPr>
              <w:pStyle w:val="ListParagraph"/>
              <w:ind w:left="0"/>
              <w:jc w:val="both"/>
              <w:rPr>
                <w:del w:author="Murguia, Sahima" w:date="2022-03-15T22:39:00Z" w:id="5538"/>
                <w:rFonts w:asciiTheme="majorHAnsi" w:hAnsiTheme="majorHAnsi" w:cstheme="majorHAnsi"/>
                <w:strike/>
                <w:szCs w:val="18"/>
                <w:lang w:val="en-US"/>
              </w:rPr>
            </w:pPr>
          </w:p>
        </w:tc>
        <w:tc>
          <w:tcPr>
            <w:tcW w:w="3060" w:type="dxa"/>
            <w:vAlign w:val="center"/>
          </w:tcPr>
          <w:p w:rsidRPr="009463FF" w:rsidR="003C3EA5" w:rsidDel="00262379" w:rsidP="003C3EA5" w:rsidRDefault="003C3EA5" w14:paraId="0CC1D771" w14:textId="6387C077">
            <w:pPr>
              <w:pStyle w:val="ListParagraph"/>
              <w:ind w:left="0"/>
              <w:jc w:val="both"/>
              <w:rPr>
                <w:del w:author="Murguia, Sahima" w:date="2022-03-15T22:39:00Z" w:id="5539"/>
                <w:rFonts w:asciiTheme="majorHAnsi" w:hAnsiTheme="majorHAnsi" w:cstheme="majorHAnsi"/>
                <w:strike/>
                <w:szCs w:val="18"/>
                <w:lang w:val="en-US"/>
              </w:rPr>
            </w:pPr>
          </w:p>
        </w:tc>
      </w:tr>
    </w:tbl>
    <w:p w:rsidRPr="009463FF" w:rsidR="007B7EC9" w:rsidDel="00262379" w:rsidRDefault="007B7EC9" w14:paraId="53246930" w14:textId="2298CACC">
      <w:pPr>
        <w:rPr>
          <w:del w:author="Murguia, Sahima" w:date="2022-03-15T22:39:00Z" w:id="5540"/>
          <w:strike/>
        </w:rPr>
      </w:pPr>
    </w:p>
    <w:p w:rsidRPr="009463FF" w:rsidR="003C3EA5" w:rsidDel="00262379" w:rsidRDefault="003C3EA5" w14:paraId="59342135" w14:textId="17148A6C">
      <w:pPr>
        <w:rPr>
          <w:del w:author="Murguia, Sahima" w:date="2022-03-15T22:39:00Z" w:id="5541"/>
          <w:strike/>
          <w:color w:val="FFFFFF" w:themeColor="background1"/>
        </w:rPr>
      </w:pPr>
      <w:del w:author="Murguia, Sahima" w:date="2022-03-15T22:39:00Z" w:id="5542">
        <w:r w:rsidRPr="009463FF" w:rsidDel="00262379">
          <w:rPr>
            <w:strike/>
            <w:color w:val="FFFFFF" w:themeColor="background1"/>
          </w:rPr>
          <w:delText>Xxx</w:delText>
        </w:r>
      </w:del>
    </w:p>
    <w:tbl>
      <w:tblPr>
        <w:tblStyle w:val="TableGrid"/>
        <w:tblW w:w="9498" w:type="dxa"/>
        <w:tblInd w:w="-147" w:type="dxa"/>
        <w:tblLayout w:type="fixed"/>
        <w:tblLook w:val="04A0" w:firstRow="1" w:lastRow="0" w:firstColumn="1" w:lastColumn="0" w:noHBand="0" w:noVBand="1"/>
      </w:tblPr>
      <w:tblGrid>
        <w:gridCol w:w="1560"/>
        <w:gridCol w:w="1701"/>
        <w:gridCol w:w="1559"/>
        <w:gridCol w:w="1701"/>
        <w:gridCol w:w="992"/>
        <w:gridCol w:w="1985"/>
      </w:tblGrid>
      <w:tr w:rsidRPr="009463FF" w:rsidR="008E6310" w:rsidDel="00262379" w:rsidTr="003C3EA5" w14:paraId="434A64B6" w14:textId="6FAAE56F">
        <w:trPr>
          <w:del w:author="Murguia, Sahima" w:date="2022-03-15T22:39:00Z" w:id="5543"/>
        </w:trPr>
        <w:tc>
          <w:tcPr>
            <w:tcW w:w="1560" w:type="dxa"/>
            <w:shd w:val="clear" w:color="auto" w:fill="2B5D9A" w:themeFill="accent6" w:themeFillShade="BF"/>
          </w:tcPr>
          <w:p w:rsidRPr="009463FF" w:rsidR="008E6310" w:rsidDel="00262379" w:rsidP="0020048F" w:rsidRDefault="008E6310" w14:paraId="44C11454" w14:textId="7C2C17AF">
            <w:pPr>
              <w:pStyle w:val="BodyText"/>
              <w:rPr>
                <w:del w:author="Murguia, Sahima" w:date="2022-03-15T22:39:00Z" w:id="5544"/>
                <w:rFonts w:ascii="Arial" w:hAnsi="Arial" w:cs="Arial"/>
                <w:b/>
                <w:bCs/>
                <w:strike/>
                <w:color w:val="FFFFFF" w:themeColor="background1"/>
                <w:szCs w:val="20"/>
              </w:rPr>
            </w:pPr>
            <w:del w:author="Murguia, Sahima" w:date="2022-03-15T22:39:00Z" w:id="5545">
              <w:r w:rsidRPr="009463FF" w:rsidDel="00262379">
                <w:rPr>
                  <w:rFonts w:ascii="Arial" w:hAnsi="Arial" w:cs="Arial"/>
                  <w:b/>
                  <w:bCs/>
                  <w:strike/>
                  <w:color w:val="FFFFFF" w:themeColor="background1"/>
                  <w:szCs w:val="20"/>
                </w:rPr>
                <w:delText>BC</w:delText>
              </w:r>
            </w:del>
          </w:p>
        </w:tc>
        <w:tc>
          <w:tcPr>
            <w:tcW w:w="1701" w:type="dxa"/>
            <w:shd w:val="clear" w:color="auto" w:fill="2B5D9A" w:themeFill="accent6" w:themeFillShade="BF"/>
          </w:tcPr>
          <w:p w:rsidRPr="009463FF" w:rsidR="008E6310" w:rsidDel="00262379" w:rsidP="0020048F" w:rsidRDefault="008E6310" w14:paraId="3E35A4C5" w14:textId="7EBBB092">
            <w:pPr>
              <w:pStyle w:val="BodyText"/>
              <w:rPr>
                <w:del w:author="Murguia, Sahima" w:date="2022-03-15T22:39:00Z" w:id="5546"/>
                <w:rFonts w:ascii="Arial" w:hAnsi="Arial" w:cs="Arial"/>
                <w:b/>
                <w:bCs/>
                <w:strike/>
                <w:color w:val="FFFFFF" w:themeColor="background1"/>
                <w:szCs w:val="20"/>
              </w:rPr>
            </w:pPr>
            <w:del w:author="Murguia, Sahima" w:date="2022-03-15T22:39:00Z" w:id="5547">
              <w:r w:rsidRPr="009463FF" w:rsidDel="00262379">
                <w:rPr>
                  <w:rFonts w:ascii="Arial" w:hAnsi="Arial" w:cs="Arial"/>
                  <w:b/>
                  <w:bCs/>
                  <w:strike/>
                  <w:color w:val="FFFFFF" w:themeColor="background1"/>
                  <w:szCs w:val="20"/>
                </w:rPr>
                <w:delText>Table</w:delText>
              </w:r>
            </w:del>
          </w:p>
        </w:tc>
        <w:tc>
          <w:tcPr>
            <w:tcW w:w="1559" w:type="dxa"/>
            <w:shd w:val="clear" w:color="auto" w:fill="2B5D9A" w:themeFill="accent6" w:themeFillShade="BF"/>
          </w:tcPr>
          <w:p w:rsidRPr="009463FF" w:rsidR="008E6310" w:rsidDel="00262379" w:rsidP="0020048F" w:rsidRDefault="008E6310" w14:paraId="2AFEF3A2" w14:textId="07F35800">
            <w:pPr>
              <w:pStyle w:val="BodyText"/>
              <w:rPr>
                <w:del w:author="Murguia, Sahima" w:date="2022-03-15T22:39:00Z" w:id="5548"/>
                <w:rFonts w:ascii="Arial" w:hAnsi="Arial" w:cs="Arial"/>
                <w:b/>
                <w:bCs/>
                <w:strike/>
                <w:color w:val="FFFFFF" w:themeColor="background1"/>
                <w:szCs w:val="20"/>
              </w:rPr>
            </w:pPr>
            <w:del w:author="Murguia, Sahima" w:date="2022-03-15T22:39:00Z" w:id="5549">
              <w:r w:rsidRPr="009463FF" w:rsidDel="00262379">
                <w:rPr>
                  <w:rFonts w:ascii="Arial" w:hAnsi="Arial" w:cs="Arial"/>
                  <w:b/>
                  <w:bCs/>
                  <w:strike/>
                  <w:color w:val="FFFFFF" w:themeColor="background1"/>
                  <w:szCs w:val="20"/>
                </w:rPr>
                <w:delText>Field</w:delText>
              </w:r>
            </w:del>
          </w:p>
        </w:tc>
        <w:tc>
          <w:tcPr>
            <w:tcW w:w="1701" w:type="dxa"/>
            <w:shd w:val="clear" w:color="auto" w:fill="2B5D9A" w:themeFill="accent6" w:themeFillShade="BF"/>
          </w:tcPr>
          <w:p w:rsidRPr="009463FF" w:rsidR="008E6310" w:rsidDel="00262379" w:rsidP="0020048F" w:rsidRDefault="008E6310" w14:paraId="11D54E11" w14:textId="5D9E7847">
            <w:pPr>
              <w:pStyle w:val="BodyText"/>
              <w:rPr>
                <w:del w:author="Murguia, Sahima" w:date="2022-03-15T22:39:00Z" w:id="5550"/>
                <w:rFonts w:ascii="Arial" w:hAnsi="Arial" w:cs="Arial"/>
                <w:b/>
                <w:bCs/>
                <w:strike/>
                <w:color w:val="FFFFFF" w:themeColor="background1"/>
                <w:szCs w:val="20"/>
              </w:rPr>
            </w:pPr>
            <w:del w:author="Murguia, Sahima" w:date="2022-03-15T22:39:00Z" w:id="5551">
              <w:r w:rsidRPr="009463FF" w:rsidDel="00262379">
                <w:rPr>
                  <w:rFonts w:ascii="Arial" w:hAnsi="Arial" w:cs="Arial"/>
                  <w:b/>
                  <w:bCs/>
                  <w:strike/>
                  <w:color w:val="FFFFFF" w:themeColor="background1"/>
                  <w:szCs w:val="20"/>
                </w:rPr>
                <w:delText>Column</w:delText>
              </w:r>
            </w:del>
          </w:p>
        </w:tc>
        <w:tc>
          <w:tcPr>
            <w:tcW w:w="992" w:type="dxa"/>
            <w:shd w:val="clear" w:color="auto" w:fill="2B5D9A" w:themeFill="accent6" w:themeFillShade="BF"/>
          </w:tcPr>
          <w:p w:rsidRPr="009463FF" w:rsidR="008E6310" w:rsidDel="00262379" w:rsidP="0020048F" w:rsidRDefault="008E6310" w14:paraId="3F20AF34" w14:textId="7BE17423">
            <w:pPr>
              <w:pStyle w:val="BodyText"/>
              <w:rPr>
                <w:del w:author="Murguia, Sahima" w:date="2022-03-15T22:39:00Z" w:id="5552"/>
                <w:rFonts w:ascii="Arial" w:hAnsi="Arial" w:cs="Arial"/>
                <w:b/>
                <w:bCs/>
                <w:strike/>
                <w:color w:val="FFFFFF" w:themeColor="background1"/>
                <w:szCs w:val="20"/>
              </w:rPr>
            </w:pPr>
            <w:del w:author="Murguia, Sahima" w:date="2022-03-15T22:39:00Z" w:id="5553">
              <w:r w:rsidRPr="009463FF" w:rsidDel="00262379">
                <w:rPr>
                  <w:rFonts w:ascii="Arial" w:hAnsi="Arial" w:cs="Arial"/>
                  <w:b/>
                  <w:bCs/>
                  <w:strike/>
                  <w:color w:val="FFFFFF" w:themeColor="background1"/>
                  <w:szCs w:val="20"/>
                </w:rPr>
                <w:delText>Type</w:delText>
              </w:r>
            </w:del>
          </w:p>
        </w:tc>
        <w:tc>
          <w:tcPr>
            <w:tcW w:w="1985" w:type="dxa"/>
            <w:shd w:val="clear" w:color="auto" w:fill="2B5D9A" w:themeFill="accent6" w:themeFillShade="BF"/>
          </w:tcPr>
          <w:p w:rsidRPr="009463FF" w:rsidR="008E6310" w:rsidDel="00262379" w:rsidP="0020048F" w:rsidRDefault="008E6310" w14:paraId="63EE2D3D" w14:textId="664B3E88">
            <w:pPr>
              <w:pStyle w:val="BodyText"/>
              <w:rPr>
                <w:del w:author="Murguia, Sahima" w:date="2022-03-15T22:39:00Z" w:id="5554"/>
                <w:rFonts w:ascii="Arial" w:hAnsi="Arial" w:cs="Arial"/>
                <w:b/>
                <w:bCs/>
                <w:strike/>
                <w:color w:val="FFFFFF" w:themeColor="background1"/>
                <w:szCs w:val="20"/>
              </w:rPr>
            </w:pPr>
            <w:del w:author="Murguia, Sahima" w:date="2022-03-15T22:39:00Z" w:id="5555">
              <w:r w:rsidRPr="009463FF" w:rsidDel="00262379">
                <w:rPr>
                  <w:rFonts w:ascii="Arial" w:hAnsi="Arial" w:cs="Arial"/>
                  <w:b/>
                  <w:bCs/>
                  <w:strike/>
                  <w:color w:val="FFFFFF" w:themeColor="background1"/>
                  <w:szCs w:val="20"/>
                </w:rPr>
                <w:delText>Description</w:delText>
              </w:r>
            </w:del>
          </w:p>
        </w:tc>
      </w:tr>
      <w:tr w:rsidRPr="009463FF" w:rsidR="00CA0979" w:rsidDel="00262379" w:rsidTr="003C3EA5" w14:paraId="7816ED55" w14:textId="549D87A1">
        <w:trPr>
          <w:trHeight w:val="43"/>
          <w:del w:author="Murguia, Sahima" w:date="2022-03-15T22:39:00Z" w:id="5556"/>
        </w:trPr>
        <w:tc>
          <w:tcPr>
            <w:tcW w:w="1560" w:type="dxa"/>
            <w:vMerge w:val="restart"/>
            <w:vAlign w:val="center"/>
          </w:tcPr>
          <w:p w:rsidRPr="009463FF" w:rsidR="00CA0979" w:rsidDel="00262379" w:rsidP="0020048F" w:rsidRDefault="00CA0979" w14:paraId="6A79FA66" w14:textId="0B6C939C">
            <w:pPr>
              <w:pStyle w:val="ListParagraph"/>
              <w:ind w:left="0"/>
              <w:jc w:val="both"/>
              <w:rPr>
                <w:del w:author="Murguia, Sahima" w:date="2022-03-15T22:39:00Z" w:id="5557"/>
                <w:strike/>
                <w:sz w:val="20"/>
                <w:szCs w:val="20"/>
                <w:lang w:val="en-US"/>
              </w:rPr>
            </w:pPr>
            <w:del w:author="Murguia, Sahima" w:date="2022-03-15T22:39:00Z" w:id="5558">
              <w:r w:rsidRPr="009463FF" w:rsidDel="00262379">
                <w:rPr>
                  <w:strike/>
                  <w:sz w:val="20"/>
                  <w:szCs w:val="20"/>
                  <w:lang w:val="en-US"/>
                </w:rPr>
                <w:delText>Price list/</w:delText>
              </w:r>
            </w:del>
          </w:p>
          <w:p w:rsidRPr="009463FF" w:rsidR="00CA0979" w:rsidDel="00262379" w:rsidP="0020048F" w:rsidRDefault="00CA0979" w14:paraId="18067502" w14:textId="1D992D40">
            <w:pPr>
              <w:pStyle w:val="ListParagraph"/>
              <w:ind w:left="0"/>
              <w:jc w:val="both"/>
              <w:rPr>
                <w:del w:author="Murguia, Sahima" w:date="2022-03-15T22:39:00Z" w:id="5559"/>
                <w:rFonts w:asciiTheme="majorHAnsi" w:hAnsiTheme="majorHAnsi" w:cstheme="majorHAnsi"/>
                <w:strike/>
                <w:szCs w:val="18"/>
                <w:lang w:val="en-US"/>
              </w:rPr>
            </w:pPr>
            <w:del w:author="Murguia, Sahima" w:date="2022-03-15T22:39:00Z" w:id="5560">
              <w:r w:rsidRPr="009463FF" w:rsidDel="00262379">
                <w:rPr>
                  <w:strike/>
                  <w:sz w:val="20"/>
                  <w:szCs w:val="20"/>
                  <w:lang w:val="en-US"/>
                </w:rPr>
                <w:delText>Price list item</w:delText>
              </w:r>
            </w:del>
          </w:p>
        </w:tc>
        <w:tc>
          <w:tcPr>
            <w:tcW w:w="1701" w:type="dxa"/>
            <w:vMerge w:val="restart"/>
            <w:vAlign w:val="center"/>
          </w:tcPr>
          <w:p w:rsidRPr="009463FF" w:rsidR="00CA0979" w:rsidDel="00262379" w:rsidP="0020048F" w:rsidRDefault="00CA0979" w14:paraId="4AC38DDD" w14:textId="2905795F">
            <w:pPr>
              <w:pStyle w:val="ListParagraph"/>
              <w:ind w:left="0"/>
              <w:jc w:val="both"/>
              <w:rPr>
                <w:del w:author="Murguia, Sahima" w:date="2022-03-15T22:39:00Z" w:id="5561"/>
                <w:rFonts w:asciiTheme="majorHAnsi" w:hAnsiTheme="majorHAnsi" w:cstheme="majorHAnsi"/>
                <w:strike/>
                <w:szCs w:val="18"/>
                <w:lang w:val="en-US"/>
              </w:rPr>
            </w:pPr>
            <w:del w:author="Murguia, Sahima" w:date="2022-03-15T22:39:00Z" w:id="5562">
              <w:r w:rsidRPr="009463FF" w:rsidDel="00262379">
                <w:rPr>
                  <w:rFonts w:asciiTheme="majorHAnsi" w:hAnsiTheme="majorHAnsi" w:cstheme="majorHAnsi"/>
                  <w:strike/>
                  <w:szCs w:val="18"/>
                  <w:lang w:val="en-US"/>
                </w:rPr>
                <w:delText>S_PRI_LST_ITEM</w:delText>
              </w:r>
            </w:del>
          </w:p>
        </w:tc>
        <w:tc>
          <w:tcPr>
            <w:tcW w:w="1559" w:type="dxa"/>
            <w:vAlign w:val="center"/>
          </w:tcPr>
          <w:p w:rsidRPr="009463FF" w:rsidR="00CA0979" w:rsidDel="00262379" w:rsidP="0020048F" w:rsidRDefault="00CA0979" w14:paraId="4B2643B5" w14:textId="7DBCC58C">
            <w:pPr>
              <w:pStyle w:val="ListParagraph"/>
              <w:ind w:left="0"/>
              <w:jc w:val="both"/>
              <w:rPr>
                <w:del w:author="Murguia, Sahima" w:date="2022-03-15T22:39:00Z" w:id="5563"/>
                <w:rFonts w:asciiTheme="majorHAnsi" w:hAnsiTheme="majorHAnsi" w:cstheme="majorHAnsi"/>
                <w:strike/>
                <w:szCs w:val="18"/>
                <w:lang w:val="en-US"/>
              </w:rPr>
            </w:pPr>
            <w:del w:author="Murguia, Sahima" w:date="2022-03-15T22:39:00Z" w:id="5564">
              <w:r w:rsidRPr="009463FF" w:rsidDel="00262379">
                <w:rPr>
                  <w:rFonts w:asciiTheme="majorHAnsi" w:hAnsiTheme="majorHAnsi" w:cstheme="majorHAnsi"/>
                  <w:strike/>
                  <w:szCs w:val="18"/>
                  <w:lang w:val="en-US"/>
                </w:rPr>
                <w:delText>List Price</w:delText>
              </w:r>
            </w:del>
          </w:p>
        </w:tc>
        <w:tc>
          <w:tcPr>
            <w:tcW w:w="1701" w:type="dxa"/>
            <w:vAlign w:val="center"/>
          </w:tcPr>
          <w:p w:rsidRPr="009463FF" w:rsidR="00CA0979" w:rsidDel="00262379" w:rsidP="0020048F" w:rsidRDefault="00CA0979" w14:paraId="16004A3A" w14:textId="13C12E98">
            <w:pPr>
              <w:pStyle w:val="ListParagraph"/>
              <w:ind w:left="0"/>
              <w:jc w:val="both"/>
              <w:rPr>
                <w:del w:author="Murguia, Sahima" w:date="2022-03-15T22:39:00Z" w:id="5565"/>
                <w:rFonts w:asciiTheme="majorHAnsi" w:hAnsiTheme="majorHAnsi" w:cstheme="majorHAnsi"/>
                <w:strike/>
                <w:szCs w:val="18"/>
                <w:lang w:val="en-US"/>
              </w:rPr>
            </w:pPr>
            <w:del w:author="Murguia, Sahima" w:date="2022-03-15T22:39:00Z" w:id="5566">
              <w:r w:rsidRPr="009463FF" w:rsidDel="00262379">
                <w:rPr>
                  <w:rFonts w:asciiTheme="majorHAnsi" w:hAnsiTheme="majorHAnsi" w:cstheme="majorHAnsi"/>
                  <w:strike/>
                  <w:szCs w:val="18"/>
                  <w:lang w:val="en-US"/>
                </w:rPr>
                <w:delText>STD_PRI_UNIT</w:delText>
              </w:r>
            </w:del>
          </w:p>
        </w:tc>
        <w:tc>
          <w:tcPr>
            <w:tcW w:w="992" w:type="dxa"/>
            <w:vAlign w:val="center"/>
          </w:tcPr>
          <w:p w:rsidRPr="009463FF" w:rsidR="00CA0979" w:rsidDel="00262379" w:rsidP="0020048F" w:rsidRDefault="00CA0979" w14:paraId="242C53E3" w14:textId="752536E9">
            <w:pPr>
              <w:pStyle w:val="ListParagraph"/>
              <w:ind w:left="0"/>
              <w:jc w:val="both"/>
              <w:rPr>
                <w:del w:author="Murguia, Sahima" w:date="2022-03-15T22:39:00Z" w:id="5567"/>
                <w:rFonts w:asciiTheme="majorHAnsi" w:hAnsiTheme="majorHAnsi" w:cstheme="majorHAnsi"/>
                <w:strike/>
                <w:szCs w:val="18"/>
                <w:lang w:val="en-US"/>
              </w:rPr>
            </w:pPr>
          </w:p>
        </w:tc>
        <w:tc>
          <w:tcPr>
            <w:tcW w:w="1985" w:type="dxa"/>
            <w:vAlign w:val="center"/>
          </w:tcPr>
          <w:p w:rsidRPr="009463FF" w:rsidR="00CA0979" w:rsidDel="00262379" w:rsidP="0020048F" w:rsidRDefault="00CA0979" w14:paraId="539AE383" w14:textId="2FB8839A">
            <w:pPr>
              <w:pStyle w:val="ListParagraph"/>
              <w:ind w:left="0"/>
              <w:jc w:val="both"/>
              <w:rPr>
                <w:del w:author="Murguia, Sahima" w:date="2022-03-15T22:39:00Z" w:id="5568"/>
                <w:rFonts w:asciiTheme="majorHAnsi" w:hAnsiTheme="majorHAnsi" w:cstheme="majorHAnsi"/>
                <w:strike/>
                <w:szCs w:val="18"/>
                <w:lang w:val="en-US"/>
              </w:rPr>
            </w:pPr>
          </w:p>
        </w:tc>
      </w:tr>
      <w:tr w:rsidRPr="009463FF" w:rsidR="00CA0979" w:rsidDel="00262379" w:rsidTr="003C3EA5" w14:paraId="3E449979" w14:textId="75AF62B2">
        <w:trPr>
          <w:trHeight w:val="43"/>
          <w:del w:author="Murguia, Sahima" w:date="2022-03-15T22:39:00Z" w:id="5569"/>
        </w:trPr>
        <w:tc>
          <w:tcPr>
            <w:tcW w:w="1560" w:type="dxa"/>
            <w:vMerge/>
            <w:vAlign w:val="center"/>
          </w:tcPr>
          <w:p w:rsidRPr="009463FF" w:rsidR="00CA0979" w:rsidDel="00262379" w:rsidP="0020048F" w:rsidRDefault="00CA0979" w14:paraId="229BC06E" w14:textId="3A691FC7">
            <w:pPr>
              <w:pStyle w:val="ListParagraph"/>
              <w:ind w:left="0"/>
              <w:jc w:val="both"/>
              <w:rPr>
                <w:del w:author="Murguia, Sahima" w:date="2022-03-15T22:39:00Z" w:id="5570"/>
                <w:strike/>
                <w:sz w:val="20"/>
                <w:szCs w:val="20"/>
                <w:lang w:val="en-US"/>
              </w:rPr>
            </w:pPr>
          </w:p>
        </w:tc>
        <w:tc>
          <w:tcPr>
            <w:tcW w:w="1701" w:type="dxa"/>
            <w:vMerge/>
            <w:vAlign w:val="center"/>
          </w:tcPr>
          <w:p w:rsidRPr="009463FF" w:rsidR="00CA0979" w:rsidDel="00262379" w:rsidP="0020048F" w:rsidRDefault="00CA0979" w14:paraId="4C31FAD3" w14:textId="6DF4EB88">
            <w:pPr>
              <w:pStyle w:val="ListParagraph"/>
              <w:ind w:left="0"/>
              <w:jc w:val="both"/>
              <w:rPr>
                <w:del w:author="Murguia, Sahima" w:date="2022-03-15T22:39:00Z" w:id="5571"/>
                <w:rFonts w:asciiTheme="majorHAnsi" w:hAnsiTheme="majorHAnsi" w:cstheme="majorHAnsi"/>
                <w:strike/>
                <w:szCs w:val="18"/>
                <w:lang w:val="en-US"/>
              </w:rPr>
            </w:pPr>
          </w:p>
        </w:tc>
        <w:tc>
          <w:tcPr>
            <w:tcW w:w="1559" w:type="dxa"/>
            <w:vAlign w:val="center"/>
          </w:tcPr>
          <w:p w:rsidRPr="009463FF" w:rsidR="00CA0979" w:rsidDel="00262379" w:rsidP="0020048F" w:rsidRDefault="00CA0979" w14:paraId="347059B4" w14:textId="66DA8DF7">
            <w:pPr>
              <w:pStyle w:val="ListParagraph"/>
              <w:ind w:left="0"/>
              <w:jc w:val="both"/>
              <w:rPr>
                <w:del w:author="Murguia, Sahima" w:date="2022-03-15T22:39:00Z" w:id="5572"/>
                <w:rFonts w:asciiTheme="majorHAnsi" w:hAnsiTheme="majorHAnsi" w:cstheme="majorHAnsi"/>
                <w:strike/>
                <w:szCs w:val="18"/>
                <w:lang w:val="en-US"/>
              </w:rPr>
            </w:pPr>
            <w:del w:author="Murguia, Sahima" w:date="2022-03-15T22:39:00Z" w:id="5573">
              <w:r w:rsidRPr="009463FF" w:rsidDel="00262379">
                <w:rPr>
                  <w:rFonts w:asciiTheme="majorHAnsi" w:hAnsiTheme="majorHAnsi" w:cstheme="majorHAnsi"/>
                  <w:strike/>
                  <w:szCs w:val="18"/>
                  <w:lang w:val="en-US"/>
                </w:rPr>
                <w:delText>Product Name</w:delText>
              </w:r>
            </w:del>
          </w:p>
        </w:tc>
        <w:tc>
          <w:tcPr>
            <w:tcW w:w="1701" w:type="dxa"/>
            <w:vAlign w:val="center"/>
          </w:tcPr>
          <w:p w:rsidRPr="009463FF" w:rsidR="00CA0979" w:rsidDel="00262379" w:rsidP="0020048F" w:rsidRDefault="00CA0979" w14:paraId="552E1B31" w14:textId="3526A987">
            <w:pPr>
              <w:pStyle w:val="ListParagraph"/>
              <w:ind w:left="0"/>
              <w:jc w:val="both"/>
              <w:rPr>
                <w:del w:author="Murguia, Sahima" w:date="2022-03-15T22:39:00Z" w:id="5574"/>
                <w:rFonts w:asciiTheme="majorHAnsi" w:hAnsiTheme="majorHAnsi" w:cstheme="majorHAnsi"/>
                <w:strike/>
                <w:szCs w:val="18"/>
                <w:lang w:val="en-US"/>
              </w:rPr>
            </w:pPr>
            <w:del w:author="Murguia, Sahima" w:date="2022-03-15T22:39:00Z" w:id="5575">
              <w:r w:rsidRPr="009463FF" w:rsidDel="00262379">
                <w:rPr>
                  <w:rFonts w:asciiTheme="majorHAnsi" w:hAnsiTheme="majorHAnsi" w:cstheme="majorHAnsi"/>
                  <w:strike/>
                  <w:szCs w:val="18"/>
                  <w:lang w:val="en-US"/>
                </w:rPr>
                <w:delText>PROD_NAME</w:delText>
              </w:r>
            </w:del>
          </w:p>
        </w:tc>
        <w:tc>
          <w:tcPr>
            <w:tcW w:w="992" w:type="dxa"/>
            <w:vAlign w:val="center"/>
          </w:tcPr>
          <w:p w:rsidRPr="009463FF" w:rsidR="00CA0979" w:rsidDel="00262379" w:rsidP="0020048F" w:rsidRDefault="00CA0979" w14:paraId="64D6079B" w14:textId="27426461">
            <w:pPr>
              <w:pStyle w:val="ListParagraph"/>
              <w:ind w:left="0"/>
              <w:jc w:val="both"/>
              <w:rPr>
                <w:del w:author="Murguia, Sahima" w:date="2022-03-15T22:39:00Z" w:id="5576"/>
                <w:rFonts w:asciiTheme="majorHAnsi" w:hAnsiTheme="majorHAnsi" w:cstheme="majorHAnsi"/>
                <w:strike/>
                <w:szCs w:val="18"/>
                <w:lang w:val="en-US"/>
              </w:rPr>
            </w:pPr>
          </w:p>
        </w:tc>
        <w:tc>
          <w:tcPr>
            <w:tcW w:w="1985" w:type="dxa"/>
            <w:vAlign w:val="center"/>
          </w:tcPr>
          <w:p w:rsidRPr="009463FF" w:rsidR="00CA0979" w:rsidDel="00262379" w:rsidP="0020048F" w:rsidRDefault="00CA0979" w14:paraId="01EEB93A" w14:textId="3911A9E4">
            <w:pPr>
              <w:pStyle w:val="ListParagraph"/>
              <w:ind w:left="0"/>
              <w:jc w:val="both"/>
              <w:rPr>
                <w:del w:author="Murguia, Sahima" w:date="2022-03-15T22:39:00Z" w:id="5577"/>
                <w:rFonts w:asciiTheme="majorHAnsi" w:hAnsiTheme="majorHAnsi" w:cstheme="majorHAnsi"/>
                <w:strike/>
                <w:szCs w:val="18"/>
                <w:lang w:val="en-US"/>
              </w:rPr>
            </w:pPr>
          </w:p>
        </w:tc>
      </w:tr>
      <w:tr w:rsidRPr="009463FF" w:rsidR="00CA0979" w:rsidDel="00262379" w:rsidTr="003C3EA5" w14:paraId="5A858951" w14:textId="6D51D9E1">
        <w:trPr>
          <w:trHeight w:val="43"/>
          <w:del w:author="Murguia, Sahima" w:date="2022-03-15T22:39:00Z" w:id="5578"/>
        </w:trPr>
        <w:tc>
          <w:tcPr>
            <w:tcW w:w="1560" w:type="dxa"/>
            <w:vMerge/>
            <w:vAlign w:val="center"/>
          </w:tcPr>
          <w:p w:rsidRPr="009463FF" w:rsidR="00CA0979" w:rsidDel="00262379" w:rsidP="0020048F" w:rsidRDefault="00CA0979" w14:paraId="68C081A9" w14:textId="646A42D1">
            <w:pPr>
              <w:pStyle w:val="ListParagraph"/>
              <w:ind w:left="0"/>
              <w:jc w:val="both"/>
              <w:rPr>
                <w:del w:author="Murguia, Sahima" w:date="2022-03-15T22:39:00Z" w:id="5579"/>
                <w:strike/>
                <w:sz w:val="20"/>
                <w:szCs w:val="20"/>
                <w:lang w:val="en-US"/>
              </w:rPr>
            </w:pPr>
          </w:p>
        </w:tc>
        <w:tc>
          <w:tcPr>
            <w:tcW w:w="1701" w:type="dxa"/>
            <w:vMerge/>
            <w:vAlign w:val="center"/>
          </w:tcPr>
          <w:p w:rsidRPr="009463FF" w:rsidR="00CA0979" w:rsidDel="00262379" w:rsidP="0020048F" w:rsidRDefault="00CA0979" w14:paraId="3C3B24E9" w14:textId="5B924B61">
            <w:pPr>
              <w:pStyle w:val="ListParagraph"/>
              <w:ind w:left="0"/>
              <w:jc w:val="both"/>
              <w:rPr>
                <w:del w:author="Murguia, Sahima" w:date="2022-03-15T22:39:00Z" w:id="5580"/>
                <w:rFonts w:asciiTheme="majorHAnsi" w:hAnsiTheme="majorHAnsi" w:cstheme="majorHAnsi"/>
                <w:strike/>
                <w:szCs w:val="18"/>
                <w:lang w:val="en-US"/>
              </w:rPr>
            </w:pPr>
          </w:p>
        </w:tc>
        <w:tc>
          <w:tcPr>
            <w:tcW w:w="1559" w:type="dxa"/>
            <w:vAlign w:val="center"/>
          </w:tcPr>
          <w:p w:rsidRPr="009463FF" w:rsidR="00CA0979" w:rsidDel="00262379" w:rsidP="0020048F" w:rsidRDefault="00CA0979" w14:paraId="4403C36E" w14:textId="60C58CE0">
            <w:pPr>
              <w:pStyle w:val="ListParagraph"/>
              <w:ind w:left="0"/>
              <w:jc w:val="both"/>
              <w:rPr>
                <w:del w:author="Murguia, Sahima" w:date="2022-03-15T22:39:00Z" w:id="5581"/>
                <w:rFonts w:asciiTheme="majorHAnsi" w:hAnsiTheme="majorHAnsi" w:cstheme="majorHAnsi"/>
                <w:strike/>
                <w:szCs w:val="18"/>
                <w:lang w:val="en-US"/>
              </w:rPr>
            </w:pPr>
            <w:del w:author="Murguia, Sahima" w:date="2022-03-15T22:39:00Z" w:id="5582">
              <w:r w:rsidRPr="009463FF" w:rsidDel="00262379">
                <w:rPr>
                  <w:rFonts w:asciiTheme="majorHAnsi" w:hAnsiTheme="majorHAnsi" w:cstheme="majorHAnsi"/>
                  <w:strike/>
                  <w:szCs w:val="18"/>
                  <w:lang w:val="en-US"/>
                </w:rPr>
                <w:delText>Price book Id</w:delText>
              </w:r>
            </w:del>
          </w:p>
        </w:tc>
        <w:tc>
          <w:tcPr>
            <w:tcW w:w="1701" w:type="dxa"/>
            <w:vAlign w:val="center"/>
          </w:tcPr>
          <w:p w:rsidRPr="009463FF" w:rsidR="00CA0979" w:rsidDel="00262379" w:rsidP="0020048F" w:rsidRDefault="00CA0979" w14:paraId="5F6D230F" w14:textId="29BD52F3">
            <w:pPr>
              <w:pStyle w:val="ListParagraph"/>
              <w:ind w:left="0"/>
              <w:jc w:val="both"/>
              <w:rPr>
                <w:del w:author="Murguia, Sahima" w:date="2022-03-15T22:39:00Z" w:id="5583"/>
                <w:rFonts w:asciiTheme="majorHAnsi" w:hAnsiTheme="majorHAnsi" w:cstheme="majorHAnsi"/>
                <w:strike/>
                <w:szCs w:val="18"/>
                <w:lang w:val="en-US"/>
              </w:rPr>
            </w:pPr>
            <w:del w:author="Murguia, Sahima" w:date="2022-03-15T22:39:00Z" w:id="5584">
              <w:r w:rsidRPr="009463FF" w:rsidDel="00262379">
                <w:rPr>
                  <w:rFonts w:asciiTheme="majorHAnsi" w:hAnsiTheme="majorHAnsi" w:cstheme="majorHAnsi"/>
                  <w:strike/>
                  <w:szCs w:val="18"/>
                  <w:lang w:val="en-US"/>
                </w:rPr>
                <w:delText>PRI_LST_ID</w:delText>
              </w:r>
            </w:del>
          </w:p>
        </w:tc>
        <w:tc>
          <w:tcPr>
            <w:tcW w:w="992" w:type="dxa"/>
            <w:vAlign w:val="center"/>
          </w:tcPr>
          <w:p w:rsidRPr="009463FF" w:rsidR="00CA0979" w:rsidDel="00262379" w:rsidP="0020048F" w:rsidRDefault="00CA0979" w14:paraId="78E6D6F4" w14:textId="5F240E7D">
            <w:pPr>
              <w:pStyle w:val="ListParagraph"/>
              <w:ind w:left="0"/>
              <w:jc w:val="both"/>
              <w:rPr>
                <w:del w:author="Murguia, Sahima" w:date="2022-03-15T22:39:00Z" w:id="5585"/>
                <w:rFonts w:asciiTheme="majorHAnsi" w:hAnsiTheme="majorHAnsi" w:cstheme="majorHAnsi"/>
                <w:strike/>
                <w:szCs w:val="18"/>
                <w:lang w:val="en-US"/>
              </w:rPr>
            </w:pPr>
          </w:p>
        </w:tc>
        <w:tc>
          <w:tcPr>
            <w:tcW w:w="1985" w:type="dxa"/>
            <w:vAlign w:val="center"/>
          </w:tcPr>
          <w:p w:rsidRPr="009463FF" w:rsidR="00CA0979" w:rsidDel="00262379" w:rsidP="0020048F" w:rsidRDefault="00CA0979" w14:paraId="4AD14D0B" w14:textId="054CC5ED">
            <w:pPr>
              <w:pStyle w:val="ListParagraph"/>
              <w:ind w:left="0"/>
              <w:jc w:val="both"/>
              <w:rPr>
                <w:del w:author="Murguia, Sahima" w:date="2022-03-15T22:39:00Z" w:id="5586"/>
                <w:rFonts w:asciiTheme="majorHAnsi" w:hAnsiTheme="majorHAnsi" w:cstheme="majorHAnsi"/>
                <w:strike/>
                <w:szCs w:val="18"/>
                <w:lang w:val="en-US"/>
              </w:rPr>
            </w:pPr>
          </w:p>
        </w:tc>
      </w:tr>
      <w:tr w:rsidRPr="009463FF" w:rsidR="00CA0979" w:rsidDel="00262379" w:rsidTr="003C3EA5" w14:paraId="29A5D30C" w14:textId="072F7B5B">
        <w:trPr>
          <w:trHeight w:val="43"/>
          <w:del w:author="Murguia, Sahima" w:date="2022-03-15T22:39:00Z" w:id="5587"/>
        </w:trPr>
        <w:tc>
          <w:tcPr>
            <w:tcW w:w="1560" w:type="dxa"/>
            <w:vMerge/>
            <w:vAlign w:val="center"/>
          </w:tcPr>
          <w:p w:rsidRPr="009463FF" w:rsidR="00CA0979" w:rsidDel="00262379" w:rsidP="0020048F" w:rsidRDefault="00CA0979" w14:paraId="4FF1DEF6" w14:textId="78208332">
            <w:pPr>
              <w:pStyle w:val="ListParagraph"/>
              <w:ind w:left="0"/>
              <w:jc w:val="both"/>
              <w:rPr>
                <w:del w:author="Murguia, Sahima" w:date="2022-03-15T22:39:00Z" w:id="5588"/>
                <w:strike/>
                <w:sz w:val="20"/>
                <w:szCs w:val="20"/>
                <w:lang w:val="en-US"/>
              </w:rPr>
            </w:pPr>
          </w:p>
        </w:tc>
        <w:tc>
          <w:tcPr>
            <w:tcW w:w="1701" w:type="dxa"/>
            <w:vMerge/>
            <w:vAlign w:val="center"/>
          </w:tcPr>
          <w:p w:rsidRPr="009463FF" w:rsidR="00CA0979" w:rsidDel="00262379" w:rsidP="0020048F" w:rsidRDefault="00CA0979" w14:paraId="0D036AD9" w14:textId="12561C1D">
            <w:pPr>
              <w:pStyle w:val="ListParagraph"/>
              <w:ind w:left="0"/>
              <w:jc w:val="both"/>
              <w:rPr>
                <w:del w:author="Murguia, Sahima" w:date="2022-03-15T22:39:00Z" w:id="5589"/>
                <w:rFonts w:asciiTheme="majorHAnsi" w:hAnsiTheme="majorHAnsi" w:cstheme="majorHAnsi"/>
                <w:strike/>
                <w:szCs w:val="18"/>
                <w:lang w:val="en-US"/>
              </w:rPr>
            </w:pPr>
          </w:p>
        </w:tc>
        <w:tc>
          <w:tcPr>
            <w:tcW w:w="1559" w:type="dxa"/>
            <w:vAlign w:val="center"/>
          </w:tcPr>
          <w:p w:rsidRPr="009463FF" w:rsidR="00CA0979" w:rsidDel="00262379" w:rsidP="0020048F" w:rsidRDefault="00CA0979" w14:paraId="5726B463" w14:textId="5517D3B5">
            <w:pPr>
              <w:pStyle w:val="ListParagraph"/>
              <w:ind w:left="0"/>
              <w:jc w:val="both"/>
              <w:rPr>
                <w:del w:author="Murguia, Sahima" w:date="2022-03-15T22:39:00Z" w:id="5590"/>
                <w:rFonts w:asciiTheme="majorHAnsi" w:hAnsiTheme="majorHAnsi" w:cstheme="majorHAnsi"/>
                <w:strike/>
                <w:szCs w:val="18"/>
                <w:lang w:val="en-US"/>
              </w:rPr>
            </w:pPr>
            <w:del w:author="Murguia, Sahima" w:date="2022-03-15T22:39:00Z" w:id="5591">
              <w:r w:rsidRPr="009463FF" w:rsidDel="00262379">
                <w:rPr>
                  <w:rFonts w:asciiTheme="majorHAnsi" w:hAnsiTheme="majorHAnsi" w:cstheme="majorHAnsi"/>
                  <w:strike/>
                  <w:szCs w:val="18"/>
                  <w:lang w:val="en-US"/>
                </w:rPr>
                <w:delText>Price book Item Id</w:delText>
              </w:r>
            </w:del>
          </w:p>
        </w:tc>
        <w:tc>
          <w:tcPr>
            <w:tcW w:w="1701" w:type="dxa"/>
            <w:vAlign w:val="center"/>
          </w:tcPr>
          <w:p w:rsidRPr="009463FF" w:rsidR="00CA0979" w:rsidDel="00262379" w:rsidP="0020048F" w:rsidRDefault="00CA0979" w14:paraId="02E32498" w14:textId="3DCC99DA">
            <w:pPr>
              <w:pStyle w:val="ListParagraph"/>
              <w:ind w:left="0"/>
              <w:jc w:val="both"/>
              <w:rPr>
                <w:del w:author="Murguia, Sahima" w:date="2022-03-15T22:39:00Z" w:id="5592"/>
                <w:rFonts w:asciiTheme="majorHAnsi" w:hAnsiTheme="majorHAnsi" w:cstheme="majorHAnsi"/>
                <w:strike/>
                <w:szCs w:val="18"/>
                <w:lang w:val="en-US"/>
              </w:rPr>
            </w:pPr>
            <w:del w:author="Murguia, Sahima" w:date="2022-03-15T22:39:00Z" w:id="5593">
              <w:r w:rsidRPr="009463FF" w:rsidDel="00262379">
                <w:rPr>
                  <w:rFonts w:asciiTheme="majorHAnsi" w:hAnsiTheme="majorHAnsi" w:cstheme="majorHAnsi"/>
                  <w:strike/>
                  <w:szCs w:val="18"/>
                  <w:lang w:val="en-US"/>
                </w:rPr>
                <w:delText>ROW_ID</w:delText>
              </w:r>
            </w:del>
          </w:p>
        </w:tc>
        <w:tc>
          <w:tcPr>
            <w:tcW w:w="992" w:type="dxa"/>
            <w:vAlign w:val="center"/>
          </w:tcPr>
          <w:p w:rsidRPr="009463FF" w:rsidR="00CA0979" w:rsidDel="00262379" w:rsidP="0020048F" w:rsidRDefault="00CA0979" w14:paraId="5EFF7A8A" w14:textId="6D3721F9">
            <w:pPr>
              <w:pStyle w:val="ListParagraph"/>
              <w:ind w:left="0"/>
              <w:jc w:val="both"/>
              <w:rPr>
                <w:del w:author="Murguia, Sahima" w:date="2022-03-15T22:39:00Z" w:id="5594"/>
                <w:rFonts w:asciiTheme="majorHAnsi" w:hAnsiTheme="majorHAnsi" w:cstheme="majorHAnsi"/>
                <w:strike/>
                <w:szCs w:val="18"/>
                <w:lang w:val="en-US"/>
              </w:rPr>
            </w:pPr>
          </w:p>
        </w:tc>
        <w:tc>
          <w:tcPr>
            <w:tcW w:w="1985" w:type="dxa"/>
            <w:vAlign w:val="center"/>
          </w:tcPr>
          <w:p w:rsidRPr="009463FF" w:rsidR="00CA0979" w:rsidDel="00262379" w:rsidP="0020048F" w:rsidRDefault="00CA0979" w14:paraId="0A0CD721" w14:textId="771F4F3B">
            <w:pPr>
              <w:pStyle w:val="ListParagraph"/>
              <w:ind w:left="0"/>
              <w:jc w:val="both"/>
              <w:rPr>
                <w:del w:author="Murguia, Sahima" w:date="2022-03-15T22:39:00Z" w:id="5595"/>
                <w:rFonts w:asciiTheme="majorHAnsi" w:hAnsiTheme="majorHAnsi" w:cstheme="majorHAnsi"/>
                <w:strike/>
                <w:szCs w:val="18"/>
                <w:lang w:val="en-US"/>
              </w:rPr>
            </w:pPr>
          </w:p>
        </w:tc>
      </w:tr>
      <w:tr w:rsidRPr="009463FF" w:rsidR="00CA0979" w:rsidDel="00262379" w:rsidTr="003C3EA5" w14:paraId="6C9D3518" w14:textId="2A1CC315">
        <w:trPr>
          <w:trHeight w:val="43"/>
          <w:del w:author="Murguia, Sahima" w:date="2022-03-15T22:39:00Z" w:id="5596"/>
        </w:trPr>
        <w:tc>
          <w:tcPr>
            <w:tcW w:w="1560" w:type="dxa"/>
            <w:vMerge/>
            <w:vAlign w:val="center"/>
          </w:tcPr>
          <w:p w:rsidRPr="009463FF" w:rsidR="00CA0979" w:rsidDel="00262379" w:rsidP="0020048F" w:rsidRDefault="00CA0979" w14:paraId="599E46D4" w14:textId="439BFB58">
            <w:pPr>
              <w:pStyle w:val="ListParagraph"/>
              <w:ind w:left="0"/>
              <w:jc w:val="both"/>
              <w:rPr>
                <w:del w:author="Murguia, Sahima" w:date="2022-03-15T22:39:00Z" w:id="5597"/>
                <w:strike/>
                <w:sz w:val="20"/>
                <w:szCs w:val="20"/>
                <w:lang w:val="en-US"/>
              </w:rPr>
            </w:pPr>
          </w:p>
        </w:tc>
        <w:tc>
          <w:tcPr>
            <w:tcW w:w="1701" w:type="dxa"/>
            <w:vMerge/>
            <w:vAlign w:val="center"/>
          </w:tcPr>
          <w:p w:rsidRPr="009463FF" w:rsidR="00CA0979" w:rsidDel="00262379" w:rsidP="0020048F" w:rsidRDefault="00CA0979" w14:paraId="28101A32" w14:textId="52063C07">
            <w:pPr>
              <w:pStyle w:val="ListParagraph"/>
              <w:ind w:left="0"/>
              <w:jc w:val="both"/>
              <w:rPr>
                <w:del w:author="Murguia, Sahima" w:date="2022-03-15T22:39:00Z" w:id="5598"/>
                <w:rFonts w:asciiTheme="majorHAnsi" w:hAnsiTheme="majorHAnsi" w:cstheme="majorHAnsi"/>
                <w:strike/>
                <w:szCs w:val="18"/>
                <w:lang w:val="en-US"/>
              </w:rPr>
            </w:pPr>
          </w:p>
        </w:tc>
        <w:tc>
          <w:tcPr>
            <w:tcW w:w="1559" w:type="dxa"/>
            <w:vAlign w:val="center"/>
          </w:tcPr>
          <w:p w:rsidRPr="009463FF" w:rsidR="00CA0979" w:rsidDel="00262379" w:rsidP="0020048F" w:rsidRDefault="00CA0979" w14:paraId="0CC9A837" w14:textId="47ECC3B3">
            <w:pPr>
              <w:pStyle w:val="ListParagraph"/>
              <w:ind w:left="0"/>
              <w:jc w:val="both"/>
              <w:rPr>
                <w:del w:author="Murguia, Sahima" w:date="2022-03-15T22:39:00Z" w:id="5599"/>
                <w:rFonts w:asciiTheme="majorHAnsi" w:hAnsiTheme="majorHAnsi" w:cstheme="majorHAnsi"/>
                <w:strike/>
                <w:szCs w:val="18"/>
                <w:lang w:val="en-US"/>
              </w:rPr>
            </w:pPr>
            <w:del w:author="Murguia, Sahima" w:date="2022-03-15T22:39:00Z" w:id="5600">
              <w:r w:rsidRPr="009463FF" w:rsidDel="00262379">
                <w:rPr>
                  <w:rFonts w:asciiTheme="majorHAnsi" w:hAnsiTheme="majorHAnsi" w:cstheme="majorHAnsi"/>
                  <w:strike/>
                  <w:szCs w:val="18"/>
                  <w:lang w:val="en-US"/>
                </w:rPr>
                <w:delText>Tax 1 Amount</w:delText>
              </w:r>
            </w:del>
          </w:p>
        </w:tc>
        <w:tc>
          <w:tcPr>
            <w:tcW w:w="1701" w:type="dxa"/>
            <w:vAlign w:val="center"/>
          </w:tcPr>
          <w:p w:rsidRPr="009463FF" w:rsidR="00CA0979" w:rsidDel="00262379" w:rsidP="0020048F" w:rsidRDefault="00CA0979" w14:paraId="2F46F45D" w14:textId="1EA82590">
            <w:pPr>
              <w:pStyle w:val="ListParagraph"/>
              <w:ind w:left="0"/>
              <w:jc w:val="both"/>
              <w:rPr>
                <w:del w:author="Murguia, Sahima" w:date="2022-03-15T22:39:00Z" w:id="5601"/>
                <w:rFonts w:asciiTheme="majorHAnsi" w:hAnsiTheme="majorHAnsi" w:cstheme="majorHAnsi"/>
                <w:strike/>
                <w:szCs w:val="18"/>
                <w:lang w:val="en-US"/>
              </w:rPr>
            </w:pPr>
            <w:del w:author="Murguia, Sahima" w:date="2022-03-15T22:39:00Z" w:id="5602">
              <w:r w:rsidRPr="009463FF" w:rsidDel="00262379">
                <w:rPr>
                  <w:rFonts w:asciiTheme="majorHAnsi" w:hAnsiTheme="majorHAnsi" w:cstheme="majorHAnsi"/>
                  <w:strike/>
                  <w:szCs w:val="18"/>
                  <w:lang w:val="en-US"/>
                </w:rPr>
                <w:delText>TAX_VAL1</w:delText>
              </w:r>
            </w:del>
          </w:p>
        </w:tc>
        <w:tc>
          <w:tcPr>
            <w:tcW w:w="992" w:type="dxa"/>
            <w:vAlign w:val="center"/>
          </w:tcPr>
          <w:p w:rsidRPr="009463FF" w:rsidR="00CA0979" w:rsidDel="00262379" w:rsidP="0020048F" w:rsidRDefault="00CA0979" w14:paraId="501957F8" w14:textId="33B5CD9F">
            <w:pPr>
              <w:pStyle w:val="ListParagraph"/>
              <w:ind w:left="0"/>
              <w:jc w:val="both"/>
              <w:rPr>
                <w:del w:author="Murguia, Sahima" w:date="2022-03-15T22:39:00Z" w:id="5603"/>
                <w:rFonts w:asciiTheme="majorHAnsi" w:hAnsiTheme="majorHAnsi" w:cstheme="majorHAnsi"/>
                <w:strike/>
                <w:szCs w:val="18"/>
                <w:lang w:val="en-US"/>
              </w:rPr>
            </w:pPr>
          </w:p>
        </w:tc>
        <w:tc>
          <w:tcPr>
            <w:tcW w:w="1985" w:type="dxa"/>
            <w:vAlign w:val="center"/>
          </w:tcPr>
          <w:p w:rsidRPr="009463FF" w:rsidR="00CA0979" w:rsidDel="00262379" w:rsidP="0020048F" w:rsidRDefault="00CA0979" w14:paraId="7750AA2B" w14:textId="609E0B1A">
            <w:pPr>
              <w:pStyle w:val="ListParagraph"/>
              <w:ind w:left="0"/>
              <w:jc w:val="both"/>
              <w:rPr>
                <w:del w:author="Murguia, Sahima" w:date="2022-03-15T22:39:00Z" w:id="5604"/>
                <w:rFonts w:asciiTheme="majorHAnsi" w:hAnsiTheme="majorHAnsi" w:cstheme="majorHAnsi"/>
                <w:strike/>
                <w:szCs w:val="18"/>
                <w:lang w:val="en-US"/>
              </w:rPr>
            </w:pPr>
          </w:p>
        </w:tc>
      </w:tr>
      <w:tr w:rsidRPr="009463FF" w:rsidR="00CA0979" w:rsidDel="00262379" w:rsidTr="003C3EA5" w14:paraId="6C50ED15" w14:textId="0E116985">
        <w:trPr>
          <w:trHeight w:val="43"/>
          <w:del w:author="Murguia, Sahima" w:date="2022-03-15T22:39:00Z" w:id="5605"/>
        </w:trPr>
        <w:tc>
          <w:tcPr>
            <w:tcW w:w="1560" w:type="dxa"/>
            <w:vMerge/>
            <w:vAlign w:val="center"/>
          </w:tcPr>
          <w:p w:rsidRPr="009463FF" w:rsidR="00CA0979" w:rsidDel="00262379" w:rsidP="0020048F" w:rsidRDefault="00CA0979" w14:paraId="64E43779" w14:textId="2C74BFEB">
            <w:pPr>
              <w:pStyle w:val="ListParagraph"/>
              <w:ind w:left="0"/>
              <w:jc w:val="both"/>
              <w:rPr>
                <w:del w:author="Murguia, Sahima" w:date="2022-03-15T22:39:00Z" w:id="5606"/>
                <w:strike/>
                <w:sz w:val="20"/>
                <w:szCs w:val="20"/>
                <w:lang w:val="en-US"/>
              </w:rPr>
            </w:pPr>
          </w:p>
        </w:tc>
        <w:tc>
          <w:tcPr>
            <w:tcW w:w="1701" w:type="dxa"/>
            <w:vMerge/>
            <w:vAlign w:val="center"/>
          </w:tcPr>
          <w:p w:rsidRPr="009463FF" w:rsidR="00CA0979" w:rsidDel="00262379" w:rsidP="0020048F" w:rsidRDefault="00CA0979" w14:paraId="22311C43" w14:textId="15F35232">
            <w:pPr>
              <w:pStyle w:val="ListParagraph"/>
              <w:ind w:left="0"/>
              <w:jc w:val="both"/>
              <w:rPr>
                <w:del w:author="Murguia, Sahima" w:date="2022-03-15T22:39:00Z" w:id="5607"/>
                <w:rFonts w:asciiTheme="majorHAnsi" w:hAnsiTheme="majorHAnsi" w:cstheme="majorHAnsi"/>
                <w:strike/>
                <w:szCs w:val="18"/>
                <w:lang w:val="en-US"/>
              </w:rPr>
            </w:pPr>
          </w:p>
        </w:tc>
        <w:tc>
          <w:tcPr>
            <w:tcW w:w="1559" w:type="dxa"/>
            <w:vAlign w:val="center"/>
          </w:tcPr>
          <w:p w:rsidRPr="009463FF" w:rsidR="00CA0979" w:rsidDel="00262379" w:rsidP="0020048F" w:rsidRDefault="00CA0979" w14:paraId="5116011E" w14:textId="0030DEEA">
            <w:pPr>
              <w:pStyle w:val="ListParagraph"/>
              <w:ind w:left="0"/>
              <w:jc w:val="both"/>
              <w:rPr>
                <w:del w:author="Murguia, Sahima" w:date="2022-03-15T22:39:00Z" w:id="5608"/>
                <w:rFonts w:asciiTheme="majorHAnsi" w:hAnsiTheme="majorHAnsi" w:cstheme="majorHAnsi"/>
                <w:strike/>
                <w:szCs w:val="18"/>
                <w:lang w:val="en-US"/>
              </w:rPr>
            </w:pPr>
            <w:del w:author="Murguia, Sahima" w:date="2022-03-15T22:39:00Z" w:id="5609">
              <w:r w:rsidRPr="009463FF" w:rsidDel="00262379">
                <w:rPr>
                  <w:rFonts w:asciiTheme="majorHAnsi" w:hAnsiTheme="majorHAnsi" w:cstheme="majorHAnsi"/>
                  <w:strike/>
                  <w:szCs w:val="18"/>
                  <w:lang w:val="en-US"/>
                </w:rPr>
                <w:delText>Tax 2 Amount</w:delText>
              </w:r>
            </w:del>
          </w:p>
        </w:tc>
        <w:tc>
          <w:tcPr>
            <w:tcW w:w="1701" w:type="dxa"/>
            <w:vAlign w:val="center"/>
          </w:tcPr>
          <w:p w:rsidRPr="009463FF" w:rsidR="00CA0979" w:rsidDel="00262379" w:rsidP="0020048F" w:rsidRDefault="00CA0979" w14:paraId="5435C060" w14:textId="7059F742">
            <w:pPr>
              <w:pStyle w:val="ListParagraph"/>
              <w:ind w:left="0"/>
              <w:jc w:val="both"/>
              <w:rPr>
                <w:del w:author="Murguia, Sahima" w:date="2022-03-15T22:39:00Z" w:id="5610"/>
                <w:rFonts w:asciiTheme="majorHAnsi" w:hAnsiTheme="majorHAnsi" w:cstheme="majorHAnsi"/>
                <w:strike/>
                <w:szCs w:val="18"/>
                <w:lang w:val="en-US"/>
              </w:rPr>
            </w:pPr>
            <w:del w:author="Murguia, Sahima" w:date="2022-03-15T22:39:00Z" w:id="5611">
              <w:r w:rsidRPr="009463FF" w:rsidDel="00262379">
                <w:rPr>
                  <w:rFonts w:asciiTheme="majorHAnsi" w:hAnsiTheme="majorHAnsi" w:cstheme="majorHAnsi"/>
                  <w:strike/>
                  <w:szCs w:val="18"/>
                  <w:lang w:val="en-US"/>
                </w:rPr>
                <w:delText>TAX_VAL2</w:delText>
              </w:r>
            </w:del>
          </w:p>
        </w:tc>
        <w:tc>
          <w:tcPr>
            <w:tcW w:w="992" w:type="dxa"/>
            <w:vAlign w:val="center"/>
          </w:tcPr>
          <w:p w:rsidRPr="009463FF" w:rsidR="00CA0979" w:rsidDel="00262379" w:rsidP="0020048F" w:rsidRDefault="00CA0979" w14:paraId="2D2212F8" w14:textId="466F99EF">
            <w:pPr>
              <w:pStyle w:val="ListParagraph"/>
              <w:ind w:left="0"/>
              <w:jc w:val="both"/>
              <w:rPr>
                <w:del w:author="Murguia, Sahima" w:date="2022-03-15T22:39:00Z" w:id="5612"/>
                <w:rFonts w:asciiTheme="majorHAnsi" w:hAnsiTheme="majorHAnsi" w:cstheme="majorHAnsi"/>
                <w:strike/>
                <w:szCs w:val="18"/>
                <w:lang w:val="en-US"/>
              </w:rPr>
            </w:pPr>
          </w:p>
        </w:tc>
        <w:tc>
          <w:tcPr>
            <w:tcW w:w="1985" w:type="dxa"/>
            <w:vAlign w:val="center"/>
          </w:tcPr>
          <w:p w:rsidRPr="009463FF" w:rsidR="00CA0979" w:rsidDel="00262379" w:rsidP="0020048F" w:rsidRDefault="00CA0979" w14:paraId="0F3E83BF" w14:textId="42714283">
            <w:pPr>
              <w:pStyle w:val="ListParagraph"/>
              <w:ind w:left="0"/>
              <w:jc w:val="both"/>
              <w:rPr>
                <w:del w:author="Murguia, Sahima" w:date="2022-03-15T22:39:00Z" w:id="5613"/>
                <w:rFonts w:asciiTheme="majorHAnsi" w:hAnsiTheme="majorHAnsi" w:cstheme="majorHAnsi"/>
                <w:strike/>
                <w:szCs w:val="18"/>
                <w:lang w:val="en-US"/>
              </w:rPr>
            </w:pPr>
          </w:p>
        </w:tc>
      </w:tr>
      <w:tr w:rsidRPr="009463FF" w:rsidR="00CA0979" w:rsidDel="00262379" w:rsidTr="003C3EA5" w14:paraId="6A592211" w14:textId="1DA3AF73">
        <w:trPr>
          <w:trHeight w:val="43"/>
          <w:del w:author="Murguia, Sahima" w:date="2022-03-15T22:39:00Z" w:id="5614"/>
        </w:trPr>
        <w:tc>
          <w:tcPr>
            <w:tcW w:w="1560" w:type="dxa"/>
            <w:vMerge/>
            <w:vAlign w:val="center"/>
          </w:tcPr>
          <w:p w:rsidRPr="009463FF" w:rsidR="00CA0979" w:rsidDel="00262379" w:rsidP="0020048F" w:rsidRDefault="00CA0979" w14:paraId="57ED3CB1" w14:textId="4D09C332">
            <w:pPr>
              <w:pStyle w:val="ListParagraph"/>
              <w:ind w:left="0"/>
              <w:jc w:val="both"/>
              <w:rPr>
                <w:del w:author="Murguia, Sahima" w:date="2022-03-15T22:39:00Z" w:id="5615"/>
                <w:strike/>
                <w:sz w:val="20"/>
                <w:szCs w:val="20"/>
                <w:lang w:val="en-US"/>
              </w:rPr>
            </w:pPr>
          </w:p>
        </w:tc>
        <w:tc>
          <w:tcPr>
            <w:tcW w:w="1701" w:type="dxa"/>
            <w:vMerge/>
            <w:vAlign w:val="center"/>
          </w:tcPr>
          <w:p w:rsidRPr="009463FF" w:rsidR="00CA0979" w:rsidDel="00262379" w:rsidP="0020048F" w:rsidRDefault="00CA0979" w14:paraId="433E338F" w14:textId="0A9231A1">
            <w:pPr>
              <w:pStyle w:val="ListParagraph"/>
              <w:ind w:left="0"/>
              <w:jc w:val="both"/>
              <w:rPr>
                <w:del w:author="Murguia, Sahima" w:date="2022-03-15T22:39:00Z" w:id="5616"/>
                <w:rFonts w:asciiTheme="majorHAnsi" w:hAnsiTheme="majorHAnsi" w:cstheme="majorHAnsi"/>
                <w:strike/>
                <w:szCs w:val="18"/>
                <w:lang w:val="en-US"/>
              </w:rPr>
            </w:pPr>
          </w:p>
        </w:tc>
        <w:tc>
          <w:tcPr>
            <w:tcW w:w="1559" w:type="dxa"/>
            <w:vAlign w:val="center"/>
          </w:tcPr>
          <w:p w:rsidRPr="009463FF" w:rsidR="00CA0979" w:rsidDel="00262379" w:rsidP="0020048F" w:rsidRDefault="00CA0979" w14:paraId="444CC5F2" w14:textId="39AEABD5">
            <w:pPr>
              <w:pStyle w:val="ListParagraph"/>
              <w:ind w:left="0"/>
              <w:jc w:val="both"/>
              <w:rPr>
                <w:del w:author="Murguia, Sahima" w:date="2022-03-15T22:39:00Z" w:id="5617"/>
                <w:rFonts w:asciiTheme="majorHAnsi" w:hAnsiTheme="majorHAnsi" w:cstheme="majorHAnsi"/>
                <w:strike/>
                <w:szCs w:val="18"/>
                <w:lang w:val="en-US"/>
              </w:rPr>
            </w:pPr>
            <w:del w:author="Murguia, Sahima" w:date="2022-03-15T22:39:00Z" w:id="5618">
              <w:r w:rsidRPr="009463FF" w:rsidDel="00262379">
                <w:rPr>
                  <w:rFonts w:asciiTheme="majorHAnsi" w:hAnsiTheme="majorHAnsi" w:cstheme="majorHAnsi"/>
                  <w:strike/>
                  <w:szCs w:val="18"/>
                  <w:lang w:val="en-US"/>
                </w:rPr>
                <w:delText>Tax 3 Amount</w:delText>
              </w:r>
            </w:del>
          </w:p>
        </w:tc>
        <w:tc>
          <w:tcPr>
            <w:tcW w:w="1701" w:type="dxa"/>
            <w:vAlign w:val="center"/>
          </w:tcPr>
          <w:p w:rsidRPr="009463FF" w:rsidR="00CA0979" w:rsidDel="00262379" w:rsidP="0020048F" w:rsidRDefault="00CA0979" w14:paraId="5052BC50" w14:textId="7333876D">
            <w:pPr>
              <w:pStyle w:val="ListParagraph"/>
              <w:ind w:left="0"/>
              <w:jc w:val="both"/>
              <w:rPr>
                <w:del w:author="Murguia, Sahima" w:date="2022-03-15T22:39:00Z" w:id="5619"/>
                <w:rFonts w:asciiTheme="majorHAnsi" w:hAnsiTheme="majorHAnsi" w:cstheme="majorHAnsi"/>
                <w:strike/>
                <w:szCs w:val="18"/>
                <w:lang w:val="en-US"/>
              </w:rPr>
            </w:pPr>
            <w:del w:author="Murguia, Sahima" w:date="2022-03-15T22:39:00Z" w:id="5620">
              <w:r w:rsidRPr="009463FF" w:rsidDel="00262379">
                <w:rPr>
                  <w:rFonts w:asciiTheme="majorHAnsi" w:hAnsiTheme="majorHAnsi" w:cstheme="majorHAnsi"/>
                  <w:strike/>
                  <w:szCs w:val="18"/>
                  <w:lang w:val="en-US"/>
                </w:rPr>
                <w:delText>TAX_VAL3</w:delText>
              </w:r>
            </w:del>
          </w:p>
        </w:tc>
        <w:tc>
          <w:tcPr>
            <w:tcW w:w="992" w:type="dxa"/>
            <w:vAlign w:val="center"/>
          </w:tcPr>
          <w:p w:rsidRPr="009463FF" w:rsidR="00CA0979" w:rsidDel="00262379" w:rsidP="0020048F" w:rsidRDefault="00CA0979" w14:paraId="110F3C61" w14:textId="1ADF5ACF">
            <w:pPr>
              <w:pStyle w:val="ListParagraph"/>
              <w:ind w:left="0"/>
              <w:jc w:val="both"/>
              <w:rPr>
                <w:del w:author="Murguia, Sahima" w:date="2022-03-15T22:39:00Z" w:id="5621"/>
                <w:rFonts w:asciiTheme="majorHAnsi" w:hAnsiTheme="majorHAnsi" w:cstheme="majorHAnsi"/>
                <w:strike/>
                <w:szCs w:val="18"/>
                <w:lang w:val="en-US"/>
              </w:rPr>
            </w:pPr>
          </w:p>
        </w:tc>
        <w:tc>
          <w:tcPr>
            <w:tcW w:w="1985" w:type="dxa"/>
            <w:vAlign w:val="center"/>
          </w:tcPr>
          <w:p w:rsidRPr="009463FF" w:rsidR="00CA0979" w:rsidDel="00262379" w:rsidP="0020048F" w:rsidRDefault="00CA0979" w14:paraId="108C1D9F" w14:textId="05AB7492">
            <w:pPr>
              <w:pStyle w:val="ListParagraph"/>
              <w:ind w:left="0"/>
              <w:jc w:val="both"/>
              <w:rPr>
                <w:del w:author="Murguia, Sahima" w:date="2022-03-15T22:39:00Z" w:id="5622"/>
                <w:rFonts w:asciiTheme="majorHAnsi" w:hAnsiTheme="majorHAnsi" w:cstheme="majorHAnsi"/>
                <w:strike/>
                <w:szCs w:val="18"/>
                <w:lang w:val="en-US"/>
              </w:rPr>
            </w:pPr>
          </w:p>
        </w:tc>
      </w:tr>
      <w:tr w:rsidRPr="009463FF" w:rsidR="00CA0979" w:rsidDel="00262379" w:rsidTr="003C3EA5" w14:paraId="7EB42C1F" w14:textId="1E69077A">
        <w:trPr>
          <w:trHeight w:val="43"/>
          <w:del w:author="Murguia, Sahima" w:date="2022-03-15T22:39:00Z" w:id="5623"/>
        </w:trPr>
        <w:tc>
          <w:tcPr>
            <w:tcW w:w="1560" w:type="dxa"/>
            <w:vMerge/>
            <w:vAlign w:val="center"/>
          </w:tcPr>
          <w:p w:rsidRPr="009463FF" w:rsidR="00CA0979" w:rsidDel="00262379" w:rsidP="0020048F" w:rsidRDefault="00CA0979" w14:paraId="48C629F2" w14:textId="2B8EA146">
            <w:pPr>
              <w:pStyle w:val="ListParagraph"/>
              <w:ind w:left="0"/>
              <w:jc w:val="both"/>
              <w:rPr>
                <w:del w:author="Murguia, Sahima" w:date="2022-03-15T22:39:00Z" w:id="5624"/>
                <w:strike/>
                <w:sz w:val="20"/>
                <w:szCs w:val="20"/>
                <w:lang w:val="en-US"/>
              </w:rPr>
            </w:pPr>
          </w:p>
        </w:tc>
        <w:tc>
          <w:tcPr>
            <w:tcW w:w="1701" w:type="dxa"/>
            <w:vMerge/>
            <w:vAlign w:val="center"/>
          </w:tcPr>
          <w:p w:rsidRPr="009463FF" w:rsidR="00CA0979" w:rsidDel="00262379" w:rsidP="0020048F" w:rsidRDefault="00CA0979" w14:paraId="75440599" w14:textId="19CDD3BF">
            <w:pPr>
              <w:pStyle w:val="ListParagraph"/>
              <w:ind w:left="0"/>
              <w:jc w:val="both"/>
              <w:rPr>
                <w:del w:author="Murguia, Sahima" w:date="2022-03-15T22:39:00Z" w:id="5625"/>
                <w:rFonts w:asciiTheme="majorHAnsi" w:hAnsiTheme="majorHAnsi" w:cstheme="majorHAnsi"/>
                <w:strike/>
                <w:szCs w:val="18"/>
                <w:lang w:val="en-US"/>
              </w:rPr>
            </w:pPr>
          </w:p>
        </w:tc>
        <w:tc>
          <w:tcPr>
            <w:tcW w:w="1559" w:type="dxa"/>
            <w:vAlign w:val="center"/>
          </w:tcPr>
          <w:p w:rsidRPr="009463FF" w:rsidR="00CA0979" w:rsidDel="00262379" w:rsidP="0020048F" w:rsidRDefault="00CA0979" w14:paraId="4D97B2DF" w14:textId="42B542D1">
            <w:pPr>
              <w:pStyle w:val="ListParagraph"/>
              <w:ind w:left="0"/>
              <w:jc w:val="both"/>
              <w:rPr>
                <w:del w:author="Murguia, Sahima" w:date="2022-03-15T22:39:00Z" w:id="5626"/>
                <w:rFonts w:asciiTheme="majorHAnsi" w:hAnsiTheme="majorHAnsi" w:cstheme="majorHAnsi"/>
                <w:strike/>
                <w:szCs w:val="18"/>
                <w:lang w:val="en-US"/>
              </w:rPr>
            </w:pPr>
            <w:del w:author="Murguia, Sahima" w:date="2022-03-15T22:39:00Z" w:id="5627">
              <w:r w:rsidRPr="009463FF" w:rsidDel="00262379">
                <w:rPr>
                  <w:rFonts w:asciiTheme="majorHAnsi" w:hAnsiTheme="majorHAnsi" w:cstheme="majorHAnsi"/>
                  <w:strike/>
                  <w:szCs w:val="18"/>
                  <w:lang w:val="en-US"/>
                </w:rPr>
                <w:delText>Tax 4 Amount</w:delText>
              </w:r>
            </w:del>
          </w:p>
        </w:tc>
        <w:tc>
          <w:tcPr>
            <w:tcW w:w="1701" w:type="dxa"/>
            <w:vAlign w:val="center"/>
          </w:tcPr>
          <w:p w:rsidRPr="009463FF" w:rsidR="00CA0979" w:rsidDel="00262379" w:rsidP="0020048F" w:rsidRDefault="00CA0979" w14:paraId="4FB5EB41" w14:textId="76807A72">
            <w:pPr>
              <w:pStyle w:val="ListParagraph"/>
              <w:ind w:left="0"/>
              <w:jc w:val="both"/>
              <w:rPr>
                <w:del w:author="Murguia, Sahima" w:date="2022-03-15T22:39:00Z" w:id="5628"/>
                <w:rFonts w:asciiTheme="majorHAnsi" w:hAnsiTheme="majorHAnsi" w:cstheme="majorHAnsi"/>
                <w:strike/>
                <w:szCs w:val="18"/>
                <w:lang w:val="en-US"/>
              </w:rPr>
            </w:pPr>
            <w:del w:author="Murguia, Sahima" w:date="2022-03-15T22:39:00Z" w:id="5629">
              <w:r w:rsidRPr="009463FF" w:rsidDel="00262379">
                <w:rPr>
                  <w:rFonts w:asciiTheme="majorHAnsi" w:hAnsiTheme="majorHAnsi" w:cstheme="majorHAnsi"/>
                  <w:strike/>
                  <w:szCs w:val="18"/>
                  <w:lang w:val="en-US"/>
                </w:rPr>
                <w:delText>TAX_VAL4</w:delText>
              </w:r>
            </w:del>
          </w:p>
        </w:tc>
        <w:tc>
          <w:tcPr>
            <w:tcW w:w="992" w:type="dxa"/>
            <w:vAlign w:val="center"/>
          </w:tcPr>
          <w:p w:rsidRPr="009463FF" w:rsidR="00CA0979" w:rsidDel="00262379" w:rsidP="0020048F" w:rsidRDefault="00CA0979" w14:paraId="110EF914" w14:textId="39E6508A">
            <w:pPr>
              <w:pStyle w:val="ListParagraph"/>
              <w:ind w:left="0"/>
              <w:jc w:val="both"/>
              <w:rPr>
                <w:del w:author="Murguia, Sahima" w:date="2022-03-15T22:39:00Z" w:id="5630"/>
                <w:rFonts w:asciiTheme="majorHAnsi" w:hAnsiTheme="majorHAnsi" w:cstheme="majorHAnsi"/>
                <w:strike/>
                <w:szCs w:val="18"/>
                <w:lang w:val="en-US"/>
              </w:rPr>
            </w:pPr>
          </w:p>
        </w:tc>
        <w:tc>
          <w:tcPr>
            <w:tcW w:w="1985" w:type="dxa"/>
            <w:vAlign w:val="center"/>
          </w:tcPr>
          <w:p w:rsidRPr="009463FF" w:rsidR="00CA0979" w:rsidDel="00262379" w:rsidP="0020048F" w:rsidRDefault="00CA0979" w14:paraId="06762D4A" w14:textId="53AC91FA">
            <w:pPr>
              <w:pStyle w:val="ListParagraph"/>
              <w:ind w:left="0"/>
              <w:jc w:val="both"/>
              <w:rPr>
                <w:del w:author="Murguia, Sahima" w:date="2022-03-15T22:39:00Z" w:id="5631"/>
                <w:rFonts w:asciiTheme="majorHAnsi" w:hAnsiTheme="majorHAnsi" w:cstheme="majorHAnsi"/>
                <w:strike/>
                <w:szCs w:val="18"/>
                <w:lang w:val="en-US"/>
              </w:rPr>
            </w:pPr>
          </w:p>
        </w:tc>
      </w:tr>
      <w:tr w:rsidRPr="009463FF" w:rsidR="00CA0979" w:rsidDel="00262379" w:rsidTr="003C3EA5" w14:paraId="42B436BA" w14:textId="6F0DE491">
        <w:trPr>
          <w:trHeight w:val="43"/>
          <w:del w:author="Murguia, Sahima" w:date="2022-03-15T22:39:00Z" w:id="5632"/>
        </w:trPr>
        <w:tc>
          <w:tcPr>
            <w:tcW w:w="1560" w:type="dxa"/>
            <w:vMerge/>
            <w:vAlign w:val="center"/>
          </w:tcPr>
          <w:p w:rsidRPr="009463FF" w:rsidR="00CA0979" w:rsidDel="00262379" w:rsidP="0020048F" w:rsidRDefault="00CA0979" w14:paraId="3078610A" w14:textId="3E509D20">
            <w:pPr>
              <w:pStyle w:val="ListParagraph"/>
              <w:ind w:left="0"/>
              <w:jc w:val="both"/>
              <w:rPr>
                <w:del w:author="Murguia, Sahima" w:date="2022-03-15T22:39:00Z" w:id="5633"/>
                <w:strike/>
                <w:sz w:val="20"/>
                <w:szCs w:val="20"/>
                <w:lang w:val="en-US"/>
              </w:rPr>
            </w:pPr>
          </w:p>
        </w:tc>
        <w:tc>
          <w:tcPr>
            <w:tcW w:w="1701" w:type="dxa"/>
            <w:vMerge/>
            <w:vAlign w:val="center"/>
          </w:tcPr>
          <w:p w:rsidRPr="009463FF" w:rsidR="00CA0979" w:rsidDel="00262379" w:rsidP="0020048F" w:rsidRDefault="00CA0979" w14:paraId="152F82B2" w14:textId="35A8AB3E">
            <w:pPr>
              <w:pStyle w:val="ListParagraph"/>
              <w:ind w:left="0"/>
              <w:jc w:val="both"/>
              <w:rPr>
                <w:del w:author="Murguia, Sahima" w:date="2022-03-15T22:39:00Z" w:id="5634"/>
                <w:rFonts w:asciiTheme="majorHAnsi" w:hAnsiTheme="majorHAnsi" w:cstheme="majorHAnsi"/>
                <w:strike/>
                <w:szCs w:val="18"/>
                <w:lang w:val="en-US"/>
              </w:rPr>
            </w:pPr>
          </w:p>
        </w:tc>
        <w:tc>
          <w:tcPr>
            <w:tcW w:w="1559" w:type="dxa"/>
            <w:vAlign w:val="center"/>
          </w:tcPr>
          <w:p w:rsidRPr="009463FF" w:rsidR="00CA0979" w:rsidDel="00262379" w:rsidP="0020048F" w:rsidRDefault="00CA0979" w14:paraId="5AB593C5" w14:textId="78089A01">
            <w:pPr>
              <w:pStyle w:val="ListParagraph"/>
              <w:ind w:left="0"/>
              <w:jc w:val="both"/>
              <w:rPr>
                <w:del w:author="Murguia, Sahima" w:date="2022-03-15T22:39:00Z" w:id="5635"/>
                <w:rFonts w:asciiTheme="majorHAnsi" w:hAnsiTheme="majorHAnsi" w:cstheme="majorHAnsi"/>
                <w:strike/>
                <w:szCs w:val="18"/>
                <w:lang w:val="en-US"/>
              </w:rPr>
            </w:pPr>
            <w:del w:author="Murguia, Sahima" w:date="2022-03-15T22:39:00Z" w:id="5636">
              <w:r w:rsidRPr="009463FF" w:rsidDel="00262379">
                <w:rPr>
                  <w:rFonts w:asciiTheme="majorHAnsi" w:hAnsiTheme="majorHAnsi" w:cstheme="majorHAnsi"/>
                  <w:strike/>
                  <w:szCs w:val="18"/>
                  <w:lang w:val="en-US"/>
                </w:rPr>
                <w:delText>Retailer Price</w:delText>
              </w:r>
            </w:del>
          </w:p>
        </w:tc>
        <w:tc>
          <w:tcPr>
            <w:tcW w:w="1701" w:type="dxa"/>
            <w:vAlign w:val="center"/>
          </w:tcPr>
          <w:p w:rsidRPr="009463FF" w:rsidR="00CA0979" w:rsidDel="00262379" w:rsidP="0020048F" w:rsidRDefault="00CA0979" w14:paraId="02F2D3BF" w14:textId="6298720E">
            <w:pPr>
              <w:pStyle w:val="ListParagraph"/>
              <w:ind w:left="0"/>
              <w:jc w:val="both"/>
              <w:rPr>
                <w:del w:author="Murguia, Sahima" w:date="2022-03-15T22:39:00Z" w:id="5637"/>
                <w:rFonts w:asciiTheme="majorHAnsi" w:hAnsiTheme="majorHAnsi" w:cstheme="majorHAnsi"/>
                <w:strike/>
                <w:szCs w:val="18"/>
                <w:lang w:val="en-US"/>
              </w:rPr>
            </w:pPr>
            <w:del w:author="Murguia, Sahima" w:date="2022-03-15T22:39:00Z" w:id="5638">
              <w:r w:rsidRPr="009463FF" w:rsidDel="00262379">
                <w:rPr>
                  <w:rFonts w:asciiTheme="majorHAnsi" w:hAnsiTheme="majorHAnsi" w:cstheme="majorHAnsi"/>
                  <w:strike/>
                  <w:szCs w:val="18"/>
                  <w:lang w:val="en-US"/>
                </w:rPr>
                <w:delText>EXTD_PRI_AMT</w:delText>
              </w:r>
            </w:del>
          </w:p>
        </w:tc>
        <w:tc>
          <w:tcPr>
            <w:tcW w:w="992" w:type="dxa"/>
            <w:vAlign w:val="center"/>
          </w:tcPr>
          <w:p w:rsidRPr="009463FF" w:rsidR="00CA0979" w:rsidDel="00262379" w:rsidP="0020048F" w:rsidRDefault="00CA0979" w14:paraId="38B1FE6F" w14:textId="0D5C8025">
            <w:pPr>
              <w:pStyle w:val="ListParagraph"/>
              <w:ind w:left="0"/>
              <w:jc w:val="both"/>
              <w:rPr>
                <w:del w:author="Murguia, Sahima" w:date="2022-03-15T22:39:00Z" w:id="5639"/>
                <w:rFonts w:asciiTheme="majorHAnsi" w:hAnsiTheme="majorHAnsi" w:cstheme="majorHAnsi"/>
                <w:strike/>
                <w:szCs w:val="18"/>
                <w:lang w:val="en-US"/>
              </w:rPr>
            </w:pPr>
          </w:p>
        </w:tc>
        <w:tc>
          <w:tcPr>
            <w:tcW w:w="1985" w:type="dxa"/>
            <w:vAlign w:val="center"/>
          </w:tcPr>
          <w:p w:rsidRPr="009463FF" w:rsidR="00CA0979" w:rsidDel="00262379" w:rsidP="0020048F" w:rsidRDefault="00CA0979" w14:paraId="1F7ABD13" w14:textId="30ACC4FD">
            <w:pPr>
              <w:pStyle w:val="ListParagraph"/>
              <w:ind w:left="0"/>
              <w:jc w:val="both"/>
              <w:rPr>
                <w:del w:author="Murguia, Sahima" w:date="2022-03-15T22:39:00Z" w:id="5640"/>
                <w:rFonts w:asciiTheme="majorHAnsi" w:hAnsiTheme="majorHAnsi" w:cstheme="majorHAnsi"/>
                <w:strike/>
                <w:szCs w:val="18"/>
                <w:lang w:val="en-US"/>
              </w:rPr>
            </w:pPr>
          </w:p>
        </w:tc>
      </w:tr>
      <w:tr w:rsidRPr="009463FF" w:rsidR="00CA0979" w:rsidDel="00262379" w:rsidTr="003C3EA5" w14:paraId="00D149EE" w14:textId="788BBA0B">
        <w:trPr>
          <w:trHeight w:val="43"/>
          <w:del w:author="Murguia, Sahima" w:date="2022-03-15T22:39:00Z" w:id="5641"/>
        </w:trPr>
        <w:tc>
          <w:tcPr>
            <w:tcW w:w="1560" w:type="dxa"/>
            <w:vMerge/>
            <w:vAlign w:val="center"/>
          </w:tcPr>
          <w:p w:rsidRPr="009463FF" w:rsidR="00CA0979" w:rsidDel="00262379" w:rsidP="0020048F" w:rsidRDefault="00CA0979" w14:paraId="33527997" w14:textId="03067389">
            <w:pPr>
              <w:pStyle w:val="ListParagraph"/>
              <w:ind w:left="0"/>
              <w:jc w:val="both"/>
              <w:rPr>
                <w:del w:author="Murguia, Sahima" w:date="2022-03-15T22:39:00Z" w:id="5642"/>
                <w:strike/>
                <w:sz w:val="20"/>
                <w:szCs w:val="20"/>
                <w:lang w:val="en-US"/>
              </w:rPr>
            </w:pPr>
          </w:p>
        </w:tc>
        <w:tc>
          <w:tcPr>
            <w:tcW w:w="1701" w:type="dxa"/>
            <w:vMerge/>
            <w:vAlign w:val="center"/>
          </w:tcPr>
          <w:p w:rsidRPr="009463FF" w:rsidR="00CA0979" w:rsidDel="00262379" w:rsidP="0020048F" w:rsidRDefault="00CA0979" w14:paraId="7E0F59F6" w14:textId="298AEEC4">
            <w:pPr>
              <w:pStyle w:val="ListParagraph"/>
              <w:ind w:left="0"/>
              <w:jc w:val="both"/>
              <w:rPr>
                <w:del w:author="Murguia, Sahima" w:date="2022-03-15T22:39:00Z" w:id="5643"/>
                <w:rFonts w:asciiTheme="majorHAnsi" w:hAnsiTheme="majorHAnsi" w:cstheme="majorHAnsi"/>
                <w:strike/>
                <w:szCs w:val="18"/>
                <w:lang w:val="en-US"/>
              </w:rPr>
            </w:pPr>
          </w:p>
        </w:tc>
        <w:tc>
          <w:tcPr>
            <w:tcW w:w="1559" w:type="dxa"/>
            <w:vAlign w:val="center"/>
          </w:tcPr>
          <w:p w:rsidRPr="009463FF" w:rsidR="00CA0979" w:rsidDel="00262379" w:rsidP="0020048F" w:rsidRDefault="00CA0979" w14:paraId="2DFB36D8" w14:textId="7D1F5EC4">
            <w:pPr>
              <w:pStyle w:val="ListParagraph"/>
              <w:ind w:left="0"/>
              <w:jc w:val="both"/>
              <w:rPr>
                <w:del w:author="Murguia, Sahima" w:date="2022-03-15T22:39:00Z" w:id="5644"/>
                <w:rFonts w:asciiTheme="majorHAnsi" w:hAnsiTheme="majorHAnsi" w:cstheme="majorHAnsi"/>
                <w:strike/>
                <w:szCs w:val="18"/>
                <w:lang w:val="en-US"/>
              </w:rPr>
            </w:pPr>
            <w:del w:author="Murguia, Sahima" w:date="2022-03-15T22:39:00Z" w:id="5645">
              <w:r w:rsidRPr="009463FF" w:rsidDel="00262379">
                <w:rPr>
                  <w:rFonts w:asciiTheme="majorHAnsi" w:hAnsiTheme="majorHAnsi" w:cstheme="majorHAnsi"/>
                  <w:strike/>
                  <w:szCs w:val="18"/>
                  <w:lang w:val="en-US"/>
                </w:rPr>
                <w:delText>Free Goods Value</w:delText>
              </w:r>
            </w:del>
          </w:p>
        </w:tc>
        <w:tc>
          <w:tcPr>
            <w:tcW w:w="1701" w:type="dxa"/>
            <w:vAlign w:val="center"/>
          </w:tcPr>
          <w:p w:rsidRPr="009463FF" w:rsidR="00CA0979" w:rsidDel="00262379" w:rsidP="0020048F" w:rsidRDefault="00CA0979" w14:paraId="1973B558" w14:textId="4B2EBDB3">
            <w:pPr>
              <w:pStyle w:val="ListParagraph"/>
              <w:ind w:left="0"/>
              <w:jc w:val="both"/>
              <w:rPr>
                <w:del w:author="Murguia, Sahima" w:date="2022-03-15T22:39:00Z" w:id="5646"/>
                <w:rFonts w:asciiTheme="majorHAnsi" w:hAnsiTheme="majorHAnsi" w:cstheme="majorHAnsi"/>
                <w:strike/>
                <w:szCs w:val="18"/>
                <w:lang w:val="en-US"/>
              </w:rPr>
            </w:pPr>
            <w:del w:author="Murguia, Sahima" w:date="2022-03-15T22:39:00Z" w:id="5647">
              <w:r w:rsidRPr="009463FF" w:rsidDel="00262379">
                <w:rPr>
                  <w:rFonts w:asciiTheme="majorHAnsi" w:hAnsiTheme="majorHAnsi" w:cstheme="majorHAnsi"/>
                  <w:strike/>
                  <w:szCs w:val="18"/>
                  <w:lang w:val="en-US"/>
                </w:rPr>
                <w:delText>X_FREE_GOODS_VALUE</w:delText>
              </w:r>
            </w:del>
          </w:p>
        </w:tc>
        <w:tc>
          <w:tcPr>
            <w:tcW w:w="992" w:type="dxa"/>
            <w:vAlign w:val="center"/>
          </w:tcPr>
          <w:p w:rsidRPr="009463FF" w:rsidR="00CA0979" w:rsidDel="00262379" w:rsidP="0020048F" w:rsidRDefault="00CA0979" w14:paraId="07009F47" w14:textId="5B3067C6">
            <w:pPr>
              <w:pStyle w:val="ListParagraph"/>
              <w:ind w:left="0"/>
              <w:jc w:val="both"/>
              <w:rPr>
                <w:del w:author="Murguia, Sahima" w:date="2022-03-15T22:39:00Z" w:id="5648"/>
                <w:rFonts w:asciiTheme="majorHAnsi" w:hAnsiTheme="majorHAnsi" w:cstheme="majorHAnsi"/>
                <w:strike/>
                <w:szCs w:val="18"/>
                <w:lang w:val="en-US"/>
              </w:rPr>
            </w:pPr>
          </w:p>
        </w:tc>
        <w:tc>
          <w:tcPr>
            <w:tcW w:w="1985" w:type="dxa"/>
            <w:vAlign w:val="center"/>
          </w:tcPr>
          <w:p w:rsidRPr="009463FF" w:rsidR="00CA0979" w:rsidDel="00262379" w:rsidP="0020048F" w:rsidRDefault="00CA0979" w14:paraId="3DEB2403" w14:textId="6B09F869">
            <w:pPr>
              <w:pStyle w:val="ListParagraph"/>
              <w:ind w:left="0"/>
              <w:jc w:val="both"/>
              <w:rPr>
                <w:del w:author="Murguia, Sahima" w:date="2022-03-15T22:39:00Z" w:id="5649"/>
                <w:rFonts w:asciiTheme="majorHAnsi" w:hAnsiTheme="majorHAnsi" w:cstheme="majorHAnsi"/>
                <w:strike/>
                <w:szCs w:val="18"/>
                <w:lang w:val="en-US"/>
              </w:rPr>
            </w:pPr>
          </w:p>
        </w:tc>
      </w:tr>
      <w:tr w:rsidRPr="009463FF" w:rsidR="00CA0979" w:rsidDel="00262379" w:rsidTr="003C3EA5" w14:paraId="16E7CB60" w14:textId="64BF2E2F">
        <w:trPr>
          <w:trHeight w:val="43"/>
          <w:del w:author="Murguia, Sahima" w:date="2022-03-15T22:39:00Z" w:id="5650"/>
        </w:trPr>
        <w:tc>
          <w:tcPr>
            <w:tcW w:w="1560" w:type="dxa"/>
            <w:vMerge/>
            <w:vAlign w:val="center"/>
          </w:tcPr>
          <w:p w:rsidRPr="009463FF" w:rsidR="00CA0979" w:rsidDel="00262379" w:rsidP="0020048F" w:rsidRDefault="00CA0979" w14:paraId="1091117B" w14:textId="236D3966">
            <w:pPr>
              <w:pStyle w:val="ListParagraph"/>
              <w:ind w:left="0"/>
              <w:jc w:val="both"/>
              <w:rPr>
                <w:del w:author="Murguia, Sahima" w:date="2022-03-15T22:39:00Z" w:id="5651"/>
                <w:strike/>
                <w:sz w:val="20"/>
                <w:szCs w:val="20"/>
                <w:lang w:val="en-US"/>
              </w:rPr>
            </w:pPr>
          </w:p>
        </w:tc>
        <w:tc>
          <w:tcPr>
            <w:tcW w:w="1701" w:type="dxa"/>
            <w:vMerge/>
            <w:vAlign w:val="center"/>
          </w:tcPr>
          <w:p w:rsidRPr="009463FF" w:rsidR="00CA0979" w:rsidDel="00262379" w:rsidP="0020048F" w:rsidRDefault="00CA0979" w14:paraId="2858506F" w14:textId="303FCC35">
            <w:pPr>
              <w:pStyle w:val="ListParagraph"/>
              <w:ind w:left="0"/>
              <w:jc w:val="both"/>
              <w:rPr>
                <w:del w:author="Murguia, Sahima" w:date="2022-03-15T22:39:00Z" w:id="5652"/>
                <w:rFonts w:asciiTheme="majorHAnsi" w:hAnsiTheme="majorHAnsi" w:cstheme="majorHAnsi"/>
                <w:strike/>
                <w:szCs w:val="18"/>
                <w:lang w:val="en-US"/>
              </w:rPr>
            </w:pPr>
          </w:p>
        </w:tc>
        <w:tc>
          <w:tcPr>
            <w:tcW w:w="1559" w:type="dxa"/>
            <w:vAlign w:val="center"/>
          </w:tcPr>
          <w:p w:rsidRPr="009463FF" w:rsidR="00CA0979" w:rsidDel="00262379" w:rsidP="0020048F" w:rsidRDefault="00CA0979" w14:paraId="5F12875E" w14:textId="344B99BB">
            <w:pPr>
              <w:pStyle w:val="ListParagraph"/>
              <w:ind w:left="0"/>
              <w:jc w:val="both"/>
              <w:rPr>
                <w:del w:author="Murguia, Sahima" w:date="2022-03-15T22:39:00Z" w:id="5653"/>
                <w:rFonts w:asciiTheme="majorHAnsi" w:hAnsiTheme="majorHAnsi" w:cstheme="majorHAnsi"/>
                <w:strike/>
                <w:szCs w:val="18"/>
                <w:lang w:val="en-US"/>
              </w:rPr>
            </w:pPr>
            <w:del w:author="Murguia, Sahima" w:date="2022-03-15T22:39:00Z" w:id="5654">
              <w:r w:rsidRPr="009463FF" w:rsidDel="00262379">
                <w:rPr>
                  <w:rFonts w:asciiTheme="majorHAnsi" w:hAnsiTheme="majorHAnsi" w:cstheme="majorHAnsi"/>
                  <w:strike/>
                  <w:szCs w:val="18"/>
                  <w:lang w:val="en-US"/>
                </w:rPr>
                <w:delText>Award Points</w:delText>
              </w:r>
            </w:del>
          </w:p>
        </w:tc>
        <w:tc>
          <w:tcPr>
            <w:tcW w:w="1701" w:type="dxa"/>
            <w:vAlign w:val="center"/>
          </w:tcPr>
          <w:p w:rsidRPr="009463FF" w:rsidR="00CA0979" w:rsidDel="00262379" w:rsidP="0020048F" w:rsidRDefault="00CA0979" w14:paraId="64E00134" w14:textId="116D7618">
            <w:pPr>
              <w:pStyle w:val="ListParagraph"/>
              <w:ind w:left="0"/>
              <w:jc w:val="both"/>
              <w:rPr>
                <w:del w:author="Murguia, Sahima" w:date="2022-03-15T22:39:00Z" w:id="5655"/>
                <w:rFonts w:asciiTheme="majorHAnsi" w:hAnsiTheme="majorHAnsi" w:cstheme="majorHAnsi"/>
                <w:strike/>
                <w:szCs w:val="18"/>
                <w:lang w:val="en-US"/>
              </w:rPr>
            </w:pPr>
            <w:del w:author="Murguia, Sahima" w:date="2022-03-15T22:39:00Z" w:id="5656">
              <w:r w:rsidRPr="009463FF" w:rsidDel="00262379">
                <w:rPr>
                  <w:rFonts w:asciiTheme="majorHAnsi" w:hAnsiTheme="majorHAnsi" w:cstheme="majorHAnsi"/>
                  <w:strike/>
                  <w:szCs w:val="18"/>
                  <w:lang w:val="en-US"/>
                </w:rPr>
                <w:delText>X_AWARD_POINTS_NUM</w:delText>
              </w:r>
            </w:del>
          </w:p>
        </w:tc>
        <w:tc>
          <w:tcPr>
            <w:tcW w:w="992" w:type="dxa"/>
            <w:vAlign w:val="center"/>
          </w:tcPr>
          <w:p w:rsidRPr="009463FF" w:rsidR="00CA0979" w:rsidDel="00262379" w:rsidP="0020048F" w:rsidRDefault="00CA0979" w14:paraId="009B22DA" w14:textId="2F583A9B">
            <w:pPr>
              <w:pStyle w:val="ListParagraph"/>
              <w:ind w:left="0"/>
              <w:jc w:val="both"/>
              <w:rPr>
                <w:del w:author="Murguia, Sahima" w:date="2022-03-15T22:39:00Z" w:id="5657"/>
                <w:rFonts w:asciiTheme="majorHAnsi" w:hAnsiTheme="majorHAnsi" w:cstheme="majorHAnsi"/>
                <w:strike/>
                <w:szCs w:val="18"/>
                <w:lang w:val="en-US"/>
              </w:rPr>
            </w:pPr>
          </w:p>
        </w:tc>
        <w:tc>
          <w:tcPr>
            <w:tcW w:w="1985" w:type="dxa"/>
            <w:vAlign w:val="center"/>
          </w:tcPr>
          <w:p w:rsidRPr="009463FF" w:rsidR="00CA0979" w:rsidDel="00262379" w:rsidP="0020048F" w:rsidRDefault="00CA0979" w14:paraId="5A94BB71" w14:textId="66CD1583">
            <w:pPr>
              <w:pStyle w:val="ListParagraph"/>
              <w:ind w:left="0"/>
              <w:jc w:val="both"/>
              <w:rPr>
                <w:del w:author="Murguia, Sahima" w:date="2022-03-15T22:39:00Z" w:id="5658"/>
                <w:rFonts w:asciiTheme="majorHAnsi" w:hAnsiTheme="majorHAnsi" w:cstheme="majorHAnsi"/>
                <w:strike/>
                <w:szCs w:val="18"/>
                <w:lang w:val="en-US"/>
              </w:rPr>
            </w:pPr>
          </w:p>
        </w:tc>
      </w:tr>
      <w:tr w:rsidRPr="009463FF" w:rsidR="00CA0979" w:rsidDel="00262379" w:rsidTr="003C3EA5" w14:paraId="27C046B6" w14:textId="5C6D160A">
        <w:trPr>
          <w:trHeight w:val="43"/>
          <w:del w:author="Murguia, Sahima" w:date="2022-03-15T22:39:00Z" w:id="5659"/>
        </w:trPr>
        <w:tc>
          <w:tcPr>
            <w:tcW w:w="1560" w:type="dxa"/>
            <w:vMerge/>
            <w:vAlign w:val="center"/>
          </w:tcPr>
          <w:p w:rsidRPr="009463FF" w:rsidR="00CA0979" w:rsidDel="00262379" w:rsidP="0020048F" w:rsidRDefault="00CA0979" w14:paraId="7A6FF435" w14:textId="155BBAFC">
            <w:pPr>
              <w:pStyle w:val="ListParagraph"/>
              <w:ind w:left="0"/>
              <w:jc w:val="both"/>
              <w:rPr>
                <w:del w:author="Murguia, Sahima" w:date="2022-03-15T22:39:00Z" w:id="5660"/>
                <w:strike/>
                <w:sz w:val="20"/>
                <w:szCs w:val="20"/>
                <w:lang w:val="en-US"/>
              </w:rPr>
            </w:pPr>
          </w:p>
        </w:tc>
        <w:tc>
          <w:tcPr>
            <w:tcW w:w="1701" w:type="dxa"/>
            <w:vMerge/>
            <w:vAlign w:val="center"/>
          </w:tcPr>
          <w:p w:rsidRPr="009463FF" w:rsidR="00CA0979" w:rsidDel="00262379" w:rsidP="0020048F" w:rsidRDefault="00CA0979" w14:paraId="33F89E26" w14:textId="7B211D53">
            <w:pPr>
              <w:pStyle w:val="ListParagraph"/>
              <w:ind w:left="0"/>
              <w:jc w:val="both"/>
              <w:rPr>
                <w:del w:author="Murguia, Sahima" w:date="2022-03-15T22:39:00Z" w:id="5661"/>
                <w:rFonts w:asciiTheme="majorHAnsi" w:hAnsiTheme="majorHAnsi" w:cstheme="majorHAnsi"/>
                <w:strike/>
                <w:szCs w:val="18"/>
                <w:lang w:val="en-US"/>
              </w:rPr>
            </w:pPr>
          </w:p>
        </w:tc>
        <w:tc>
          <w:tcPr>
            <w:tcW w:w="1559" w:type="dxa"/>
            <w:vAlign w:val="center"/>
          </w:tcPr>
          <w:p w:rsidRPr="009463FF" w:rsidR="00CA0979" w:rsidDel="00262379" w:rsidP="0020048F" w:rsidRDefault="00CA0979" w14:paraId="63D7EC3F" w14:textId="7C722907">
            <w:pPr>
              <w:pStyle w:val="ListParagraph"/>
              <w:ind w:left="0"/>
              <w:jc w:val="both"/>
              <w:rPr>
                <w:del w:author="Murguia, Sahima" w:date="2022-03-15T22:39:00Z" w:id="5662"/>
                <w:rFonts w:asciiTheme="majorHAnsi" w:hAnsiTheme="majorHAnsi" w:cstheme="majorHAnsi"/>
                <w:strike/>
                <w:szCs w:val="18"/>
                <w:lang w:val="en-US"/>
              </w:rPr>
            </w:pPr>
            <w:del w:author="Murguia, Sahima" w:date="2022-03-15T22:39:00Z" w:id="5663">
              <w:r w:rsidRPr="009463FF" w:rsidDel="00262379">
                <w:rPr>
                  <w:rFonts w:asciiTheme="majorHAnsi" w:hAnsiTheme="majorHAnsi" w:cstheme="majorHAnsi"/>
                  <w:strike/>
                  <w:szCs w:val="18"/>
                  <w:lang w:val="en-US"/>
                </w:rPr>
                <w:delText>Tax Batch</w:delText>
              </w:r>
            </w:del>
          </w:p>
        </w:tc>
        <w:tc>
          <w:tcPr>
            <w:tcW w:w="1701" w:type="dxa"/>
            <w:vAlign w:val="center"/>
          </w:tcPr>
          <w:p w:rsidRPr="009463FF" w:rsidR="00CA0979" w:rsidDel="00262379" w:rsidP="0020048F" w:rsidRDefault="00CA0979" w14:paraId="6D8F21EC" w14:textId="17387D7D">
            <w:pPr>
              <w:pStyle w:val="ListParagraph"/>
              <w:ind w:left="0"/>
              <w:jc w:val="both"/>
              <w:rPr>
                <w:del w:author="Murguia, Sahima" w:date="2022-03-15T22:39:00Z" w:id="5664"/>
                <w:rFonts w:asciiTheme="majorHAnsi" w:hAnsiTheme="majorHAnsi" w:cstheme="majorHAnsi"/>
                <w:strike/>
                <w:szCs w:val="18"/>
                <w:lang w:val="en-US"/>
              </w:rPr>
            </w:pPr>
            <w:del w:author="Murguia, Sahima" w:date="2022-03-15T22:39:00Z" w:id="5665">
              <w:r w:rsidRPr="009463FF" w:rsidDel="00262379">
                <w:rPr>
                  <w:rFonts w:asciiTheme="majorHAnsi" w:hAnsiTheme="majorHAnsi" w:cstheme="majorHAnsi"/>
                  <w:strike/>
                  <w:szCs w:val="18"/>
                  <w:lang w:val="en-US"/>
                </w:rPr>
                <w:delText>X_TAX_BATCH</w:delText>
              </w:r>
            </w:del>
          </w:p>
        </w:tc>
        <w:tc>
          <w:tcPr>
            <w:tcW w:w="992" w:type="dxa"/>
            <w:vAlign w:val="center"/>
          </w:tcPr>
          <w:p w:rsidRPr="009463FF" w:rsidR="00CA0979" w:rsidDel="00262379" w:rsidP="0020048F" w:rsidRDefault="00CA0979" w14:paraId="2715504C" w14:textId="6D32DB68">
            <w:pPr>
              <w:pStyle w:val="ListParagraph"/>
              <w:ind w:left="0"/>
              <w:jc w:val="both"/>
              <w:rPr>
                <w:del w:author="Murguia, Sahima" w:date="2022-03-15T22:39:00Z" w:id="5666"/>
                <w:rFonts w:asciiTheme="majorHAnsi" w:hAnsiTheme="majorHAnsi" w:cstheme="majorHAnsi"/>
                <w:strike/>
                <w:szCs w:val="18"/>
                <w:lang w:val="en-US"/>
              </w:rPr>
            </w:pPr>
          </w:p>
        </w:tc>
        <w:tc>
          <w:tcPr>
            <w:tcW w:w="1985" w:type="dxa"/>
            <w:vAlign w:val="center"/>
          </w:tcPr>
          <w:p w:rsidRPr="009463FF" w:rsidR="00CA0979" w:rsidDel="00262379" w:rsidP="0020048F" w:rsidRDefault="00CA0979" w14:paraId="77B64D4C" w14:textId="53180B0F">
            <w:pPr>
              <w:pStyle w:val="ListParagraph"/>
              <w:ind w:left="0"/>
              <w:jc w:val="both"/>
              <w:rPr>
                <w:del w:author="Murguia, Sahima" w:date="2022-03-15T22:39:00Z" w:id="5667"/>
                <w:rFonts w:asciiTheme="majorHAnsi" w:hAnsiTheme="majorHAnsi" w:cstheme="majorHAnsi"/>
                <w:strike/>
                <w:szCs w:val="18"/>
                <w:lang w:val="en-US"/>
              </w:rPr>
            </w:pPr>
          </w:p>
        </w:tc>
      </w:tr>
      <w:tr w:rsidRPr="009463FF" w:rsidR="00CA0979" w:rsidDel="00262379" w:rsidTr="003C3EA5" w14:paraId="7C63F7F9" w14:textId="255C104E">
        <w:trPr>
          <w:trHeight w:val="43"/>
          <w:del w:author="Murguia, Sahima" w:date="2022-03-15T22:39:00Z" w:id="5668"/>
        </w:trPr>
        <w:tc>
          <w:tcPr>
            <w:tcW w:w="1560" w:type="dxa"/>
            <w:vMerge/>
            <w:vAlign w:val="center"/>
          </w:tcPr>
          <w:p w:rsidRPr="009463FF" w:rsidR="00CA0979" w:rsidDel="00262379" w:rsidP="0020048F" w:rsidRDefault="00CA0979" w14:paraId="7CB58795" w14:textId="5FF3646F">
            <w:pPr>
              <w:pStyle w:val="ListParagraph"/>
              <w:ind w:left="0"/>
              <w:jc w:val="both"/>
              <w:rPr>
                <w:del w:author="Murguia, Sahima" w:date="2022-03-15T22:39:00Z" w:id="5669"/>
                <w:strike/>
                <w:sz w:val="20"/>
                <w:szCs w:val="20"/>
                <w:lang w:val="en-US"/>
              </w:rPr>
            </w:pPr>
          </w:p>
        </w:tc>
        <w:tc>
          <w:tcPr>
            <w:tcW w:w="1701" w:type="dxa"/>
            <w:vMerge/>
            <w:vAlign w:val="center"/>
          </w:tcPr>
          <w:p w:rsidRPr="009463FF" w:rsidR="00CA0979" w:rsidDel="00262379" w:rsidP="0020048F" w:rsidRDefault="00CA0979" w14:paraId="5B1F4AE0" w14:textId="1760D842">
            <w:pPr>
              <w:pStyle w:val="ListParagraph"/>
              <w:ind w:left="0"/>
              <w:jc w:val="both"/>
              <w:rPr>
                <w:del w:author="Murguia, Sahima" w:date="2022-03-15T22:39:00Z" w:id="5670"/>
                <w:rFonts w:asciiTheme="majorHAnsi" w:hAnsiTheme="majorHAnsi" w:cstheme="majorHAnsi"/>
                <w:strike/>
                <w:szCs w:val="18"/>
                <w:lang w:val="en-US"/>
              </w:rPr>
            </w:pPr>
          </w:p>
        </w:tc>
        <w:tc>
          <w:tcPr>
            <w:tcW w:w="1559" w:type="dxa"/>
            <w:vAlign w:val="center"/>
          </w:tcPr>
          <w:p w:rsidRPr="009463FF" w:rsidR="00CA0979" w:rsidDel="00262379" w:rsidP="0020048F" w:rsidRDefault="00CA0979" w14:paraId="5A885501" w14:textId="5191AC0B">
            <w:pPr>
              <w:pStyle w:val="ListParagraph"/>
              <w:ind w:left="0"/>
              <w:jc w:val="both"/>
              <w:rPr>
                <w:del w:author="Murguia, Sahima" w:date="2022-03-15T22:39:00Z" w:id="5671"/>
                <w:rFonts w:asciiTheme="majorHAnsi" w:hAnsiTheme="majorHAnsi" w:cstheme="majorHAnsi"/>
                <w:strike/>
                <w:szCs w:val="18"/>
                <w:lang w:val="en-US"/>
              </w:rPr>
            </w:pPr>
            <w:del w:author="Murguia, Sahima" w:date="2022-03-15T22:39:00Z" w:id="5672">
              <w:r w:rsidRPr="009463FF" w:rsidDel="00262379">
                <w:rPr>
                  <w:rFonts w:asciiTheme="majorHAnsi" w:hAnsiTheme="majorHAnsi" w:cstheme="majorHAnsi"/>
                  <w:strike/>
                  <w:szCs w:val="18"/>
                  <w:lang w:val="en-US"/>
                </w:rPr>
                <w:delText>Fix Tax Amount</w:delText>
              </w:r>
            </w:del>
          </w:p>
        </w:tc>
        <w:tc>
          <w:tcPr>
            <w:tcW w:w="1701" w:type="dxa"/>
            <w:vAlign w:val="center"/>
          </w:tcPr>
          <w:p w:rsidRPr="009463FF" w:rsidR="00CA0979" w:rsidDel="00262379" w:rsidP="0020048F" w:rsidRDefault="00CA0979" w14:paraId="3B31FB34" w14:textId="003CE2B7">
            <w:pPr>
              <w:pStyle w:val="ListParagraph"/>
              <w:ind w:left="0"/>
              <w:jc w:val="both"/>
              <w:rPr>
                <w:del w:author="Murguia, Sahima" w:date="2022-03-15T22:39:00Z" w:id="5673"/>
                <w:rFonts w:asciiTheme="majorHAnsi" w:hAnsiTheme="majorHAnsi" w:cstheme="majorHAnsi"/>
                <w:strike/>
                <w:szCs w:val="18"/>
                <w:lang w:val="en-US"/>
              </w:rPr>
            </w:pPr>
            <w:del w:author="Murguia, Sahima" w:date="2022-03-15T22:39:00Z" w:id="5674">
              <w:r w:rsidRPr="009463FF" w:rsidDel="00262379">
                <w:rPr>
                  <w:rFonts w:asciiTheme="majorHAnsi" w:hAnsiTheme="majorHAnsi" w:cstheme="majorHAnsi"/>
                  <w:strike/>
                  <w:szCs w:val="18"/>
                  <w:lang w:val="en-US"/>
                </w:rPr>
                <w:delText>X_FIX_TAX_AMOUNT</w:delText>
              </w:r>
            </w:del>
          </w:p>
        </w:tc>
        <w:tc>
          <w:tcPr>
            <w:tcW w:w="992" w:type="dxa"/>
            <w:vAlign w:val="center"/>
          </w:tcPr>
          <w:p w:rsidRPr="009463FF" w:rsidR="00CA0979" w:rsidDel="00262379" w:rsidP="0020048F" w:rsidRDefault="00CA0979" w14:paraId="077ECCB1" w14:textId="3AD227AD">
            <w:pPr>
              <w:pStyle w:val="ListParagraph"/>
              <w:ind w:left="0"/>
              <w:jc w:val="both"/>
              <w:rPr>
                <w:del w:author="Murguia, Sahima" w:date="2022-03-15T22:39:00Z" w:id="5675"/>
                <w:rFonts w:asciiTheme="majorHAnsi" w:hAnsiTheme="majorHAnsi" w:cstheme="majorHAnsi"/>
                <w:strike/>
                <w:szCs w:val="18"/>
                <w:lang w:val="en-US"/>
              </w:rPr>
            </w:pPr>
          </w:p>
        </w:tc>
        <w:tc>
          <w:tcPr>
            <w:tcW w:w="1985" w:type="dxa"/>
            <w:vAlign w:val="center"/>
          </w:tcPr>
          <w:p w:rsidRPr="009463FF" w:rsidR="00CA0979" w:rsidDel="00262379" w:rsidP="0020048F" w:rsidRDefault="00CA0979" w14:paraId="267F4AC4" w14:textId="2B48DD3C">
            <w:pPr>
              <w:pStyle w:val="ListParagraph"/>
              <w:ind w:left="0"/>
              <w:jc w:val="both"/>
              <w:rPr>
                <w:del w:author="Murguia, Sahima" w:date="2022-03-15T22:39:00Z" w:id="5676"/>
                <w:rFonts w:asciiTheme="majorHAnsi" w:hAnsiTheme="majorHAnsi" w:cstheme="majorHAnsi"/>
                <w:strike/>
                <w:szCs w:val="18"/>
                <w:lang w:val="en-US"/>
              </w:rPr>
            </w:pPr>
          </w:p>
        </w:tc>
      </w:tr>
      <w:tr w:rsidRPr="009463FF" w:rsidR="00CA0979" w:rsidDel="00262379" w:rsidTr="003C3EA5" w14:paraId="539C5270" w14:textId="428FECA0">
        <w:trPr>
          <w:trHeight w:val="43"/>
          <w:del w:author="Murguia, Sahima" w:date="2022-03-15T22:39:00Z" w:id="5677"/>
        </w:trPr>
        <w:tc>
          <w:tcPr>
            <w:tcW w:w="1560" w:type="dxa"/>
            <w:vMerge/>
            <w:vAlign w:val="center"/>
          </w:tcPr>
          <w:p w:rsidRPr="009463FF" w:rsidR="00CA0979" w:rsidDel="00262379" w:rsidP="0020048F" w:rsidRDefault="00CA0979" w14:paraId="22071C54" w14:textId="57EA3B14">
            <w:pPr>
              <w:pStyle w:val="ListParagraph"/>
              <w:ind w:left="0"/>
              <w:jc w:val="both"/>
              <w:rPr>
                <w:del w:author="Murguia, Sahima" w:date="2022-03-15T22:39:00Z" w:id="5678"/>
                <w:strike/>
                <w:sz w:val="20"/>
                <w:szCs w:val="20"/>
                <w:lang w:val="en-US"/>
              </w:rPr>
            </w:pPr>
          </w:p>
        </w:tc>
        <w:tc>
          <w:tcPr>
            <w:tcW w:w="1701" w:type="dxa"/>
            <w:vMerge/>
            <w:vAlign w:val="center"/>
          </w:tcPr>
          <w:p w:rsidRPr="009463FF" w:rsidR="00CA0979" w:rsidDel="00262379" w:rsidP="0020048F" w:rsidRDefault="00CA0979" w14:paraId="05D68F65" w14:textId="4FE957B0">
            <w:pPr>
              <w:pStyle w:val="ListParagraph"/>
              <w:ind w:left="0"/>
              <w:jc w:val="both"/>
              <w:rPr>
                <w:del w:author="Murguia, Sahima" w:date="2022-03-15T22:39:00Z" w:id="5679"/>
                <w:rFonts w:asciiTheme="majorHAnsi" w:hAnsiTheme="majorHAnsi" w:cstheme="majorHAnsi"/>
                <w:strike/>
                <w:szCs w:val="18"/>
                <w:lang w:val="en-US"/>
              </w:rPr>
            </w:pPr>
          </w:p>
        </w:tc>
        <w:tc>
          <w:tcPr>
            <w:tcW w:w="1559" w:type="dxa"/>
            <w:vAlign w:val="center"/>
          </w:tcPr>
          <w:p w:rsidRPr="009463FF" w:rsidR="00CA0979" w:rsidDel="00262379" w:rsidP="0020048F" w:rsidRDefault="00CA0979" w14:paraId="1347D71B" w14:textId="3A952255">
            <w:pPr>
              <w:pStyle w:val="ListParagraph"/>
              <w:ind w:left="0"/>
              <w:jc w:val="both"/>
              <w:rPr>
                <w:del w:author="Murguia, Sahima" w:date="2022-03-15T22:39:00Z" w:id="5680"/>
                <w:rFonts w:asciiTheme="majorHAnsi" w:hAnsiTheme="majorHAnsi" w:cstheme="majorHAnsi"/>
                <w:strike/>
                <w:szCs w:val="18"/>
                <w:lang w:val="en-US"/>
              </w:rPr>
            </w:pPr>
            <w:del w:author="Murguia, Sahima" w:date="2022-03-15T22:39:00Z" w:id="5681">
              <w:r w:rsidRPr="009463FF" w:rsidDel="00262379">
                <w:rPr>
                  <w:rFonts w:asciiTheme="majorHAnsi" w:hAnsiTheme="majorHAnsi" w:cstheme="majorHAnsi"/>
                  <w:strike/>
                  <w:szCs w:val="18"/>
                  <w:lang w:val="en-US"/>
                </w:rPr>
                <w:delText>% Tax CA 1</w:delText>
              </w:r>
            </w:del>
          </w:p>
        </w:tc>
        <w:tc>
          <w:tcPr>
            <w:tcW w:w="1701" w:type="dxa"/>
            <w:vAlign w:val="center"/>
          </w:tcPr>
          <w:p w:rsidRPr="009463FF" w:rsidR="00CA0979" w:rsidDel="00262379" w:rsidP="0020048F" w:rsidRDefault="00CA0979" w14:paraId="4613F03D" w14:textId="355A067E">
            <w:pPr>
              <w:pStyle w:val="ListParagraph"/>
              <w:ind w:left="0"/>
              <w:jc w:val="both"/>
              <w:rPr>
                <w:del w:author="Murguia, Sahima" w:date="2022-03-15T22:39:00Z" w:id="5682"/>
                <w:rFonts w:asciiTheme="majorHAnsi" w:hAnsiTheme="majorHAnsi" w:cstheme="majorHAnsi"/>
                <w:strike/>
                <w:szCs w:val="18"/>
                <w:lang w:val="en-US"/>
              </w:rPr>
            </w:pPr>
            <w:del w:author="Murguia, Sahima" w:date="2022-03-15T22:39:00Z" w:id="5683">
              <w:r w:rsidRPr="009463FF" w:rsidDel="00262379">
                <w:rPr>
                  <w:rFonts w:asciiTheme="majorHAnsi" w:hAnsiTheme="majorHAnsi" w:cstheme="majorHAnsi"/>
                  <w:strike/>
                  <w:szCs w:val="18"/>
                  <w:lang w:val="en-US"/>
                </w:rPr>
                <w:delText>X_TAX_CA_1</w:delText>
              </w:r>
            </w:del>
          </w:p>
        </w:tc>
        <w:tc>
          <w:tcPr>
            <w:tcW w:w="992" w:type="dxa"/>
            <w:vAlign w:val="center"/>
          </w:tcPr>
          <w:p w:rsidRPr="009463FF" w:rsidR="00CA0979" w:rsidDel="00262379" w:rsidP="0020048F" w:rsidRDefault="00CA0979" w14:paraId="05F42E4E" w14:textId="59B7E68A">
            <w:pPr>
              <w:pStyle w:val="ListParagraph"/>
              <w:ind w:left="0"/>
              <w:jc w:val="both"/>
              <w:rPr>
                <w:del w:author="Murguia, Sahima" w:date="2022-03-15T22:39:00Z" w:id="5684"/>
                <w:rFonts w:asciiTheme="majorHAnsi" w:hAnsiTheme="majorHAnsi" w:cstheme="majorHAnsi"/>
                <w:strike/>
                <w:szCs w:val="18"/>
                <w:lang w:val="en-US"/>
              </w:rPr>
            </w:pPr>
          </w:p>
        </w:tc>
        <w:tc>
          <w:tcPr>
            <w:tcW w:w="1985" w:type="dxa"/>
            <w:vAlign w:val="center"/>
          </w:tcPr>
          <w:p w:rsidRPr="009463FF" w:rsidR="00CA0979" w:rsidDel="00262379" w:rsidP="0020048F" w:rsidRDefault="00CA0979" w14:paraId="03A10729" w14:textId="7F142301">
            <w:pPr>
              <w:pStyle w:val="ListParagraph"/>
              <w:ind w:left="0"/>
              <w:jc w:val="both"/>
              <w:rPr>
                <w:del w:author="Murguia, Sahima" w:date="2022-03-15T22:39:00Z" w:id="5685"/>
                <w:rFonts w:asciiTheme="majorHAnsi" w:hAnsiTheme="majorHAnsi" w:cstheme="majorHAnsi"/>
                <w:strike/>
                <w:szCs w:val="18"/>
                <w:lang w:val="en-US"/>
              </w:rPr>
            </w:pPr>
          </w:p>
        </w:tc>
      </w:tr>
      <w:tr w:rsidRPr="009463FF" w:rsidR="00CA0979" w:rsidDel="00262379" w:rsidTr="003C3EA5" w14:paraId="1B9D7212" w14:textId="3C7A2809">
        <w:trPr>
          <w:trHeight w:val="43"/>
          <w:del w:author="Murguia, Sahima" w:date="2022-03-15T22:39:00Z" w:id="5686"/>
        </w:trPr>
        <w:tc>
          <w:tcPr>
            <w:tcW w:w="1560" w:type="dxa"/>
            <w:vMerge/>
            <w:vAlign w:val="center"/>
          </w:tcPr>
          <w:p w:rsidRPr="009463FF" w:rsidR="00CA0979" w:rsidDel="00262379" w:rsidP="0020048F" w:rsidRDefault="00CA0979" w14:paraId="05459C9A" w14:textId="26759B5B">
            <w:pPr>
              <w:pStyle w:val="ListParagraph"/>
              <w:ind w:left="0"/>
              <w:jc w:val="both"/>
              <w:rPr>
                <w:del w:author="Murguia, Sahima" w:date="2022-03-15T22:39:00Z" w:id="5687"/>
                <w:strike/>
                <w:sz w:val="20"/>
                <w:szCs w:val="20"/>
                <w:lang w:val="en-US"/>
              </w:rPr>
            </w:pPr>
          </w:p>
        </w:tc>
        <w:tc>
          <w:tcPr>
            <w:tcW w:w="1701" w:type="dxa"/>
            <w:vMerge/>
            <w:vAlign w:val="center"/>
          </w:tcPr>
          <w:p w:rsidRPr="009463FF" w:rsidR="00CA0979" w:rsidDel="00262379" w:rsidP="0020048F" w:rsidRDefault="00CA0979" w14:paraId="5A9561BD" w14:textId="08D5B4C0">
            <w:pPr>
              <w:pStyle w:val="ListParagraph"/>
              <w:ind w:left="0"/>
              <w:jc w:val="both"/>
              <w:rPr>
                <w:del w:author="Murguia, Sahima" w:date="2022-03-15T22:39:00Z" w:id="5688"/>
                <w:rFonts w:asciiTheme="majorHAnsi" w:hAnsiTheme="majorHAnsi" w:cstheme="majorHAnsi"/>
                <w:strike/>
                <w:szCs w:val="18"/>
                <w:lang w:val="en-US"/>
              </w:rPr>
            </w:pPr>
          </w:p>
        </w:tc>
        <w:tc>
          <w:tcPr>
            <w:tcW w:w="1559" w:type="dxa"/>
            <w:vAlign w:val="center"/>
          </w:tcPr>
          <w:p w:rsidRPr="009463FF" w:rsidR="00CA0979" w:rsidDel="00262379" w:rsidP="0020048F" w:rsidRDefault="00CA0979" w14:paraId="2FD3666E" w14:textId="20D6A23F">
            <w:pPr>
              <w:pStyle w:val="ListParagraph"/>
              <w:ind w:left="0"/>
              <w:jc w:val="both"/>
              <w:rPr>
                <w:del w:author="Murguia, Sahima" w:date="2022-03-15T22:39:00Z" w:id="5689"/>
                <w:rFonts w:asciiTheme="majorHAnsi" w:hAnsiTheme="majorHAnsi" w:cstheme="majorHAnsi"/>
                <w:strike/>
                <w:szCs w:val="18"/>
                <w:lang w:val="en-US"/>
              </w:rPr>
            </w:pPr>
            <w:del w:author="Murguia, Sahima" w:date="2022-03-15T22:39:00Z" w:id="5690">
              <w:r w:rsidRPr="009463FF" w:rsidDel="00262379">
                <w:rPr>
                  <w:rFonts w:asciiTheme="majorHAnsi" w:hAnsiTheme="majorHAnsi" w:cstheme="majorHAnsi"/>
                  <w:strike/>
                  <w:szCs w:val="18"/>
                  <w:lang w:val="en-US"/>
                </w:rPr>
                <w:delText>% Tax CA 2</w:delText>
              </w:r>
            </w:del>
          </w:p>
        </w:tc>
        <w:tc>
          <w:tcPr>
            <w:tcW w:w="1701" w:type="dxa"/>
            <w:vAlign w:val="center"/>
          </w:tcPr>
          <w:p w:rsidRPr="009463FF" w:rsidR="00CA0979" w:rsidDel="00262379" w:rsidP="0020048F" w:rsidRDefault="00CA0979" w14:paraId="5C0D4A79" w14:textId="5B855A73">
            <w:pPr>
              <w:pStyle w:val="ListParagraph"/>
              <w:ind w:left="0"/>
              <w:jc w:val="both"/>
              <w:rPr>
                <w:del w:author="Murguia, Sahima" w:date="2022-03-15T22:39:00Z" w:id="5691"/>
                <w:rFonts w:asciiTheme="majorHAnsi" w:hAnsiTheme="majorHAnsi" w:cstheme="majorHAnsi"/>
                <w:strike/>
                <w:szCs w:val="18"/>
                <w:lang w:val="en-US"/>
              </w:rPr>
            </w:pPr>
            <w:del w:author="Murguia, Sahima" w:date="2022-03-15T22:39:00Z" w:id="5692">
              <w:r w:rsidRPr="009463FF" w:rsidDel="00262379">
                <w:rPr>
                  <w:rFonts w:asciiTheme="majorHAnsi" w:hAnsiTheme="majorHAnsi" w:cstheme="majorHAnsi"/>
                  <w:strike/>
                  <w:szCs w:val="18"/>
                  <w:lang w:val="en-US"/>
                </w:rPr>
                <w:delText>X_TAX_CA_2</w:delText>
              </w:r>
            </w:del>
          </w:p>
        </w:tc>
        <w:tc>
          <w:tcPr>
            <w:tcW w:w="992" w:type="dxa"/>
            <w:vAlign w:val="center"/>
          </w:tcPr>
          <w:p w:rsidRPr="009463FF" w:rsidR="00CA0979" w:rsidDel="00262379" w:rsidP="0020048F" w:rsidRDefault="00CA0979" w14:paraId="04EEECDC" w14:textId="25EBDED9">
            <w:pPr>
              <w:pStyle w:val="ListParagraph"/>
              <w:ind w:left="0"/>
              <w:jc w:val="both"/>
              <w:rPr>
                <w:del w:author="Murguia, Sahima" w:date="2022-03-15T22:39:00Z" w:id="5693"/>
                <w:rFonts w:asciiTheme="majorHAnsi" w:hAnsiTheme="majorHAnsi" w:cstheme="majorHAnsi"/>
                <w:strike/>
                <w:szCs w:val="18"/>
                <w:lang w:val="en-US"/>
              </w:rPr>
            </w:pPr>
          </w:p>
        </w:tc>
        <w:tc>
          <w:tcPr>
            <w:tcW w:w="1985" w:type="dxa"/>
            <w:vAlign w:val="center"/>
          </w:tcPr>
          <w:p w:rsidRPr="009463FF" w:rsidR="00CA0979" w:rsidDel="00262379" w:rsidP="0020048F" w:rsidRDefault="00CA0979" w14:paraId="5D0172C9" w14:textId="64D0E1FA">
            <w:pPr>
              <w:pStyle w:val="ListParagraph"/>
              <w:ind w:left="0"/>
              <w:jc w:val="both"/>
              <w:rPr>
                <w:del w:author="Murguia, Sahima" w:date="2022-03-15T22:39:00Z" w:id="5694"/>
                <w:rFonts w:asciiTheme="majorHAnsi" w:hAnsiTheme="majorHAnsi" w:cstheme="majorHAnsi"/>
                <w:strike/>
                <w:szCs w:val="18"/>
                <w:lang w:val="en-US"/>
              </w:rPr>
            </w:pPr>
          </w:p>
        </w:tc>
      </w:tr>
      <w:tr w:rsidRPr="009463FF" w:rsidR="00CA0979" w:rsidDel="00262379" w:rsidTr="003C3EA5" w14:paraId="223D6BB3" w14:textId="720F7F89">
        <w:trPr>
          <w:trHeight w:val="43"/>
          <w:del w:author="Murguia, Sahima" w:date="2022-03-15T22:39:00Z" w:id="5695"/>
        </w:trPr>
        <w:tc>
          <w:tcPr>
            <w:tcW w:w="1560" w:type="dxa"/>
            <w:vMerge/>
            <w:vAlign w:val="center"/>
          </w:tcPr>
          <w:p w:rsidRPr="009463FF" w:rsidR="00CA0979" w:rsidDel="00262379" w:rsidP="0020048F" w:rsidRDefault="00CA0979" w14:paraId="1470F440" w14:textId="355EB08B">
            <w:pPr>
              <w:pStyle w:val="ListParagraph"/>
              <w:ind w:left="0"/>
              <w:jc w:val="both"/>
              <w:rPr>
                <w:del w:author="Murguia, Sahima" w:date="2022-03-15T22:39:00Z" w:id="5696"/>
                <w:strike/>
                <w:sz w:val="20"/>
                <w:szCs w:val="20"/>
                <w:lang w:val="en-US"/>
              </w:rPr>
            </w:pPr>
          </w:p>
        </w:tc>
        <w:tc>
          <w:tcPr>
            <w:tcW w:w="1701" w:type="dxa"/>
            <w:vMerge/>
            <w:vAlign w:val="center"/>
          </w:tcPr>
          <w:p w:rsidRPr="009463FF" w:rsidR="00CA0979" w:rsidDel="00262379" w:rsidP="0020048F" w:rsidRDefault="00CA0979" w14:paraId="4C57019B" w14:textId="0CA7A515">
            <w:pPr>
              <w:pStyle w:val="ListParagraph"/>
              <w:ind w:left="0"/>
              <w:jc w:val="both"/>
              <w:rPr>
                <w:del w:author="Murguia, Sahima" w:date="2022-03-15T22:39:00Z" w:id="5697"/>
                <w:rFonts w:asciiTheme="majorHAnsi" w:hAnsiTheme="majorHAnsi" w:cstheme="majorHAnsi"/>
                <w:strike/>
                <w:szCs w:val="18"/>
                <w:lang w:val="en-US"/>
              </w:rPr>
            </w:pPr>
          </w:p>
        </w:tc>
        <w:tc>
          <w:tcPr>
            <w:tcW w:w="1559" w:type="dxa"/>
            <w:vAlign w:val="center"/>
          </w:tcPr>
          <w:p w:rsidRPr="009463FF" w:rsidR="00CA0979" w:rsidDel="00262379" w:rsidP="0020048F" w:rsidRDefault="00CA0979" w14:paraId="40E586A7" w14:textId="1A40968F">
            <w:pPr>
              <w:pStyle w:val="ListParagraph"/>
              <w:ind w:left="0"/>
              <w:jc w:val="both"/>
              <w:rPr>
                <w:del w:author="Murguia, Sahima" w:date="2022-03-15T22:39:00Z" w:id="5698"/>
                <w:rFonts w:asciiTheme="majorHAnsi" w:hAnsiTheme="majorHAnsi" w:cstheme="majorHAnsi"/>
                <w:strike/>
                <w:szCs w:val="18"/>
                <w:lang w:val="en-US"/>
              </w:rPr>
            </w:pPr>
            <w:del w:author="Murguia, Sahima" w:date="2022-03-15T22:39:00Z" w:id="5699">
              <w:r w:rsidRPr="009463FF" w:rsidDel="00262379">
                <w:rPr>
                  <w:rFonts w:asciiTheme="majorHAnsi" w:hAnsiTheme="majorHAnsi" w:cstheme="majorHAnsi"/>
                  <w:strike/>
                  <w:szCs w:val="18"/>
                  <w:lang w:val="en-US"/>
                </w:rPr>
                <w:delText>% Tax CA 3</w:delText>
              </w:r>
            </w:del>
          </w:p>
        </w:tc>
        <w:tc>
          <w:tcPr>
            <w:tcW w:w="1701" w:type="dxa"/>
            <w:vAlign w:val="center"/>
          </w:tcPr>
          <w:p w:rsidRPr="009463FF" w:rsidR="00CA0979" w:rsidDel="00262379" w:rsidP="0020048F" w:rsidRDefault="00CA0979" w14:paraId="406B8B5C" w14:textId="402CE41E">
            <w:pPr>
              <w:pStyle w:val="ListParagraph"/>
              <w:ind w:left="0"/>
              <w:jc w:val="both"/>
              <w:rPr>
                <w:del w:author="Murguia, Sahima" w:date="2022-03-15T22:39:00Z" w:id="5700"/>
                <w:rFonts w:asciiTheme="majorHAnsi" w:hAnsiTheme="majorHAnsi" w:cstheme="majorHAnsi"/>
                <w:strike/>
                <w:szCs w:val="18"/>
                <w:lang w:val="en-US"/>
              </w:rPr>
            </w:pPr>
            <w:del w:author="Murguia, Sahima" w:date="2022-03-15T22:39:00Z" w:id="5701">
              <w:r w:rsidRPr="009463FF" w:rsidDel="00262379">
                <w:rPr>
                  <w:rFonts w:asciiTheme="majorHAnsi" w:hAnsiTheme="majorHAnsi" w:cstheme="majorHAnsi"/>
                  <w:strike/>
                  <w:szCs w:val="18"/>
                  <w:lang w:val="en-US"/>
                </w:rPr>
                <w:delText>X_TAX_CA_3</w:delText>
              </w:r>
            </w:del>
          </w:p>
        </w:tc>
        <w:tc>
          <w:tcPr>
            <w:tcW w:w="992" w:type="dxa"/>
            <w:vAlign w:val="center"/>
          </w:tcPr>
          <w:p w:rsidRPr="009463FF" w:rsidR="00CA0979" w:rsidDel="00262379" w:rsidP="0020048F" w:rsidRDefault="00CA0979" w14:paraId="78CE2854" w14:textId="15383834">
            <w:pPr>
              <w:pStyle w:val="ListParagraph"/>
              <w:ind w:left="0"/>
              <w:jc w:val="both"/>
              <w:rPr>
                <w:del w:author="Murguia, Sahima" w:date="2022-03-15T22:39:00Z" w:id="5702"/>
                <w:rFonts w:asciiTheme="majorHAnsi" w:hAnsiTheme="majorHAnsi" w:cstheme="majorHAnsi"/>
                <w:strike/>
                <w:szCs w:val="18"/>
                <w:lang w:val="en-US"/>
              </w:rPr>
            </w:pPr>
          </w:p>
        </w:tc>
        <w:tc>
          <w:tcPr>
            <w:tcW w:w="1985" w:type="dxa"/>
            <w:vAlign w:val="center"/>
          </w:tcPr>
          <w:p w:rsidRPr="009463FF" w:rsidR="00CA0979" w:rsidDel="00262379" w:rsidP="0020048F" w:rsidRDefault="00CA0979" w14:paraId="17EE0B8A" w14:textId="28D0EC8C">
            <w:pPr>
              <w:pStyle w:val="ListParagraph"/>
              <w:ind w:left="0"/>
              <w:jc w:val="both"/>
              <w:rPr>
                <w:del w:author="Murguia, Sahima" w:date="2022-03-15T22:39:00Z" w:id="5703"/>
                <w:rFonts w:asciiTheme="majorHAnsi" w:hAnsiTheme="majorHAnsi" w:cstheme="majorHAnsi"/>
                <w:strike/>
                <w:szCs w:val="18"/>
                <w:lang w:val="en-US"/>
              </w:rPr>
            </w:pPr>
          </w:p>
        </w:tc>
      </w:tr>
      <w:tr w:rsidRPr="009463FF" w:rsidR="00CA0979" w:rsidDel="00262379" w:rsidTr="003C3EA5" w14:paraId="2FCC50BB" w14:textId="5132B348">
        <w:trPr>
          <w:trHeight w:val="43"/>
          <w:del w:author="Murguia, Sahima" w:date="2022-03-15T22:39:00Z" w:id="5704"/>
        </w:trPr>
        <w:tc>
          <w:tcPr>
            <w:tcW w:w="1560" w:type="dxa"/>
            <w:vMerge/>
            <w:vAlign w:val="center"/>
          </w:tcPr>
          <w:p w:rsidRPr="009463FF" w:rsidR="00CA0979" w:rsidDel="00262379" w:rsidP="0020048F" w:rsidRDefault="00CA0979" w14:paraId="53F7C587" w14:textId="579CB250">
            <w:pPr>
              <w:pStyle w:val="ListParagraph"/>
              <w:ind w:left="0"/>
              <w:jc w:val="both"/>
              <w:rPr>
                <w:del w:author="Murguia, Sahima" w:date="2022-03-15T22:39:00Z" w:id="5705"/>
                <w:strike/>
                <w:sz w:val="20"/>
                <w:szCs w:val="20"/>
                <w:lang w:val="en-US"/>
              </w:rPr>
            </w:pPr>
          </w:p>
        </w:tc>
        <w:tc>
          <w:tcPr>
            <w:tcW w:w="1701" w:type="dxa"/>
            <w:vMerge/>
            <w:vAlign w:val="center"/>
          </w:tcPr>
          <w:p w:rsidRPr="009463FF" w:rsidR="00CA0979" w:rsidDel="00262379" w:rsidP="0020048F" w:rsidRDefault="00CA0979" w14:paraId="6361A4AE" w14:textId="31719788">
            <w:pPr>
              <w:pStyle w:val="ListParagraph"/>
              <w:ind w:left="0"/>
              <w:jc w:val="both"/>
              <w:rPr>
                <w:del w:author="Murguia, Sahima" w:date="2022-03-15T22:39:00Z" w:id="5706"/>
                <w:rFonts w:asciiTheme="majorHAnsi" w:hAnsiTheme="majorHAnsi" w:cstheme="majorHAnsi"/>
                <w:strike/>
                <w:szCs w:val="18"/>
                <w:lang w:val="en-US"/>
              </w:rPr>
            </w:pPr>
          </w:p>
        </w:tc>
        <w:tc>
          <w:tcPr>
            <w:tcW w:w="1559" w:type="dxa"/>
            <w:vAlign w:val="center"/>
          </w:tcPr>
          <w:p w:rsidRPr="009463FF" w:rsidR="00CA0979" w:rsidDel="00262379" w:rsidP="0020048F" w:rsidRDefault="000B23AB" w14:paraId="33F7A2D8" w14:textId="3A87383A">
            <w:pPr>
              <w:pStyle w:val="ListParagraph"/>
              <w:ind w:left="0"/>
              <w:jc w:val="both"/>
              <w:rPr>
                <w:del w:author="Murguia, Sahima" w:date="2022-03-15T22:39:00Z" w:id="5707"/>
                <w:rFonts w:asciiTheme="majorHAnsi" w:hAnsiTheme="majorHAnsi" w:cstheme="majorHAnsi"/>
                <w:strike/>
                <w:szCs w:val="18"/>
                <w:lang w:val="en-US"/>
              </w:rPr>
            </w:pPr>
            <w:del w:author="Murguia, Sahima" w:date="2022-03-15T22:39:00Z" w:id="5708">
              <w:r w:rsidRPr="009463FF" w:rsidDel="00262379">
                <w:rPr>
                  <w:rFonts w:asciiTheme="majorHAnsi" w:hAnsiTheme="majorHAnsi" w:cstheme="majorHAnsi"/>
                  <w:strike/>
                  <w:szCs w:val="18"/>
                  <w:lang w:val="en-US"/>
                </w:rPr>
                <w:delText>JTI Fee 01</w:delText>
              </w:r>
            </w:del>
          </w:p>
        </w:tc>
        <w:tc>
          <w:tcPr>
            <w:tcW w:w="1701" w:type="dxa"/>
            <w:vAlign w:val="center"/>
          </w:tcPr>
          <w:p w:rsidRPr="009463FF" w:rsidR="00CA0979" w:rsidDel="00262379" w:rsidP="0020048F" w:rsidRDefault="000B23AB" w14:paraId="3E2F0712" w14:textId="32FC6D99">
            <w:pPr>
              <w:pStyle w:val="ListParagraph"/>
              <w:ind w:left="0"/>
              <w:jc w:val="both"/>
              <w:rPr>
                <w:del w:author="Murguia, Sahima" w:date="2022-03-15T22:39:00Z" w:id="5709"/>
                <w:rFonts w:asciiTheme="majorHAnsi" w:hAnsiTheme="majorHAnsi" w:cstheme="majorHAnsi"/>
                <w:strike/>
                <w:szCs w:val="18"/>
                <w:lang w:val="en-US"/>
              </w:rPr>
            </w:pPr>
            <w:del w:author="Murguia, Sahima" w:date="2022-03-15T22:39:00Z" w:id="5710">
              <w:r w:rsidRPr="009463FF" w:rsidDel="00262379">
                <w:rPr>
                  <w:rFonts w:asciiTheme="majorHAnsi" w:hAnsiTheme="majorHAnsi" w:cstheme="majorHAnsi"/>
                  <w:strike/>
                  <w:szCs w:val="18"/>
                  <w:lang w:val="en-US"/>
                </w:rPr>
                <w:delText>X_FEE_01_NUM</w:delText>
              </w:r>
            </w:del>
          </w:p>
        </w:tc>
        <w:tc>
          <w:tcPr>
            <w:tcW w:w="992" w:type="dxa"/>
            <w:vAlign w:val="center"/>
          </w:tcPr>
          <w:p w:rsidRPr="009463FF" w:rsidR="00CA0979" w:rsidDel="00262379" w:rsidP="0020048F" w:rsidRDefault="00CA0979" w14:paraId="2D2F05C5" w14:textId="190546A6">
            <w:pPr>
              <w:pStyle w:val="ListParagraph"/>
              <w:ind w:left="0"/>
              <w:jc w:val="both"/>
              <w:rPr>
                <w:del w:author="Murguia, Sahima" w:date="2022-03-15T22:39:00Z" w:id="5711"/>
                <w:rFonts w:asciiTheme="majorHAnsi" w:hAnsiTheme="majorHAnsi" w:cstheme="majorHAnsi"/>
                <w:strike/>
                <w:szCs w:val="18"/>
                <w:lang w:val="en-US"/>
              </w:rPr>
            </w:pPr>
          </w:p>
        </w:tc>
        <w:tc>
          <w:tcPr>
            <w:tcW w:w="1985" w:type="dxa"/>
            <w:vAlign w:val="center"/>
          </w:tcPr>
          <w:p w:rsidRPr="009463FF" w:rsidR="00CA0979" w:rsidDel="00262379" w:rsidP="0020048F" w:rsidRDefault="00CA0979" w14:paraId="7FFD344C" w14:textId="7A740D64">
            <w:pPr>
              <w:pStyle w:val="ListParagraph"/>
              <w:ind w:left="0"/>
              <w:jc w:val="both"/>
              <w:rPr>
                <w:del w:author="Murguia, Sahima" w:date="2022-03-15T22:39:00Z" w:id="5712"/>
                <w:rFonts w:asciiTheme="majorHAnsi" w:hAnsiTheme="majorHAnsi" w:cstheme="majorHAnsi"/>
                <w:strike/>
                <w:szCs w:val="18"/>
                <w:lang w:val="en-US"/>
              </w:rPr>
            </w:pPr>
          </w:p>
        </w:tc>
      </w:tr>
      <w:tr w:rsidRPr="009463FF" w:rsidR="002735A0" w:rsidDel="00262379" w:rsidTr="003C3EA5" w14:paraId="3627DE01" w14:textId="0F1CA79F">
        <w:trPr>
          <w:trHeight w:val="43"/>
          <w:del w:author="Murguia, Sahima" w:date="2022-03-15T22:39:00Z" w:id="5713"/>
        </w:trPr>
        <w:tc>
          <w:tcPr>
            <w:tcW w:w="1560" w:type="dxa"/>
            <w:vMerge/>
            <w:vAlign w:val="center"/>
          </w:tcPr>
          <w:p w:rsidRPr="009463FF" w:rsidR="002735A0" w:rsidDel="00262379" w:rsidP="0020048F" w:rsidRDefault="002735A0" w14:paraId="133C57B3" w14:textId="2114B809">
            <w:pPr>
              <w:pStyle w:val="ListParagraph"/>
              <w:ind w:left="0"/>
              <w:jc w:val="both"/>
              <w:rPr>
                <w:del w:author="Murguia, Sahima" w:date="2022-03-15T22:39:00Z" w:id="5714"/>
                <w:strike/>
                <w:sz w:val="20"/>
                <w:szCs w:val="20"/>
                <w:lang w:val="en-US"/>
              </w:rPr>
            </w:pPr>
          </w:p>
        </w:tc>
        <w:tc>
          <w:tcPr>
            <w:tcW w:w="1701" w:type="dxa"/>
            <w:vMerge w:val="restart"/>
            <w:vAlign w:val="center"/>
          </w:tcPr>
          <w:p w:rsidRPr="009463FF" w:rsidR="002735A0" w:rsidDel="00262379" w:rsidP="0020048F" w:rsidRDefault="002735A0" w14:paraId="0CFD25DA" w14:textId="32E4F3CF">
            <w:pPr>
              <w:pStyle w:val="ListParagraph"/>
              <w:ind w:left="0"/>
              <w:jc w:val="both"/>
              <w:rPr>
                <w:del w:author="Murguia, Sahima" w:date="2022-03-15T22:39:00Z" w:id="5715"/>
                <w:rFonts w:asciiTheme="majorHAnsi" w:hAnsiTheme="majorHAnsi" w:cstheme="majorHAnsi"/>
                <w:strike/>
                <w:szCs w:val="18"/>
                <w:lang w:val="en-US"/>
              </w:rPr>
            </w:pPr>
          </w:p>
        </w:tc>
        <w:tc>
          <w:tcPr>
            <w:tcW w:w="1559" w:type="dxa"/>
            <w:vAlign w:val="center"/>
          </w:tcPr>
          <w:p w:rsidRPr="009463FF" w:rsidR="002735A0" w:rsidDel="00262379" w:rsidP="0020048F" w:rsidRDefault="002735A0" w14:paraId="66A1DC08" w14:textId="43374DDD">
            <w:pPr>
              <w:pStyle w:val="ListParagraph"/>
              <w:ind w:left="0"/>
              <w:jc w:val="both"/>
              <w:rPr>
                <w:del w:author="Murguia, Sahima" w:date="2022-03-15T22:39:00Z" w:id="5716"/>
                <w:rFonts w:asciiTheme="majorHAnsi" w:hAnsiTheme="majorHAnsi" w:cstheme="majorHAnsi"/>
                <w:strike/>
                <w:szCs w:val="18"/>
                <w:lang w:val="en-US"/>
              </w:rPr>
            </w:pPr>
            <w:del w:author="Murguia, Sahima" w:date="2022-03-15T22:39:00Z" w:id="5717">
              <w:r w:rsidRPr="009463FF" w:rsidDel="00262379">
                <w:rPr>
                  <w:rFonts w:asciiTheme="majorHAnsi" w:hAnsiTheme="majorHAnsi" w:cstheme="majorHAnsi"/>
                  <w:strike/>
                  <w:szCs w:val="18"/>
                  <w:lang w:val="en-US"/>
                </w:rPr>
                <w:delText>JTI Fee 02</w:delText>
              </w:r>
            </w:del>
          </w:p>
        </w:tc>
        <w:tc>
          <w:tcPr>
            <w:tcW w:w="1701" w:type="dxa"/>
            <w:vAlign w:val="center"/>
          </w:tcPr>
          <w:p w:rsidRPr="009463FF" w:rsidR="002735A0" w:rsidDel="00262379" w:rsidP="0020048F" w:rsidRDefault="002735A0" w14:paraId="6A8315D1" w14:textId="58E500CC">
            <w:pPr>
              <w:pStyle w:val="ListParagraph"/>
              <w:ind w:left="0"/>
              <w:jc w:val="both"/>
              <w:rPr>
                <w:del w:author="Murguia, Sahima" w:date="2022-03-15T22:39:00Z" w:id="5718"/>
                <w:rFonts w:asciiTheme="majorHAnsi" w:hAnsiTheme="majorHAnsi" w:cstheme="majorHAnsi"/>
                <w:strike/>
                <w:szCs w:val="18"/>
                <w:lang w:val="en-US"/>
              </w:rPr>
            </w:pPr>
            <w:del w:author="Murguia, Sahima" w:date="2022-03-15T22:39:00Z" w:id="5719">
              <w:r w:rsidRPr="009463FF" w:rsidDel="00262379">
                <w:rPr>
                  <w:rFonts w:asciiTheme="majorHAnsi" w:hAnsiTheme="majorHAnsi" w:cstheme="majorHAnsi"/>
                  <w:strike/>
                  <w:szCs w:val="18"/>
                  <w:lang w:val="en-US"/>
                </w:rPr>
                <w:delText>X_FEE_02_NUM</w:delText>
              </w:r>
            </w:del>
          </w:p>
        </w:tc>
        <w:tc>
          <w:tcPr>
            <w:tcW w:w="992" w:type="dxa"/>
            <w:vAlign w:val="center"/>
          </w:tcPr>
          <w:p w:rsidRPr="009463FF" w:rsidR="002735A0" w:rsidDel="00262379" w:rsidP="0020048F" w:rsidRDefault="002735A0" w14:paraId="41E8D6E1" w14:textId="645C8606">
            <w:pPr>
              <w:pStyle w:val="ListParagraph"/>
              <w:ind w:left="0"/>
              <w:jc w:val="both"/>
              <w:rPr>
                <w:del w:author="Murguia, Sahima" w:date="2022-03-15T22:39:00Z" w:id="5720"/>
                <w:rFonts w:asciiTheme="majorHAnsi" w:hAnsiTheme="majorHAnsi" w:cstheme="majorHAnsi"/>
                <w:strike/>
                <w:szCs w:val="18"/>
                <w:lang w:val="en-US"/>
              </w:rPr>
            </w:pPr>
          </w:p>
        </w:tc>
        <w:tc>
          <w:tcPr>
            <w:tcW w:w="1985" w:type="dxa"/>
            <w:vAlign w:val="center"/>
          </w:tcPr>
          <w:p w:rsidRPr="009463FF" w:rsidR="002735A0" w:rsidDel="00262379" w:rsidP="0020048F" w:rsidRDefault="002735A0" w14:paraId="1C885B6B" w14:textId="4C8E6DF1">
            <w:pPr>
              <w:pStyle w:val="ListParagraph"/>
              <w:ind w:left="0"/>
              <w:jc w:val="both"/>
              <w:rPr>
                <w:del w:author="Murguia, Sahima" w:date="2022-03-15T22:39:00Z" w:id="5721"/>
                <w:rFonts w:asciiTheme="majorHAnsi" w:hAnsiTheme="majorHAnsi" w:cstheme="majorHAnsi"/>
                <w:strike/>
                <w:szCs w:val="18"/>
                <w:lang w:val="en-US"/>
              </w:rPr>
            </w:pPr>
          </w:p>
        </w:tc>
      </w:tr>
      <w:tr w:rsidRPr="009463FF" w:rsidR="002735A0" w:rsidDel="00262379" w:rsidTr="003C3EA5" w14:paraId="4A7CFDC3" w14:textId="2724172A">
        <w:trPr>
          <w:trHeight w:val="43"/>
          <w:del w:author="Murguia, Sahima" w:date="2022-03-15T22:39:00Z" w:id="5722"/>
        </w:trPr>
        <w:tc>
          <w:tcPr>
            <w:tcW w:w="1560" w:type="dxa"/>
            <w:vMerge/>
            <w:vAlign w:val="center"/>
          </w:tcPr>
          <w:p w:rsidRPr="009463FF" w:rsidR="002735A0" w:rsidDel="00262379" w:rsidP="0020048F" w:rsidRDefault="002735A0" w14:paraId="3D6B33BE" w14:textId="595735E8">
            <w:pPr>
              <w:pStyle w:val="ListParagraph"/>
              <w:ind w:left="0"/>
              <w:jc w:val="both"/>
              <w:rPr>
                <w:del w:author="Murguia, Sahima" w:date="2022-03-15T22:39:00Z" w:id="5723"/>
                <w:strike/>
                <w:sz w:val="20"/>
                <w:szCs w:val="20"/>
                <w:lang w:val="en-US"/>
              </w:rPr>
            </w:pPr>
          </w:p>
        </w:tc>
        <w:tc>
          <w:tcPr>
            <w:tcW w:w="1701" w:type="dxa"/>
            <w:vMerge/>
            <w:vAlign w:val="center"/>
          </w:tcPr>
          <w:p w:rsidRPr="009463FF" w:rsidR="002735A0" w:rsidDel="00262379" w:rsidP="0020048F" w:rsidRDefault="002735A0" w14:paraId="54ACE759" w14:textId="01BBF980">
            <w:pPr>
              <w:pStyle w:val="ListParagraph"/>
              <w:ind w:left="0"/>
              <w:jc w:val="both"/>
              <w:rPr>
                <w:del w:author="Murguia, Sahima" w:date="2022-03-15T22:39:00Z" w:id="5724"/>
                <w:rFonts w:asciiTheme="majorHAnsi" w:hAnsiTheme="majorHAnsi" w:cstheme="majorHAnsi"/>
                <w:strike/>
                <w:szCs w:val="18"/>
                <w:lang w:val="en-US"/>
              </w:rPr>
            </w:pPr>
          </w:p>
        </w:tc>
        <w:tc>
          <w:tcPr>
            <w:tcW w:w="1559" w:type="dxa"/>
            <w:vAlign w:val="center"/>
          </w:tcPr>
          <w:p w:rsidRPr="009463FF" w:rsidR="002735A0" w:rsidDel="00262379" w:rsidP="0020048F" w:rsidRDefault="002E2CA8" w14:paraId="08342DAF" w14:textId="1A0338BB">
            <w:pPr>
              <w:pStyle w:val="ListParagraph"/>
              <w:ind w:left="0"/>
              <w:jc w:val="both"/>
              <w:rPr>
                <w:del w:author="Murguia, Sahima" w:date="2022-03-15T22:39:00Z" w:id="5725"/>
                <w:rFonts w:asciiTheme="majorHAnsi" w:hAnsiTheme="majorHAnsi" w:cstheme="majorHAnsi"/>
                <w:strike/>
                <w:szCs w:val="18"/>
                <w:lang w:val="en-US"/>
              </w:rPr>
            </w:pPr>
            <w:del w:author="Murguia, Sahima" w:date="2022-03-15T22:39:00Z" w:id="5726">
              <w:r w:rsidRPr="009463FF" w:rsidDel="00262379">
                <w:rPr>
                  <w:rFonts w:asciiTheme="majorHAnsi" w:hAnsiTheme="majorHAnsi" w:cstheme="majorHAnsi"/>
                  <w:strike/>
                  <w:szCs w:val="18"/>
                  <w:lang w:val="en-US"/>
                </w:rPr>
                <w:delText>JTI Fee Type</w:delText>
              </w:r>
            </w:del>
          </w:p>
        </w:tc>
        <w:tc>
          <w:tcPr>
            <w:tcW w:w="1701" w:type="dxa"/>
            <w:vAlign w:val="center"/>
          </w:tcPr>
          <w:p w:rsidRPr="009463FF" w:rsidR="002735A0" w:rsidDel="00262379" w:rsidP="0020048F" w:rsidRDefault="00763B25" w14:paraId="54C938B6" w14:textId="1D758A31">
            <w:pPr>
              <w:pStyle w:val="ListParagraph"/>
              <w:ind w:left="0"/>
              <w:jc w:val="both"/>
              <w:rPr>
                <w:del w:author="Murguia, Sahima" w:date="2022-03-15T22:39:00Z" w:id="5727"/>
                <w:rFonts w:asciiTheme="majorHAnsi" w:hAnsiTheme="majorHAnsi" w:cstheme="majorHAnsi"/>
                <w:strike/>
                <w:szCs w:val="18"/>
                <w:lang w:val="en-US"/>
              </w:rPr>
            </w:pPr>
            <w:del w:author="Murguia, Sahima" w:date="2022-03-15T22:39:00Z" w:id="5728">
              <w:r w:rsidRPr="009463FF" w:rsidDel="00262379">
                <w:rPr>
                  <w:rFonts w:asciiTheme="majorHAnsi" w:hAnsiTheme="majorHAnsi" w:cstheme="majorHAnsi"/>
                  <w:strike/>
                  <w:szCs w:val="18"/>
                  <w:lang w:val="en-US"/>
                </w:rPr>
                <w:delText>X_FEE_TYPE_CD</w:delText>
              </w:r>
            </w:del>
          </w:p>
        </w:tc>
        <w:tc>
          <w:tcPr>
            <w:tcW w:w="992" w:type="dxa"/>
            <w:vAlign w:val="center"/>
          </w:tcPr>
          <w:p w:rsidRPr="009463FF" w:rsidR="002735A0" w:rsidDel="00262379" w:rsidP="0020048F" w:rsidRDefault="002735A0" w14:paraId="4691896A" w14:textId="41434434">
            <w:pPr>
              <w:pStyle w:val="ListParagraph"/>
              <w:ind w:left="0"/>
              <w:jc w:val="both"/>
              <w:rPr>
                <w:del w:author="Murguia, Sahima" w:date="2022-03-15T22:39:00Z" w:id="5729"/>
                <w:rFonts w:asciiTheme="majorHAnsi" w:hAnsiTheme="majorHAnsi" w:cstheme="majorHAnsi"/>
                <w:strike/>
                <w:szCs w:val="18"/>
                <w:lang w:val="en-US"/>
              </w:rPr>
            </w:pPr>
          </w:p>
        </w:tc>
        <w:tc>
          <w:tcPr>
            <w:tcW w:w="1985" w:type="dxa"/>
            <w:vAlign w:val="center"/>
          </w:tcPr>
          <w:p w:rsidRPr="009463FF" w:rsidR="002735A0" w:rsidDel="00262379" w:rsidP="0020048F" w:rsidRDefault="002735A0" w14:paraId="5851858B" w14:textId="4C9C66E4">
            <w:pPr>
              <w:pStyle w:val="ListParagraph"/>
              <w:ind w:left="0"/>
              <w:jc w:val="both"/>
              <w:rPr>
                <w:del w:author="Murguia, Sahima" w:date="2022-03-15T22:39:00Z" w:id="5730"/>
                <w:rFonts w:asciiTheme="majorHAnsi" w:hAnsiTheme="majorHAnsi" w:cstheme="majorHAnsi"/>
                <w:strike/>
                <w:szCs w:val="18"/>
                <w:lang w:val="en-US"/>
              </w:rPr>
            </w:pPr>
          </w:p>
        </w:tc>
      </w:tr>
      <w:tr w:rsidRPr="009463FF" w:rsidR="00A7095B" w:rsidDel="00262379" w:rsidTr="003C3EA5" w14:paraId="3EC44964" w14:textId="731E633F">
        <w:trPr>
          <w:trHeight w:val="43"/>
          <w:del w:author="Murguia, Sahima" w:date="2022-03-15T22:39:00Z" w:id="5731"/>
        </w:trPr>
        <w:tc>
          <w:tcPr>
            <w:tcW w:w="1560" w:type="dxa"/>
            <w:vMerge/>
            <w:vAlign w:val="center"/>
          </w:tcPr>
          <w:p w:rsidRPr="009463FF" w:rsidR="00A7095B" w:rsidDel="00262379" w:rsidP="0020048F" w:rsidRDefault="00A7095B" w14:paraId="660AD520" w14:textId="2E997409">
            <w:pPr>
              <w:pStyle w:val="ListParagraph"/>
              <w:ind w:left="0"/>
              <w:jc w:val="both"/>
              <w:rPr>
                <w:del w:author="Murguia, Sahima" w:date="2022-03-15T22:39:00Z" w:id="5732"/>
                <w:strike/>
                <w:sz w:val="20"/>
                <w:szCs w:val="20"/>
                <w:lang w:val="en-US"/>
              </w:rPr>
            </w:pPr>
          </w:p>
        </w:tc>
        <w:tc>
          <w:tcPr>
            <w:tcW w:w="1701" w:type="dxa"/>
            <w:vMerge w:val="restart"/>
            <w:vAlign w:val="center"/>
          </w:tcPr>
          <w:p w:rsidRPr="009463FF" w:rsidR="00A7095B" w:rsidDel="00262379" w:rsidP="0020048F" w:rsidRDefault="00A7095B" w14:paraId="489F0CC2" w14:textId="754AFD1A">
            <w:pPr>
              <w:pStyle w:val="ListParagraph"/>
              <w:ind w:left="0"/>
              <w:jc w:val="both"/>
              <w:rPr>
                <w:del w:author="Murguia, Sahima" w:date="2022-03-15T22:39:00Z" w:id="5733"/>
                <w:rFonts w:asciiTheme="majorHAnsi" w:hAnsiTheme="majorHAnsi" w:cstheme="majorHAnsi"/>
                <w:strike/>
                <w:szCs w:val="18"/>
                <w:lang w:val="en-US"/>
              </w:rPr>
            </w:pPr>
            <w:del w:author="Murguia, Sahima" w:date="2022-03-15T22:39:00Z" w:id="5734">
              <w:r w:rsidRPr="009463FF" w:rsidDel="00262379">
                <w:rPr>
                  <w:rFonts w:asciiTheme="majorHAnsi" w:hAnsiTheme="majorHAnsi" w:cstheme="majorHAnsi"/>
                  <w:strike/>
                  <w:szCs w:val="18"/>
                  <w:lang w:val="en-US"/>
                </w:rPr>
                <w:delText>S_PROD_INT</w:delText>
              </w:r>
            </w:del>
          </w:p>
        </w:tc>
        <w:tc>
          <w:tcPr>
            <w:tcW w:w="1559" w:type="dxa"/>
            <w:vAlign w:val="center"/>
          </w:tcPr>
          <w:p w:rsidRPr="009463FF" w:rsidR="00A7095B" w:rsidDel="00262379" w:rsidP="0020048F" w:rsidRDefault="00A7095B" w14:paraId="18B94A0B" w14:textId="2AA87FC7">
            <w:pPr>
              <w:pStyle w:val="ListParagraph"/>
              <w:ind w:left="0"/>
              <w:jc w:val="both"/>
              <w:rPr>
                <w:del w:author="Murguia, Sahima" w:date="2022-03-15T22:39:00Z" w:id="5735"/>
                <w:rFonts w:asciiTheme="majorHAnsi" w:hAnsiTheme="majorHAnsi" w:cstheme="majorHAnsi"/>
                <w:strike/>
                <w:szCs w:val="18"/>
                <w:lang w:val="en-US"/>
              </w:rPr>
            </w:pPr>
            <w:del w:author="Murguia, Sahima" w:date="2022-03-15T22:39:00Z" w:id="5736">
              <w:r w:rsidRPr="009463FF" w:rsidDel="00262379">
                <w:rPr>
                  <w:rFonts w:asciiTheme="majorHAnsi" w:hAnsiTheme="majorHAnsi" w:cstheme="majorHAnsi"/>
                  <w:strike/>
                  <w:szCs w:val="18"/>
                  <w:lang w:val="en-US"/>
                </w:rPr>
                <w:delText>UOM</w:delText>
              </w:r>
            </w:del>
          </w:p>
        </w:tc>
        <w:tc>
          <w:tcPr>
            <w:tcW w:w="1701" w:type="dxa"/>
            <w:vAlign w:val="center"/>
          </w:tcPr>
          <w:p w:rsidRPr="009463FF" w:rsidR="00A7095B" w:rsidDel="00262379" w:rsidP="0020048F" w:rsidRDefault="00A7095B" w14:paraId="175A3A20" w14:textId="701B6BB5">
            <w:pPr>
              <w:pStyle w:val="ListParagraph"/>
              <w:ind w:left="0"/>
              <w:jc w:val="both"/>
              <w:rPr>
                <w:del w:author="Murguia, Sahima" w:date="2022-03-15T22:39:00Z" w:id="5737"/>
                <w:rFonts w:asciiTheme="majorHAnsi" w:hAnsiTheme="majorHAnsi" w:cstheme="majorHAnsi"/>
                <w:strike/>
                <w:szCs w:val="18"/>
                <w:lang w:val="en-US"/>
              </w:rPr>
            </w:pPr>
            <w:del w:author="Murguia, Sahima" w:date="2022-03-15T22:39:00Z" w:id="5738">
              <w:r w:rsidRPr="009463FF" w:rsidDel="00262379">
                <w:rPr>
                  <w:rFonts w:asciiTheme="majorHAnsi" w:hAnsiTheme="majorHAnsi" w:cstheme="majorHAnsi"/>
                  <w:strike/>
                  <w:szCs w:val="18"/>
                  <w:lang w:val="en-US"/>
                </w:rPr>
                <w:delText>UOM_CD</w:delText>
              </w:r>
            </w:del>
          </w:p>
        </w:tc>
        <w:tc>
          <w:tcPr>
            <w:tcW w:w="992" w:type="dxa"/>
            <w:vAlign w:val="center"/>
          </w:tcPr>
          <w:p w:rsidRPr="009463FF" w:rsidR="00A7095B" w:rsidDel="00262379" w:rsidP="0020048F" w:rsidRDefault="00A7095B" w14:paraId="7B74A4F4" w14:textId="66FFF60A">
            <w:pPr>
              <w:pStyle w:val="ListParagraph"/>
              <w:ind w:left="0"/>
              <w:jc w:val="both"/>
              <w:rPr>
                <w:del w:author="Murguia, Sahima" w:date="2022-03-15T22:39:00Z" w:id="5739"/>
                <w:rFonts w:asciiTheme="majorHAnsi" w:hAnsiTheme="majorHAnsi" w:cstheme="majorHAnsi"/>
                <w:strike/>
                <w:szCs w:val="18"/>
                <w:lang w:val="en-US"/>
              </w:rPr>
            </w:pPr>
          </w:p>
        </w:tc>
        <w:tc>
          <w:tcPr>
            <w:tcW w:w="1985" w:type="dxa"/>
            <w:vAlign w:val="center"/>
          </w:tcPr>
          <w:p w:rsidRPr="009463FF" w:rsidR="00A7095B" w:rsidDel="00262379" w:rsidP="0020048F" w:rsidRDefault="00A7095B" w14:paraId="44E921D9" w14:textId="048EBE12">
            <w:pPr>
              <w:pStyle w:val="ListParagraph"/>
              <w:ind w:left="0"/>
              <w:jc w:val="both"/>
              <w:rPr>
                <w:del w:author="Murguia, Sahima" w:date="2022-03-15T22:39:00Z" w:id="5740"/>
                <w:rFonts w:asciiTheme="majorHAnsi" w:hAnsiTheme="majorHAnsi" w:cstheme="majorHAnsi"/>
                <w:strike/>
                <w:szCs w:val="18"/>
                <w:lang w:val="en-US"/>
              </w:rPr>
            </w:pPr>
          </w:p>
        </w:tc>
      </w:tr>
      <w:tr w:rsidRPr="009463FF" w:rsidR="00A7095B" w:rsidDel="00262379" w:rsidTr="003C3EA5" w14:paraId="5DAE3F0A" w14:textId="2A5DAEFE">
        <w:trPr>
          <w:trHeight w:val="43"/>
          <w:del w:author="Murguia, Sahima" w:date="2022-03-15T22:39:00Z" w:id="5741"/>
        </w:trPr>
        <w:tc>
          <w:tcPr>
            <w:tcW w:w="1560" w:type="dxa"/>
            <w:vMerge/>
            <w:vAlign w:val="center"/>
          </w:tcPr>
          <w:p w:rsidRPr="009463FF" w:rsidR="00A7095B" w:rsidDel="00262379" w:rsidP="0020048F" w:rsidRDefault="00A7095B" w14:paraId="0B4046B7" w14:textId="6FD25641">
            <w:pPr>
              <w:pStyle w:val="ListParagraph"/>
              <w:ind w:left="0"/>
              <w:jc w:val="both"/>
              <w:rPr>
                <w:del w:author="Murguia, Sahima" w:date="2022-03-15T22:39:00Z" w:id="5742"/>
                <w:strike/>
                <w:sz w:val="20"/>
                <w:szCs w:val="20"/>
                <w:lang w:val="en-US"/>
              </w:rPr>
            </w:pPr>
          </w:p>
        </w:tc>
        <w:tc>
          <w:tcPr>
            <w:tcW w:w="1701" w:type="dxa"/>
            <w:vMerge/>
            <w:vAlign w:val="center"/>
          </w:tcPr>
          <w:p w:rsidRPr="009463FF" w:rsidR="00A7095B" w:rsidDel="00262379" w:rsidP="0020048F" w:rsidRDefault="00A7095B" w14:paraId="3BE59599" w14:textId="7343EAE1">
            <w:pPr>
              <w:pStyle w:val="ListParagraph"/>
              <w:ind w:left="0"/>
              <w:jc w:val="both"/>
              <w:rPr>
                <w:del w:author="Murguia, Sahima" w:date="2022-03-15T22:39:00Z" w:id="5743"/>
                <w:rFonts w:asciiTheme="majorHAnsi" w:hAnsiTheme="majorHAnsi" w:cstheme="majorHAnsi"/>
                <w:strike/>
                <w:szCs w:val="18"/>
                <w:lang w:val="en-US"/>
              </w:rPr>
            </w:pPr>
          </w:p>
        </w:tc>
        <w:tc>
          <w:tcPr>
            <w:tcW w:w="1559" w:type="dxa"/>
            <w:vAlign w:val="center"/>
          </w:tcPr>
          <w:p w:rsidRPr="009463FF" w:rsidR="00A7095B" w:rsidDel="00262379" w:rsidP="0020048F" w:rsidRDefault="00A7095B" w14:paraId="71A8F47B" w14:textId="22E6F5A1">
            <w:pPr>
              <w:pStyle w:val="ListParagraph"/>
              <w:ind w:left="0"/>
              <w:jc w:val="both"/>
              <w:rPr>
                <w:del w:author="Murguia, Sahima" w:date="2022-03-15T22:39:00Z" w:id="5744"/>
                <w:rFonts w:asciiTheme="majorHAnsi" w:hAnsiTheme="majorHAnsi" w:cstheme="majorHAnsi"/>
                <w:strike/>
                <w:szCs w:val="18"/>
                <w:lang w:val="en-US"/>
              </w:rPr>
            </w:pPr>
            <w:del w:author="Murguia, Sahima" w:date="2022-03-15T22:39:00Z" w:id="5745">
              <w:r w:rsidRPr="009463FF" w:rsidDel="00262379">
                <w:rPr>
                  <w:rFonts w:asciiTheme="majorHAnsi" w:hAnsiTheme="majorHAnsi" w:cstheme="majorHAnsi"/>
                  <w:strike/>
                  <w:szCs w:val="18"/>
                  <w:lang w:val="en-US"/>
                </w:rPr>
                <w:delText>Product Code</w:delText>
              </w:r>
            </w:del>
          </w:p>
        </w:tc>
        <w:tc>
          <w:tcPr>
            <w:tcW w:w="1701" w:type="dxa"/>
            <w:vAlign w:val="center"/>
          </w:tcPr>
          <w:p w:rsidRPr="009463FF" w:rsidR="00A7095B" w:rsidDel="00262379" w:rsidP="0020048F" w:rsidRDefault="00A7095B" w14:paraId="79B81415" w14:textId="275A9407">
            <w:pPr>
              <w:pStyle w:val="ListParagraph"/>
              <w:ind w:left="0"/>
              <w:jc w:val="both"/>
              <w:rPr>
                <w:del w:author="Murguia, Sahima" w:date="2022-03-15T22:39:00Z" w:id="5746"/>
                <w:rFonts w:asciiTheme="majorHAnsi" w:hAnsiTheme="majorHAnsi" w:cstheme="majorHAnsi"/>
                <w:strike/>
                <w:szCs w:val="18"/>
                <w:lang w:val="en-US"/>
              </w:rPr>
            </w:pPr>
            <w:del w:author="Murguia, Sahima" w:date="2022-03-15T22:39:00Z" w:id="5747">
              <w:r w:rsidRPr="009463FF" w:rsidDel="00262379">
                <w:rPr>
                  <w:rFonts w:asciiTheme="majorHAnsi" w:hAnsiTheme="majorHAnsi" w:cstheme="majorHAnsi"/>
                  <w:strike/>
                  <w:szCs w:val="18"/>
                  <w:lang w:val="en-US"/>
                </w:rPr>
                <w:delText>PART_NUM</w:delText>
              </w:r>
            </w:del>
          </w:p>
        </w:tc>
        <w:tc>
          <w:tcPr>
            <w:tcW w:w="992" w:type="dxa"/>
            <w:vAlign w:val="center"/>
          </w:tcPr>
          <w:p w:rsidRPr="009463FF" w:rsidR="00A7095B" w:rsidDel="00262379" w:rsidP="0020048F" w:rsidRDefault="00A7095B" w14:paraId="25E75E25" w14:textId="58EDA835">
            <w:pPr>
              <w:pStyle w:val="ListParagraph"/>
              <w:ind w:left="0"/>
              <w:jc w:val="both"/>
              <w:rPr>
                <w:del w:author="Murguia, Sahima" w:date="2022-03-15T22:39:00Z" w:id="5748"/>
                <w:rFonts w:asciiTheme="majorHAnsi" w:hAnsiTheme="majorHAnsi" w:cstheme="majorHAnsi"/>
                <w:strike/>
                <w:szCs w:val="18"/>
                <w:lang w:val="en-US"/>
              </w:rPr>
            </w:pPr>
          </w:p>
        </w:tc>
        <w:tc>
          <w:tcPr>
            <w:tcW w:w="1985" w:type="dxa"/>
            <w:vAlign w:val="center"/>
          </w:tcPr>
          <w:p w:rsidRPr="009463FF" w:rsidR="00A7095B" w:rsidDel="00262379" w:rsidP="0020048F" w:rsidRDefault="00A7095B" w14:paraId="3813764D" w14:textId="305AE706">
            <w:pPr>
              <w:pStyle w:val="ListParagraph"/>
              <w:ind w:left="0"/>
              <w:jc w:val="both"/>
              <w:rPr>
                <w:del w:author="Murguia, Sahima" w:date="2022-03-15T22:39:00Z" w:id="5749"/>
                <w:rFonts w:asciiTheme="majorHAnsi" w:hAnsiTheme="majorHAnsi" w:cstheme="majorHAnsi"/>
                <w:strike/>
                <w:szCs w:val="18"/>
                <w:lang w:val="en-US"/>
              </w:rPr>
            </w:pPr>
          </w:p>
        </w:tc>
      </w:tr>
      <w:tr w:rsidRPr="009463FF" w:rsidR="00A7095B" w:rsidDel="00262379" w:rsidTr="003C3EA5" w14:paraId="550C0A11" w14:textId="21DE2351">
        <w:trPr>
          <w:trHeight w:val="43"/>
          <w:del w:author="Murguia, Sahima" w:date="2022-03-15T22:39:00Z" w:id="5750"/>
        </w:trPr>
        <w:tc>
          <w:tcPr>
            <w:tcW w:w="1560" w:type="dxa"/>
            <w:vMerge/>
            <w:vAlign w:val="center"/>
          </w:tcPr>
          <w:p w:rsidRPr="009463FF" w:rsidR="00A7095B" w:rsidDel="00262379" w:rsidP="0020048F" w:rsidRDefault="00A7095B" w14:paraId="1A7254DA" w14:textId="670F09A2">
            <w:pPr>
              <w:pStyle w:val="ListParagraph"/>
              <w:ind w:left="0"/>
              <w:jc w:val="both"/>
              <w:rPr>
                <w:del w:author="Murguia, Sahima" w:date="2022-03-15T22:39:00Z" w:id="5751"/>
                <w:strike/>
                <w:sz w:val="20"/>
                <w:szCs w:val="20"/>
                <w:lang w:val="en-US"/>
              </w:rPr>
            </w:pPr>
          </w:p>
        </w:tc>
        <w:tc>
          <w:tcPr>
            <w:tcW w:w="1701" w:type="dxa"/>
            <w:vMerge/>
            <w:vAlign w:val="center"/>
          </w:tcPr>
          <w:p w:rsidRPr="009463FF" w:rsidR="00A7095B" w:rsidDel="00262379" w:rsidP="0020048F" w:rsidRDefault="00A7095B" w14:paraId="2F2DDD34" w14:textId="46F17101">
            <w:pPr>
              <w:pStyle w:val="ListParagraph"/>
              <w:ind w:left="0"/>
              <w:jc w:val="both"/>
              <w:rPr>
                <w:del w:author="Murguia, Sahima" w:date="2022-03-15T22:39:00Z" w:id="5752"/>
                <w:rFonts w:asciiTheme="majorHAnsi" w:hAnsiTheme="majorHAnsi" w:cstheme="majorHAnsi"/>
                <w:strike/>
                <w:szCs w:val="18"/>
                <w:lang w:val="en-US"/>
              </w:rPr>
            </w:pPr>
          </w:p>
        </w:tc>
        <w:tc>
          <w:tcPr>
            <w:tcW w:w="1559" w:type="dxa"/>
            <w:vAlign w:val="center"/>
          </w:tcPr>
          <w:p w:rsidRPr="009463FF" w:rsidR="00A7095B" w:rsidDel="00262379" w:rsidP="0020048F" w:rsidRDefault="00A7095B" w14:paraId="0D8BDB9A" w14:textId="21088757">
            <w:pPr>
              <w:pStyle w:val="ListParagraph"/>
              <w:ind w:left="0"/>
              <w:jc w:val="both"/>
              <w:rPr>
                <w:del w:author="Murguia, Sahima" w:date="2022-03-15T22:39:00Z" w:id="5753"/>
                <w:rFonts w:asciiTheme="majorHAnsi" w:hAnsiTheme="majorHAnsi" w:cstheme="majorHAnsi"/>
                <w:strike/>
                <w:szCs w:val="18"/>
                <w:lang w:val="en-US"/>
              </w:rPr>
            </w:pPr>
            <w:del w:author="Murguia, Sahima" w:date="2022-03-15T22:39:00Z" w:id="5754">
              <w:r w:rsidRPr="009463FF" w:rsidDel="00262379">
                <w:rPr>
                  <w:rFonts w:asciiTheme="majorHAnsi" w:hAnsiTheme="majorHAnsi" w:cstheme="majorHAnsi"/>
                  <w:strike/>
                  <w:szCs w:val="18"/>
                  <w:lang w:val="en-US"/>
                </w:rPr>
                <w:delText>Product Description</w:delText>
              </w:r>
            </w:del>
          </w:p>
        </w:tc>
        <w:tc>
          <w:tcPr>
            <w:tcW w:w="1701" w:type="dxa"/>
            <w:vAlign w:val="center"/>
          </w:tcPr>
          <w:p w:rsidRPr="009463FF" w:rsidR="00A7095B" w:rsidDel="00262379" w:rsidP="0020048F" w:rsidRDefault="00A7095B" w14:paraId="49744FE7" w14:textId="3AD193EC">
            <w:pPr>
              <w:pStyle w:val="ListParagraph"/>
              <w:ind w:left="0"/>
              <w:jc w:val="both"/>
              <w:rPr>
                <w:del w:author="Murguia, Sahima" w:date="2022-03-15T22:39:00Z" w:id="5755"/>
                <w:rFonts w:asciiTheme="majorHAnsi" w:hAnsiTheme="majorHAnsi" w:cstheme="majorHAnsi"/>
                <w:strike/>
                <w:szCs w:val="18"/>
                <w:lang w:val="en-US"/>
              </w:rPr>
            </w:pPr>
            <w:del w:author="Murguia, Sahima" w:date="2022-03-15T22:39:00Z" w:id="5756">
              <w:r w:rsidRPr="009463FF" w:rsidDel="00262379">
                <w:rPr>
                  <w:rFonts w:asciiTheme="majorHAnsi" w:hAnsiTheme="majorHAnsi" w:cstheme="majorHAnsi"/>
                  <w:strike/>
                  <w:szCs w:val="18"/>
                  <w:lang w:val="en-US"/>
                </w:rPr>
                <w:delText>DESC_TEXT</w:delText>
              </w:r>
            </w:del>
          </w:p>
        </w:tc>
        <w:tc>
          <w:tcPr>
            <w:tcW w:w="992" w:type="dxa"/>
            <w:vAlign w:val="center"/>
          </w:tcPr>
          <w:p w:rsidRPr="009463FF" w:rsidR="00A7095B" w:rsidDel="00262379" w:rsidP="0020048F" w:rsidRDefault="00A7095B" w14:paraId="0E2A2A29" w14:textId="15248CBE">
            <w:pPr>
              <w:pStyle w:val="ListParagraph"/>
              <w:ind w:left="0"/>
              <w:jc w:val="both"/>
              <w:rPr>
                <w:del w:author="Murguia, Sahima" w:date="2022-03-15T22:39:00Z" w:id="5757"/>
                <w:rFonts w:asciiTheme="majorHAnsi" w:hAnsiTheme="majorHAnsi" w:cstheme="majorHAnsi"/>
                <w:strike/>
                <w:szCs w:val="18"/>
                <w:lang w:val="en-US"/>
              </w:rPr>
            </w:pPr>
          </w:p>
        </w:tc>
        <w:tc>
          <w:tcPr>
            <w:tcW w:w="1985" w:type="dxa"/>
            <w:vAlign w:val="center"/>
          </w:tcPr>
          <w:p w:rsidRPr="009463FF" w:rsidR="00A7095B" w:rsidDel="00262379" w:rsidP="0020048F" w:rsidRDefault="00A7095B" w14:paraId="02A02730" w14:textId="36381DDB">
            <w:pPr>
              <w:pStyle w:val="ListParagraph"/>
              <w:ind w:left="0"/>
              <w:jc w:val="both"/>
              <w:rPr>
                <w:del w:author="Murguia, Sahima" w:date="2022-03-15T22:39:00Z" w:id="5758"/>
                <w:rFonts w:asciiTheme="majorHAnsi" w:hAnsiTheme="majorHAnsi" w:cstheme="majorHAnsi"/>
                <w:strike/>
                <w:szCs w:val="18"/>
                <w:lang w:val="en-US"/>
              </w:rPr>
            </w:pPr>
          </w:p>
        </w:tc>
      </w:tr>
      <w:tr w:rsidRPr="009463FF" w:rsidR="00A7095B" w:rsidDel="00262379" w:rsidTr="003C3EA5" w14:paraId="599C9F8C" w14:textId="6820C7FA">
        <w:trPr>
          <w:trHeight w:val="43"/>
          <w:del w:author="Murguia, Sahima" w:date="2022-03-15T22:39:00Z" w:id="5759"/>
        </w:trPr>
        <w:tc>
          <w:tcPr>
            <w:tcW w:w="1560" w:type="dxa"/>
            <w:vMerge/>
            <w:vAlign w:val="center"/>
          </w:tcPr>
          <w:p w:rsidRPr="009463FF" w:rsidR="00A7095B" w:rsidDel="00262379" w:rsidP="0020048F" w:rsidRDefault="00A7095B" w14:paraId="6B77F3A8" w14:textId="61FD9C36">
            <w:pPr>
              <w:pStyle w:val="ListParagraph"/>
              <w:ind w:left="0"/>
              <w:jc w:val="both"/>
              <w:rPr>
                <w:del w:author="Murguia, Sahima" w:date="2022-03-15T22:39:00Z" w:id="5760"/>
                <w:strike/>
                <w:sz w:val="20"/>
                <w:szCs w:val="20"/>
                <w:lang w:val="en-US"/>
              </w:rPr>
            </w:pPr>
          </w:p>
        </w:tc>
        <w:tc>
          <w:tcPr>
            <w:tcW w:w="1701" w:type="dxa"/>
            <w:vMerge/>
            <w:vAlign w:val="center"/>
          </w:tcPr>
          <w:p w:rsidRPr="009463FF" w:rsidR="00A7095B" w:rsidDel="00262379" w:rsidP="0020048F" w:rsidRDefault="00A7095B" w14:paraId="73CB6FE3" w14:textId="595EAFE3">
            <w:pPr>
              <w:pStyle w:val="ListParagraph"/>
              <w:ind w:left="0"/>
              <w:jc w:val="both"/>
              <w:rPr>
                <w:del w:author="Murguia, Sahima" w:date="2022-03-15T22:39:00Z" w:id="5761"/>
                <w:rFonts w:asciiTheme="majorHAnsi" w:hAnsiTheme="majorHAnsi" w:cstheme="majorHAnsi"/>
                <w:strike/>
                <w:szCs w:val="18"/>
                <w:lang w:val="en-US"/>
              </w:rPr>
            </w:pPr>
          </w:p>
        </w:tc>
        <w:tc>
          <w:tcPr>
            <w:tcW w:w="1559" w:type="dxa"/>
            <w:vAlign w:val="center"/>
          </w:tcPr>
          <w:p w:rsidRPr="009463FF" w:rsidR="00A7095B" w:rsidDel="00262379" w:rsidP="0020048F" w:rsidRDefault="00A7095B" w14:paraId="5E903B0B" w14:textId="16524FD8">
            <w:pPr>
              <w:pStyle w:val="ListParagraph"/>
              <w:ind w:left="0"/>
              <w:jc w:val="both"/>
              <w:rPr>
                <w:del w:author="Murguia, Sahima" w:date="2022-03-15T22:39:00Z" w:id="5762"/>
                <w:rFonts w:asciiTheme="majorHAnsi" w:hAnsiTheme="majorHAnsi" w:cstheme="majorHAnsi"/>
                <w:strike/>
                <w:szCs w:val="18"/>
                <w:lang w:val="en-US"/>
              </w:rPr>
            </w:pPr>
            <w:del w:author="Murguia, Sahima" w:date="2022-03-15T22:39:00Z" w:id="5763">
              <w:r w:rsidRPr="009463FF" w:rsidDel="00262379">
                <w:rPr>
                  <w:rFonts w:asciiTheme="majorHAnsi" w:hAnsiTheme="majorHAnsi" w:cstheme="majorHAnsi"/>
                  <w:strike/>
                  <w:szCs w:val="18"/>
                  <w:lang w:val="en-US"/>
                </w:rPr>
                <w:delText>Alias Name</w:delText>
              </w:r>
            </w:del>
          </w:p>
        </w:tc>
        <w:tc>
          <w:tcPr>
            <w:tcW w:w="1701" w:type="dxa"/>
            <w:vAlign w:val="center"/>
          </w:tcPr>
          <w:p w:rsidRPr="009463FF" w:rsidR="00A7095B" w:rsidDel="00262379" w:rsidP="0020048F" w:rsidRDefault="00413438" w14:paraId="5E35FE45" w14:textId="679BE2FD">
            <w:pPr>
              <w:pStyle w:val="ListParagraph"/>
              <w:ind w:left="0"/>
              <w:jc w:val="both"/>
              <w:rPr>
                <w:del w:author="Murguia, Sahima" w:date="2022-03-15T22:39:00Z" w:id="5764"/>
                <w:rFonts w:asciiTheme="majorHAnsi" w:hAnsiTheme="majorHAnsi" w:cstheme="majorHAnsi"/>
                <w:strike/>
                <w:szCs w:val="18"/>
                <w:lang w:val="en-US"/>
              </w:rPr>
            </w:pPr>
            <w:del w:author="Murguia, Sahima" w:date="2022-03-15T22:39:00Z" w:id="5765">
              <w:r w:rsidRPr="009463FF" w:rsidDel="00262379">
                <w:rPr>
                  <w:rFonts w:asciiTheme="majorHAnsi" w:hAnsiTheme="majorHAnsi" w:cstheme="majorHAnsi"/>
                  <w:strike/>
                  <w:szCs w:val="18"/>
                  <w:lang w:val="en-US"/>
                </w:rPr>
                <w:delText>ALIAS_NAME</w:delText>
              </w:r>
            </w:del>
          </w:p>
        </w:tc>
        <w:tc>
          <w:tcPr>
            <w:tcW w:w="992" w:type="dxa"/>
            <w:vAlign w:val="center"/>
          </w:tcPr>
          <w:p w:rsidRPr="009463FF" w:rsidR="00A7095B" w:rsidDel="00262379" w:rsidP="0020048F" w:rsidRDefault="00A7095B" w14:paraId="58687EC6" w14:textId="625FF161">
            <w:pPr>
              <w:pStyle w:val="ListParagraph"/>
              <w:ind w:left="0"/>
              <w:jc w:val="both"/>
              <w:rPr>
                <w:del w:author="Murguia, Sahima" w:date="2022-03-15T22:39:00Z" w:id="5766"/>
                <w:rFonts w:asciiTheme="majorHAnsi" w:hAnsiTheme="majorHAnsi" w:cstheme="majorHAnsi"/>
                <w:strike/>
                <w:szCs w:val="18"/>
                <w:lang w:val="en-US"/>
              </w:rPr>
            </w:pPr>
          </w:p>
        </w:tc>
        <w:tc>
          <w:tcPr>
            <w:tcW w:w="1985" w:type="dxa"/>
            <w:vAlign w:val="center"/>
          </w:tcPr>
          <w:p w:rsidRPr="009463FF" w:rsidR="00A7095B" w:rsidDel="00262379" w:rsidP="0020048F" w:rsidRDefault="00A7095B" w14:paraId="3BD44660" w14:textId="15BBFE8B">
            <w:pPr>
              <w:pStyle w:val="ListParagraph"/>
              <w:ind w:left="0"/>
              <w:jc w:val="both"/>
              <w:rPr>
                <w:del w:author="Murguia, Sahima" w:date="2022-03-15T22:39:00Z" w:id="5767"/>
                <w:rFonts w:asciiTheme="majorHAnsi" w:hAnsiTheme="majorHAnsi" w:cstheme="majorHAnsi"/>
                <w:strike/>
                <w:szCs w:val="18"/>
                <w:lang w:val="en-US"/>
              </w:rPr>
            </w:pPr>
          </w:p>
        </w:tc>
      </w:tr>
      <w:tr w:rsidRPr="009463FF" w:rsidR="00457F9E" w:rsidDel="00262379" w:rsidTr="003C3EA5" w14:paraId="3357E2FB" w14:textId="76DE73CF">
        <w:trPr>
          <w:trHeight w:val="43"/>
          <w:del w:author="Murguia, Sahima" w:date="2022-03-15T22:39:00Z" w:id="5768"/>
        </w:trPr>
        <w:tc>
          <w:tcPr>
            <w:tcW w:w="1560" w:type="dxa"/>
            <w:vMerge/>
            <w:vAlign w:val="center"/>
          </w:tcPr>
          <w:p w:rsidRPr="009463FF" w:rsidR="00457F9E" w:rsidDel="00262379" w:rsidP="0020048F" w:rsidRDefault="00457F9E" w14:paraId="613B7E29" w14:textId="4CA4A579">
            <w:pPr>
              <w:pStyle w:val="ListParagraph"/>
              <w:ind w:left="0"/>
              <w:jc w:val="both"/>
              <w:rPr>
                <w:del w:author="Murguia, Sahima" w:date="2022-03-15T22:39:00Z" w:id="5769"/>
                <w:strike/>
                <w:sz w:val="20"/>
                <w:szCs w:val="20"/>
                <w:lang w:val="en-US"/>
              </w:rPr>
            </w:pPr>
          </w:p>
        </w:tc>
        <w:tc>
          <w:tcPr>
            <w:tcW w:w="1701" w:type="dxa"/>
            <w:vAlign w:val="center"/>
          </w:tcPr>
          <w:p w:rsidRPr="009463FF" w:rsidR="00457F9E" w:rsidDel="00262379" w:rsidP="0020048F" w:rsidRDefault="00457F9E" w14:paraId="4263E5A1" w14:textId="681DB93D">
            <w:pPr>
              <w:pStyle w:val="ListParagraph"/>
              <w:ind w:left="0"/>
              <w:jc w:val="both"/>
              <w:rPr>
                <w:del w:author="Murguia, Sahima" w:date="2022-03-15T22:39:00Z" w:id="5770"/>
                <w:rFonts w:asciiTheme="majorHAnsi" w:hAnsiTheme="majorHAnsi" w:cstheme="majorHAnsi"/>
                <w:strike/>
                <w:szCs w:val="18"/>
                <w:lang w:val="en-US"/>
              </w:rPr>
            </w:pPr>
            <w:del w:author="Murguia, Sahima" w:date="2022-03-15T22:39:00Z" w:id="5771">
              <w:r w:rsidRPr="009463FF" w:rsidDel="00262379">
                <w:rPr>
                  <w:rFonts w:asciiTheme="majorHAnsi" w:hAnsiTheme="majorHAnsi" w:cstheme="majorHAnsi"/>
                  <w:strike/>
                  <w:szCs w:val="18"/>
                  <w:lang w:val="en-US"/>
                </w:rPr>
                <w:delText>S_ORG_EXT</w:delText>
              </w:r>
            </w:del>
          </w:p>
        </w:tc>
        <w:tc>
          <w:tcPr>
            <w:tcW w:w="1559" w:type="dxa"/>
            <w:vAlign w:val="center"/>
          </w:tcPr>
          <w:p w:rsidRPr="009463FF" w:rsidR="00457F9E" w:rsidDel="00262379" w:rsidP="0020048F" w:rsidRDefault="0045658A" w14:paraId="0D6D1933" w14:textId="73469802">
            <w:pPr>
              <w:pStyle w:val="ListParagraph"/>
              <w:ind w:left="0"/>
              <w:jc w:val="both"/>
              <w:rPr>
                <w:del w:author="Murguia, Sahima" w:date="2022-03-15T22:39:00Z" w:id="5772"/>
                <w:rFonts w:asciiTheme="majorHAnsi" w:hAnsiTheme="majorHAnsi" w:cstheme="majorHAnsi"/>
                <w:strike/>
                <w:szCs w:val="18"/>
                <w:lang w:val="en-US"/>
              </w:rPr>
            </w:pPr>
            <w:del w:author="Murguia, Sahima" w:date="2022-03-15T22:39:00Z" w:id="5773">
              <w:r w:rsidRPr="009463FF" w:rsidDel="00262379">
                <w:rPr>
                  <w:rFonts w:asciiTheme="majorHAnsi" w:hAnsiTheme="majorHAnsi" w:cstheme="majorHAnsi"/>
                  <w:strike/>
                  <w:szCs w:val="18"/>
                  <w:lang w:val="en-US"/>
                </w:rPr>
                <w:delText>Market</w:delText>
              </w:r>
            </w:del>
          </w:p>
        </w:tc>
        <w:tc>
          <w:tcPr>
            <w:tcW w:w="1701" w:type="dxa"/>
            <w:vAlign w:val="center"/>
          </w:tcPr>
          <w:p w:rsidRPr="009463FF" w:rsidR="00457F9E" w:rsidDel="00262379" w:rsidP="0020048F" w:rsidRDefault="0045658A" w14:paraId="2D6C667C" w14:textId="6CCAE00E">
            <w:pPr>
              <w:pStyle w:val="ListParagraph"/>
              <w:ind w:left="0"/>
              <w:jc w:val="both"/>
              <w:rPr>
                <w:del w:author="Murguia, Sahima" w:date="2022-03-15T22:39:00Z" w:id="5774"/>
                <w:rFonts w:asciiTheme="majorHAnsi" w:hAnsiTheme="majorHAnsi" w:cstheme="majorHAnsi"/>
                <w:strike/>
                <w:szCs w:val="18"/>
                <w:lang w:val="en-US"/>
              </w:rPr>
            </w:pPr>
            <w:del w:author="Murguia, Sahima" w:date="2022-03-15T22:39:00Z" w:id="5775">
              <w:r w:rsidRPr="009463FF" w:rsidDel="00262379">
                <w:rPr>
                  <w:rFonts w:asciiTheme="majorHAnsi" w:hAnsiTheme="majorHAnsi" w:cstheme="majorHAnsi"/>
                  <w:strike/>
                  <w:szCs w:val="18"/>
                  <w:lang w:val="en-US"/>
                </w:rPr>
                <w:delText>NAME</w:delText>
              </w:r>
            </w:del>
          </w:p>
        </w:tc>
        <w:tc>
          <w:tcPr>
            <w:tcW w:w="992" w:type="dxa"/>
            <w:vAlign w:val="center"/>
          </w:tcPr>
          <w:p w:rsidRPr="009463FF" w:rsidR="00457F9E" w:rsidDel="00262379" w:rsidP="0020048F" w:rsidRDefault="00457F9E" w14:paraId="32A47C4A" w14:textId="3E027624">
            <w:pPr>
              <w:pStyle w:val="ListParagraph"/>
              <w:ind w:left="0"/>
              <w:jc w:val="both"/>
              <w:rPr>
                <w:del w:author="Murguia, Sahima" w:date="2022-03-15T22:39:00Z" w:id="5776"/>
                <w:rFonts w:asciiTheme="majorHAnsi" w:hAnsiTheme="majorHAnsi" w:cstheme="majorHAnsi"/>
                <w:strike/>
                <w:szCs w:val="18"/>
                <w:lang w:val="en-US"/>
              </w:rPr>
            </w:pPr>
          </w:p>
        </w:tc>
        <w:tc>
          <w:tcPr>
            <w:tcW w:w="1985" w:type="dxa"/>
            <w:vAlign w:val="center"/>
          </w:tcPr>
          <w:p w:rsidRPr="009463FF" w:rsidR="00457F9E" w:rsidDel="00262379" w:rsidP="0020048F" w:rsidRDefault="00457F9E" w14:paraId="6B40E32B" w14:textId="7F7B230F">
            <w:pPr>
              <w:pStyle w:val="ListParagraph"/>
              <w:ind w:left="0"/>
              <w:jc w:val="both"/>
              <w:rPr>
                <w:del w:author="Murguia, Sahima" w:date="2022-03-15T22:39:00Z" w:id="5777"/>
                <w:rFonts w:asciiTheme="majorHAnsi" w:hAnsiTheme="majorHAnsi" w:cstheme="majorHAnsi"/>
                <w:strike/>
                <w:szCs w:val="18"/>
                <w:lang w:val="en-US"/>
              </w:rPr>
            </w:pPr>
          </w:p>
        </w:tc>
      </w:tr>
    </w:tbl>
    <w:p w:rsidRPr="009463FF" w:rsidR="008E6310" w:rsidDel="00262379" w:rsidP="00DA0C4A" w:rsidRDefault="008E6310" w14:paraId="559EB636" w14:textId="5D1457DC">
      <w:pPr>
        <w:rPr>
          <w:del w:author="Murguia, Sahima" w:date="2022-03-15T22:39:00Z" w:id="5778"/>
          <w:strike/>
        </w:rPr>
      </w:pPr>
    </w:p>
    <w:p w:rsidR="0020610D" w:rsidP="005C4FB8" w:rsidRDefault="001305C2" w14:paraId="306EA136" w14:textId="02006E23">
      <w:pPr>
        <w:pStyle w:val="Heading2"/>
        <w:ind w:left="900" w:hanging="540"/>
        <w:rPr/>
      </w:pPr>
      <w:bookmarkStart w:name="_Toc75807733" w:id="5779"/>
      <w:bookmarkStart w:name="_Hlk98945346" w:id="5780"/>
      <w:r w:rsidR="001305C2">
        <w:rPr/>
        <w:t xml:space="preserve">2.2 </w:t>
      </w:r>
      <w:r w:rsidR="00D31061">
        <w:rPr/>
        <w:t>English Captions</w:t>
      </w:r>
      <w:bookmarkEnd w:id="5779"/>
    </w:p>
    <w:p w:rsidRPr="00140A91" w:rsidR="0ED1046F" w:rsidP="3C0648AE" w:rsidRDefault="0ED1046F" w14:paraId="2B042C3A" w14:textId="6E891413">
      <w:pPr>
        <w:rPr>
          <w:sz w:val="20"/>
          <w:szCs w:val="20"/>
        </w:rPr>
      </w:pPr>
      <w:del w:author="Andreyeva, Julia" w:date="2022-03-03T16:58:00Z" w:id="5781">
        <w:r w:rsidRPr="00140A91" w:rsidDel="001D2D44">
          <w:rPr>
            <w:sz w:val="20"/>
            <w:szCs w:val="20"/>
          </w:rPr>
          <w:delText xml:space="preserve">Not </w:delText>
        </w:r>
      </w:del>
      <w:ins w:author="Andreyeva, Julia" w:date="2022-03-03T16:58:00Z" w:id="5782">
        <w:r w:rsidRPr="00140A91" w:rsidR="001D2D44">
          <w:rPr>
            <w:sz w:val="20"/>
            <w:szCs w:val="20"/>
          </w:rPr>
          <w:t>Stock request</w:t>
        </w:r>
      </w:ins>
      <w:del w:author="Andreyeva, Julia" w:date="2022-03-03T16:59:00Z" w:id="5783">
        <w:r w:rsidRPr="00140A91" w:rsidDel="001D2D44">
          <w:rPr>
            <w:sz w:val="20"/>
            <w:szCs w:val="20"/>
          </w:rPr>
          <w:delText>applicable</w:delText>
        </w:r>
      </w:del>
    </w:p>
    <w:tbl>
      <w:tblPr>
        <w:tblStyle w:val="GridTable1Light-Accent6"/>
        <w:tblW w:w="9864" w:type="dxa"/>
        <w:tblLayout w:type="fixed"/>
        <w:tblLook w:val="01E0" w:firstRow="1" w:lastRow="1" w:firstColumn="1" w:lastColumn="1" w:noHBand="0" w:noVBand="0"/>
      </w:tblPr>
      <w:tblGrid>
        <w:gridCol w:w="1795"/>
        <w:gridCol w:w="1170"/>
        <w:gridCol w:w="2520"/>
        <w:gridCol w:w="1440"/>
        <w:gridCol w:w="2939"/>
        <w:tblGridChange w:id="5784">
          <w:tblGrid>
            <w:gridCol w:w="1795"/>
            <w:gridCol w:w="1170"/>
            <w:gridCol w:w="2520"/>
            <w:gridCol w:w="1440"/>
            <w:gridCol w:w="2939"/>
          </w:tblGrid>
        </w:tblGridChange>
      </w:tblGrid>
      <w:tr w:rsidRPr="00B00E4F" w:rsidR="00B00E4F" w:rsidTr="006F4CC1" w14:paraId="174B92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shd w:val="clear" w:color="auto" w:fill="2B5D9A" w:themeFill="accent6" w:themeFillShade="BF"/>
          </w:tcPr>
          <w:p w:rsidRPr="00B00E4F" w:rsidR="00B00E4F" w:rsidP="00652EAA" w:rsidRDefault="00B00E4F" w14:paraId="35622021" w14:textId="77777777">
            <w:pPr>
              <w:pStyle w:val="BodyText"/>
              <w:rPr>
                <w:rFonts w:ascii="Arial" w:hAnsi="Arial" w:cs="Arial"/>
                <w:color w:val="FFFFFF" w:themeColor="background1"/>
                <w:szCs w:val="20"/>
              </w:rPr>
            </w:pPr>
            <w:bookmarkStart w:name="_Hlk98945719" w:id="5785"/>
            <w:r w:rsidRPr="00B00E4F">
              <w:rPr>
                <w:rFonts w:ascii="Arial" w:hAnsi="Arial" w:cs="Arial"/>
                <w:color w:val="FFFFFF" w:themeColor="background1"/>
                <w:szCs w:val="20"/>
              </w:rPr>
              <w:t>Type</w:t>
            </w:r>
          </w:p>
        </w:tc>
        <w:tc>
          <w:tcPr>
            <w:tcW w:w="1170" w:type="dxa"/>
            <w:shd w:val="clear" w:color="auto" w:fill="2B5D9A" w:themeFill="accent6" w:themeFillShade="BF"/>
          </w:tcPr>
          <w:p w:rsidRPr="00B00E4F" w:rsidR="00B00E4F" w:rsidP="00652EAA" w:rsidRDefault="00B00E4F" w14:paraId="10776816" w14:textId="77777777">
            <w:pPr>
              <w:pStyle w:val="BodyText"/>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Format</w:t>
            </w:r>
          </w:p>
        </w:tc>
        <w:tc>
          <w:tcPr>
            <w:tcW w:w="2520" w:type="dxa"/>
            <w:shd w:val="clear" w:color="auto" w:fill="2B5D9A" w:themeFill="accent6" w:themeFillShade="BF"/>
          </w:tcPr>
          <w:p w:rsidRPr="00B00E4F" w:rsidR="00B00E4F" w:rsidP="00652EAA" w:rsidRDefault="00B00E4F" w14:paraId="4FE0BC27" w14:textId="77777777">
            <w:pPr>
              <w:pStyle w:val="BodyText"/>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Caption ENU</w:t>
            </w:r>
          </w:p>
        </w:tc>
        <w:tc>
          <w:tcPr>
            <w:tcW w:w="1440" w:type="dxa"/>
            <w:shd w:val="clear" w:color="auto" w:fill="2B5D9A" w:themeFill="accent6" w:themeFillShade="BF"/>
          </w:tcPr>
          <w:p w:rsidRPr="00B00E4F" w:rsidR="00B00E4F" w:rsidP="00652EAA" w:rsidRDefault="00B00E4F" w14:paraId="7B9F0BCA" w14:textId="77777777">
            <w:pPr>
              <w:pStyle w:val="BodyText"/>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Language</w:t>
            </w:r>
          </w:p>
        </w:tc>
        <w:tc>
          <w:tcPr>
            <w:cnfStyle w:val="000100000000" w:firstRow="0" w:lastRow="0" w:firstColumn="0" w:lastColumn="1" w:oddVBand="0" w:evenVBand="0" w:oddHBand="0" w:evenHBand="0" w:firstRowFirstColumn="0" w:firstRowLastColumn="0" w:lastRowFirstColumn="0" w:lastRowLastColumn="0"/>
            <w:tcW w:w="2939" w:type="dxa"/>
            <w:shd w:val="clear" w:color="auto" w:fill="2B5D9A" w:themeFill="accent6" w:themeFillShade="BF"/>
          </w:tcPr>
          <w:p w:rsidRPr="00B00E4F" w:rsidR="00B00E4F" w:rsidP="00652EAA" w:rsidRDefault="00B00E4F" w14:paraId="1F944C9B" w14:textId="77777777">
            <w:pPr>
              <w:pStyle w:val="BodyText"/>
              <w:rPr>
                <w:rFonts w:ascii="Arial" w:hAnsi="Arial" w:cs="Arial"/>
                <w:color w:val="FFFFFF" w:themeColor="background1"/>
                <w:szCs w:val="20"/>
              </w:rPr>
            </w:pPr>
            <w:r w:rsidRPr="00B00E4F">
              <w:rPr>
                <w:rFonts w:ascii="Arial" w:hAnsi="Arial" w:cs="Arial"/>
                <w:color w:val="FFFFFF" w:themeColor="background1"/>
                <w:szCs w:val="20"/>
              </w:rPr>
              <w:t>Caption LOCAL</w:t>
            </w:r>
          </w:p>
        </w:tc>
      </w:tr>
      <w:tr w:rsidRPr="00B00E4F" w:rsidR="00490718" w:rsidTr="00A36A9D" w14:paraId="58FADEF1" w14:textId="77777777">
        <w:tblPrEx>
          <w:tblW w:w="9864" w:type="dxa"/>
          <w:tblLayout w:type="fixed"/>
          <w:tblLook w:val="01E0" w:firstRow="1" w:lastRow="1" w:firstColumn="1" w:lastColumn="1" w:noHBand="0" w:noVBand="0"/>
          <w:tblPrExChange w:author="Andreyeva, Julia" w:date="2022-03-03T16:57:00Z" w:id="5786">
            <w:tblPrEx>
              <w:tblW w:w="9864" w:type="dxa"/>
              <w:tblLayout w:type="fixed"/>
              <w:tblLook w:val="01E0" w:firstRow="1" w:lastRow="1" w:firstColumn="1" w:lastColumn="1" w:noHBand="0" w:noVBand="0"/>
            </w:tblPrEx>
          </w:tblPrExChange>
        </w:tblPrEx>
        <w:trPr>
          <w:trHeight w:val="179"/>
          <w:trPrChange w:author="Andreyeva, Julia" w:date="2022-03-03T16:57:00Z" w:id="5787">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03T16:57:00Z" w:id="5788">
              <w:tcPr>
                <w:tcW w:w="1795" w:type="dxa"/>
                <w:tcBorders>
                  <w:bottom w:val="single" w:color="8CB1DE" w:themeColor="accent6" w:themeTint="99" w:sz="4" w:space="0"/>
                </w:tcBorders>
              </w:tcPr>
            </w:tcPrChange>
          </w:tcPr>
          <w:p w:rsidRPr="00F60814" w:rsidR="00490718" w:rsidP="00490718" w:rsidRDefault="00490718" w14:paraId="493F26B0" w14:textId="2D0AF4D8">
            <w:pPr>
              <w:pStyle w:val="BodyText"/>
              <w:rPr>
                <w:rFonts w:ascii="Arial" w:hAnsi="Arial" w:cs="Arial"/>
                <w:b w:val="0"/>
                <w:bCs w:val="0"/>
                <w:i/>
                <w:iCs/>
                <w:szCs w:val="20"/>
                <w:rPrChange w:author="Andreyeva, Julia" w:date="2022-03-31T14:10:00Z" w:id="5789">
                  <w:rPr>
                    <w:rFonts w:ascii="Arial" w:hAnsi="Arial" w:cs="Arial"/>
                    <w:b w:val="0"/>
                    <w:bCs w:val="0"/>
                    <w:i/>
                    <w:iCs/>
                    <w:szCs w:val="20"/>
                  </w:rPr>
                </w:rPrChange>
              </w:rPr>
            </w:pPr>
            <w:ins w:author="Andreyeva, Julia" w:date="2022-03-03T16:57:00Z" w:id="5790">
              <w:r w:rsidRPr="00F60814">
                <w:rPr>
                  <w:rFonts w:ascii="Arial" w:hAnsi="Arial" w:cs="Arial"/>
                  <w:b w:val="0"/>
                  <w:bCs w:val="0"/>
                  <w:szCs w:val="20"/>
                  <w:rPrChange w:author="Andreyeva, Julia" w:date="2022-03-31T14:10:00Z" w:id="5791">
                    <w:rPr>
                      <w:rFonts w:ascii="Arial" w:hAnsi="Arial" w:cs="Arial"/>
                      <w:szCs w:val="20"/>
                    </w:rPr>
                  </w:rPrChange>
                </w:rPr>
                <w:t>Button</w:t>
              </w:r>
            </w:ins>
          </w:p>
        </w:tc>
        <w:tc>
          <w:tcPr>
            <w:tcW w:w="0" w:type="dxa"/>
            <w:tcPrChange w:author="Andreyeva, Julia" w:date="2022-03-03T16:57:00Z" w:id="5792">
              <w:tcPr>
                <w:tcW w:w="1170" w:type="dxa"/>
                <w:tcBorders>
                  <w:bottom w:val="single" w:color="8CB1DE" w:themeColor="accent6" w:themeTint="99" w:sz="4" w:space="0"/>
                </w:tcBorders>
              </w:tcPr>
            </w:tcPrChange>
          </w:tcPr>
          <w:p w:rsidRPr="001111E7" w:rsidR="00490718" w:rsidP="00490718" w:rsidRDefault="00490718" w14:paraId="16BC1C03" w14:textId="77777777">
            <w:pPr>
              <w:pStyle w:val="BodyText"/>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c>
          <w:tcPr>
            <w:tcW w:w="0" w:type="dxa"/>
            <w:tcPrChange w:author="Andreyeva, Julia" w:date="2022-03-03T16:57:00Z" w:id="5793">
              <w:tcPr>
                <w:tcW w:w="2520" w:type="dxa"/>
                <w:tcBorders>
                  <w:bottom w:val="single" w:color="8CB1DE" w:themeColor="accent6" w:themeTint="99" w:sz="4" w:space="0"/>
                </w:tcBorders>
              </w:tcPr>
            </w:tcPrChange>
          </w:tcPr>
          <w:p w:rsidRPr="001111E7" w:rsidR="00490718" w:rsidP="00490718" w:rsidRDefault="00490718" w14:paraId="498B4C0C" w14:textId="185FBF2A">
            <w:pPr>
              <w:pStyle w:val="BodyText"/>
              <w:cnfStyle w:val="000000000000" w:firstRow="0" w:lastRow="0" w:firstColumn="0" w:lastColumn="0" w:oddVBand="0" w:evenVBand="0" w:oddHBand="0" w:evenHBand="0" w:firstRowFirstColumn="0" w:firstRowLastColumn="0" w:lastRowFirstColumn="0" w:lastRowLastColumn="0"/>
              <w:rPr>
                <w:rFonts w:ascii="Arial" w:hAnsi="Arial" w:cs="Arial"/>
                <w:i/>
                <w:iCs/>
                <w:color w:val="A6A6A6" w:themeColor="background1" w:themeShade="A6"/>
                <w:szCs w:val="20"/>
              </w:rPr>
            </w:pPr>
            <w:ins w:author="Andreyeva, Julia" w:date="2022-03-03T16:57:00Z" w:id="5794">
              <w:r w:rsidRPr="001111E7">
                <w:rPr>
                  <w:rFonts w:ascii="Arial" w:hAnsi="Arial" w:cs="Arial"/>
                  <w:szCs w:val="20"/>
                </w:rPr>
                <w:t>Reject</w:t>
              </w:r>
            </w:ins>
          </w:p>
        </w:tc>
        <w:tc>
          <w:tcPr>
            <w:tcW w:w="0" w:type="dxa"/>
            <w:tcPrChange w:author="Andreyeva, Julia" w:date="2022-03-03T16:57:00Z" w:id="5795">
              <w:tcPr>
                <w:tcW w:w="1440" w:type="dxa"/>
                <w:tcBorders>
                  <w:bottom w:val="single" w:color="8CB1DE" w:themeColor="accent6" w:themeTint="99" w:sz="4" w:space="0"/>
                </w:tcBorders>
              </w:tcPr>
            </w:tcPrChange>
          </w:tcPr>
          <w:p w:rsidRPr="001111E7" w:rsidR="00490718" w:rsidP="00490718" w:rsidRDefault="00490718" w14:paraId="7FF14198" w14:textId="2C3566AE">
            <w:pPr>
              <w:pStyle w:val="BodyText"/>
              <w:cnfStyle w:val="000000000000" w:firstRow="0" w:lastRow="0" w:firstColumn="0" w:lastColumn="0" w:oddVBand="0" w:evenVBand="0" w:oddHBand="0" w:evenHBand="0" w:firstRowFirstColumn="0" w:firstRowLastColumn="0" w:lastRowFirstColumn="0" w:lastRowLastColumn="0"/>
              <w:rPr>
                <w:rFonts w:ascii="Arial" w:hAnsi="Arial" w:cs="Arial"/>
                <w:i/>
                <w:iCs/>
                <w:color w:val="A6A6A6" w:themeColor="background1" w:themeShade="A6"/>
                <w:szCs w:val="20"/>
              </w:rPr>
            </w:pPr>
            <w:ins w:author="Andreyeva, Julia" w:date="2022-03-03T16:57:00Z" w:id="5796">
              <w:r w:rsidRPr="001111E7">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0" w:type="dxa"/>
            <w:tcPrChange w:author="Andreyeva, Julia" w:date="2022-03-03T16:57:00Z" w:id="5797">
              <w:tcPr>
                <w:tcW w:w="2939" w:type="dxa"/>
                <w:tcBorders>
                  <w:bottom w:val="single" w:color="8CB1DE" w:themeColor="accent6" w:themeTint="99" w:sz="4" w:space="0"/>
                </w:tcBorders>
              </w:tcPr>
            </w:tcPrChange>
          </w:tcPr>
          <w:p w:rsidRPr="00F60814" w:rsidR="00490718" w:rsidP="00490718" w:rsidRDefault="00CF1C43" w14:paraId="656E713B" w14:textId="23B4FEA1">
            <w:pPr>
              <w:pStyle w:val="BodyText"/>
              <w:rPr>
                <w:rFonts w:ascii="Arial" w:hAnsi="Arial" w:cs="Arial"/>
                <w:b w:val="0"/>
                <w:bCs w:val="0"/>
                <w:i/>
                <w:iCs/>
                <w:color w:val="A6A6A6" w:themeColor="background1" w:themeShade="A6"/>
                <w:szCs w:val="20"/>
                <w:rPrChange w:author="Andreyeva, Julia" w:date="2022-03-31T14:10:00Z" w:id="5798">
                  <w:rPr>
                    <w:rFonts w:ascii="Arial" w:hAnsi="Arial" w:cs="Arial"/>
                    <w:b w:val="0"/>
                    <w:bCs w:val="0"/>
                    <w:i/>
                    <w:iCs/>
                    <w:color w:val="A6A6A6" w:themeColor="background1" w:themeShade="A6"/>
                    <w:szCs w:val="20"/>
                  </w:rPr>
                </w:rPrChange>
              </w:rPr>
            </w:pPr>
            <w:ins w:author="Andreyeva, Julia" w:date="2022-03-15T14:26:00Z" w:id="5799">
              <w:r w:rsidRPr="00F60814">
                <w:rPr>
                  <w:rFonts w:ascii="Arial" w:hAnsi="Arial" w:cs="Arial"/>
                  <w:b w:val="0"/>
                  <w:bCs w:val="0"/>
                  <w:szCs w:val="20"/>
                  <w:rPrChange w:author="Andreyeva, Julia" w:date="2022-03-31T14:10:00Z" w:id="5800">
                    <w:rPr>
                      <w:rFonts w:ascii="Arial" w:hAnsi="Arial" w:cs="Arial"/>
                      <w:szCs w:val="20"/>
                    </w:rPr>
                  </w:rPrChange>
                </w:rPr>
                <w:t>Reject</w:t>
              </w:r>
            </w:ins>
          </w:p>
        </w:tc>
      </w:tr>
      <w:tr w:rsidRPr="00B00E4F" w:rsidR="00490718" w:rsidTr="00A36A9D" w14:paraId="4676D85A" w14:textId="77777777">
        <w:tblPrEx>
          <w:tblW w:w="9864" w:type="dxa"/>
          <w:tblLayout w:type="fixed"/>
          <w:tblLook w:val="01E0" w:firstRow="1" w:lastRow="1" w:firstColumn="1" w:lastColumn="1" w:noHBand="0" w:noVBand="0"/>
          <w:tblPrExChange w:author="Andreyeva, Julia" w:date="2022-03-03T16:57:00Z" w:id="5801">
            <w:tblPrEx>
              <w:tblW w:w="9864" w:type="dxa"/>
              <w:tblLayout w:type="fixed"/>
              <w:tblLook w:val="01E0" w:firstRow="1" w:lastRow="1" w:firstColumn="1" w:lastColumn="1" w:noHBand="0" w:noVBand="0"/>
            </w:tblPrEx>
          </w:tblPrExChange>
        </w:tblPrEx>
        <w:trPr>
          <w:trHeight w:val="179"/>
          <w:ins w:author="Andreyeva, Julia" w:date="2022-03-03T16:57:00Z" w:id="5802"/>
          <w:trPrChange w:author="Andreyeva, Julia" w:date="2022-03-03T16:57:00Z" w:id="5803">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03T16:57:00Z" w:id="5804">
              <w:tcPr>
                <w:tcW w:w="1795" w:type="dxa"/>
                <w:tcBorders>
                  <w:bottom w:val="single" w:color="8CB1DE" w:themeColor="accent6" w:themeTint="99" w:sz="4" w:space="0"/>
                </w:tcBorders>
              </w:tcPr>
            </w:tcPrChange>
          </w:tcPr>
          <w:p w:rsidRPr="00F60814" w:rsidR="00490718" w:rsidP="00490718" w:rsidRDefault="00490718" w14:paraId="1B7A7B43" w14:textId="7A516244">
            <w:pPr>
              <w:pStyle w:val="BodyText"/>
              <w:rPr>
                <w:ins w:author="Andreyeva, Julia" w:date="2022-03-03T16:57:00Z" w:id="5805"/>
                <w:rFonts w:ascii="Arial" w:hAnsi="Arial" w:cs="Arial"/>
                <w:b w:val="0"/>
                <w:bCs w:val="0"/>
                <w:i/>
                <w:iCs/>
                <w:szCs w:val="20"/>
                <w:rPrChange w:author="Andreyeva, Julia" w:date="2022-03-31T14:10:00Z" w:id="5806">
                  <w:rPr>
                    <w:ins w:author="Andreyeva, Julia" w:date="2022-03-03T16:57:00Z" w:id="5807"/>
                    <w:rFonts w:ascii="Arial" w:hAnsi="Arial" w:cs="Arial"/>
                    <w:b w:val="0"/>
                    <w:bCs w:val="0"/>
                    <w:i/>
                    <w:iCs/>
                    <w:szCs w:val="20"/>
                  </w:rPr>
                </w:rPrChange>
              </w:rPr>
            </w:pPr>
            <w:ins w:author="Andreyeva, Julia" w:date="2022-03-03T16:57:00Z" w:id="5808">
              <w:r w:rsidRPr="00F60814">
                <w:rPr>
                  <w:rFonts w:ascii="Arial" w:hAnsi="Arial" w:cs="Arial"/>
                  <w:b w:val="0"/>
                  <w:bCs w:val="0"/>
                  <w:szCs w:val="20"/>
                  <w:rPrChange w:author="Andreyeva, Julia" w:date="2022-03-31T14:10:00Z" w:id="5809">
                    <w:rPr>
                      <w:rFonts w:ascii="Arial" w:hAnsi="Arial" w:cs="Arial"/>
                      <w:szCs w:val="20"/>
                    </w:rPr>
                  </w:rPrChange>
                </w:rPr>
                <w:t>Field</w:t>
              </w:r>
            </w:ins>
          </w:p>
        </w:tc>
        <w:tc>
          <w:tcPr>
            <w:tcW w:w="0" w:type="dxa"/>
            <w:tcPrChange w:author="Andreyeva, Julia" w:date="2022-03-03T16:57:00Z" w:id="5810">
              <w:tcPr>
                <w:tcW w:w="1170" w:type="dxa"/>
                <w:tcBorders>
                  <w:bottom w:val="single" w:color="8CB1DE" w:themeColor="accent6" w:themeTint="99" w:sz="4" w:space="0"/>
                </w:tcBorders>
              </w:tcPr>
            </w:tcPrChange>
          </w:tcPr>
          <w:p w:rsidRPr="001111E7" w:rsidR="00490718" w:rsidP="00490718" w:rsidRDefault="00490718" w14:paraId="44D78BB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11"/>
                <w:rFonts w:ascii="Arial" w:hAnsi="Arial" w:cs="Arial"/>
                <w:szCs w:val="20"/>
              </w:rPr>
            </w:pPr>
          </w:p>
        </w:tc>
        <w:tc>
          <w:tcPr>
            <w:tcW w:w="0" w:type="dxa"/>
            <w:tcPrChange w:author="Andreyeva, Julia" w:date="2022-03-03T16:57:00Z" w:id="5812">
              <w:tcPr>
                <w:tcW w:w="2520" w:type="dxa"/>
                <w:tcBorders>
                  <w:bottom w:val="single" w:color="8CB1DE" w:themeColor="accent6" w:themeTint="99" w:sz="4" w:space="0"/>
                </w:tcBorders>
              </w:tcPr>
            </w:tcPrChange>
          </w:tcPr>
          <w:p w:rsidRPr="001111E7" w:rsidR="00490718" w:rsidP="00490718" w:rsidRDefault="00490718" w14:paraId="1C16AA51" w14:textId="1F33B1A8">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13"/>
                <w:rFonts w:ascii="Arial" w:hAnsi="Arial" w:cs="Arial"/>
                <w:i/>
                <w:iCs/>
                <w:color w:val="A6A6A6" w:themeColor="background1" w:themeShade="A6"/>
                <w:szCs w:val="20"/>
              </w:rPr>
            </w:pPr>
            <w:ins w:author="Andreyeva, Julia" w:date="2022-03-03T16:57:00Z" w:id="5814">
              <w:r w:rsidRPr="001111E7">
                <w:rPr>
                  <w:rFonts w:ascii="Arial" w:hAnsi="Arial" w:cs="Arial"/>
                  <w:szCs w:val="20"/>
                </w:rPr>
                <w:t>Initially Requested Qty</w:t>
              </w:r>
            </w:ins>
          </w:p>
        </w:tc>
        <w:tc>
          <w:tcPr>
            <w:tcW w:w="0" w:type="dxa"/>
            <w:tcPrChange w:author="Andreyeva, Julia" w:date="2022-03-03T16:57:00Z" w:id="5815">
              <w:tcPr>
                <w:tcW w:w="1440" w:type="dxa"/>
                <w:tcBorders>
                  <w:bottom w:val="single" w:color="8CB1DE" w:themeColor="accent6" w:themeTint="99" w:sz="4" w:space="0"/>
                </w:tcBorders>
              </w:tcPr>
            </w:tcPrChange>
          </w:tcPr>
          <w:p w:rsidRPr="001111E7" w:rsidR="00490718" w:rsidP="00490718" w:rsidRDefault="00490718" w14:paraId="2C90B4ED" w14:textId="1D3343B0">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16"/>
                <w:rFonts w:ascii="Arial" w:hAnsi="Arial" w:cs="Arial"/>
                <w:i/>
                <w:iCs/>
                <w:color w:val="A6A6A6" w:themeColor="background1" w:themeShade="A6"/>
                <w:szCs w:val="20"/>
              </w:rPr>
            </w:pPr>
            <w:ins w:author="Andreyeva, Julia" w:date="2022-03-03T16:57:00Z" w:id="5817">
              <w:r w:rsidRPr="001111E7">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0" w:type="dxa"/>
            <w:tcPrChange w:author="Andreyeva, Julia" w:date="2022-03-03T16:57:00Z" w:id="5818">
              <w:tcPr>
                <w:tcW w:w="2939" w:type="dxa"/>
                <w:tcBorders>
                  <w:bottom w:val="single" w:color="8CB1DE" w:themeColor="accent6" w:themeTint="99" w:sz="4" w:space="0"/>
                </w:tcBorders>
              </w:tcPr>
            </w:tcPrChange>
          </w:tcPr>
          <w:p w:rsidRPr="00F60814" w:rsidR="00490718" w:rsidP="00490718" w:rsidRDefault="00CF1C43" w14:paraId="4679B739" w14:textId="6EF6BA77">
            <w:pPr>
              <w:pStyle w:val="BodyText"/>
              <w:rPr>
                <w:ins w:author="Andreyeva, Julia" w:date="2022-03-03T16:57:00Z" w:id="5819"/>
                <w:rFonts w:ascii="Arial" w:hAnsi="Arial" w:cs="Arial"/>
                <w:b w:val="0"/>
                <w:bCs w:val="0"/>
                <w:i/>
                <w:iCs/>
                <w:color w:val="A6A6A6" w:themeColor="background1" w:themeShade="A6"/>
                <w:szCs w:val="20"/>
                <w:rPrChange w:author="Andreyeva, Julia" w:date="2022-03-31T14:10:00Z" w:id="5820">
                  <w:rPr>
                    <w:ins w:author="Andreyeva, Julia" w:date="2022-03-03T16:57:00Z" w:id="5821"/>
                    <w:rFonts w:ascii="Arial" w:hAnsi="Arial" w:cs="Arial"/>
                    <w:b w:val="0"/>
                    <w:bCs w:val="0"/>
                    <w:i/>
                    <w:iCs/>
                    <w:color w:val="A6A6A6" w:themeColor="background1" w:themeShade="A6"/>
                    <w:szCs w:val="20"/>
                  </w:rPr>
                </w:rPrChange>
              </w:rPr>
            </w:pPr>
            <w:ins w:author="Andreyeva, Julia" w:date="2022-03-15T14:27:00Z" w:id="5822">
              <w:r w:rsidRPr="00F60814">
                <w:rPr>
                  <w:rFonts w:ascii="Arial" w:hAnsi="Arial" w:cs="Arial"/>
                  <w:b w:val="0"/>
                  <w:bCs w:val="0"/>
                  <w:szCs w:val="20"/>
                  <w:rPrChange w:author="Andreyeva, Julia" w:date="2022-03-31T14:10:00Z" w:id="5823">
                    <w:rPr>
                      <w:rFonts w:ascii="Arial" w:hAnsi="Arial" w:cs="Arial"/>
                      <w:szCs w:val="20"/>
                    </w:rPr>
                  </w:rPrChange>
                </w:rPr>
                <w:t xml:space="preserve">Initially Requested Qty </w:t>
              </w:r>
            </w:ins>
          </w:p>
        </w:tc>
      </w:tr>
      <w:tr w:rsidRPr="00B00E4F" w:rsidR="00490718" w:rsidTr="00A36A9D" w14:paraId="77894820" w14:textId="77777777">
        <w:tblPrEx>
          <w:tblW w:w="9864" w:type="dxa"/>
          <w:tblLayout w:type="fixed"/>
          <w:tblLook w:val="01E0" w:firstRow="1" w:lastRow="1" w:firstColumn="1" w:lastColumn="1" w:noHBand="0" w:noVBand="0"/>
          <w:tblPrExChange w:author="Andreyeva, Julia" w:date="2022-03-03T16:57:00Z" w:id="5824">
            <w:tblPrEx>
              <w:tblW w:w="9864" w:type="dxa"/>
              <w:tblLayout w:type="fixed"/>
              <w:tblLook w:val="01E0" w:firstRow="1" w:lastRow="1" w:firstColumn="1" w:lastColumn="1" w:noHBand="0" w:noVBand="0"/>
            </w:tblPrEx>
          </w:tblPrExChange>
        </w:tblPrEx>
        <w:trPr>
          <w:trHeight w:val="179"/>
          <w:ins w:author="Andreyeva, Julia" w:date="2022-03-03T16:57:00Z" w:id="5825"/>
          <w:trPrChange w:author="Andreyeva, Julia" w:date="2022-03-03T16:57:00Z" w:id="5826">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03T16:57:00Z" w:id="5827">
              <w:tcPr>
                <w:tcW w:w="1795" w:type="dxa"/>
                <w:tcBorders>
                  <w:bottom w:val="single" w:color="8CB1DE" w:themeColor="accent6" w:themeTint="99" w:sz="4" w:space="0"/>
                </w:tcBorders>
              </w:tcPr>
            </w:tcPrChange>
          </w:tcPr>
          <w:p w:rsidRPr="00F60814" w:rsidR="00490718" w:rsidP="00490718" w:rsidRDefault="00490718" w14:paraId="2F048E17" w14:textId="0B04B196">
            <w:pPr>
              <w:pStyle w:val="BodyText"/>
              <w:rPr>
                <w:ins w:author="Andreyeva, Julia" w:date="2022-03-03T16:57:00Z" w:id="5828"/>
                <w:rFonts w:ascii="Arial" w:hAnsi="Arial" w:cs="Arial"/>
                <w:b w:val="0"/>
                <w:bCs w:val="0"/>
                <w:i/>
                <w:iCs/>
                <w:szCs w:val="20"/>
                <w:rPrChange w:author="Andreyeva, Julia" w:date="2022-03-31T14:10:00Z" w:id="5829">
                  <w:rPr>
                    <w:ins w:author="Andreyeva, Julia" w:date="2022-03-03T16:57:00Z" w:id="5830"/>
                    <w:rFonts w:ascii="Arial" w:hAnsi="Arial" w:cs="Arial"/>
                    <w:b w:val="0"/>
                    <w:bCs w:val="0"/>
                    <w:i/>
                    <w:iCs/>
                    <w:szCs w:val="20"/>
                  </w:rPr>
                </w:rPrChange>
              </w:rPr>
            </w:pPr>
            <w:ins w:author="Andreyeva, Julia" w:date="2022-03-03T16:57:00Z" w:id="5831">
              <w:r w:rsidRPr="00F60814">
                <w:rPr>
                  <w:rFonts w:ascii="Arial" w:hAnsi="Arial" w:cs="Arial"/>
                  <w:b w:val="0"/>
                  <w:bCs w:val="0"/>
                  <w:szCs w:val="20"/>
                  <w:rPrChange w:author="Andreyeva, Julia" w:date="2022-03-31T14:10:00Z" w:id="5832">
                    <w:rPr>
                      <w:rFonts w:ascii="Arial" w:hAnsi="Arial" w:cs="Arial"/>
                      <w:szCs w:val="20"/>
                    </w:rPr>
                  </w:rPrChange>
                </w:rPr>
                <w:t>Type</w:t>
              </w:r>
            </w:ins>
          </w:p>
        </w:tc>
        <w:tc>
          <w:tcPr>
            <w:tcW w:w="0" w:type="dxa"/>
            <w:tcPrChange w:author="Andreyeva, Julia" w:date="2022-03-03T16:57:00Z" w:id="5833">
              <w:tcPr>
                <w:tcW w:w="1170" w:type="dxa"/>
                <w:tcBorders>
                  <w:bottom w:val="single" w:color="8CB1DE" w:themeColor="accent6" w:themeTint="99" w:sz="4" w:space="0"/>
                </w:tcBorders>
              </w:tcPr>
            </w:tcPrChange>
          </w:tcPr>
          <w:p w:rsidRPr="001111E7" w:rsidR="00490718" w:rsidP="00490718" w:rsidRDefault="00490718" w14:paraId="5CCBDF4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34"/>
                <w:rFonts w:ascii="Arial" w:hAnsi="Arial" w:cs="Arial"/>
                <w:szCs w:val="20"/>
              </w:rPr>
            </w:pPr>
          </w:p>
        </w:tc>
        <w:tc>
          <w:tcPr>
            <w:tcW w:w="0" w:type="dxa"/>
            <w:tcPrChange w:author="Andreyeva, Julia" w:date="2022-03-03T16:57:00Z" w:id="5835">
              <w:tcPr>
                <w:tcW w:w="2520" w:type="dxa"/>
                <w:tcBorders>
                  <w:bottom w:val="single" w:color="8CB1DE" w:themeColor="accent6" w:themeTint="99" w:sz="4" w:space="0"/>
                </w:tcBorders>
              </w:tcPr>
            </w:tcPrChange>
          </w:tcPr>
          <w:p w:rsidRPr="001111E7" w:rsidR="00490718" w:rsidP="00490718" w:rsidRDefault="00490718" w14:paraId="14414EE2" w14:textId="4E1D6B28">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36"/>
                <w:rFonts w:ascii="Arial" w:hAnsi="Arial" w:cs="Arial"/>
                <w:i/>
                <w:iCs/>
                <w:color w:val="A6A6A6" w:themeColor="background1" w:themeShade="A6"/>
                <w:szCs w:val="20"/>
              </w:rPr>
            </w:pPr>
            <w:ins w:author="Andreyeva, Julia" w:date="2022-03-03T16:57:00Z" w:id="5837">
              <w:r w:rsidRPr="001111E7">
                <w:rPr>
                  <w:rFonts w:ascii="Arial" w:hAnsi="Arial" w:cs="Arial"/>
                  <w:szCs w:val="20"/>
                </w:rPr>
                <w:t>Stock Request</w:t>
              </w:r>
            </w:ins>
          </w:p>
        </w:tc>
        <w:tc>
          <w:tcPr>
            <w:tcW w:w="0" w:type="dxa"/>
            <w:tcPrChange w:author="Andreyeva, Julia" w:date="2022-03-03T16:57:00Z" w:id="5838">
              <w:tcPr>
                <w:tcW w:w="1440" w:type="dxa"/>
                <w:tcBorders>
                  <w:bottom w:val="single" w:color="8CB1DE" w:themeColor="accent6" w:themeTint="99" w:sz="4" w:space="0"/>
                </w:tcBorders>
              </w:tcPr>
            </w:tcPrChange>
          </w:tcPr>
          <w:p w:rsidRPr="001111E7" w:rsidR="00490718" w:rsidP="00490718" w:rsidRDefault="00490718" w14:paraId="287BEE66" w14:textId="59A4C90D">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39"/>
                <w:rFonts w:ascii="Arial" w:hAnsi="Arial" w:cs="Arial"/>
                <w:i/>
                <w:iCs/>
                <w:color w:val="A6A6A6" w:themeColor="background1" w:themeShade="A6"/>
                <w:szCs w:val="20"/>
              </w:rPr>
            </w:pPr>
            <w:ins w:author="Andreyeva, Julia" w:date="2022-03-03T16:57:00Z" w:id="5840">
              <w:r w:rsidRPr="001111E7">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0" w:type="dxa"/>
            <w:tcPrChange w:author="Andreyeva, Julia" w:date="2022-03-03T16:57:00Z" w:id="5841">
              <w:tcPr>
                <w:tcW w:w="2939" w:type="dxa"/>
                <w:tcBorders>
                  <w:bottom w:val="single" w:color="8CB1DE" w:themeColor="accent6" w:themeTint="99" w:sz="4" w:space="0"/>
                </w:tcBorders>
              </w:tcPr>
            </w:tcPrChange>
          </w:tcPr>
          <w:p w:rsidRPr="00F60814" w:rsidR="00490718" w:rsidP="00490718" w:rsidRDefault="00CF1C43" w14:paraId="35757EAB" w14:textId="32822F9D">
            <w:pPr>
              <w:pStyle w:val="BodyText"/>
              <w:rPr>
                <w:ins w:author="Andreyeva, Julia" w:date="2022-03-03T16:57:00Z" w:id="5842"/>
                <w:rFonts w:ascii="Arial" w:hAnsi="Arial" w:cs="Arial"/>
                <w:b w:val="0"/>
                <w:bCs w:val="0"/>
                <w:i/>
                <w:iCs/>
                <w:color w:val="A6A6A6" w:themeColor="background1" w:themeShade="A6"/>
                <w:szCs w:val="20"/>
                <w:rPrChange w:author="Andreyeva, Julia" w:date="2022-03-31T14:10:00Z" w:id="5843">
                  <w:rPr>
                    <w:ins w:author="Andreyeva, Julia" w:date="2022-03-03T16:57:00Z" w:id="5844"/>
                    <w:rFonts w:ascii="Arial" w:hAnsi="Arial" w:cs="Arial"/>
                    <w:b w:val="0"/>
                    <w:bCs w:val="0"/>
                    <w:i/>
                    <w:iCs/>
                    <w:color w:val="A6A6A6" w:themeColor="background1" w:themeShade="A6"/>
                    <w:szCs w:val="20"/>
                  </w:rPr>
                </w:rPrChange>
              </w:rPr>
            </w:pPr>
            <w:ins w:author="Andreyeva, Julia" w:date="2022-03-15T14:27:00Z" w:id="5845">
              <w:r w:rsidRPr="00F60814">
                <w:rPr>
                  <w:rFonts w:ascii="Arial" w:hAnsi="Arial" w:cs="Arial"/>
                  <w:b w:val="0"/>
                  <w:bCs w:val="0"/>
                  <w:szCs w:val="20"/>
                  <w:rPrChange w:author="Andreyeva, Julia" w:date="2022-03-31T14:10:00Z" w:id="5846">
                    <w:rPr>
                      <w:rFonts w:ascii="Arial" w:hAnsi="Arial" w:cs="Arial"/>
                      <w:szCs w:val="20"/>
                    </w:rPr>
                  </w:rPrChange>
                </w:rPr>
                <w:t>Stock Request</w:t>
              </w:r>
            </w:ins>
          </w:p>
        </w:tc>
      </w:tr>
      <w:tr w:rsidRPr="00B00E4F" w:rsidR="00490718" w:rsidTr="00A36A9D" w14:paraId="044AFF88" w14:textId="77777777">
        <w:tblPrEx>
          <w:tblW w:w="9864" w:type="dxa"/>
          <w:tblLayout w:type="fixed"/>
          <w:tblLook w:val="01E0" w:firstRow="1" w:lastRow="1" w:firstColumn="1" w:lastColumn="1" w:noHBand="0" w:noVBand="0"/>
          <w:tblPrExChange w:author="Murguia, Sahima" w:date="2022-03-15T22:52:00Z" w:id="5847">
            <w:tblPrEx>
              <w:tblW w:w="9864" w:type="dxa"/>
              <w:tblLayout w:type="fixed"/>
              <w:tblLook w:val="01E0" w:firstRow="1" w:lastRow="1" w:firstColumn="1" w:lastColumn="1" w:noHBand="0" w:noVBand="0"/>
            </w:tblPrEx>
          </w:tblPrExChange>
        </w:tblPrEx>
        <w:trPr>
          <w:trHeight w:val="179"/>
          <w:ins w:author="Andreyeva, Julia" w:date="2022-03-03T16:57:00Z" w:id="5848"/>
          <w:trPrChange w:author="Murguia, Sahima" w:date="2022-03-15T22:52:00Z" w:id="5849">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Murguia, Sahima" w:date="2022-03-15T22:52:00Z" w:id="5850">
              <w:tcPr>
                <w:tcW w:w="1795" w:type="dxa"/>
                <w:tcBorders>
                  <w:bottom w:val="single" w:color="8CB1DE" w:themeColor="accent6" w:themeTint="99" w:sz="4" w:space="0"/>
                </w:tcBorders>
              </w:tcPr>
            </w:tcPrChange>
          </w:tcPr>
          <w:p w:rsidRPr="00F60814" w:rsidR="00490718" w:rsidP="00490718" w:rsidRDefault="00490718" w14:paraId="36D838FA" w14:textId="275447A9">
            <w:pPr>
              <w:pStyle w:val="BodyText"/>
              <w:rPr>
                <w:ins w:author="Andreyeva, Julia" w:date="2022-03-03T16:57:00Z" w:id="5851"/>
                <w:rFonts w:ascii="Arial" w:hAnsi="Arial" w:cs="Arial"/>
                <w:b w:val="0"/>
                <w:bCs w:val="0"/>
                <w:i/>
                <w:iCs/>
                <w:szCs w:val="20"/>
                <w:rPrChange w:author="Andreyeva, Julia" w:date="2022-03-31T14:10:00Z" w:id="5852">
                  <w:rPr>
                    <w:ins w:author="Andreyeva, Julia" w:date="2022-03-03T16:57:00Z" w:id="5853"/>
                    <w:rFonts w:ascii="Arial" w:hAnsi="Arial" w:cs="Arial"/>
                    <w:b w:val="0"/>
                    <w:bCs w:val="0"/>
                    <w:i/>
                    <w:iCs/>
                    <w:szCs w:val="20"/>
                  </w:rPr>
                </w:rPrChange>
              </w:rPr>
            </w:pPr>
            <w:ins w:author="Andreyeva, Julia" w:date="2022-03-03T16:57:00Z" w:id="5854">
              <w:r w:rsidRPr="00F60814">
                <w:rPr>
                  <w:rFonts w:ascii="Arial" w:hAnsi="Arial" w:cs="Arial"/>
                  <w:b w:val="0"/>
                  <w:bCs w:val="0"/>
                  <w:szCs w:val="20"/>
                  <w:rPrChange w:author="Andreyeva, Julia" w:date="2022-03-31T14:10:00Z" w:id="5855">
                    <w:rPr>
                      <w:rFonts w:ascii="Arial" w:hAnsi="Arial" w:cs="Arial"/>
                      <w:szCs w:val="20"/>
                    </w:rPr>
                  </w:rPrChange>
                </w:rPr>
                <w:t>Field</w:t>
              </w:r>
            </w:ins>
          </w:p>
        </w:tc>
        <w:tc>
          <w:tcPr>
            <w:tcW w:w="0" w:type="dxa"/>
            <w:tcPrChange w:author="Murguia, Sahima" w:date="2022-03-15T22:52:00Z" w:id="5856">
              <w:tcPr>
                <w:tcW w:w="1170" w:type="dxa"/>
                <w:tcBorders>
                  <w:bottom w:val="single" w:color="8CB1DE" w:themeColor="accent6" w:themeTint="99" w:sz="4" w:space="0"/>
                </w:tcBorders>
              </w:tcPr>
            </w:tcPrChange>
          </w:tcPr>
          <w:p w:rsidRPr="001111E7" w:rsidR="00490718" w:rsidP="00490718" w:rsidRDefault="00490718" w14:paraId="200E9D4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57"/>
                <w:rFonts w:ascii="Arial" w:hAnsi="Arial" w:cs="Arial"/>
                <w:szCs w:val="20"/>
              </w:rPr>
            </w:pPr>
          </w:p>
        </w:tc>
        <w:tc>
          <w:tcPr>
            <w:tcW w:w="0" w:type="dxa"/>
            <w:tcPrChange w:author="Murguia, Sahima" w:date="2022-03-15T22:52:00Z" w:id="5858">
              <w:tcPr>
                <w:tcW w:w="2520" w:type="dxa"/>
                <w:tcBorders>
                  <w:bottom w:val="single" w:color="8CB1DE" w:themeColor="accent6" w:themeTint="99" w:sz="4" w:space="0"/>
                </w:tcBorders>
              </w:tcPr>
            </w:tcPrChange>
          </w:tcPr>
          <w:p w:rsidRPr="001111E7" w:rsidR="00490718" w:rsidP="00490718" w:rsidRDefault="00490718" w14:paraId="6BB440B9" w14:textId="674DF84E">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59"/>
                <w:rFonts w:ascii="Arial" w:hAnsi="Arial" w:cs="Arial"/>
                <w:i/>
                <w:iCs/>
                <w:color w:val="A6A6A6" w:themeColor="background1" w:themeShade="A6"/>
                <w:szCs w:val="20"/>
              </w:rPr>
            </w:pPr>
            <w:ins w:author="Andreyeva, Julia" w:date="2022-03-03T16:57:00Z" w:id="5860">
              <w:r w:rsidRPr="001111E7">
                <w:rPr>
                  <w:rFonts w:ascii="Arial" w:hAnsi="Arial" w:cs="Arial"/>
                  <w:szCs w:val="20"/>
                </w:rPr>
                <w:t>Cancelled Date</w:t>
              </w:r>
            </w:ins>
          </w:p>
        </w:tc>
        <w:tc>
          <w:tcPr>
            <w:tcW w:w="0" w:type="dxa"/>
            <w:tcPrChange w:author="Murguia, Sahima" w:date="2022-03-15T22:52:00Z" w:id="5861">
              <w:tcPr>
                <w:tcW w:w="1440" w:type="dxa"/>
                <w:tcBorders>
                  <w:bottom w:val="single" w:color="8CB1DE" w:themeColor="accent6" w:themeTint="99" w:sz="4" w:space="0"/>
                </w:tcBorders>
              </w:tcPr>
            </w:tcPrChange>
          </w:tcPr>
          <w:p w:rsidRPr="001111E7" w:rsidR="00490718" w:rsidP="00490718" w:rsidRDefault="00490718" w14:paraId="7D23DF2E" w14:textId="353BC75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7:00Z" w:id="5862"/>
                <w:rFonts w:ascii="Arial" w:hAnsi="Arial" w:cs="Arial"/>
                <w:i/>
                <w:iCs/>
                <w:color w:val="A6A6A6" w:themeColor="background1" w:themeShade="A6"/>
                <w:szCs w:val="20"/>
              </w:rPr>
            </w:pPr>
            <w:ins w:author="Andreyeva, Julia" w:date="2022-03-03T16:57:00Z" w:id="5863">
              <w:r w:rsidRPr="001111E7">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0" w:type="dxa"/>
            <w:tcPrChange w:author="Murguia, Sahima" w:date="2022-03-15T22:52:00Z" w:id="5864">
              <w:tcPr>
                <w:tcW w:w="2939" w:type="dxa"/>
                <w:tcBorders>
                  <w:bottom w:val="single" w:color="8CB1DE" w:themeColor="accent6" w:themeTint="99" w:sz="4" w:space="0"/>
                </w:tcBorders>
              </w:tcPr>
            </w:tcPrChange>
          </w:tcPr>
          <w:p w:rsidRPr="00F60814" w:rsidR="00490718" w:rsidP="00490718" w:rsidRDefault="00194E01" w14:paraId="6435F027" w14:textId="7E0AF0B1">
            <w:pPr>
              <w:pStyle w:val="BodyText"/>
              <w:rPr>
                <w:ins w:author="Andreyeva, Julia" w:date="2022-03-03T16:57:00Z" w:id="5865"/>
                <w:rFonts w:ascii="Arial" w:hAnsi="Arial" w:cs="Arial"/>
                <w:b w:val="0"/>
                <w:bCs w:val="0"/>
                <w:i/>
                <w:iCs/>
                <w:color w:val="A6A6A6" w:themeColor="background1" w:themeShade="A6"/>
                <w:szCs w:val="20"/>
                <w:rPrChange w:author="Andreyeva, Julia" w:date="2022-03-31T14:10:00Z" w:id="5866">
                  <w:rPr>
                    <w:ins w:author="Andreyeva, Julia" w:date="2022-03-03T16:57:00Z" w:id="5867"/>
                    <w:rFonts w:ascii="Arial" w:hAnsi="Arial" w:cs="Arial"/>
                    <w:b w:val="0"/>
                    <w:bCs w:val="0"/>
                    <w:i/>
                    <w:iCs/>
                    <w:color w:val="A6A6A6" w:themeColor="background1" w:themeShade="A6"/>
                    <w:szCs w:val="20"/>
                  </w:rPr>
                </w:rPrChange>
              </w:rPr>
            </w:pPr>
            <w:ins w:author="Andreyeva, Julia" w:date="2022-03-15T14:31:00Z" w:id="5868">
              <w:r w:rsidRPr="00F60814">
                <w:rPr>
                  <w:rFonts w:ascii="Arial" w:hAnsi="Arial" w:cs="Arial"/>
                  <w:b w:val="0"/>
                  <w:bCs w:val="0"/>
                  <w:szCs w:val="20"/>
                  <w:rPrChange w:author="Andreyeva, Julia" w:date="2022-03-31T14:10:00Z" w:id="5869">
                    <w:rPr>
                      <w:rFonts w:ascii="Arial" w:hAnsi="Arial" w:cs="Arial"/>
                      <w:szCs w:val="20"/>
                    </w:rPr>
                  </w:rPrChange>
                </w:rPr>
                <w:t>Cancelled Date</w:t>
              </w:r>
            </w:ins>
          </w:p>
        </w:tc>
      </w:tr>
      <w:tr w:rsidRPr="00B00E4F" w:rsidR="009E6E7D" w:rsidTr="00A36A9D" w14:paraId="42CA896B" w14:textId="77777777">
        <w:tblPrEx>
          <w:tblW w:w="9864" w:type="dxa"/>
          <w:tblLayout w:type="fixed"/>
          <w:tblLook w:val="01E0" w:firstRow="1" w:lastRow="1" w:firstColumn="1" w:lastColumn="1" w:noHBand="0" w:noVBand="0"/>
          <w:tblPrExChange w:author="Murguia, Sahima" w:date="2022-03-15T22:52:00Z" w:id="5870">
            <w:tblPrEx>
              <w:tblW w:w="9864" w:type="dxa"/>
              <w:tblLayout w:type="fixed"/>
              <w:tblLook w:val="01E0" w:firstRow="1" w:lastRow="1" w:firstColumn="1" w:lastColumn="1" w:noHBand="0" w:noVBand="0"/>
            </w:tblPrEx>
          </w:tblPrExChange>
        </w:tblPrEx>
        <w:trPr>
          <w:trHeight w:val="179"/>
          <w:ins w:author="Murguia, Sahima" w:date="2022-03-15T22:52:00Z" w:id="5871"/>
          <w:trPrChange w:author="Murguia, Sahima" w:date="2022-03-15T22:52:00Z" w:id="5872">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author="Murguia, Sahima" w:date="2022-03-15T22:52:00Z" w:id="5873">
              <w:tcPr>
                <w:tcW w:w="1795" w:type="dxa"/>
                <w:tcBorders>
                  <w:bottom w:val="single" w:color="8CB1DE" w:themeColor="accent6" w:themeTint="99" w:sz="4" w:space="0"/>
                </w:tcBorders>
              </w:tcPr>
            </w:tcPrChange>
          </w:tcPr>
          <w:p w:rsidRPr="00F60814" w:rsidR="009E6E7D" w:rsidP="009E6E7D" w:rsidRDefault="009E6E7D" w14:paraId="025389CB" w14:textId="2D43F069">
            <w:pPr>
              <w:pStyle w:val="BodyText"/>
              <w:rPr>
                <w:ins w:author="Murguia, Sahima" w:date="2022-03-15T22:52:00Z" w:id="5874"/>
                <w:rFonts w:ascii="Arial" w:hAnsi="Arial" w:cs="Arial"/>
                <w:b w:val="0"/>
                <w:bCs w:val="0"/>
                <w:szCs w:val="20"/>
                <w:rPrChange w:author="Andreyeva, Julia" w:date="2022-03-31T14:10:00Z" w:id="5875">
                  <w:rPr>
                    <w:ins w:author="Murguia, Sahima" w:date="2022-03-15T22:52:00Z" w:id="5876"/>
                    <w:rFonts w:ascii="Arial" w:hAnsi="Arial" w:cs="Arial"/>
                    <w:szCs w:val="20"/>
                  </w:rPr>
                </w:rPrChange>
              </w:rPr>
            </w:pPr>
            <w:ins w:author="Murguia, Sahima" w:date="2022-03-15T22:52:00Z" w:id="5877">
              <w:r w:rsidRPr="00F60814">
                <w:rPr>
                  <w:rFonts w:asciiTheme="majorHAnsi" w:hAnsiTheme="majorHAnsi" w:cstheme="majorHAnsi"/>
                  <w:b w:val="0"/>
                  <w:bCs w:val="0"/>
                  <w:szCs w:val="20"/>
                  <w:rPrChange w:author="Andreyeva, Julia" w:date="2022-03-31T14:10:00Z" w:id="5878">
                    <w:rPr>
                      <w:rFonts w:asciiTheme="majorHAnsi" w:hAnsiTheme="majorHAnsi" w:cstheme="majorHAnsi"/>
                      <w:szCs w:val="20"/>
                    </w:rPr>
                  </w:rPrChange>
                </w:rPr>
                <w:t>JTI Mobile Created</w:t>
              </w:r>
            </w:ins>
          </w:p>
        </w:tc>
        <w:tc>
          <w:tcPr>
            <w:tcW w:w="0" w:type="dxa"/>
            <w:vAlign w:val="center"/>
            <w:tcPrChange w:author="Murguia, Sahima" w:date="2022-03-15T22:52:00Z" w:id="5879">
              <w:tcPr>
                <w:tcW w:w="1170" w:type="dxa"/>
                <w:tcBorders>
                  <w:bottom w:val="single" w:color="8CB1DE" w:themeColor="accent6" w:themeTint="99" w:sz="4" w:space="0"/>
                </w:tcBorders>
              </w:tcPr>
            </w:tcPrChange>
          </w:tcPr>
          <w:p w:rsidRPr="001111E7" w:rsidR="009E6E7D" w:rsidP="009E6E7D" w:rsidRDefault="009E6E7D" w14:paraId="59D9F3CE" w14:textId="226AAC96">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880"/>
                <w:rFonts w:ascii="Arial" w:hAnsi="Arial" w:cs="Arial"/>
                <w:szCs w:val="20"/>
              </w:rPr>
            </w:pPr>
            <w:proofErr w:type="spellStart"/>
            <w:ins w:author="Murguia, Sahima" w:date="2022-03-15T22:52:00Z" w:id="5881">
              <w:r w:rsidRPr="001111E7">
                <w:rPr>
                  <w:rFonts w:asciiTheme="majorHAnsi" w:hAnsiTheme="majorHAnsi" w:cstheme="majorHAnsi"/>
                </w:rPr>
                <w:t>DateTime</w:t>
              </w:r>
              <w:proofErr w:type="spellEnd"/>
            </w:ins>
          </w:p>
        </w:tc>
        <w:tc>
          <w:tcPr>
            <w:tcW w:w="0" w:type="dxa"/>
            <w:tcPrChange w:author="Murguia, Sahima" w:date="2022-03-15T22:52:00Z" w:id="5882">
              <w:tcPr>
                <w:tcW w:w="2520" w:type="dxa"/>
                <w:tcBorders>
                  <w:bottom w:val="single" w:color="8CB1DE" w:themeColor="accent6" w:themeTint="99" w:sz="4" w:space="0"/>
                </w:tcBorders>
              </w:tcPr>
            </w:tcPrChange>
          </w:tcPr>
          <w:p w:rsidRPr="001111E7" w:rsidR="009E6E7D" w:rsidP="009E6E7D" w:rsidRDefault="009E6E7D" w14:paraId="196B157C" w14:textId="716BB20F">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883"/>
                <w:rFonts w:ascii="Arial" w:hAnsi="Arial" w:cs="Arial"/>
                <w:szCs w:val="20"/>
              </w:rPr>
            </w:pPr>
            <w:ins w:author="Murguia, Sahima" w:date="2022-03-15T22:52:00Z" w:id="5884">
              <w:r w:rsidRPr="001111E7">
                <w:rPr>
                  <w:rFonts w:asciiTheme="majorHAnsi" w:hAnsiTheme="majorHAnsi" w:cstheme="majorHAnsi"/>
                  <w:szCs w:val="20"/>
                </w:rPr>
                <w:t>Mobile Created</w:t>
              </w:r>
            </w:ins>
          </w:p>
        </w:tc>
        <w:tc>
          <w:tcPr>
            <w:tcW w:w="0" w:type="dxa"/>
            <w:tcPrChange w:author="Murguia, Sahima" w:date="2022-03-15T22:52:00Z" w:id="5885">
              <w:tcPr>
                <w:tcW w:w="1440" w:type="dxa"/>
                <w:tcBorders>
                  <w:bottom w:val="single" w:color="8CB1DE" w:themeColor="accent6" w:themeTint="99" w:sz="4" w:space="0"/>
                </w:tcBorders>
              </w:tcPr>
            </w:tcPrChange>
          </w:tcPr>
          <w:p w:rsidRPr="001111E7" w:rsidR="009E6E7D" w:rsidP="009E6E7D" w:rsidRDefault="006B701B" w14:paraId="3C23F2E4" w14:textId="5DE266BB">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886"/>
                <w:rFonts w:ascii="Arial" w:hAnsi="Arial" w:cs="Arial"/>
                <w:szCs w:val="20"/>
              </w:rPr>
            </w:pPr>
            <w:ins w:author="Andreyeva, Julia" w:date="2022-03-28T11:41:00Z" w:id="5887">
              <w:r>
                <w:rPr>
                  <w:rFonts w:ascii="Arial" w:hAnsi="Arial" w:cs="Arial"/>
                  <w:szCs w:val="20"/>
                </w:rPr>
                <w:t>ENU</w:t>
              </w:r>
            </w:ins>
            <w:ins w:author="Murguia, Sahima" w:date="2022-03-15T22:52:00Z" w:id="5888">
              <w:del w:author="Andreyeva, Julia" w:date="2022-03-23T16:33:00Z" w:id="5889">
                <w:r w:rsidRPr="001111E7" w:rsidDel="00F66571" w:rsidR="009E6E7D">
                  <w:rPr>
                    <w:rFonts w:ascii="Arial" w:hAnsi="Arial" w:cs="Arial"/>
                    <w:szCs w:val="20"/>
                  </w:rPr>
                  <w:delText>ITA</w:delText>
                </w:r>
              </w:del>
            </w:ins>
          </w:p>
        </w:tc>
        <w:tc>
          <w:tcPr>
            <w:cnfStyle w:val="000100000000" w:firstRow="0" w:lastRow="0" w:firstColumn="0" w:lastColumn="1" w:oddVBand="0" w:evenVBand="0" w:oddHBand="0" w:evenHBand="0" w:firstRowFirstColumn="0" w:firstRowLastColumn="0" w:lastRowFirstColumn="0" w:lastRowLastColumn="0"/>
            <w:tcW w:w="0" w:type="dxa"/>
            <w:tcPrChange w:author="Murguia, Sahima" w:date="2022-03-15T22:52:00Z" w:id="5890">
              <w:tcPr>
                <w:tcW w:w="2939" w:type="dxa"/>
                <w:tcBorders>
                  <w:bottom w:val="single" w:color="8CB1DE" w:themeColor="accent6" w:themeTint="99" w:sz="4" w:space="0"/>
                </w:tcBorders>
              </w:tcPr>
            </w:tcPrChange>
          </w:tcPr>
          <w:p w:rsidRPr="00F60814" w:rsidR="009E6E7D" w:rsidP="009E6E7D" w:rsidRDefault="001111E7" w14:paraId="4A29DB2F" w14:textId="63C70444">
            <w:pPr>
              <w:pStyle w:val="BodyText"/>
              <w:rPr>
                <w:ins w:author="Murguia, Sahima" w:date="2022-03-15T22:52:00Z" w:id="5891"/>
                <w:rFonts w:ascii="Arial" w:hAnsi="Arial" w:cs="Arial"/>
                <w:b w:val="0"/>
                <w:bCs w:val="0"/>
                <w:szCs w:val="20"/>
                <w:rPrChange w:author="Andreyeva, Julia" w:date="2022-03-31T14:10:00Z" w:id="5892">
                  <w:rPr>
                    <w:ins w:author="Murguia, Sahima" w:date="2022-03-15T22:52:00Z" w:id="5893"/>
                    <w:rFonts w:ascii="Arial" w:hAnsi="Arial" w:cs="Arial"/>
                    <w:szCs w:val="20"/>
                  </w:rPr>
                </w:rPrChange>
              </w:rPr>
            </w:pPr>
            <w:ins w:author="Andreyeva, Julia" w:date="2022-03-28T11:40:00Z" w:id="5894">
              <w:r w:rsidRPr="00F60814">
                <w:rPr>
                  <w:rFonts w:asciiTheme="majorHAnsi" w:hAnsiTheme="majorHAnsi" w:cstheme="majorHAnsi"/>
                  <w:b w:val="0"/>
                  <w:bCs w:val="0"/>
                  <w:szCs w:val="20"/>
                  <w:rPrChange w:author="Andreyeva, Julia" w:date="2022-03-31T14:10:00Z" w:id="5895">
                    <w:rPr>
                      <w:rFonts w:asciiTheme="majorHAnsi" w:hAnsiTheme="majorHAnsi" w:cstheme="majorHAnsi"/>
                      <w:szCs w:val="20"/>
                    </w:rPr>
                  </w:rPrChange>
                </w:rPr>
                <w:t>Mobile Created</w:t>
              </w:r>
            </w:ins>
          </w:p>
        </w:tc>
      </w:tr>
      <w:tr w:rsidRPr="00B00E4F" w:rsidR="001B15E4" w:rsidTr="003D48EC" w14:paraId="3AF0C135" w14:textId="77777777">
        <w:tblPrEx>
          <w:tblW w:w="9864" w:type="dxa"/>
          <w:tblLayout w:type="fixed"/>
          <w:tblLook w:val="01E0" w:firstRow="1" w:lastRow="1" w:firstColumn="1" w:lastColumn="1" w:noHBand="0" w:noVBand="0"/>
          <w:tblPrExChange w:author="Andreyeva, Julia" w:date="2022-03-28T11:41:00Z" w:id="5896">
            <w:tblPrEx>
              <w:tblW w:w="9864" w:type="dxa"/>
              <w:tblLayout w:type="fixed"/>
              <w:tblLook w:val="01E0" w:firstRow="1" w:lastRow="1" w:firstColumn="1" w:lastColumn="1" w:noHBand="0" w:noVBand="0"/>
            </w:tblPrEx>
          </w:tblPrExChange>
        </w:tblPrEx>
        <w:trPr>
          <w:trHeight w:val="179"/>
          <w:ins w:author="Andreyeva, Julia" w:date="2022-03-28T11:40:00Z" w:id="5897"/>
          <w:trPrChange w:author="Andreyeva, Julia" w:date="2022-03-28T11:41:00Z" w:id="5898">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28T11:41:00Z" w:id="5899">
              <w:tcPr>
                <w:tcW w:w="1795" w:type="dxa"/>
                <w:vAlign w:val="center"/>
              </w:tcPr>
            </w:tcPrChange>
          </w:tcPr>
          <w:p w:rsidRPr="00F60814" w:rsidR="001B15E4" w:rsidP="001B15E4" w:rsidRDefault="001B15E4" w14:paraId="1F2CC43F" w14:textId="48825D6B">
            <w:pPr>
              <w:pStyle w:val="BodyText"/>
              <w:rPr>
                <w:ins w:author="Andreyeva, Julia" w:date="2022-03-28T11:40:00Z" w:id="5900"/>
                <w:rFonts w:asciiTheme="majorHAnsi" w:hAnsiTheme="majorHAnsi" w:cstheme="majorHAnsi"/>
                <w:b w:val="0"/>
                <w:bCs w:val="0"/>
                <w:szCs w:val="20"/>
                <w:rPrChange w:author="Andreyeva, Julia" w:date="2022-03-31T14:10:00Z" w:id="5901">
                  <w:rPr>
                    <w:ins w:author="Andreyeva, Julia" w:date="2022-03-28T11:40:00Z" w:id="5902"/>
                    <w:rFonts w:asciiTheme="majorHAnsi" w:hAnsiTheme="majorHAnsi" w:cstheme="majorHAnsi"/>
                    <w:szCs w:val="20"/>
                  </w:rPr>
                </w:rPrChange>
              </w:rPr>
            </w:pPr>
            <w:ins w:author="Andreyeva, Julia" w:date="2022-03-28T11:41:00Z" w:id="5903">
              <w:r w:rsidRPr="00F60814">
                <w:rPr>
                  <w:rFonts w:ascii="Arial" w:hAnsi="Arial" w:cs="Arial"/>
                  <w:b w:val="0"/>
                  <w:bCs w:val="0"/>
                  <w:szCs w:val="20"/>
                  <w:rPrChange w:author="Andreyeva, Julia" w:date="2022-03-31T14:10:00Z" w:id="5904">
                    <w:rPr>
                      <w:rFonts w:ascii="Arial" w:hAnsi="Arial" w:cs="Arial"/>
                      <w:szCs w:val="20"/>
                    </w:rPr>
                  </w:rPrChange>
                </w:rPr>
                <w:t>JTI Mobile Created</w:t>
              </w:r>
            </w:ins>
          </w:p>
        </w:tc>
        <w:tc>
          <w:tcPr>
            <w:tcW w:w="0" w:type="dxa"/>
            <w:tcPrChange w:author="Andreyeva, Julia" w:date="2022-03-28T11:41:00Z" w:id="5905">
              <w:tcPr>
                <w:tcW w:w="1170" w:type="dxa"/>
                <w:vAlign w:val="center"/>
              </w:tcPr>
            </w:tcPrChange>
          </w:tcPr>
          <w:p w:rsidRPr="001B15E4" w:rsidR="001B15E4" w:rsidP="001B15E4" w:rsidRDefault="001B15E4" w14:paraId="137158E4" w14:textId="4C46B63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0:00Z" w:id="5906"/>
                <w:rFonts w:asciiTheme="majorHAnsi" w:hAnsiTheme="majorHAnsi" w:cstheme="majorHAnsi"/>
              </w:rPr>
            </w:pPr>
            <w:proofErr w:type="spellStart"/>
            <w:ins w:author="Andreyeva, Julia" w:date="2022-03-28T11:41:00Z" w:id="5907">
              <w:r w:rsidRPr="001B15E4">
                <w:rPr>
                  <w:rFonts w:ascii="Arial" w:hAnsi="Arial" w:cs="Arial"/>
                  <w:szCs w:val="20"/>
                  <w:rPrChange w:author="Andreyeva, Julia" w:date="2022-03-28T11:41:00Z" w:id="5908">
                    <w:rPr>
                      <w:rFonts w:ascii="Arial" w:hAnsi="Arial" w:cs="Arial"/>
                      <w:b/>
                      <w:szCs w:val="20"/>
                    </w:rPr>
                  </w:rPrChange>
                </w:rPr>
                <w:t>DateTime</w:t>
              </w:r>
            </w:ins>
            <w:proofErr w:type="spellEnd"/>
          </w:p>
        </w:tc>
        <w:tc>
          <w:tcPr>
            <w:tcW w:w="0" w:type="dxa"/>
            <w:tcPrChange w:author="Andreyeva, Julia" w:date="2022-03-28T11:41:00Z" w:id="5909">
              <w:tcPr>
                <w:tcW w:w="2520" w:type="dxa"/>
              </w:tcPr>
            </w:tcPrChange>
          </w:tcPr>
          <w:p w:rsidRPr="001B15E4" w:rsidR="001B15E4" w:rsidP="001B15E4" w:rsidRDefault="001B15E4" w14:paraId="7E6BD88C" w14:textId="4FC8A4A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0:00Z" w:id="5910"/>
                <w:rFonts w:asciiTheme="majorHAnsi" w:hAnsiTheme="majorHAnsi" w:cstheme="majorHAnsi"/>
                <w:szCs w:val="20"/>
              </w:rPr>
            </w:pPr>
            <w:ins w:author="Andreyeva, Julia" w:date="2022-03-28T11:41:00Z" w:id="5911">
              <w:r w:rsidRPr="001B15E4">
                <w:rPr>
                  <w:rFonts w:ascii="Arial" w:hAnsi="Arial" w:cs="Arial"/>
                  <w:szCs w:val="20"/>
                  <w:rPrChange w:author="Andreyeva, Julia" w:date="2022-03-28T11:41:00Z" w:id="5912">
                    <w:rPr>
                      <w:rFonts w:ascii="Arial" w:hAnsi="Arial" w:cs="Arial"/>
                      <w:b/>
                      <w:szCs w:val="20"/>
                    </w:rPr>
                  </w:rPrChange>
                </w:rPr>
                <w:t>Mobile Created</w:t>
              </w:r>
            </w:ins>
          </w:p>
        </w:tc>
        <w:tc>
          <w:tcPr>
            <w:tcW w:w="0" w:type="dxa"/>
            <w:tcPrChange w:author="Andreyeva, Julia" w:date="2022-03-28T11:41:00Z" w:id="5913">
              <w:tcPr>
                <w:tcW w:w="1440" w:type="dxa"/>
              </w:tcPr>
            </w:tcPrChange>
          </w:tcPr>
          <w:p w:rsidRPr="001B15E4" w:rsidR="001B15E4" w:rsidP="001B15E4" w:rsidRDefault="001B15E4" w14:paraId="0A5F7C22" w14:textId="5F62A5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0:00Z" w:id="5914"/>
                <w:rFonts w:ascii="Arial" w:hAnsi="Arial" w:cs="Arial"/>
                <w:szCs w:val="20"/>
              </w:rPr>
            </w:pPr>
            <w:ins w:author="Andreyeva, Julia" w:date="2022-03-28T11:41:00Z" w:id="5915">
              <w:r w:rsidRPr="001B15E4">
                <w:rPr>
                  <w:rFonts w:ascii="Arial" w:hAnsi="Arial" w:cs="Arial"/>
                  <w:szCs w:val="20"/>
                  <w:rPrChange w:author="Andreyeva, Julia" w:date="2022-03-28T11:41:00Z" w:id="5916">
                    <w:rPr>
                      <w:rFonts w:ascii="Arial" w:hAnsi="Arial" w:cs="Arial"/>
                      <w:b/>
                      <w:szCs w:val="20"/>
                    </w:rPr>
                  </w:rPrChange>
                </w:rPr>
                <w:t>KZA</w:t>
              </w:r>
            </w:ins>
          </w:p>
        </w:tc>
        <w:tc>
          <w:tcPr>
            <w:cnfStyle w:val="000100000000" w:firstRow="0" w:lastRow="0" w:firstColumn="0" w:lastColumn="1" w:oddVBand="0" w:evenVBand="0" w:oddHBand="0" w:evenHBand="0" w:firstRowFirstColumn="0" w:firstRowLastColumn="0" w:lastRowFirstColumn="0" w:lastRowLastColumn="0"/>
            <w:tcW w:w="0" w:type="dxa"/>
            <w:tcPrChange w:author="Andreyeva, Julia" w:date="2022-03-28T11:41:00Z" w:id="5917">
              <w:tcPr>
                <w:tcW w:w="2939" w:type="dxa"/>
              </w:tcPr>
            </w:tcPrChange>
          </w:tcPr>
          <w:p w:rsidRPr="00F60814" w:rsidR="001B15E4" w:rsidP="001B15E4" w:rsidRDefault="001B15E4" w14:paraId="0C29CED7" w14:textId="6672A28A">
            <w:pPr>
              <w:pStyle w:val="BodyText"/>
              <w:rPr>
                <w:ins w:author="Andreyeva, Julia" w:date="2022-03-28T11:40:00Z" w:id="5918"/>
                <w:rFonts w:asciiTheme="majorHAnsi" w:hAnsiTheme="majorHAnsi" w:cstheme="majorHAnsi"/>
                <w:b w:val="0"/>
                <w:bCs w:val="0"/>
                <w:szCs w:val="20"/>
                <w:rPrChange w:author="Andreyeva, Julia" w:date="2022-03-31T14:10:00Z" w:id="5919">
                  <w:rPr>
                    <w:ins w:author="Andreyeva, Julia" w:date="2022-03-28T11:40:00Z" w:id="5920"/>
                    <w:rFonts w:asciiTheme="majorHAnsi" w:hAnsiTheme="majorHAnsi" w:cstheme="majorHAnsi"/>
                    <w:szCs w:val="20"/>
                  </w:rPr>
                </w:rPrChange>
              </w:rPr>
            </w:pPr>
            <w:ins w:author="Andreyeva, Julia" w:date="2022-03-28T11:41:00Z" w:id="5921">
              <w:r w:rsidRPr="00F60814">
                <w:rPr>
                  <w:rFonts w:ascii="Arial" w:hAnsi="Arial" w:cs="Arial"/>
                  <w:b w:val="0"/>
                  <w:bCs w:val="0"/>
                  <w:szCs w:val="20"/>
                  <w:rPrChange w:author="Andreyeva, Julia" w:date="2022-03-31T14:10:00Z" w:id="5922">
                    <w:rPr>
                      <w:rFonts w:ascii="Arial" w:hAnsi="Arial" w:cs="Arial"/>
                      <w:szCs w:val="20"/>
                    </w:rPr>
                  </w:rPrChange>
                </w:rPr>
                <w:t>Mobile Created</w:t>
              </w:r>
            </w:ins>
          </w:p>
        </w:tc>
      </w:tr>
      <w:tr w:rsidRPr="00B00E4F" w:rsidR="009E6E7D" w:rsidTr="00A36A9D" w14:paraId="0FFF17B2" w14:textId="77777777">
        <w:tblPrEx>
          <w:tblW w:w="9864" w:type="dxa"/>
          <w:tblLayout w:type="fixed"/>
          <w:tblLook w:val="01E0" w:firstRow="1" w:lastRow="1" w:firstColumn="1" w:lastColumn="1" w:noHBand="0" w:noVBand="0"/>
          <w:tblPrExChange w:author="Murguia, Sahima" w:date="2022-03-15T22:52:00Z" w:id="5923">
            <w:tblPrEx>
              <w:tblW w:w="9864" w:type="dxa"/>
              <w:tblLayout w:type="fixed"/>
              <w:tblLook w:val="01E0" w:firstRow="1" w:lastRow="1" w:firstColumn="1" w:lastColumn="1" w:noHBand="0" w:noVBand="0"/>
            </w:tblPrEx>
          </w:tblPrExChange>
        </w:tblPrEx>
        <w:trPr>
          <w:trHeight w:val="179"/>
          <w:ins w:author="Murguia, Sahima" w:date="2022-03-15T22:52:00Z" w:id="5924"/>
          <w:trPrChange w:author="Murguia, Sahima" w:date="2022-03-15T22:52:00Z" w:id="5925">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author="Murguia, Sahima" w:date="2022-03-15T22:52:00Z" w:id="5926">
              <w:tcPr>
                <w:tcW w:w="1795" w:type="dxa"/>
                <w:tcBorders>
                  <w:bottom w:val="single" w:color="8CB1DE" w:themeColor="accent6" w:themeTint="99" w:sz="4" w:space="0"/>
                </w:tcBorders>
              </w:tcPr>
            </w:tcPrChange>
          </w:tcPr>
          <w:p w:rsidRPr="00490718" w:rsidR="009E6E7D" w:rsidP="009E6E7D" w:rsidRDefault="009E6E7D" w14:paraId="52FD7831" w14:textId="05121219">
            <w:pPr>
              <w:pStyle w:val="BodyText"/>
              <w:rPr>
                <w:ins w:author="Murguia, Sahima" w:date="2022-03-15T22:52:00Z" w:id="5927"/>
                <w:rFonts w:ascii="Arial" w:hAnsi="Arial" w:cs="Arial"/>
                <w:szCs w:val="20"/>
              </w:rPr>
            </w:pPr>
            <w:ins w:author="Murguia, Sahima" w:date="2022-03-15T22:52:00Z" w:id="5928">
              <w:r>
                <w:rPr>
                  <w:rFonts w:asciiTheme="majorHAnsi" w:hAnsiTheme="majorHAnsi" w:cstheme="majorHAnsi"/>
                  <w:b w:val="0"/>
                  <w:bCs w:val="0"/>
                  <w:szCs w:val="20"/>
                </w:rPr>
                <w:t>JTI Mobile Created By</w:t>
              </w:r>
            </w:ins>
          </w:p>
        </w:tc>
        <w:tc>
          <w:tcPr>
            <w:tcW w:w="0" w:type="dxa"/>
            <w:vAlign w:val="center"/>
            <w:tcPrChange w:author="Murguia, Sahima" w:date="2022-03-15T22:52:00Z" w:id="5929">
              <w:tcPr>
                <w:tcW w:w="1170" w:type="dxa"/>
                <w:tcBorders>
                  <w:bottom w:val="single" w:color="8CB1DE" w:themeColor="accent6" w:themeTint="99" w:sz="4" w:space="0"/>
                </w:tcBorders>
              </w:tcPr>
            </w:tcPrChange>
          </w:tcPr>
          <w:p w:rsidRPr="00490718" w:rsidR="009E6E7D" w:rsidP="009E6E7D" w:rsidRDefault="009E6E7D" w14:paraId="60F8E476" w14:textId="214CEAA7">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930"/>
                <w:rFonts w:ascii="Arial" w:hAnsi="Arial" w:cs="Arial"/>
                <w:szCs w:val="20"/>
              </w:rPr>
            </w:pPr>
            <w:ins w:author="Murguia, Sahima" w:date="2022-03-15T22:52:00Z" w:id="5931">
              <w:r>
                <w:rPr>
                  <w:rFonts w:asciiTheme="majorHAnsi" w:hAnsiTheme="majorHAnsi" w:cstheme="majorHAnsi"/>
                </w:rPr>
                <w:t>Text</w:t>
              </w:r>
            </w:ins>
          </w:p>
        </w:tc>
        <w:tc>
          <w:tcPr>
            <w:tcW w:w="0" w:type="dxa"/>
            <w:tcPrChange w:author="Murguia, Sahima" w:date="2022-03-15T22:52:00Z" w:id="5932">
              <w:tcPr>
                <w:tcW w:w="2520" w:type="dxa"/>
                <w:tcBorders>
                  <w:bottom w:val="single" w:color="8CB1DE" w:themeColor="accent6" w:themeTint="99" w:sz="4" w:space="0"/>
                </w:tcBorders>
              </w:tcPr>
            </w:tcPrChange>
          </w:tcPr>
          <w:p w:rsidRPr="00194E01" w:rsidR="009E6E7D" w:rsidP="009E6E7D" w:rsidRDefault="009E6E7D" w14:paraId="47617BF4" w14:textId="1ED2CA88">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933"/>
                <w:rFonts w:ascii="Arial" w:hAnsi="Arial" w:cs="Arial"/>
                <w:szCs w:val="20"/>
              </w:rPr>
            </w:pPr>
            <w:ins w:author="Murguia, Sahima" w:date="2022-03-15T22:52:00Z" w:id="5934">
              <w:r w:rsidRPr="007706AD">
                <w:rPr>
                  <w:rFonts w:asciiTheme="majorHAnsi" w:hAnsiTheme="majorHAnsi" w:cstheme="majorHAnsi"/>
                  <w:szCs w:val="20"/>
                </w:rPr>
                <w:t>Mobile Created</w:t>
              </w:r>
              <w:r>
                <w:rPr>
                  <w:rFonts w:asciiTheme="majorHAnsi" w:hAnsiTheme="majorHAnsi" w:cstheme="majorHAnsi"/>
                  <w:szCs w:val="20"/>
                </w:rPr>
                <w:t xml:space="preserve"> By</w:t>
              </w:r>
            </w:ins>
          </w:p>
        </w:tc>
        <w:tc>
          <w:tcPr>
            <w:tcW w:w="0" w:type="dxa"/>
            <w:tcPrChange w:author="Murguia, Sahima" w:date="2022-03-15T22:52:00Z" w:id="5935">
              <w:tcPr>
                <w:tcW w:w="1440" w:type="dxa"/>
                <w:tcBorders>
                  <w:bottom w:val="single" w:color="8CB1DE" w:themeColor="accent6" w:themeTint="99" w:sz="4" w:space="0"/>
                </w:tcBorders>
              </w:tcPr>
            </w:tcPrChange>
          </w:tcPr>
          <w:p w:rsidRPr="00490718" w:rsidR="009E6E7D" w:rsidP="009E6E7D" w:rsidRDefault="009E6E7D" w14:paraId="01DD0780" w14:textId="17B09049">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936"/>
                <w:rFonts w:ascii="Arial" w:hAnsi="Arial" w:cs="Arial"/>
                <w:szCs w:val="20"/>
              </w:rPr>
            </w:pPr>
            <w:ins w:author="Murguia, Sahima" w:date="2022-03-15T22:52:00Z" w:id="5937">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0" w:type="dxa"/>
            <w:tcPrChange w:author="Murguia, Sahima" w:date="2022-03-15T22:52:00Z" w:id="5938">
              <w:tcPr>
                <w:tcW w:w="2939" w:type="dxa"/>
                <w:tcBorders>
                  <w:bottom w:val="single" w:color="8CB1DE" w:themeColor="accent6" w:themeTint="99" w:sz="4" w:space="0"/>
                </w:tcBorders>
              </w:tcPr>
            </w:tcPrChange>
          </w:tcPr>
          <w:p w:rsidRPr="00F60814" w:rsidR="009E6E7D" w:rsidP="009E6E7D" w:rsidRDefault="009E6E7D" w14:paraId="17757465" w14:textId="6B9C01EE">
            <w:pPr>
              <w:pStyle w:val="BodyText"/>
              <w:rPr>
                <w:ins w:author="Murguia, Sahima" w:date="2022-03-15T22:52:00Z" w:id="5939"/>
                <w:rFonts w:ascii="Arial" w:hAnsi="Arial" w:cs="Arial"/>
                <w:b w:val="0"/>
                <w:bCs w:val="0"/>
                <w:szCs w:val="20"/>
                <w:rPrChange w:author="Andreyeva, Julia" w:date="2022-03-31T14:10:00Z" w:id="5940">
                  <w:rPr>
                    <w:ins w:author="Murguia, Sahima" w:date="2022-03-15T22:52:00Z" w:id="5941"/>
                    <w:rFonts w:ascii="Arial" w:hAnsi="Arial" w:cs="Arial"/>
                    <w:szCs w:val="20"/>
                  </w:rPr>
                </w:rPrChange>
              </w:rPr>
            </w:pPr>
            <w:ins w:author="Murguia, Sahima" w:date="2022-03-15T22:52:00Z" w:id="5942">
              <w:r w:rsidRPr="00F60814">
                <w:rPr>
                  <w:rFonts w:asciiTheme="majorHAnsi" w:hAnsiTheme="majorHAnsi" w:cstheme="majorHAnsi"/>
                  <w:b w:val="0"/>
                  <w:bCs w:val="0"/>
                  <w:szCs w:val="20"/>
                  <w:rPrChange w:author="Andreyeva, Julia" w:date="2022-03-31T14:10:00Z" w:id="5943">
                    <w:rPr>
                      <w:rFonts w:asciiTheme="majorHAnsi" w:hAnsiTheme="majorHAnsi" w:cstheme="majorHAnsi"/>
                      <w:b w:val="0"/>
                      <w:bCs w:val="0"/>
                      <w:szCs w:val="20"/>
                    </w:rPr>
                  </w:rPrChange>
                </w:rPr>
                <w:t>Mobile Created By</w:t>
              </w:r>
            </w:ins>
          </w:p>
        </w:tc>
      </w:tr>
      <w:tr w:rsidRPr="00B00E4F" w:rsidR="009E6E7D" w:rsidTr="00A36A9D" w14:paraId="4FBEE074" w14:textId="77777777">
        <w:tblPrEx>
          <w:tblW w:w="9864" w:type="dxa"/>
          <w:tblLayout w:type="fixed"/>
          <w:tblLook w:val="01E0" w:firstRow="1" w:lastRow="1" w:firstColumn="1" w:lastColumn="1" w:noHBand="0" w:noVBand="0"/>
          <w:tblPrExChange w:author="Murguia, Sahima" w:date="2022-03-15T22:52:00Z" w:id="5944">
            <w:tblPrEx>
              <w:tblW w:w="9864" w:type="dxa"/>
              <w:tblLayout w:type="fixed"/>
              <w:tblLook w:val="01E0" w:firstRow="1" w:lastRow="1" w:firstColumn="1" w:lastColumn="1" w:noHBand="0" w:noVBand="0"/>
            </w:tblPrEx>
          </w:tblPrExChange>
        </w:tblPrEx>
        <w:trPr>
          <w:trHeight w:val="179"/>
          <w:ins w:author="Murguia, Sahima" w:date="2022-03-15T22:52:00Z" w:id="5945"/>
          <w:trPrChange w:author="Murguia, Sahima" w:date="2022-03-15T22:52:00Z" w:id="5946">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author="Murguia, Sahima" w:date="2022-03-15T22:52:00Z" w:id="5947">
              <w:tcPr>
                <w:tcW w:w="1795" w:type="dxa"/>
                <w:tcBorders>
                  <w:bottom w:val="single" w:color="8CB1DE" w:themeColor="accent6" w:themeTint="99" w:sz="4" w:space="0"/>
                </w:tcBorders>
              </w:tcPr>
            </w:tcPrChange>
          </w:tcPr>
          <w:p w:rsidRPr="00490718" w:rsidR="009E6E7D" w:rsidP="009E6E7D" w:rsidRDefault="009E6E7D" w14:paraId="63E55F94" w14:textId="5B02F741">
            <w:pPr>
              <w:pStyle w:val="BodyText"/>
              <w:rPr>
                <w:ins w:author="Murguia, Sahima" w:date="2022-03-15T22:52:00Z" w:id="5948"/>
                <w:rFonts w:ascii="Arial" w:hAnsi="Arial" w:cs="Arial"/>
                <w:szCs w:val="20"/>
              </w:rPr>
            </w:pPr>
            <w:ins w:author="Murguia, Sahima" w:date="2022-03-15T22:52:00Z" w:id="5949">
              <w:r>
                <w:rPr>
                  <w:rFonts w:asciiTheme="majorHAnsi" w:hAnsiTheme="majorHAnsi" w:cstheme="majorHAnsi"/>
                  <w:b w:val="0"/>
                  <w:bCs w:val="0"/>
                  <w:szCs w:val="20"/>
                </w:rPr>
                <w:t>JTI Mobile Created By</w:t>
              </w:r>
            </w:ins>
          </w:p>
        </w:tc>
        <w:tc>
          <w:tcPr>
            <w:tcW w:w="0" w:type="dxa"/>
            <w:vAlign w:val="center"/>
            <w:tcPrChange w:author="Murguia, Sahima" w:date="2022-03-15T22:52:00Z" w:id="5950">
              <w:tcPr>
                <w:tcW w:w="1170" w:type="dxa"/>
                <w:tcBorders>
                  <w:bottom w:val="single" w:color="8CB1DE" w:themeColor="accent6" w:themeTint="99" w:sz="4" w:space="0"/>
                </w:tcBorders>
              </w:tcPr>
            </w:tcPrChange>
          </w:tcPr>
          <w:p w:rsidRPr="00F66571" w:rsidR="009E6E7D" w:rsidP="009E6E7D" w:rsidRDefault="009E6E7D" w14:paraId="71908B0D" w14:textId="1BD452C1">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951"/>
                <w:rFonts w:ascii="Arial" w:hAnsi="Arial" w:cs="Arial"/>
                <w:szCs w:val="20"/>
              </w:rPr>
            </w:pPr>
            <w:ins w:author="Murguia, Sahima" w:date="2022-03-15T22:52:00Z" w:id="5952">
              <w:r w:rsidRPr="00F66571">
                <w:rPr>
                  <w:rFonts w:asciiTheme="majorHAnsi" w:hAnsiTheme="majorHAnsi" w:cstheme="majorHAnsi"/>
                </w:rPr>
                <w:t>Text</w:t>
              </w:r>
            </w:ins>
          </w:p>
        </w:tc>
        <w:tc>
          <w:tcPr>
            <w:tcW w:w="0" w:type="dxa"/>
            <w:tcPrChange w:author="Murguia, Sahima" w:date="2022-03-15T22:52:00Z" w:id="5953">
              <w:tcPr>
                <w:tcW w:w="2520" w:type="dxa"/>
                <w:tcBorders>
                  <w:bottom w:val="single" w:color="8CB1DE" w:themeColor="accent6" w:themeTint="99" w:sz="4" w:space="0"/>
                </w:tcBorders>
              </w:tcPr>
            </w:tcPrChange>
          </w:tcPr>
          <w:p w:rsidRPr="00F66571" w:rsidR="009E6E7D" w:rsidP="009E6E7D" w:rsidRDefault="001111E7" w14:paraId="51336D34" w14:textId="50334E0C">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954"/>
                <w:rFonts w:ascii="Arial" w:hAnsi="Arial" w:cs="Arial"/>
                <w:szCs w:val="20"/>
              </w:rPr>
            </w:pPr>
            <w:ins w:author="Andreyeva, Julia" w:date="2022-03-28T11:40:00Z" w:id="5955">
              <w:r w:rsidRPr="00F66571">
                <w:rPr>
                  <w:rFonts w:asciiTheme="majorHAnsi" w:hAnsiTheme="majorHAnsi" w:cstheme="majorHAnsi"/>
                  <w:szCs w:val="20"/>
                </w:rPr>
                <w:t>Mobile Created By</w:t>
              </w:r>
            </w:ins>
            <w:ins w:author="Murguia, Sahima" w:date="2022-03-15T22:52:00Z" w:id="5956">
              <w:del w:author="Andreyeva, Julia" w:date="2022-03-28T11:40:00Z" w:id="5957">
                <w:r w:rsidRPr="00F66571" w:rsidDel="001111E7" w:rsidR="009E6E7D">
                  <w:rPr>
                    <w:rFonts w:asciiTheme="majorHAnsi" w:hAnsiTheme="majorHAnsi" w:cstheme="majorHAnsi"/>
                    <w:szCs w:val="20"/>
                  </w:rPr>
                  <w:delText>Mobile Created By</w:delText>
                </w:r>
              </w:del>
            </w:ins>
          </w:p>
        </w:tc>
        <w:tc>
          <w:tcPr>
            <w:tcW w:w="0" w:type="dxa"/>
            <w:tcPrChange w:author="Murguia, Sahima" w:date="2022-03-15T22:52:00Z" w:id="5958">
              <w:tcPr>
                <w:tcW w:w="1440" w:type="dxa"/>
                <w:tcBorders>
                  <w:bottom w:val="single" w:color="8CB1DE" w:themeColor="accent6" w:themeTint="99" w:sz="4" w:space="0"/>
                </w:tcBorders>
              </w:tcPr>
            </w:tcPrChange>
          </w:tcPr>
          <w:p w:rsidRPr="0073208D" w:rsidR="009E6E7D" w:rsidP="009E6E7D" w:rsidRDefault="00F66571" w14:paraId="3CF14AEB" w14:textId="4E002DD3">
            <w:pPr>
              <w:pStyle w:val="BodyText"/>
              <w:cnfStyle w:val="000000000000" w:firstRow="0" w:lastRow="0" w:firstColumn="0" w:lastColumn="0" w:oddVBand="0" w:evenVBand="0" w:oddHBand="0" w:evenHBand="0" w:firstRowFirstColumn="0" w:firstRowLastColumn="0" w:lastRowFirstColumn="0" w:lastRowLastColumn="0"/>
              <w:rPr>
                <w:ins w:author="Murguia, Sahima" w:date="2022-03-15T22:52:00Z" w:id="5959"/>
                <w:rFonts w:ascii="Arial" w:hAnsi="Arial" w:cs="Arial"/>
                <w:szCs w:val="20"/>
              </w:rPr>
            </w:pPr>
            <w:ins w:author="Andreyeva, Julia" w:date="2022-03-23T16:34:00Z" w:id="5960">
              <w:r w:rsidRPr="0073208D">
                <w:rPr>
                  <w:rFonts w:ascii="Arial" w:hAnsi="Arial" w:cs="Arial"/>
                  <w:szCs w:val="20"/>
                </w:rPr>
                <w:t>KZA</w:t>
              </w:r>
            </w:ins>
            <w:ins w:author="Murguia, Sahima" w:date="2022-03-15T22:52:00Z" w:id="5961">
              <w:del w:author="Andreyeva, Julia" w:date="2022-03-23T16:34:00Z" w:id="5962">
                <w:r w:rsidRPr="0073208D" w:rsidDel="00F66571" w:rsidR="009E6E7D">
                  <w:rPr>
                    <w:rFonts w:ascii="Arial" w:hAnsi="Arial" w:cs="Arial"/>
                    <w:szCs w:val="20"/>
                  </w:rPr>
                  <w:delText>ITA</w:delText>
                </w:r>
              </w:del>
            </w:ins>
          </w:p>
        </w:tc>
        <w:tc>
          <w:tcPr>
            <w:cnfStyle w:val="000100000000" w:firstRow="0" w:lastRow="0" w:firstColumn="0" w:lastColumn="1" w:oddVBand="0" w:evenVBand="0" w:oddHBand="0" w:evenHBand="0" w:firstRowFirstColumn="0" w:firstRowLastColumn="0" w:lastRowFirstColumn="0" w:lastRowLastColumn="0"/>
            <w:tcW w:w="0" w:type="dxa"/>
            <w:tcPrChange w:author="Murguia, Sahima" w:date="2022-03-15T22:52:00Z" w:id="5963">
              <w:tcPr>
                <w:tcW w:w="2939" w:type="dxa"/>
                <w:tcBorders>
                  <w:bottom w:val="single" w:color="8CB1DE" w:themeColor="accent6" w:themeTint="99" w:sz="4" w:space="0"/>
                </w:tcBorders>
              </w:tcPr>
            </w:tcPrChange>
          </w:tcPr>
          <w:p w:rsidRPr="00F60814" w:rsidR="009E6E7D" w:rsidP="009E6E7D" w:rsidRDefault="001111E7" w14:paraId="0FD3E9D9" w14:textId="5B460B08">
            <w:pPr>
              <w:pStyle w:val="BodyText"/>
              <w:rPr>
                <w:ins w:author="Murguia, Sahima" w:date="2022-03-15T22:52:00Z" w:id="5964"/>
                <w:rFonts w:ascii="Arial" w:hAnsi="Arial" w:cs="Arial"/>
                <w:b w:val="0"/>
                <w:bCs w:val="0"/>
                <w:szCs w:val="20"/>
                <w:rPrChange w:author="Andreyeva, Julia" w:date="2022-03-31T14:10:00Z" w:id="5965">
                  <w:rPr>
                    <w:ins w:author="Murguia, Sahima" w:date="2022-03-15T22:52:00Z" w:id="5966"/>
                    <w:rFonts w:ascii="Arial" w:hAnsi="Arial" w:cs="Arial"/>
                    <w:szCs w:val="20"/>
                  </w:rPr>
                </w:rPrChange>
              </w:rPr>
            </w:pPr>
            <w:ins w:author="Andreyeva, Julia" w:date="2022-03-28T11:40:00Z" w:id="5967">
              <w:r w:rsidRPr="00F60814">
                <w:rPr>
                  <w:rFonts w:asciiTheme="majorHAnsi" w:hAnsiTheme="majorHAnsi" w:cstheme="majorHAnsi"/>
                  <w:b w:val="0"/>
                  <w:bCs w:val="0"/>
                  <w:szCs w:val="20"/>
                  <w:rPrChange w:author="Andreyeva, Julia" w:date="2022-03-31T14:10:00Z" w:id="5968">
                    <w:rPr>
                      <w:rFonts w:asciiTheme="majorHAnsi" w:hAnsiTheme="majorHAnsi" w:cstheme="majorHAnsi"/>
                      <w:szCs w:val="20"/>
                    </w:rPr>
                  </w:rPrChange>
                </w:rPr>
                <w:t>Mobile Created By</w:t>
              </w:r>
            </w:ins>
          </w:p>
        </w:tc>
      </w:tr>
      <w:tr w:rsidRPr="00B00E4F" w:rsidR="00A36A9D" w:rsidTr="00A36A9D" w14:paraId="549222EA" w14:textId="77777777">
        <w:tblPrEx>
          <w:tblW w:w="9864" w:type="dxa"/>
          <w:tblLayout w:type="fixed"/>
          <w:tblLook w:val="01E0" w:firstRow="1" w:lastRow="1" w:firstColumn="1" w:lastColumn="1" w:noHBand="0" w:noVBand="0"/>
          <w:tblPrExChange w:author="Andreyeva, Julia" w:date="2022-03-25T15:05:00Z" w:id="5969">
            <w:tblPrEx>
              <w:tblW w:w="9864" w:type="dxa"/>
              <w:tblLayout w:type="fixed"/>
              <w:tblLook w:val="01E0" w:firstRow="1" w:lastRow="1" w:firstColumn="1" w:lastColumn="1" w:noHBand="0" w:noVBand="0"/>
            </w:tblPrEx>
          </w:tblPrExChange>
        </w:tblPrEx>
        <w:trPr>
          <w:trHeight w:val="179"/>
          <w:ins w:author="Andreyeva, Julia" w:date="2022-03-25T15:03:00Z" w:id="5970"/>
          <w:trPrChange w:author="Andreyeva, Julia" w:date="2022-03-25T15:05:00Z" w:id="5971">
            <w:trPr>
              <w:trHeight w:val="179"/>
            </w:trPr>
          </w:trPrChange>
        </w:trPr>
        <w:tc>
          <w:tcPr>
            <w:cnfStyle w:val="001000000000" w:firstRow="0" w:lastRow="0" w:firstColumn="1" w:lastColumn="0" w:oddVBand="0" w:evenVBand="0" w:oddHBand="0" w:evenHBand="0" w:firstRowFirstColumn="0" w:firstRowLastColumn="0" w:lastRowFirstColumn="0" w:lastRowLastColumn="0"/>
            <w:tcW w:w="1795" w:type="dxa"/>
            <w:tcPrChange w:author="Andreyeva, Julia" w:date="2022-03-25T15:05:00Z" w:id="5972">
              <w:tcPr>
                <w:tcW w:w="0" w:type="dxa"/>
                <w:vAlign w:val="center"/>
              </w:tcPr>
            </w:tcPrChange>
          </w:tcPr>
          <w:p w:rsidR="00A36A9D" w:rsidP="00A36A9D" w:rsidRDefault="00A36A9D" w14:paraId="77F1DC88" w14:textId="483F1B22">
            <w:pPr>
              <w:pStyle w:val="BodyText"/>
              <w:rPr>
                <w:ins w:author="Andreyeva, Julia" w:date="2022-03-25T15:03:00Z" w:id="5973"/>
                <w:rFonts w:asciiTheme="majorHAnsi" w:hAnsiTheme="majorHAnsi" w:cstheme="majorHAnsi"/>
                <w:szCs w:val="20"/>
              </w:rPr>
            </w:pPr>
            <w:ins w:author="Andreyeva, Julia" w:date="2022-03-25T15:05:00Z" w:id="5974">
              <w:r w:rsidRPr="00F033A0">
                <w:rPr>
                  <w:rFonts w:ascii="Arial" w:hAnsi="Arial" w:cs="Arial"/>
                  <w:b w:val="0"/>
                  <w:bCs w:val="0"/>
                  <w:szCs w:val="20"/>
                </w:rPr>
                <w:t>Button</w:t>
              </w:r>
            </w:ins>
          </w:p>
        </w:tc>
        <w:tc>
          <w:tcPr>
            <w:tcW w:w="1170" w:type="dxa"/>
            <w:tcPrChange w:author="Andreyeva, Julia" w:date="2022-03-25T15:05:00Z" w:id="5975">
              <w:tcPr>
                <w:tcW w:w="0" w:type="dxa"/>
                <w:vAlign w:val="center"/>
              </w:tcPr>
            </w:tcPrChange>
          </w:tcPr>
          <w:p w:rsidRPr="00F66571" w:rsidR="00A36A9D" w:rsidP="00A36A9D" w:rsidRDefault="00A36A9D" w14:paraId="14A63D0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5976"/>
                <w:rFonts w:asciiTheme="majorHAnsi" w:hAnsiTheme="majorHAnsi" w:cstheme="majorHAnsi"/>
              </w:rPr>
            </w:pPr>
          </w:p>
        </w:tc>
        <w:tc>
          <w:tcPr>
            <w:tcW w:w="2520" w:type="dxa"/>
            <w:tcPrChange w:author="Andreyeva, Julia" w:date="2022-03-25T15:05:00Z" w:id="5977">
              <w:tcPr>
                <w:tcW w:w="0" w:type="dxa"/>
              </w:tcPr>
            </w:tcPrChange>
          </w:tcPr>
          <w:p w:rsidRPr="00F66571" w:rsidR="00A36A9D" w:rsidP="00A36A9D" w:rsidRDefault="00A36A9D" w14:paraId="4880E813" w14:textId="3800C9A9">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5978"/>
                <w:rFonts w:asciiTheme="majorHAnsi" w:hAnsiTheme="majorHAnsi" w:cstheme="majorHAnsi"/>
                <w:szCs w:val="20"/>
              </w:rPr>
            </w:pPr>
            <w:ins w:author="Andreyeva, Julia" w:date="2022-03-25T15:05:00Z" w:id="5979">
              <w:r w:rsidRPr="00490718">
                <w:rPr>
                  <w:rFonts w:ascii="Arial" w:hAnsi="Arial" w:cs="Arial"/>
                  <w:szCs w:val="20"/>
                </w:rPr>
                <w:t>Reject</w:t>
              </w:r>
            </w:ins>
          </w:p>
        </w:tc>
        <w:tc>
          <w:tcPr>
            <w:tcW w:w="1440" w:type="dxa"/>
            <w:tcPrChange w:author="Andreyeva, Julia" w:date="2022-03-25T15:05:00Z" w:id="5980">
              <w:tcPr>
                <w:tcW w:w="0" w:type="dxa"/>
              </w:tcPr>
            </w:tcPrChange>
          </w:tcPr>
          <w:p w:rsidRPr="00F66571" w:rsidR="00A36A9D" w:rsidP="00A36A9D" w:rsidRDefault="00A36A9D" w14:paraId="1453FE44" w14:textId="114517DD">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5981"/>
                <w:rFonts w:ascii="Arial" w:hAnsi="Arial" w:cs="Arial"/>
                <w:szCs w:val="20"/>
              </w:rPr>
            </w:pPr>
            <w:ins w:author="Andreyeva, Julia" w:date="2022-03-25T15:05:00Z" w:id="5982">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2939" w:type="dxa"/>
            <w:tcPrChange w:author="Andreyeva, Julia" w:date="2022-03-25T15:05:00Z" w:id="5983">
              <w:tcPr>
                <w:tcW w:w="0" w:type="dxa"/>
              </w:tcPr>
            </w:tcPrChange>
          </w:tcPr>
          <w:p w:rsidRPr="00217E7E" w:rsidR="00A36A9D" w:rsidP="00A36A9D" w:rsidRDefault="00A36A9D" w14:paraId="754E369D" w14:textId="22B126FE">
            <w:pPr>
              <w:pStyle w:val="BodyText"/>
              <w:rPr>
                <w:ins w:author="Andreyeva, Julia" w:date="2022-03-25T15:03:00Z" w:id="5984"/>
                <w:rFonts w:ascii="Arial" w:hAnsi="Arial" w:cs="Arial"/>
                <w:szCs w:val="20"/>
              </w:rPr>
            </w:pPr>
            <w:ins w:author="Andreyeva, Julia" w:date="2022-03-25T15:05:00Z" w:id="5985">
              <w:r w:rsidRPr="00656CCB">
                <w:rPr>
                  <w:rFonts w:ascii="Arial" w:hAnsi="Arial" w:cs="Arial"/>
                  <w:b w:val="0"/>
                  <w:bCs w:val="0"/>
                  <w:szCs w:val="20"/>
                </w:rPr>
                <w:t>Reject</w:t>
              </w:r>
            </w:ins>
          </w:p>
        </w:tc>
      </w:tr>
      <w:tr w:rsidRPr="00B00E4F" w:rsidR="00A36A9D" w:rsidTr="00A36A9D" w14:paraId="3BB2720B" w14:textId="77777777">
        <w:tblPrEx>
          <w:tblW w:w="9864" w:type="dxa"/>
          <w:tblLayout w:type="fixed"/>
          <w:tblLook w:val="01E0" w:firstRow="1" w:lastRow="1" w:firstColumn="1" w:lastColumn="1" w:noHBand="0" w:noVBand="0"/>
          <w:tblPrExChange w:author="Andreyeva, Julia" w:date="2022-03-25T15:05:00Z" w:id="5986">
            <w:tblPrEx>
              <w:tblW w:w="9864" w:type="dxa"/>
              <w:tblLayout w:type="fixed"/>
              <w:tblLook w:val="01E0" w:firstRow="1" w:lastRow="1" w:firstColumn="1" w:lastColumn="1" w:noHBand="0" w:noVBand="0"/>
            </w:tblPrEx>
          </w:tblPrExChange>
        </w:tblPrEx>
        <w:trPr>
          <w:trHeight w:val="179"/>
          <w:ins w:author="Andreyeva, Julia" w:date="2022-03-25T15:03:00Z" w:id="5987"/>
          <w:trPrChange w:author="Andreyeva, Julia" w:date="2022-03-25T15:05:00Z" w:id="5988">
            <w:trPr>
              <w:trHeight w:val="179"/>
            </w:trPr>
          </w:trPrChange>
        </w:trPr>
        <w:tc>
          <w:tcPr>
            <w:cnfStyle w:val="001000000000" w:firstRow="0" w:lastRow="0" w:firstColumn="1" w:lastColumn="0" w:oddVBand="0" w:evenVBand="0" w:oddHBand="0" w:evenHBand="0" w:firstRowFirstColumn="0" w:firstRowLastColumn="0" w:lastRowFirstColumn="0" w:lastRowLastColumn="0"/>
            <w:tcW w:w="1795" w:type="dxa"/>
            <w:tcPrChange w:author="Andreyeva, Julia" w:date="2022-03-25T15:05:00Z" w:id="5989">
              <w:tcPr>
                <w:tcW w:w="0" w:type="dxa"/>
                <w:vAlign w:val="center"/>
              </w:tcPr>
            </w:tcPrChange>
          </w:tcPr>
          <w:p w:rsidR="00A36A9D" w:rsidP="00A36A9D" w:rsidRDefault="00A36A9D" w14:paraId="4F54D40E" w14:textId="0131B079">
            <w:pPr>
              <w:pStyle w:val="BodyText"/>
              <w:rPr>
                <w:ins w:author="Andreyeva, Julia" w:date="2022-03-25T15:03:00Z" w:id="5990"/>
                <w:rFonts w:asciiTheme="majorHAnsi" w:hAnsiTheme="majorHAnsi" w:cstheme="majorHAnsi"/>
                <w:szCs w:val="20"/>
              </w:rPr>
            </w:pPr>
            <w:ins w:author="Andreyeva, Julia" w:date="2022-03-25T15:05:00Z" w:id="5991">
              <w:r w:rsidRPr="00F033A0">
                <w:rPr>
                  <w:rFonts w:ascii="Arial" w:hAnsi="Arial" w:cs="Arial"/>
                  <w:b w:val="0"/>
                  <w:bCs w:val="0"/>
                  <w:szCs w:val="20"/>
                </w:rPr>
                <w:t>Field</w:t>
              </w:r>
            </w:ins>
          </w:p>
        </w:tc>
        <w:tc>
          <w:tcPr>
            <w:tcW w:w="1170" w:type="dxa"/>
            <w:tcPrChange w:author="Andreyeva, Julia" w:date="2022-03-25T15:05:00Z" w:id="5992">
              <w:tcPr>
                <w:tcW w:w="0" w:type="dxa"/>
                <w:vAlign w:val="center"/>
              </w:tcPr>
            </w:tcPrChange>
          </w:tcPr>
          <w:p w:rsidRPr="00F66571" w:rsidR="00A36A9D" w:rsidP="00A36A9D" w:rsidRDefault="00A36A9D" w14:paraId="0457F8B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5993"/>
                <w:rFonts w:asciiTheme="majorHAnsi" w:hAnsiTheme="majorHAnsi" w:cstheme="majorHAnsi"/>
              </w:rPr>
            </w:pPr>
          </w:p>
        </w:tc>
        <w:tc>
          <w:tcPr>
            <w:tcW w:w="2520" w:type="dxa"/>
            <w:tcPrChange w:author="Andreyeva, Julia" w:date="2022-03-25T15:05:00Z" w:id="5994">
              <w:tcPr>
                <w:tcW w:w="0" w:type="dxa"/>
              </w:tcPr>
            </w:tcPrChange>
          </w:tcPr>
          <w:p w:rsidRPr="00F66571" w:rsidR="00A36A9D" w:rsidP="00A36A9D" w:rsidRDefault="00A36A9D" w14:paraId="3DEDB0AB" w14:textId="6A4BCF65">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5995"/>
                <w:rFonts w:asciiTheme="majorHAnsi" w:hAnsiTheme="majorHAnsi" w:cstheme="majorHAnsi"/>
                <w:szCs w:val="20"/>
              </w:rPr>
            </w:pPr>
            <w:ins w:author="Andreyeva, Julia" w:date="2022-03-25T15:05:00Z" w:id="5996">
              <w:r w:rsidRPr="00490718">
                <w:rPr>
                  <w:rFonts w:ascii="Arial" w:hAnsi="Arial" w:cs="Arial"/>
                  <w:szCs w:val="20"/>
                </w:rPr>
                <w:t>Initially Requested Qty</w:t>
              </w:r>
            </w:ins>
          </w:p>
        </w:tc>
        <w:tc>
          <w:tcPr>
            <w:tcW w:w="1440" w:type="dxa"/>
            <w:tcPrChange w:author="Andreyeva, Julia" w:date="2022-03-25T15:05:00Z" w:id="5997">
              <w:tcPr>
                <w:tcW w:w="0" w:type="dxa"/>
              </w:tcPr>
            </w:tcPrChange>
          </w:tcPr>
          <w:p w:rsidRPr="00F66571" w:rsidR="00A36A9D" w:rsidP="00A36A9D" w:rsidRDefault="00A36A9D" w14:paraId="629F5354" w14:textId="796053CB">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5998"/>
                <w:rFonts w:ascii="Arial" w:hAnsi="Arial" w:cs="Arial"/>
                <w:szCs w:val="20"/>
              </w:rPr>
            </w:pPr>
            <w:ins w:author="Andreyeva, Julia" w:date="2022-03-25T15:05:00Z" w:id="5999">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2939" w:type="dxa"/>
            <w:tcPrChange w:author="Andreyeva, Julia" w:date="2022-03-25T15:05:00Z" w:id="6000">
              <w:tcPr>
                <w:tcW w:w="0" w:type="dxa"/>
              </w:tcPr>
            </w:tcPrChange>
          </w:tcPr>
          <w:p w:rsidRPr="00217E7E" w:rsidR="00A36A9D" w:rsidP="00A36A9D" w:rsidRDefault="00A36A9D" w14:paraId="154CBB19" w14:textId="7F7B92F2">
            <w:pPr>
              <w:pStyle w:val="BodyText"/>
              <w:rPr>
                <w:ins w:author="Andreyeva, Julia" w:date="2022-03-25T15:03:00Z" w:id="6001"/>
                <w:rFonts w:ascii="Arial" w:hAnsi="Arial" w:cs="Arial"/>
                <w:szCs w:val="20"/>
              </w:rPr>
            </w:pPr>
            <w:ins w:author="Andreyeva, Julia" w:date="2022-03-25T15:05:00Z" w:id="6002">
              <w:r w:rsidRPr="00656CCB">
                <w:rPr>
                  <w:rFonts w:ascii="Arial" w:hAnsi="Arial" w:cs="Arial"/>
                  <w:b w:val="0"/>
                  <w:bCs w:val="0"/>
                  <w:szCs w:val="20"/>
                </w:rPr>
                <w:t>Initially Requested Qty</w:t>
              </w:r>
            </w:ins>
          </w:p>
        </w:tc>
      </w:tr>
      <w:tr w:rsidRPr="00B00E4F" w:rsidR="00A36A9D" w:rsidTr="00A36A9D" w14:paraId="596D0D4D" w14:textId="77777777">
        <w:tblPrEx>
          <w:tblW w:w="9864" w:type="dxa"/>
          <w:tblLayout w:type="fixed"/>
          <w:tblLook w:val="01E0" w:firstRow="1" w:lastRow="1" w:firstColumn="1" w:lastColumn="1" w:noHBand="0" w:noVBand="0"/>
          <w:tblPrExChange w:author="Andreyeva, Julia" w:date="2022-03-25T15:05:00Z" w:id="6003">
            <w:tblPrEx>
              <w:tblW w:w="9864" w:type="dxa"/>
              <w:tblLayout w:type="fixed"/>
              <w:tblLook w:val="01E0" w:firstRow="1" w:lastRow="1" w:firstColumn="1" w:lastColumn="1" w:noHBand="0" w:noVBand="0"/>
            </w:tblPrEx>
          </w:tblPrExChange>
        </w:tblPrEx>
        <w:trPr>
          <w:trHeight w:val="179"/>
          <w:ins w:author="Andreyeva, Julia" w:date="2022-03-25T15:03:00Z" w:id="6004"/>
          <w:trPrChange w:author="Andreyeva, Julia" w:date="2022-03-25T15:05:00Z" w:id="6005">
            <w:trPr>
              <w:trHeight w:val="179"/>
            </w:trPr>
          </w:trPrChange>
        </w:trPr>
        <w:tc>
          <w:tcPr>
            <w:cnfStyle w:val="001000000000" w:firstRow="0" w:lastRow="0" w:firstColumn="1" w:lastColumn="0" w:oddVBand="0" w:evenVBand="0" w:oddHBand="0" w:evenHBand="0" w:firstRowFirstColumn="0" w:firstRowLastColumn="0" w:lastRowFirstColumn="0" w:lastRowLastColumn="0"/>
            <w:tcW w:w="1795" w:type="dxa"/>
            <w:tcPrChange w:author="Andreyeva, Julia" w:date="2022-03-25T15:05:00Z" w:id="6006">
              <w:tcPr>
                <w:tcW w:w="0" w:type="dxa"/>
                <w:vAlign w:val="center"/>
              </w:tcPr>
            </w:tcPrChange>
          </w:tcPr>
          <w:p w:rsidR="00A36A9D" w:rsidP="00A36A9D" w:rsidRDefault="00A36A9D" w14:paraId="271A22C1" w14:textId="42C14606">
            <w:pPr>
              <w:pStyle w:val="BodyText"/>
              <w:rPr>
                <w:ins w:author="Andreyeva, Julia" w:date="2022-03-25T15:03:00Z" w:id="6007"/>
                <w:rFonts w:asciiTheme="majorHAnsi" w:hAnsiTheme="majorHAnsi" w:cstheme="majorHAnsi"/>
                <w:szCs w:val="20"/>
              </w:rPr>
            </w:pPr>
            <w:ins w:author="Andreyeva, Julia" w:date="2022-03-25T15:05:00Z" w:id="6008">
              <w:r w:rsidRPr="00F033A0">
                <w:rPr>
                  <w:rFonts w:ascii="Arial" w:hAnsi="Arial" w:cs="Arial"/>
                  <w:b w:val="0"/>
                  <w:bCs w:val="0"/>
                  <w:szCs w:val="20"/>
                </w:rPr>
                <w:t>Type</w:t>
              </w:r>
            </w:ins>
          </w:p>
        </w:tc>
        <w:tc>
          <w:tcPr>
            <w:tcW w:w="1170" w:type="dxa"/>
            <w:tcPrChange w:author="Andreyeva, Julia" w:date="2022-03-25T15:05:00Z" w:id="6009">
              <w:tcPr>
                <w:tcW w:w="0" w:type="dxa"/>
                <w:vAlign w:val="center"/>
              </w:tcPr>
            </w:tcPrChange>
          </w:tcPr>
          <w:p w:rsidRPr="00F66571" w:rsidR="00A36A9D" w:rsidP="00A36A9D" w:rsidRDefault="00A36A9D" w14:paraId="30B401F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6010"/>
                <w:rFonts w:asciiTheme="majorHAnsi" w:hAnsiTheme="majorHAnsi" w:cstheme="majorHAnsi"/>
              </w:rPr>
            </w:pPr>
          </w:p>
        </w:tc>
        <w:tc>
          <w:tcPr>
            <w:tcW w:w="2520" w:type="dxa"/>
            <w:tcPrChange w:author="Andreyeva, Julia" w:date="2022-03-25T15:05:00Z" w:id="6011">
              <w:tcPr>
                <w:tcW w:w="0" w:type="dxa"/>
              </w:tcPr>
            </w:tcPrChange>
          </w:tcPr>
          <w:p w:rsidRPr="00F66571" w:rsidR="00A36A9D" w:rsidP="00A36A9D" w:rsidRDefault="00A36A9D" w14:paraId="04BCD90C" w14:textId="0BA8349E">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6012"/>
                <w:rFonts w:asciiTheme="majorHAnsi" w:hAnsiTheme="majorHAnsi" w:cstheme="majorHAnsi"/>
                <w:szCs w:val="20"/>
              </w:rPr>
            </w:pPr>
            <w:ins w:author="Andreyeva, Julia" w:date="2022-03-25T15:05:00Z" w:id="6013">
              <w:r w:rsidRPr="00490718">
                <w:rPr>
                  <w:rFonts w:ascii="Arial" w:hAnsi="Arial" w:cs="Arial"/>
                  <w:szCs w:val="20"/>
                </w:rPr>
                <w:t>Stock Request</w:t>
              </w:r>
            </w:ins>
          </w:p>
        </w:tc>
        <w:tc>
          <w:tcPr>
            <w:tcW w:w="1440" w:type="dxa"/>
            <w:tcPrChange w:author="Andreyeva, Julia" w:date="2022-03-25T15:05:00Z" w:id="6014">
              <w:tcPr>
                <w:tcW w:w="0" w:type="dxa"/>
              </w:tcPr>
            </w:tcPrChange>
          </w:tcPr>
          <w:p w:rsidRPr="00F66571" w:rsidR="00A36A9D" w:rsidP="00A36A9D" w:rsidRDefault="00A36A9D" w14:paraId="5BDF532F" w14:textId="4EF73C1B">
            <w:pPr>
              <w:pStyle w:val="BodyText"/>
              <w:cnfStyle w:val="000000000000" w:firstRow="0" w:lastRow="0" w:firstColumn="0" w:lastColumn="0" w:oddVBand="0" w:evenVBand="0" w:oddHBand="0" w:evenHBand="0" w:firstRowFirstColumn="0" w:firstRowLastColumn="0" w:lastRowFirstColumn="0" w:lastRowLastColumn="0"/>
              <w:rPr>
                <w:ins w:author="Andreyeva, Julia" w:date="2022-03-25T15:03:00Z" w:id="6015"/>
                <w:rFonts w:ascii="Arial" w:hAnsi="Arial" w:cs="Arial"/>
                <w:szCs w:val="20"/>
              </w:rPr>
            </w:pPr>
            <w:ins w:author="Andreyeva, Julia" w:date="2022-03-25T15:05:00Z" w:id="6016">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2939" w:type="dxa"/>
            <w:tcPrChange w:author="Andreyeva, Julia" w:date="2022-03-25T15:05:00Z" w:id="6017">
              <w:tcPr>
                <w:tcW w:w="0" w:type="dxa"/>
              </w:tcPr>
            </w:tcPrChange>
          </w:tcPr>
          <w:p w:rsidRPr="00217E7E" w:rsidR="00A36A9D" w:rsidP="00A36A9D" w:rsidRDefault="00A36A9D" w14:paraId="21872A43" w14:textId="7DC9C62D">
            <w:pPr>
              <w:pStyle w:val="BodyText"/>
              <w:rPr>
                <w:ins w:author="Andreyeva, Julia" w:date="2022-03-25T15:03:00Z" w:id="6018"/>
                <w:rFonts w:ascii="Arial" w:hAnsi="Arial" w:cs="Arial"/>
                <w:szCs w:val="20"/>
              </w:rPr>
            </w:pPr>
            <w:ins w:author="Andreyeva, Julia" w:date="2022-03-25T15:05:00Z" w:id="6019">
              <w:r w:rsidRPr="00656CCB">
                <w:rPr>
                  <w:rFonts w:ascii="Arial" w:hAnsi="Arial" w:cs="Arial"/>
                  <w:b w:val="0"/>
                  <w:bCs w:val="0"/>
                  <w:szCs w:val="20"/>
                </w:rPr>
                <w:t>Stock Request</w:t>
              </w:r>
            </w:ins>
          </w:p>
        </w:tc>
      </w:tr>
      <w:tr w:rsidRPr="00B00E4F" w:rsidR="00A36A9D" w:rsidTr="00A36A9D" w14:paraId="72865CE6" w14:textId="77777777">
        <w:tblPrEx>
          <w:tblW w:w="9864" w:type="dxa"/>
          <w:tblLayout w:type="fixed"/>
          <w:tblLook w:val="01E0" w:firstRow="1" w:lastRow="1" w:firstColumn="1" w:lastColumn="1" w:noHBand="0" w:noVBand="0"/>
          <w:tblPrExChange w:author="Andreyeva, Julia" w:date="2022-03-25T15:05:00Z" w:id="6020">
            <w:tblPrEx>
              <w:tblW w:w="9864" w:type="dxa"/>
              <w:tblLayout w:type="fixed"/>
              <w:tblLook w:val="01E0" w:firstRow="1" w:lastRow="1" w:firstColumn="1" w:lastColumn="1" w:noHBand="0" w:noVBand="0"/>
            </w:tblPrEx>
          </w:tblPrExChange>
        </w:tblPrEx>
        <w:trPr>
          <w:cnfStyle w:val="010000000000" w:firstRow="0" w:lastRow="1" w:firstColumn="0" w:lastColumn="0" w:oddVBand="0" w:evenVBand="0" w:oddHBand="0" w:evenHBand="0" w:firstRowFirstColumn="0" w:firstRowLastColumn="0" w:lastRowFirstColumn="0" w:lastRowLastColumn="0"/>
          <w:trHeight w:val="179"/>
          <w:ins w:author="Andreyeva, Julia" w:date="2022-03-25T15:04:00Z" w:id="6021"/>
          <w:trPrChange w:author="Andreyeva, Julia" w:date="2022-03-25T15:05:00Z" w:id="6022">
            <w:trPr>
              <w:trHeight w:val="179"/>
            </w:trPr>
          </w:trPrChange>
        </w:trPr>
        <w:tc>
          <w:tcPr>
            <w:cnfStyle w:val="001000000000" w:firstRow="0" w:lastRow="0" w:firstColumn="1" w:lastColumn="0" w:oddVBand="0" w:evenVBand="0" w:oddHBand="0" w:evenHBand="0" w:firstRowFirstColumn="0" w:firstRowLastColumn="0" w:lastRowFirstColumn="0" w:lastRowLastColumn="0"/>
            <w:tcW w:w="1795" w:type="dxa"/>
            <w:tcPrChange w:author="Andreyeva, Julia" w:date="2022-03-25T15:05:00Z" w:id="6023">
              <w:tcPr>
                <w:tcW w:w="0" w:type="dxa"/>
                <w:vAlign w:val="center"/>
              </w:tcPr>
            </w:tcPrChange>
          </w:tcPr>
          <w:p w:rsidR="00A36A9D" w:rsidP="00A36A9D" w:rsidRDefault="00A36A9D" w14:paraId="3FD2F2B9" w14:textId="40C49B8B">
            <w:pPr>
              <w:pStyle w:val="BodyText"/>
              <w:cnfStyle w:val="011000000000" w:firstRow="0" w:lastRow="1" w:firstColumn="1" w:lastColumn="0" w:oddVBand="0" w:evenVBand="0" w:oddHBand="0" w:evenHBand="0" w:firstRowFirstColumn="0" w:firstRowLastColumn="0" w:lastRowFirstColumn="0" w:lastRowLastColumn="0"/>
              <w:rPr>
                <w:ins w:author="Andreyeva, Julia" w:date="2022-03-25T15:04:00Z" w:id="6024"/>
                <w:rFonts w:asciiTheme="majorHAnsi" w:hAnsiTheme="majorHAnsi" w:cstheme="majorHAnsi"/>
                <w:szCs w:val="20"/>
              </w:rPr>
            </w:pPr>
            <w:ins w:author="Andreyeva, Julia" w:date="2022-03-25T15:05:00Z" w:id="6025">
              <w:r w:rsidRPr="00F033A0">
                <w:rPr>
                  <w:rFonts w:ascii="Arial" w:hAnsi="Arial" w:cs="Arial"/>
                  <w:b w:val="0"/>
                  <w:bCs w:val="0"/>
                  <w:szCs w:val="20"/>
                </w:rPr>
                <w:t>Field</w:t>
              </w:r>
            </w:ins>
          </w:p>
        </w:tc>
        <w:tc>
          <w:tcPr>
            <w:tcW w:w="1170" w:type="dxa"/>
            <w:tcPrChange w:author="Andreyeva, Julia" w:date="2022-03-25T15:05:00Z" w:id="6026">
              <w:tcPr>
                <w:tcW w:w="0" w:type="dxa"/>
                <w:vAlign w:val="center"/>
              </w:tcPr>
            </w:tcPrChange>
          </w:tcPr>
          <w:p w:rsidRPr="00F66571" w:rsidR="00A36A9D" w:rsidP="00A36A9D" w:rsidRDefault="00A36A9D" w14:paraId="1AB666CC" w14:textId="77777777">
            <w:pPr>
              <w:pStyle w:val="BodyText"/>
              <w:cnfStyle w:val="010000000000" w:firstRow="0" w:lastRow="1" w:firstColumn="0" w:lastColumn="0" w:oddVBand="0" w:evenVBand="0" w:oddHBand="0" w:evenHBand="0" w:firstRowFirstColumn="0" w:firstRowLastColumn="0" w:lastRowFirstColumn="0" w:lastRowLastColumn="0"/>
              <w:rPr>
                <w:ins w:author="Andreyeva, Julia" w:date="2022-03-25T15:04:00Z" w:id="6027"/>
                <w:rFonts w:asciiTheme="majorHAnsi" w:hAnsiTheme="majorHAnsi" w:cstheme="majorHAnsi"/>
              </w:rPr>
            </w:pPr>
          </w:p>
        </w:tc>
        <w:tc>
          <w:tcPr>
            <w:tcW w:w="2520" w:type="dxa"/>
            <w:tcPrChange w:author="Andreyeva, Julia" w:date="2022-03-25T15:05:00Z" w:id="6028">
              <w:tcPr>
                <w:tcW w:w="0" w:type="dxa"/>
              </w:tcPr>
            </w:tcPrChange>
          </w:tcPr>
          <w:p w:rsidRPr="00F60814" w:rsidR="00A36A9D" w:rsidP="00A36A9D" w:rsidRDefault="00A36A9D" w14:paraId="62924D70" w14:textId="518FEC40">
            <w:pPr>
              <w:pStyle w:val="BodyText"/>
              <w:cnfStyle w:val="010000000000" w:firstRow="0" w:lastRow="1" w:firstColumn="0" w:lastColumn="0" w:oddVBand="0" w:evenVBand="0" w:oddHBand="0" w:evenHBand="0" w:firstRowFirstColumn="0" w:firstRowLastColumn="0" w:lastRowFirstColumn="0" w:lastRowLastColumn="0"/>
              <w:rPr>
                <w:ins w:author="Andreyeva, Julia" w:date="2022-03-25T15:04:00Z" w:id="6029"/>
                <w:rFonts w:asciiTheme="majorHAnsi" w:hAnsiTheme="majorHAnsi" w:cstheme="majorHAnsi"/>
                <w:b w:val="0"/>
                <w:bCs w:val="0"/>
                <w:szCs w:val="20"/>
                <w:rPrChange w:author="Andreyeva, Julia" w:date="2022-03-31T14:10:00Z" w:id="6030">
                  <w:rPr>
                    <w:ins w:author="Andreyeva, Julia" w:date="2022-03-25T15:04:00Z" w:id="6031"/>
                    <w:rFonts w:asciiTheme="majorHAnsi" w:hAnsiTheme="majorHAnsi" w:cstheme="majorHAnsi"/>
                    <w:szCs w:val="20"/>
                  </w:rPr>
                </w:rPrChange>
              </w:rPr>
            </w:pPr>
            <w:ins w:author="Andreyeva, Julia" w:date="2022-03-25T15:05:00Z" w:id="6032">
              <w:r w:rsidRPr="00F60814">
                <w:rPr>
                  <w:rFonts w:ascii="Arial" w:hAnsi="Arial" w:cs="Arial"/>
                  <w:b w:val="0"/>
                  <w:bCs w:val="0"/>
                  <w:szCs w:val="20"/>
                  <w:rPrChange w:author="Andreyeva, Julia" w:date="2022-03-31T14:10:00Z" w:id="6033">
                    <w:rPr>
                      <w:rFonts w:ascii="Arial" w:hAnsi="Arial" w:cs="Arial"/>
                      <w:szCs w:val="20"/>
                    </w:rPr>
                  </w:rPrChange>
                </w:rPr>
                <w:t>Cancelled Date</w:t>
              </w:r>
            </w:ins>
          </w:p>
        </w:tc>
        <w:tc>
          <w:tcPr>
            <w:tcW w:w="1440" w:type="dxa"/>
            <w:tcPrChange w:author="Andreyeva, Julia" w:date="2022-03-25T15:05:00Z" w:id="6034">
              <w:tcPr>
                <w:tcW w:w="0" w:type="dxa"/>
              </w:tcPr>
            </w:tcPrChange>
          </w:tcPr>
          <w:p w:rsidRPr="00F60814" w:rsidR="00A36A9D" w:rsidP="00A36A9D" w:rsidRDefault="00A36A9D" w14:paraId="21B1BDC5" w14:textId="19673B67">
            <w:pPr>
              <w:pStyle w:val="BodyText"/>
              <w:cnfStyle w:val="010000000000" w:firstRow="0" w:lastRow="1" w:firstColumn="0" w:lastColumn="0" w:oddVBand="0" w:evenVBand="0" w:oddHBand="0" w:evenHBand="0" w:firstRowFirstColumn="0" w:firstRowLastColumn="0" w:lastRowFirstColumn="0" w:lastRowLastColumn="0"/>
              <w:rPr>
                <w:ins w:author="Andreyeva, Julia" w:date="2022-03-25T15:04:00Z" w:id="6035"/>
                <w:rFonts w:ascii="Arial" w:hAnsi="Arial" w:cs="Arial"/>
                <w:b w:val="0"/>
                <w:bCs w:val="0"/>
                <w:szCs w:val="20"/>
                <w:rPrChange w:author="Andreyeva, Julia" w:date="2022-03-31T14:10:00Z" w:id="6036">
                  <w:rPr>
                    <w:ins w:author="Andreyeva, Julia" w:date="2022-03-25T15:04:00Z" w:id="6037"/>
                    <w:rFonts w:ascii="Arial" w:hAnsi="Arial" w:cs="Arial"/>
                    <w:szCs w:val="20"/>
                  </w:rPr>
                </w:rPrChange>
              </w:rPr>
            </w:pPr>
            <w:ins w:author="Andreyeva, Julia" w:date="2022-03-25T15:05:00Z" w:id="6038">
              <w:r w:rsidRPr="00F60814">
                <w:rPr>
                  <w:rFonts w:ascii="Arial" w:hAnsi="Arial" w:cs="Arial"/>
                  <w:b w:val="0"/>
                  <w:bCs w:val="0"/>
                  <w:szCs w:val="20"/>
                  <w:rPrChange w:author="Andreyeva, Julia" w:date="2022-03-31T14:10:00Z" w:id="6039">
                    <w:rPr>
                      <w:rFonts w:ascii="Arial" w:hAnsi="Arial" w:cs="Arial"/>
                      <w:szCs w:val="20"/>
                    </w:rPr>
                  </w:rPrChange>
                </w:rPr>
                <w:t>KZA</w:t>
              </w:r>
            </w:ins>
          </w:p>
        </w:tc>
        <w:tc>
          <w:tcPr>
            <w:cnfStyle w:val="000100000000" w:firstRow="0" w:lastRow="0" w:firstColumn="0" w:lastColumn="1" w:oddVBand="0" w:evenVBand="0" w:oddHBand="0" w:evenHBand="0" w:firstRowFirstColumn="0" w:firstRowLastColumn="0" w:lastRowFirstColumn="0" w:lastRowLastColumn="0"/>
            <w:tcW w:w="2939" w:type="dxa"/>
            <w:tcPrChange w:author="Andreyeva, Julia" w:date="2022-03-25T15:05:00Z" w:id="6040">
              <w:tcPr>
                <w:tcW w:w="0" w:type="dxa"/>
              </w:tcPr>
            </w:tcPrChange>
          </w:tcPr>
          <w:p w:rsidRPr="00217E7E" w:rsidR="00A36A9D" w:rsidP="00A36A9D" w:rsidRDefault="00A36A9D" w14:paraId="3ACA009D" w14:textId="285EA454">
            <w:pPr>
              <w:pStyle w:val="BodyText"/>
              <w:cnfStyle w:val="010100000000" w:firstRow="0" w:lastRow="1" w:firstColumn="0" w:lastColumn="1" w:oddVBand="0" w:evenVBand="0" w:oddHBand="0" w:evenHBand="0" w:firstRowFirstColumn="0" w:firstRowLastColumn="0" w:lastRowFirstColumn="0" w:lastRowLastColumn="0"/>
              <w:rPr>
                <w:ins w:author="Andreyeva, Julia" w:date="2022-03-25T15:04:00Z" w:id="6041"/>
                <w:rFonts w:ascii="Arial" w:hAnsi="Arial" w:cs="Arial"/>
                <w:szCs w:val="20"/>
              </w:rPr>
            </w:pPr>
            <w:ins w:author="Andreyeva, Julia" w:date="2022-03-25T15:05:00Z" w:id="6042">
              <w:r w:rsidRPr="00656CCB">
                <w:rPr>
                  <w:rFonts w:ascii="Arial" w:hAnsi="Arial" w:cs="Arial"/>
                  <w:b w:val="0"/>
                  <w:bCs w:val="0"/>
                  <w:szCs w:val="20"/>
                </w:rPr>
                <w:t>Cancelled Date</w:t>
              </w:r>
            </w:ins>
          </w:p>
        </w:tc>
      </w:tr>
      <w:bookmarkEnd w:id="5785"/>
    </w:tbl>
    <w:p w:rsidR="00B00E4F" w:rsidP="00D31061" w:rsidRDefault="00B00E4F" w14:paraId="28F71626" w14:textId="09909149">
      <w:pPr>
        <w:rPr>
          <w:ins w:author="Murguia, Sahima" w:date="2022-03-15T22:52:00Z" w:id="6043"/>
        </w:rPr>
      </w:pPr>
    </w:p>
    <w:p w:rsidRPr="00A16A19" w:rsidR="009E6E7D" w:rsidP="009E6E7D" w:rsidRDefault="009E6E7D" w14:paraId="5F25D3DA" w14:textId="77777777">
      <w:pPr>
        <w:rPr>
          <w:ins w:author="Murguia, Sahima" w:date="2022-03-15T22:52:00Z" w:id="6044"/>
          <w:sz w:val="20"/>
          <w:szCs w:val="20"/>
        </w:rPr>
      </w:pPr>
      <w:ins w:author="Murguia, Sahima" w:date="2022-03-15T22:52:00Z" w:id="6045">
        <w:r w:rsidRPr="00A16A19">
          <w:rPr>
            <w:sz w:val="20"/>
            <w:szCs w:val="20"/>
          </w:rPr>
          <w:t>The specified setup for a Market should not affect the other Markets setup and/or validations.</w:t>
        </w:r>
      </w:ins>
    </w:p>
    <w:p w:rsidR="009E6E7D" w:rsidP="00D31061" w:rsidRDefault="009E6E7D" w14:paraId="0A22410A" w14:textId="77777777">
      <w:pPr>
        <w:rPr>
          <w:ins w:author="Andreyeva, Julia" w:date="2022-03-03T16:59:00Z" w:id="6046"/>
        </w:rPr>
      </w:pPr>
    </w:p>
    <w:tbl>
      <w:tblPr>
        <w:tblStyle w:val="GridTable1Light-Accent6"/>
        <w:tblW w:w="9918" w:type="dxa"/>
        <w:tblLayout w:type="fixed"/>
        <w:tblLook w:val="06A0" w:firstRow="1" w:lastRow="0" w:firstColumn="1" w:lastColumn="0" w:noHBand="1" w:noVBand="1"/>
      </w:tblPr>
      <w:tblGrid>
        <w:gridCol w:w="1696"/>
        <w:gridCol w:w="1985"/>
        <w:gridCol w:w="1843"/>
        <w:gridCol w:w="1212"/>
        <w:gridCol w:w="1264"/>
        <w:gridCol w:w="1918"/>
      </w:tblGrid>
      <w:tr w:rsidRPr="002400D8" w:rsidR="00C67B13" w:rsidTr="00362BCE" w14:paraId="642C3593" w14:textId="77777777">
        <w:trPr>
          <w:cnfStyle w:val="100000000000" w:firstRow="1" w:lastRow="0" w:firstColumn="0" w:lastColumn="0" w:oddVBand="0" w:evenVBand="0" w:oddHBand="0" w:evenHBand="0" w:firstRowFirstColumn="0" w:firstRowLastColumn="0" w:lastRowFirstColumn="0" w:lastRowLastColumn="0"/>
          <w:trHeight w:val="128"/>
          <w:ins w:author="Andreyeva, Julia" w:date="2022-03-03T16:59:00Z" w:id="6047"/>
        </w:trPr>
        <w:tc>
          <w:tcPr>
            <w:cnfStyle w:val="001000000000" w:firstRow="0" w:lastRow="0" w:firstColumn="1" w:lastColumn="0" w:oddVBand="0" w:evenVBand="0" w:oddHBand="0" w:evenHBand="0" w:firstRowFirstColumn="0" w:firstRowLastColumn="0" w:lastRowFirstColumn="0" w:lastRowLastColumn="0"/>
            <w:tcW w:w="1696" w:type="dxa"/>
            <w:shd w:val="clear" w:color="auto" w:fill="2B5D9A" w:themeFill="accent6" w:themeFillShade="BF"/>
            <w:hideMark/>
          </w:tcPr>
          <w:p w:rsidRPr="002400D8" w:rsidR="00C67B13" w:rsidP="00362BCE" w:rsidRDefault="00C67B13" w14:paraId="0F362981" w14:textId="77777777">
            <w:pPr>
              <w:pStyle w:val="BodyText"/>
              <w:spacing w:after="144" w:afterLines="60"/>
              <w:rPr>
                <w:ins w:author="Andreyeva, Julia" w:date="2022-03-03T16:59:00Z" w:id="6048"/>
                <w:rFonts w:ascii="Arial" w:hAnsi="Arial" w:cs="Arial"/>
                <w:bCs w:val="0"/>
                <w:color w:val="FFFFFF" w:themeColor="background1"/>
                <w:szCs w:val="20"/>
              </w:rPr>
            </w:pPr>
            <w:ins w:author="Andreyeva, Julia" w:date="2022-03-03T16:59:00Z" w:id="6049">
              <w:r w:rsidRPr="002400D8">
                <w:rPr>
                  <w:rFonts w:ascii="Arial" w:hAnsi="Arial" w:cs="Arial"/>
                  <w:bCs w:val="0"/>
                  <w:color w:val="FFFFFF" w:themeColor="background1"/>
                  <w:szCs w:val="20"/>
                </w:rPr>
                <w:lastRenderedPageBreak/>
                <w:t>Type</w:t>
              </w:r>
            </w:ins>
          </w:p>
        </w:tc>
        <w:tc>
          <w:tcPr>
            <w:tcW w:w="1985" w:type="dxa"/>
            <w:shd w:val="clear" w:color="auto" w:fill="2B5D9A" w:themeFill="accent6" w:themeFillShade="BF"/>
            <w:hideMark/>
          </w:tcPr>
          <w:p w:rsidRPr="002400D8" w:rsidR="00C67B13" w:rsidP="00362BCE" w:rsidRDefault="00C67B13" w14:paraId="2BE2E2B3"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6:59:00Z" w:id="6050"/>
                <w:rFonts w:ascii="Arial" w:hAnsi="Arial" w:cs="Arial"/>
                <w:bCs w:val="0"/>
                <w:color w:val="FFFFFF" w:themeColor="background1"/>
                <w:szCs w:val="20"/>
              </w:rPr>
            </w:pPr>
            <w:ins w:author="Andreyeva, Julia" w:date="2022-03-03T16:59:00Z" w:id="6051">
              <w:r w:rsidRPr="002400D8">
                <w:rPr>
                  <w:rFonts w:ascii="Arial" w:hAnsi="Arial" w:cs="Arial"/>
                  <w:bCs w:val="0"/>
                  <w:color w:val="FFFFFF" w:themeColor="background1"/>
                  <w:szCs w:val="20"/>
                </w:rPr>
                <w:t>Display</w:t>
              </w:r>
            </w:ins>
          </w:p>
        </w:tc>
        <w:tc>
          <w:tcPr>
            <w:tcW w:w="1843" w:type="dxa"/>
            <w:shd w:val="clear" w:color="auto" w:fill="2B5D9A" w:themeFill="accent6" w:themeFillShade="BF"/>
            <w:hideMark/>
          </w:tcPr>
          <w:p w:rsidRPr="002400D8" w:rsidR="00C67B13" w:rsidP="00362BCE" w:rsidRDefault="00C67B13" w14:paraId="3A1FC6A4"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6:59:00Z" w:id="6052"/>
                <w:rFonts w:ascii="Arial" w:hAnsi="Arial" w:cs="Arial"/>
                <w:bCs w:val="0"/>
                <w:color w:val="FFFFFF" w:themeColor="background1"/>
                <w:szCs w:val="20"/>
              </w:rPr>
            </w:pPr>
            <w:ins w:author="Andreyeva, Julia" w:date="2022-03-03T16:59:00Z" w:id="6053">
              <w:r w:rsidRPr="002400D8">
                <w:rPr>
                  <w:rFonts w:ascii="Arial" w:hAnsi="Arial" w:cs="Arial"/>
                  <w:bCs w:val="0"/>
                  <w:color w:val="FFFFFF" w:themeColor="background1"/>
                  <w:szCs w:val="20"/>
                </w:rPr>
                <w:t>LIC</w:t>
              </w:r>
            </w:ins>
          </w:p>
        </w:tc>
        <w:tc>
          <w:tcPr>
            <w:tcW w:w="1212" w:type="dxa"/>
            <w:shd w:val="clear" w:color="auto" w:fill="2B5D9A" w:themeFill="accent6" w:themeFillShade="BF"/>
            <w:hideMark/>
          </w:tcPr>
          <w:p w:rsidRPr="002400D8" w:rsidR="00C67B13" w:rsidP="00362BCE" w:rsidRDefault="00C67B13" w14:paraId="701464B5"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6:59:00Z" w:id="6054"/>
                <w:rFonts w:ascii="Arial" w:hAnsi="Arial" w:cs="Arial"/>
                <w:bCs w:val="0"/>
                <w:color w:val="FFFFFF" w:themeColor="background1"/>
                <w:szCs w:val="20"/>
              </w:rPr>
            </w:pPr>
            <w:ins w:author="Andreyeva, Julia" w:date="2022-03-03T16:59:00Z" w:id="6055">
              <w:r w:rsidRPr="002400D8">
                <w:rPr>
                  <w:rFonts w:ascii="Arial" w:hAnsi="Arial" w:cs="Arial"/>
                  <w:bCs w:val="0"/>
                  <w:color w:val="FFFFFF" w:themeColor="background1"/>
                  <w:szCs w:val="20"/>
                </w:rPr>
                <w:t>Parent LIC</w:t>
              </w:r>
            </w:ins>
          </w:p>
        </w:tc>
        <w:tc>
          <w:tcPr>
            <w:tcW w:w="1264" w:type="dxa"/>
            <w:shd w:val="clear" w:color="auto" w:fill="2B5D9A" w:themeFill="accent6" w:themeFillShade="BF"/>
            <w:hideMark/>
          </w:tcPr>
          <w:p w:rsidRPr="002400D8" w:rsidR="00C67B13" w:rsidP="00362BCE" w:rsidRDefault="00C67B13" w14:paraId="59685981"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6:59:00Z" w:id="6056"/>
                <w:rFonts w:ascii="Arial" w:hAnsi="Arial" w:cs="Arial"/>
                <w:bCs w:val="0"/>
                <w:color w:val="FFFFFF" w:themeColor="background1"/>
                <w:szCs w:val="20"/>
              </w:rPr>
            </w:pPr>
            <w:ins w:author="Andreyeva, Julia" w:date="2022-03-03T16:59:00Z" w:id="6057">
              <w:r w:rsidRPr="002400D8">
                <w:rPr>
                  <w:rFonts w:ascii="Arial" w:hAnsi="Arial" w:cs="Arial"/>
                  <w:bCs w:val="0"/>
                  <w:color w:val="FFFFFF" w:themeColor="background1"/>
                  <w:szCs w:val="20"/>
                </w:rPr>
                <w:t>Language</w:t>
              </w:r>
            </w:ins>
          </w:p>
        </w:tc>
        <w:tc>
          <w:tcPr>
            <w:tcW w:w="1918" w:type="dxa"/>
            <w:shd w:val="clear" w:color="auto" w:fill="2B5D9A" w:themeFill="accent6" w:themeFillShade="BF"/>
            <w:hideMark/>
          </w:tcPr>
          <w:p w:rsidRPr="002400D8" w:rsidR="00C67B13" w:rsidP="00362BCE" w:rsidRDefault="008B37CA" w14:paraId="133E9D7B" w14:textId="558500B1">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6:59:00Z" w:id="6058"/>
                <w:rFonts w:ascii="Arial" w:hAnsi="Arial" w:cs="Arial"/>
                <w:bCs w:val="0"/>
                <w:color w:val="FFFFFF" w:themeColor="background1"/>
                <w:szCs w:val="20"/>
              </w:rPr>
            </w:pPr>
            <w:ins w:author="Andreyeva, Julia" w:date="2022-03-28T11:47:00Z" w:id="6059">
              <w:r w:rsidRPr="00037109">
                <w:rPr>
                  <w:rFonts w:ascii="Arial" w:hAnsi="Arial" w:cs="Arial"/>
                  <w:color w:val="FFFFFF" w:themeColor="background1"/>
                  <w:szCs w:val="20"/>
                  <w:rPrChange w:author="Andreyeva, Julia" w:date="2022-03-28T11:51:00Z" w:id="6060">
                    <w:rPr>
                      <w:rFonts w:ascii="Arial" w:hAnsi="Arial" w:cs="Arial"/>
                      <w:szCs w:val="20"/>
                    </w:rPr>
                  </w:rPrChange>
                </w:rPr>
                <w:t>Caption LOCAL</w:t>
              </w:r>
            </w:ins>
          </w:p>
        </w:tc>
      </w:tr>
      <w:tr w:rsidRPr="002400D8" w:rsidR="00037109" w:rsidTr="00362BCE" w14:paraId="1D309349" w14:textId="77777777">
        <w:trPr>
          <w:trHeight w:val="127"/>
          <w:ins w:author="Andreyeva, Julia" w:date="2022-03-03T16:59:00Z" w:id="6061"/>
        </w:trPr>
        <w:tc>
          <w:tcPr>
            <w:cnfStyle w:val="001000000000" w:firstRow="0" w:lastRow="0" w:firstColumn="1" w:lastColumn="0" w:oddVBand="0" w:evenVBand="0" w:oddHBand="0" w:evenHBand="0" w:firstRowFirstColumn="0" w:firstRowLastColumn="0" w:lastRowFirstColumn="0" w:lastRowLastColumn="0"/>
            <w:tcW w:w="1696" w:type="dxa"/>
          </w:tcPr>
          <w:p w:rsidRPr="00245806" w:rsidR="00037109" w:rsidP="00037109" w:rsidRDefault="00037109" w14:paraId="0F102398" w14:textId="77777777">
            <w:pPr>
              <w:pStyle w:val="BodyText"/>
              <w:rPr>
                <w:ins w:author="Andreyeva, Julia" w:date="2022-03-03T16:59:00Z" w:id="6062"/>
                <w:rFonts w:asciiTheme="minorHAnsi" w:hAnsiTheme="minorHAnsi" w:cstheme="minorHAnsi"/>
                <w:b w:val="0"/>
                <w:bCs w:val="0"/>
                <w:szCs w:val="20"/>
              </w:rPr>
            </w:pPr>
            <w:ins w:author="Andreyeva, Julia" w:date="2022-03-03T16:59:00Z" w:id="6063">
              <w:r w:rsidRPr="00245806">
                <w:rPr>
                  <w:rFonts w:asciiTheme="minorHAnsi" w:hAnsiTheme="minorHAnsi" w:cstheme="minorHAnsi"/>
                  <w:b w:val="0"/>
                  <w:bCs w:val="0"/>
                  <w:szCs w:val="20"/>
                </w:rPr>
                <w:t>JTI_SUBTYPE_TYPE</w:t>
              </w:r>
            </w:ins>
          </w:p>
        </w:tc>
        <w:tc>
          <w:tcPr>
            <w:tcW w:w="1985" w:type="dxa"/>
          </w:tcPr>
          <w:p w:rsidRPr="00245806" w:rsidR="00037109" w:rsidP="00037109" w:rsidRDefault="00037109" w14:paraId="793233DD" w14:textId="4863FF7D">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64"/>
                <w:rFonts w:asciiTheme="minorHAnsi" w:hAnsiTheme="minorHAnsi" w:cstheme="minorHAnsi"/>
                <w:szCs w:val="20"/>
              </w:rPr>
            </w:pPr>
            <w:ins w:author="Andreyeva, Julia" w:date="2022-03-15T14:31:00Z" w:id="6065">
              <w:r w:rsidRPr="00245806">
                <w:rPr>
                  <w:rFonts w:ascii="Arial" w:hAnsi="Arial" w:cs="Arial"/>
                  <w:szCs w:val="20"/>
                </w:rPr>
                <w:t>Stock Request</w:t>
              </w:r>
            </w:ins>
          </w:p>
        </w:tc>
        <w:tc>
          <w:tcPr>
            <w:tcW w:w="1843" w:type="dxa"/>
          </w:tcPr>
          <w:p w:rsidRPr="00245806" w:rsidR="00037109" w:rsidP="00037109" w:rsidRDefault="00037109" w14:paraId="15FCA79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66"/>
                <w:rFonts w:asciiTheme="minorHAnsi" w:hAnsiTheme="minorHAnsi" w:cstheme="minorHAnsi"/>
                <w:szCs w:val="20"/>
              </w:rPr>
            </w:pPr>
            <w:ins w:author="Andreyeva, Julia" w:date="2022-03-03T16:59:00Z" w:id="6067">
              <w:r w:rsidRPr="00245806">
                <w:rPr>
                  <w:rFonts w:ascii="Arial" w:hAnsi="Arial" w:cs="Arial"/>
                  <w:szCs w:val="20"/>
                </w:rPr>
                <w:t>Stock Request</w:t>
              </w:r>
            </w:ins>
          </w:p>
        </w:tc>
        <w:tc>
          <w:tcPr>
            <w:tcW w:w="1212" w:type="dxa"/>
          </w:tcPr>
          <w:p w:rsidRPr="00245806" w:rsidR="00037109" w:rsidP="00037109" w:rsidRDefault="00037109" w14:paraId="18B5FA8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68"/>
                <w:rFonts w:asciiTheme="minorHAnsi" w:hAnsiTheme="minorHAnsi" w:cstheme="minorHAnsi"/>
                <w:szCs w:val="20"/>
              </w:rPr>
            </w:pPr>
          </w:p>
        </w:tc>
        <w:tc>
          <w:tcPr>
            <w:tcW w:w="1264" w:type="dxa"/>
          </w:tcPr>
          <w:p w:rsidRPr="00245806" w:rsidR="00037109" w:rsidP="00037109" w:rsidRDefault="00037109" w14:paraId="185939D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69"/>
                <w:rFonts w:asciiTheme="minorHAnsi" w:hAnsiTheme="minorHAnsi" w:cstheme="minorHAnsi"/>
                <w:szCs w:val="20"/>
              </w:rPr>
            </w:pPr>
            <w:ins w:author="Andreyeva, Julia" w:date="2022-03-03T16:59:00Z" w:id="6070">
              <w:r>
                <w:rPr>
                  <w:rFonts w:ascii="Arial" w:hAnsi="Arial" w:cs="Arial"/>
                  <w:szCs w:val="20"/>
                </w:rPr>
                <w:t>EIR</w:t>
              </w:r>
            </w:ins>
          </w:p>
        </w:tc>
        <w:tc>
          <w:tcPr>
            <w:tcW w:w="1918" w:type="dxa"/>
          </w:tcPr>
          <w:p w:rsidRPr="00245806" w:rsidR="00037109" w:rsidP="00037109" w:rsidRDefault="00037109" w14:paraId="320C4E9C" w14:textId="30E9D199">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71"/>
                <w:rFonts w:asciiTheme="minorHAnsi" w:hAnsiTheme="minorHAnsi" w:cstheme="minorHAnsi"/>
                <w:szCs w:val="20"/>
              </w:rPr>
            </w:pPr>
            <w:ins w:author="Andreyeva, Julia" w:date="2022-03-28T11:50:00Z" w:id="6072">
              <w:r w:rsidRPr="00245806">
                <w:rPr>
                  <w:rFonts w:ascii="Arial" w:hAnsi="Arial" w:cs="Arial"/>
                  <w:szCs w:val="20"/>
                </w:rPr>
                <w:t>Stock Request</w:t>
              </w:r>
            </w:ins>
          </w:p>
        </w:tc>
      </w:tr>
      <w:tr w:rsidRPr="002400D8" w:rsidR="00612747" w:rsidTr="00362BCE" w14:paraId="09CBA45E" w14:textId="77777777">
        <w:trPr>
          <w:trHeight w:val="127"/>
          <w:ins w:author="Andreyeva, Julia" w:date="2022-03-28T13:35:00Z" w:id="6073"/>
        </w:trPr>
        <w:tc>
          <w:tcPr>
            <w:cnfStyle w:val="001000000000" w:firstRow="0" w:lastRow="0" w:firstColumn="1" w:lastColumn="0" w:oddVBand="0" w:evenVBand="0" w:oddHBand="0" w:evenHBand="0" w:firstRowFirstColumn="0" w:firstRowLastColumn="0" w:lastRowFirstColumn="0" w:lastRowLastColumn="0"/>
            <w:tcW w:w="1696" w:type="dxa"/>
          </w:tcPr>
          <w:p w:rsidRPr="00245806" w:rsidR="00612747" w:rsidP="00612747" w:rsidRDefault="00612747" w14:paraId="3BA2455F" w14:textId="39FED607">
            <w:pPr>
              <w:pStyle w:val="BodyText"/>
              <w:rPr>
                <w:ins w:author="Andreyeva, Julia" w:date="2022-03-28T13:35:00Z" w:id="6074"/>
                <w:rFonts w:asciiTheme="minorHAnsi" w:hAnsiTheme="minorHAnsi" w:cstheme="minorHAnsi"/>
                <w:szCs w:val="20"/>
              </w:rPr>
            </w:pPr>
            <w:ins w:author="Andreyeva, Julia" w:date="2022-03-28T13:35:00Z" w:id="6075">
              <w:r w:rsidRPr="00245806">
                <w:rPr>
                  <w:rFonts w:asciiTheme="minorHAnsi" w:hAnsiTheme="minorHAnsi" w:cstheme="minorHAnsi"/>
                  <w:b w:val="0"/>
                  <w:bCs w:val="0"/>
                  <w:szCs w:val="20"/>
                </w:rPr>
                <w:t>JTI_SUBTYPE_TYPE</w:t>
              </w:r>
            </w:ins>
          </w:p>
        </w:tc>
        <w:tc>
          <w:tcPr>
            <w:tcW w:w="1985" w:type="dxa"/>
          </w:tcPr>
          <w:p w:rsidRPr="00245806" w:rsidR="00612747" w:rsidP="00612747" w:rsidRDefault="00612747" w14:paraId="5B4C1E82" w14:textId="006595E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5:00Z" w:id="6076"/>
                <w:rFonts w:ascii="Arial" w:hAnsi="Arial" w:cs="Arial"/>
                <w:szCs w:val="20"/>
              </w:rPr>
            </w:pPr>
            <w:ins w:author="Andreyeva, Julia" w:date="2022-03-28T13:35:00Z" w:id="6077">
              <w:r w:rsidRPr="00245806">
                <w:rPr>
                  <w:rFonts w:ascii="Arial" w:hAnsi="Arial" w:cs="Arial"/>
                  <w:szCs w:val="20"/>
                </w:rPr>
                <w:t>Stock Request</w:t>
              </w:r>
            </w:ins>
          </w:p>
        </w:tc>
        <w:tc>
          <w:tcPr>
            <w:tcW w:w="1843" w:type="dxa"/>
          </w:tcPr>
          <w:p w:rsidRPr="00245806" w:rsidR="00612747" w:rsidP="00612747" w:rsidRDefault="00612747" w14:paraId="123B48A1" w14:textId="54354E3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5:00Z" w:id="6078"/>
                <w:rFonts w:ascii="Arial" w:hAnsi="Arial" w:cs="Arial"/>
                <w:szCs w:val="20"/>
              </w:rPr>
            </w:pPr>
            <w:ins w:author="Andreyeva, Julia" w:date="2022-03-28T13:35:00Z" w:id="6079">
              <w:r w:rsidRPr="00245806">
                <w:rPr>
                  <w:rFonts w:ascii="Arial" w:hAnsi="Arial" w:cs="Arial"/>
                  <w:szCs w:val="20"/>
                </w:rPr>
                <w:t>Stock Request</w:t>
              </w:r>
            </w:ins>
          </w:p>
        </w:tc>
        <w:tc>
          <w:tcPr>
            <w:tcW w:w="1212" w:type="dxa"/>
          </w:tcPr>
          <w:p w:rsidRPr="00245806" w:rsidR="00612747" w:rsidP="00612747" w:rsidRDefault="00612747" w14:paraId="075E157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5:00Z" w:id="6080"/>
                <w:rFonts w:asciiTheme="minorHAnsi" w:hAnsiTheme="minorHAnsi" w:cstheme="minorHAnsi"/>
                <w:szCs w:val="20"/>
              </w:rPr>
            </w:pPr>
          </w:p>
        </w:tc>
        <w:tc>
          <w:tcPr>
            <w:tcW w:w="1264" w:type="dxa"/>
          </w:tcPr>
          <w:p w:rsidR="00612747" w:rsidP="00612747" w:rsidRDefault="00612747" w14:paraId="3F69586F" w14:textId="66EBBE4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5:00Z" w:id="6081"/>
                <w:rFonts w:ascii="Arial" w:hAnsi="Arial" w:cs="Arial"/>
                <w:szCs w:val="20"/>
              </w:rPr>
            </w:pPr>
            <w:ins w:author="Andreyeva, Julia" w:date="2022-03-28T13:35:00Z" w:id="6082">
              <w:r>
                <w:rPr>
                  <w:rFonts w:ascii="Arial" w:hAnsi="Arial" w:cs="Arial"/>
                  <w:szCs w:val="20"/>
                </w:rPr>
                <w:t>E</w:t>
              </w:r>
            </w:ins>
            <w:ins w:author="Andreyeva, Julia" w:date="2022-03-28T13:36:00Z" w:id="6083">
              <w:r>
                <w:rPr>
                  <w:rFonts w:ascii="Arial" w:hAnsi="Arial" w:cs="Arial"/>
                  <w:szCs w:val="20"/>
                </w:rPr>
                <w:t>NU</w:t>
              </w:r>
            </w:ins>
          </w:p>
        </w:tc>
        <w:tc>
          <w:tcPr>
            <w:tcW w:w="1918" w:type="dxa"/>
          </w:tcPr>
          <w:p w:rsidRPr="00245806" w:rsidR="00612747" w:rsidP="00612747" w:rsidRDefault="00612747" w14:paraId="47725FA2" w14:textId="58D398C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5:00Z" w:id="6084"/>
                <w:rFonts w:ascii="Arial" w:hAnsi="Arial" w:cs="Arial"/>
                <w:szCs w:val="20"/>
              </w:rPr>
            </w:pPr>
            <w:ins w:author="Andreyeva, Julia" w:date="2022-03-28T13:35:00Z" w:id="6085">
              <w:r w:rsidRPr="00245806">
                <w:rPr>
                  <w:rFonts w:ascii="Arial" w:hAnsi="Arial" w:cs="Arial"/>
                  <w:szCs w:val="20"/>
                </w:rPr>
                <w:t>Stock Request</w:t>
              </w:r>
            </w:ins>
          </w:p>
        </w:tc>
      </w:tr>
      <w:tr w:rsidRPr="002400D8" w:rsidR="00037109" w:rsidTr="00362BCE" w14:paraId="61D6723F" w14:textId="77777777">
        <w:trPr>
          <w:trHeight w:val="127"/>
          <w:ins w:author="Andreyeva, Julia" w:date="2022-03-03T16:59:00Z" w:id="6086"/>
        </w:trPr>
        <w:tc>
          <w:tcPr>
            <w:cnfStyle w:val="001000000000" w:firstRow="0" w:lastRow="0" w:firstColumn="1" w:lastColumn="0" w:oddVBand="0" w:evenVBand="0" w:oddHBand="0" w:evenHBand="0" w:firstRowFirstColumn="0" w:firstRowLastColumn="0" w:lastRowFirstColumn="0" w:lastRowLastColumn="0"/>
            <w:tcW w:w="1696" w:type="dxa"/>
          </w:tcPr>
          <w:p w:rsidRPr="00245806" w:rsidR="00037109" w:rsidP="00037109" w:rsidRDefault="00037109" w14:paraId="6B8F1E79" w14:textId="77777777">
            <w:pPr>
              <w:pStyle w:val="BodyText"/>
              <w:rPr>
                <w:ins w:author="Andreyeva, Julia" w:date="2022-03-03T16:59:00Z" w:id="6087"/>
                <w:rFonts w:asciiTheme="minorHAnsi" w:hAnsiTheme="minorHAnsi" w:cstheme="minorHAnsi"/>
                <w:b w:val="0"/>
                <w:bCs w:val="0"/>
                <w:szCs w:val="20"/>
              </w:rPr>
            </w:pPr>
            <w:ins w:author="Andreyeva, Julia" w:date="2022-03-03T16:59:00Z" w:id="6088">
              <w:r w:rsidRPr="00245806">
                <w:rPr>
                  <w:rFonts w:asciiTheme="minorHAnsi" w:hAnsiTheme="minorHAnsi" w:cstheme="minorHAnsi"/>
                  <w:b w:val="0"/>
                  <w:bCs w:val="0"/>
                  <w:szCs w:val="20"/>
                </w:rPr>
                <w:t>LOV</w:t>
              </w:r>
            </w:ins>
          </w:p>
        </w:tc>
        <w:tc>
          <w:tcPr>
            <w:tcW w:w="1985" w:type="dxa"/>
          </w:tcPr>
          <w:p w:rsidRPr="00245806" w:rsidR="00037109" w:rsidP="00037109" w:rsidRDefault="00037109" w14:paraId="6C9108AE" w14:textId="261BE54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89"/>
                <w:rFonts w:ascii="Arial" w:hAnsi="Arial" w:cs="Arial"/>
                <w:szCs w:val="20"/>
              </w:rPr>
            </w:pPr>
            <w:ins w:author="Andreyeva, Julia" w:date="2022-03-15T14:31:00Z" w:id="6090">
              <w:r w:rsidRPr="00245806">
                <w:rPr>
                  <w:rFonts w:ascii="Arial" w:hAnsi="Arial" w:cs="Arial"/>
                  <w:szCs w:val="20"/>
                </w:rPr>
                <w:t>Draft</w:t>
              </w:r>
            </w:ins>
          </w:p>
        </w:tc>
        <w:tc>
          <w:tcPr>
            <w:tcW w:w="1843" w:type="dxa"/>
          </w:tcPr>
          <w:p w:rsidRPr="00245806" w:rsidR="00037109" w:rsidP="00037109" w:rsidRDefault="00037109" w14:paraId="1306FDD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91"/>
                <w:rFonts w:ascii="Arial" w:hAnsi="Arial" w:cs="Arial"/>
                <w:szCs w:val="20"/>
              </w:rPr>
            </w:pPr>
            <w:ins w:author="Andreyeva, Julia" w:date="2022-03-03T16:59:00Z" w:id="6092">
              <w:r w:rsidRPr="00245806">
                <w:rPr>
                  <w:rFonts w:ascii="Arial" w:hAnsi="Arial" w:cs="Arial"/>
                  <w:szCs w:val="20"/>
                </w:rPr>
                <w:t>Draft</w:t>
              </w:r>
            </w:ins>
          </w:p>
        </w:tc>
        <w:tc>
          <w:tcPr>
            <w:tcW w:w="1212" w:type="dxa"/>
          </w:tcPr>
          <w:p w:rsidRPr="00245806" w:rsidR="00037109" w:rsidP="00037109" w:rsidRDefault="00037109" w14:paraId="0E43DF1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93"/>
                <w:rFonts w:asciiTheme="minorHAnsi" w:hAnsiTheme="minorHAnsi" w:cstheme="minorHAnsi"/>
                <w:szCs w:val="20"/>
              </w:rPr>
            </w:pPr>
          </w:p>
        </w:tc>
        <w:tc>
          <w:tcPr>
            <w:tcW w:w="1264" w:type="dxa"/>
          </w:tcPr>
          <w:p w:rsidRPr="00245806" w:rsidR="00037109" w:rsidP="00037109" w:rsidRDefault="00037109" w14:paraId="5CD3517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94"/>
                <w:rFonts w:ascii="Arial" w:hAnsi="Arial" w:cs="Arial"/>
                <w:szCs w:val="20"/>
              </w:rPr>
            </w:pPr>
            <w:ins w:author="Andreyeva, Julia" w:date="2022-03-03T16:59:00Z" w:id="6095">
              <w:r>
                <w:rPr>
                  <w:rFonts w:ascii="Arial" w:hAnsi="Arial" w:cs="Arial"/>
                  <w:szCs w:val="20"/>
                </w:rPr>
                <w:t>EIR</w:t>
              </w:r>
            </w:ins>
          </w:p>
        </w:tc>
        <w:tc>
          <w:tcPr>
            <w:tcW w:w="1918" w:type="dxa"/>
          </w:tcPr>
          <w:p w:rsidRPr="00245806" w:rsidR="00037109" w:rsidP="00037109" w:rsidRDefault="00037109" w14:paraId="31E9650D" w14:textId="151AAE21">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096"/>
                <w:rFonts w:asciiTheme="minorHAnsi" w:hAnsiTheme="minorHAnsi" w:cstheme="minorHAnsi"/>
                <w:szCs w:val="20"/>
              </w:rPr>
            </w:pPr>
            <w:ins w:author="Andreyeva, Julia" w:date="2022-03-28T11:50:00Z" w:id="6097">
              <w:r w:rsidRPr="00245806">
                <w:rPr>
                  <w:rFonts w:ascii="Arial" w:hAnsi="Arial" w:cs="Arial"/>
                  <w:szCs w:val="20"/>
                </w:rPr>
                <w:t>Draft</w:t>
              </w:r>
            </w:ins>
          </w:p>
        </w:tc>
      </w:tr>
      <w:tr w:rsidRPr="002400D8" w:rsidR="00612747" w:rsidTr="00362BCE" w14:paraId="2A0D2B73" w14:textId="77777777">
        <w:trPr>
          <w:trHeight w:val="127"/>
          <w:ins w:author="Andreyeva, Julia" w:date="2022-03-28T13:36:00Z" w:id="6098"/>
        </w:trPr>
        <w:tc>
          <w:tcPr>
            <w:cnfStyle w:val="001000000000" w:firstRow="0" w:lastRow="0" w:firstColumn="1" w:lastColumn="0" w:oddVBand="0" w:evenVBand="0" w:oddHBand="0" w:evenHBand="0" w:firstRowFirstColumn="0" w:firstRowLastColumn="0" w:lastRowFirstColumn="0" w:lastRowLastColumn="0"/>
            <w:tcW w:w="1696" w:type="dxa"/>
          </w:tcPr>
          <w:p w:rsidRPr="00245806" w:rsidR="00612747" w:rsidP="00612747" w:rsidRDefault="00612747" w14:paraId="6E95C741" w14:textId="402E2797">
            <w:pPr>
              <w:pStyle w:val="BodyText"/>
              <w:rPr>
                <w:ins w:author="Andreyeva, Julia" w:date="2022-03-28T13:36:00Z" w:id="6099"/>
                <w:rFonts w:asciiTheme="minorHAnsi" w:hAnsiTheme="minorHAnsi" w:cstheme="minorHAnsi"/>
                <w:szCs w:val="20"/>
              </w:rPr>
            </w:pPr>
            <w:ins w:author="Andreyeva, Julia" w:date="2022-03-28T13:36:00Z" w:id="6100">
              <w:r w:rsidRPr="00245806">
                <w:rPr>
                  <w:rFonts w:asciiTheme="minorHAnsi" w:hAnsiTheme="minorHAnsi" w:cstheme="minorHAnsi"/>
                  <w:b w:val="0"/>
                  <w:bCs w:val="0"/>
                  <w:szCs w:val="20"/>
                </w:rPr>
                <w:t>LOV</w:t>
              </w:r>
            </w:ins>
          </w:p>
        </w:tc>
        <w:tc>
          <w:tcPr>
            <w:tcW w:w="1985" w:type="dxa"/>
          </w:tcPr>
          <w:p w:rsidRPr="00245806" w:rsidR="00612747" w:rsidP="00612747" w:rsidRDefault="00612747" w14:paraId="030A0466" w14:textId="45B1A2D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01"/>
                <w:rFonts w:ascii="Arial" w:hAnsi="Arial" w:cs="Arial"/>
                <w:szCs w:val="20"/>
              </w:rPr>
            </w:pPr>
            <w:ins w:author="Andreyeva, Julia" w:date="2022-03-28T13:36:00Z" w:id="6102">
              <w:r w:rsidRPr="00245806">
                <w:rPr>
                  <w:rFonts w:ascii="Arial" w:hAnsi="Arial" w:cs="Arial"/>
                  <w:szCs w:val="20"/>
                </w:rPr>
                <w:t>Draft</w:t>
              </w:r>
            </w:ins>
          </w:p>
        </w:tc>
        <w:tc>
          <w:tcPr>
            <w:tcW w:w="1843" w:type="dxa"/>
          </w:tcPr>
          <w:p w:rsidRPr="00245806" w:rsidR="00612747" w:rsidP="00612747" w:rsidRDefault="00612747" w14:paraId="3257733B" w14:textId="4AC1344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03"/>
                <w:rFonts w:ascii="Arial" w:hAnsi="Arial" w:cs="Arial"/>
                <w:szCs w:val="20"/>
              </w:rPr>
            </w:pPr>
            <w:ins w:author="Andreyeva, Julia" w:date="2022-03-28T13:36:00Z" w:id="6104">
              <w:r w:rsidRPr="00245806">
                <w:rPr>
                  <w:rFonts w:ascii="Arial" w:hAnsi="Arial" w:cs="Arial"/>
                  <w:szCs w:val="20"/>
                </w:rPr>
                <w:t>Draft</w:t>
              </w:r>
            </w:ins>
          </w:p>
        </w:tc>
        <w:tc>
          <w:tcPr>
            <w:tcW w:w="1212" w:type="dxa"/>
          </w:tcPr>
          <w:p w:rsidRPr="00245806" w:rsidR="00612747" w:rsidP="00612747" w:rsidRDefault="00612747" w14:paraId="5FEC5E6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05"/>
                <w:rFonts w:asciiTheme="minorHAnsi" w:hAnsiTheme="minorHAnsi" w:cstheme="minorHAnsi"/>
                <w:szCs w:val="20"/>
              </w:rPr>
            </w:pPr>
          </w:p>
        </w:tc>
        <w:tc>
          <w:tcPr>
            <w:tcW w:w="1264" w:type="dxa"/>
          </w:tcPr>
          <w:p w:rsidR="00612747" w:rsidP="00612747" w:rsidRDefault="00612747" w14:paraId="09EF4ABA" w14:textId="4A54C19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06"/>
                <w:rFonts w:ascii="Arial" w:hAnsi="Arial" w:cs="Arial"/>
                <w:szCs w:val="20"/>
              </w:rPr>
            </w:pPr>
            <w:ins w:author="Andreyeva, Julia" w:date="2022-03-28T13:36:00Z" w:id="6107">
              <w:r>
                <w:rPr>
                  <w:rFonts w:ascii="Arial" w:hAnsi="Arial" w:cs="Arial"/>
                  <w:szCs w:val="20"/>
                </w:rPr>
                <w:t>ENU</w:t>
              </w:r>
            </w:ins>
          </w:p>
        </w:tc>
        <w:tc>
          <w:tcPr>
            <w:tcW w:w="1918" w:type="dxa"/>
          </w:tcPr>
          <w:p w:rsidRPr="00245806" w:rsidR="00612747" w:rsidP="00612747" w:rsidRDefault="00612747" w14:paraId="3C126DDA" w14:textId="687AA05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08"/>
                <w:rFonts w:ascii="Arial" w:hAnsi="Arial" w:cs="Arial"/>
                <w:szCs w:val="20"/>
              </w:rPr>
            </w:pPr>
            <w:ins w:author="Andreyeva, Julia" w:date="2022-03-28T13:36:00Z" w:id="6109">
              <w:r w:rsidRPr="00245806">
                <w:rPr>
                  <w:rFonts w:ascii="Arial" w:hAnsi="Arial" w:cs="Arial"/>
                  <w:szCs w:val="20"/>
                </w:rPr>
                <w:t>Draft</w:t>
              </w:r>
            </w:ins>
          </w:p>
        </w:tc>
      </w:tr>
      <w:tr w:rsidRPr="002400D8" w:rsidR="00037109" w:rsidTr="00362BCE" w14:paraId="3396E9C6" w14:textId="77777777">
        <w:trPr>
          <w:trHeight w:val="127"/>
          <w:ins w:author="Andreyeva, Julia" w:date="2022-03-03T16:59:00Z" w:id="6110"/>
        </w:trPr>
        <w:tc>
          <w:tcPr>
            <w:cnfStyle w:val="001000000000" w:firstRow="0" w:lastRow="0" w:firstColumn="1" w:lastColumn="0" w:oddVBand="0" w:evenVBand="0" w:oddHBand="0" w:evenHBand="0" w:firstRowFirstColumn="0" w:firstRowLastColumn="0" w:lastRowFirstColumn="0" w:lastRowLastColumn="0"/>
            <w:tcW w:w="1696" w:type="dxa"/>
          </w:tcPr>
          <w:p w:rsidRPr="00245806" w:rsidR="00037109" w:rsidP="00037109" w:rsidRDefault="00037109" w14:paraId="7AE9C282" w14:textId="77777777">
            <w:pPr>
              <w:pStyle w:val="BodyText"/>
              <w:rPr>
                <w:ins w:author="Andreyeva, Julia" w:date="2022-03-03T16:59:00Z" w:id="6111"/>
                <w:rFonts w:asciiTheme="minorHAnsi" w:hAnsiTheme="minorHAnsi" w:cstheme="minorHAnsi"/>
                <w:b w:val="0"/>
                <w:bCs w:val="0"/>
                <w:szCs w:val="20"/>
              </w:rPr>
            </w:pPr>
            <w:ins w:author="Andreyeva, Julia" w:date="2022-03-03T16:59:00Z" w:id="6112">
              <w:r w:rsidRPr="00245806">
                <w:rPr>
                  <w:rFonts w:ascii="Arial" w:hAnsi="Arial" w:cs="Arial"/>
                  <w:b w:val="0"/>
                  <w:bCs w:val="0"/>
                  <w:szCs w:val="20"/>
                </w:rPr>
                <w:t>LOV</w:t>
              </w:r>
            </w:ins>
          </w:p>
        </w:tc>
        <w:tc>
          <w:tcPr>
            <w:tcW w:w="1985" w:type="dxa"/>
          </w:tcPr>
          <w:p w:rsidRPr="00245806" w:rsidR="00037109" w:rsidP="00037109" w:rsidRDefault="00037109" w14:paraId="74D7FD71" w14:textId="6EE2EFBD">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13"/>
                <w:rFonts w:asciiTheme="minorHAnsi" w:hAnsiTheme="minorHAnsi" w:cstheme="minorHAnsi"/>
                <w:szCs w:val="20"/>
              </w:rPr>
            </w:pPr>
            <w:ins w:author="Andreyeva, Julia" w:date="2022-03-15T14:31:00Z" w:id="6114">
              <w:r w:rsidRPr="00245806">
                <w:rPr>
                  <w:rFonts w:ascii="Arial" w:hAnsi="Arial" w:cs="Arial"/>
                  <w:szCs w:val="20"/>
                </w:rPr>
                <w:t>Pending</w:t>
              </w:r>
            </w:ins>
          </w:p>
        </w:tc>
        <w:tc>
          <w:tcPr>
            <w:tcW w:w="1843" w:type="dxa"/>
          </w:tcPr>
          <w:p w:rsidRPr="00245806" w:rsidR="00037109" w:rsidP="00037109" w:rsidRDefault="00037109" w14:paraId="1D22E0F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15"/>
                <w:rFonts w:asciiTheme="minorHAnsi" w:hAnsiTheme="minorHAnsi" w:cstheme="minorHAnsi"/>
                <w:szCs w:val="20"/>
              </w:rPr>
            </w:pPr>
            <w:ins w:author="Andreyeva, Julia" w:date="2022-03-03T16:59:00Z" w:id="6116">
              <w:r w:rsidRPr="00245806">
                <w:rPr>
                  <w:rFonts w:ascii="Arial" w:hAnsi="Arial" w:cs="Arial"/>
                  <w:szCs w:val="20"/>
                </w:rPr>
                <w:t>Pending</w:t>
              </w:r>
            </w:ins>
          </w:p>
        </w:tc>
        <w:tc>
          <w:tcPr>
            <w:tcW w:w="1212" w:type="dxa"/>
          </w:tcPr>
          <w:p w:rsidRPr="00245806" w:rsidR="00037109" w:rsidP="00037109" w:rsidRDefault="00037109" w14:paraId="5E1C785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17"/>
                <w:rFonts w:asciiTheme="minorHAnsi" w:hAnsiTheme="minorHAnsi" w:cstheme="minorHAnsi"/>
                <w:szCs w:val="20"/>
              </w:rPr>
            </w:pPr>
          </w:p>
        </w:tc>
        <w:tc>
          <w:tcPr>
            <w:tcW w:w="1264" w:type="dxa"/>
          </w:tcPr>
          <w:p w:rsidRPr="00245806" w:rsidR="00037109" w:rsidP="00037109" w:rsidRDefault="00037109" w14:paraId="0542301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18"/>
                <w:rFonts w:asciiTheme="minorHAnsi" w:hAnsiTheme="minorHAnsi" w:cstheme="minorHAnsi"/>
                <w:szCs w:val="20"/>
              </w:rPr>
            </w:pPr>
            <w:ins w:author="Andreyeva, Julia" w:date="2022-03-03T16:59:00Z" w:id="6119">
              <w:r>
                <w:rPr>
                  <w:rFonts w:ascii="Arial" w:hAnsi="Arial" w:cs="Arial"/>
                  <w:szCs w:val="20"/>
                </w:rPr>
                <w:t>EIR</w:t>
              </w:r>
            </w:ins>
          </w:p>
        </w:tc>
        <w:tc>
          <w:tcPr>
            <w:tcW w:w="1918" w:type="dxa"/>
          </w:tcPr>
          <w:p w:rsidRPr="00245806" w:rsidR="00037109" w:rsidP="00037109" w:rsidRDefault="00037109" w14:paraId="573BFE48" w14:textId="3B96EFC5">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20"/>
                <w:rFonts w:asciiTheme="minorHAnsi" w:hAnsiTheme="minorHAnsi" w:cstheme="minorHAnsi"/>
                <w:szCs w:val="20"/>
              </w:rPr>
            </w:pPr>
            <w:ins w:author="Andreyeva, Julia" w:date="2022-03-28T11:50:00Z" w:id="6121">
              <w:r w:rsidRPr="00245806">
                <w:rPr>
                  <w:rFonts w:ascii="Arial" w:hAnsi="Arial" w:cs="Arial"/>
                  <w:szCs w:val="20"/>
                </w:rPr>
                <w:t>Pending</w:t>
              </w:r>
            </w:ins>
          </w:p>
        </w:tc>
      </w:tr>
      <w:tr w:rsidRPr="002400D8" w:rsidR="00612747" w:rsidTr="00362BCE" w14:paraId="6E57E7B8" w14:textId="77777777">
        <w:trPr>
          <w:trHeight w:val="127"/>
          <w:ins w:author="Andreyeva, Julia" w:date="2022-03-28T13:36:00Z" w:id="6122"/>
        </w:trPr>
        <w:tc>
          <w:tcPr>
            <w:cnfStyle w:val="001000000000" w:firstRow="0" w:lastRow="0" w:firstColumn="1" w:lastColumn="0" w:oddVBand="0" w:evenVBand="0" w:oddHBand="0" w:evenHBand="0" w:firstRowFirstColumn="0" w:firstRowLastColumn="0" w:lastRowFirstColumn="0" w:lastRowLastColumn="0"/>
            <w:tcW w:w="1696" w:type="dxa"/>
          </w:tcPr>
          <w:p w:rsidRPr="00245806" w:rsidR="00612747" w:rsidP="00612747" w:rsidRDefault="00612747" w14:paraId="5CF36FA8" w14:textId="7AA055F7">
            <w:pPr>
              <w:pStyle w:val="BodyText"/>
              <w:rPr>
                <w:ins w:author="Andreyeva, Julia" w:date="2022-03-28T13:36:00Z" w:id="6123"/>
                <w:rFonts w:ascii="Arial" w:hAnsi="Arial" w:cs="Arial"/>
                <w:szCs w:val="20"/>
              </w:rPr>
            </w:pPr>
            <w:ins w:author="Andreyeva, Julia" w:date="2022-03-28T13:36:00Z" w:id="6124">
              <w:r w:rsidRPr="00245806">
                <w:rPr>
                  <w:rFonts w:ascii="Arial" w:hAnsi="Arial" w:cs="Arial"/>
                  <w:b w:val="0"/>
                  <w:bCs w:val="0"/>
                  <w:szCs w:val="20"/>
                </w:rPr>
                <w:t>LOV</w:t>
              </w:r>
            </w:ins>
          </w:p>
        </w:tc>
        <w:tc>
          <w:tcPr>
            <w:tcW w:w="1985" w:type="dxa"/>
          </w:tcPr>
          <w:p w:rsidRPr="00245806" w:rsidR="00612747" w:rsidP="00612747" w:rsidRDefault="00612747" w14:paraId="020F7AD8" w14:textId="740EDF6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25"/>
                <w:rFonts w:ascii="Arial" w:hAnsi="Arial" w:cs="Arial"/>
                <w:szCs w:val="20"/>
              </w:rPr>
            </w:pPr>
            <w:ins w:author="Andreyeva, Julia" w:date="2022-03-28T13:36:00Z" w:id="6126">
              <w:r w:rsidRPr="00245806">
                <w:rPr>
                  <w:rFonts w:ascii="Arial" w:hAnsi="Arial" w:cs="Arial"/>
                  <w:szCs w:val="20"/>
                </w:rPr>
                <w:t>Pending</w:t>
              </w:r>
            </w:ins>
          </w:p>
        </w:tc>
        <w:tc>
          <w:tcPr>
            <w:tcW w:w="1843" w:type="dxa"/>
          </w:tcPr>
          <w:p w:rsidRPr="00245806" w:rsidR="00612747" w:rsidP="00612747" w:rsidRDefault="00612747" w14:paraId="26E858C8" w14:textId="799CC02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27"/>
                <w:rFonts w:ascii="Arial" w:hAnsi="Arial" w:cs="Arial"/>
                <w:szCs w:val="20"/>
              </w:rPr>
            </w:pPr>
            <w:ins w:author="Andreyeva, Julia" w:date="2022-03-28T13:36:00Z" w:id="6128">
              <w:r w:rsidRPr="00245806">
                <w:rPr>
                  <w:rFonts w:ascii="Arial" w:hAnsi="Arial" w:cs="Arial"/>
                  <w:szCs w:val="20"/>
                </w:rPr>
                <w:t>Pending</w:t>
              </w:r>
            </w:ins>
          </w:p>
        </w:tc>
        <w:tc>
          <w:tcPr>
            <w:tcW w:w="1212" w:type="dxa"/>
          </w:tcPr>
          <w:p w:rsidRPr="00245806" w:rsidR="00612747" w:rsidP="00612747" w:rsidRDefault="00612747" w14:paraId="3AA2BFD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29"/>
                <w:rFonts w:asciiTheme="minorHAnsi" w:hAnsiTheme="minorHAnsi" w:cstheme="minorHAnsi"/>
                <w:szCs w:val="20"/>
              </w:rPr>
            </w:pPr>
          </w:p>
        </w:tc>
        <w:tc>
          <w:tcPr>
            <w:tcW w:w="1264" w:type="dxa"/>
          </w:tcPr>
          <w:p w:rsidR="00612747" w:rsidP="00612747" w:rsidRDefault="00612747" w14:paraId="10A7252E" w14:textId="2745DEA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30"/>
                <w:rFonts w:ascii="Arial" w:hAnsi="Arial" w:cs="Arial"/>
                <w:szCs w:val="20"/>
              </w:rPr>
            </w:pPr>
            <w:ins w:author="Andreyeva, Julia" w:date="2022-03-28T13:36:00Z" w:id="6131">
              <w:r>
                <w:rPr>
                  <w:rFonts w:ascii="Arial" w:hAnsi="Arial" w:cs="Arial"/>
                  <w:szCs w:val="20"/>
                </w:rPr>
                <w:t>ENU</w:t>
              </w:r>
            </w:ins>
          </w:p>
        </w:tc>
        <w:tc>
          <w:tcPr>
            <w:tcW w:w="1918" w:type="dxa"/>
          </w:tcPr>
          <w:p w:rsidRPr="00245806" w:rsidR="00612747" w:rsidP="00612747" w:rsidRDefault="00612747" w14:paraId="774A0969" w14:textId="1C89871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6:00Z" w:id="6132"/>
                <w:rFonts w:ascii="Arial" w:hAnsi="Arial" w:cs="Arial"/>
                <w:szCs w:val="20"/>
              </w:rPr>
            </w:pPr>
            <w:ins w:author="Andreyeva, Julia" w:date="2022-03-28T13:36:00Z" w:id="6133">
              <w:r w:rsidRPr="00245806">
                <w:rPr>
                  <w:rFonts w:ascii="Arial" w:hAnsi="Arial" w:cs="Arial"/>
                  <w:szCs w:val="20"/>
                </w:rPr>
                <w:t>Pending</w:t>
              </w:r>
            </w:ins>
          </w:p>
        </w:tc>
      </w:tr>
      <w:tr w:rsidRPr="002400D8" w:rsidR="00037109" w:rsidTr="00362BCE" w14:paraId="1CD8098F" w14:textId="77777777">
        <w:trPr>
          <w:trHeight w:val="127"/>
          <w:ins w:author="Andreyeva, Julia" w:date="2022-03-03T16:59:00Z" w:id="6134"/>
        </w:trPr>
        <w:tc>
          <w:tcPr>
            <w:cnfStyle w:val="001000000000" w:firstRow="0" w:lastRow="0" w:firstColumn="1" w:lastColumn="0" w:oddVBand="0" w:evenVBand="0" w:oddHBand="0" w:evenHBand="0" w:firstRowFirstColumn="0" w:firstRowLastColumn="0" w:lastRowFirstColumn="0" w:lastRowLastColumn="0"/>
            <w:tcW w:w="1696" w:type="dxa"/>
          </w:tcPr>
          <w:p w:rsidRPr="00245806" w:rsidR="00037109" w:rsidP="00037109" w:rsidRDefault="00037109" w14:paraId="3F930DB2" w14:textId="77777777">
            <w:pPr>
              <w:pStyle w:val="BodyText"/>
              <w:rPr>
                <w:ins w:author="Andreyeva, Julia" w:date="2022-03-03T16:59:00Z" w:id="6135"/>
                <w:rFonts w:ascii="Arial" w:hAnsi="Arial" w:cs="Arial"/>
                <w:b w:val="0"/>
                <w:bCs w:val="0"/>
                <w:szCs w:val="20"/>
              </w:rPr>
            </w:pPr>
            <w:ins w:author="Andreyeva, Julia" w:date="2022-03-03T16:59:00Z" w:id="6136">
              <w:r w:rsidRPr="00245806">
                <w:rPr>
                  <w:rFonts w:ascii="Arial" w:hAnsi="Arial" w:cs="Arial"/>
                  <w:b w:val="0"/>
                  <w:bCs w:val="0"/>
                  <w:szCs w:val="20"/>
                </w:rPr>
                <w:t>LOV</w:t>
              </w:r>
            </w:ins>
          </w:p>
        </w:tc>
        <w:tc>
          <w:tcPr>
            <w:tcW w:w="1985" w:type="dxa"/>
          </w:tcPr>
          <w:p w:rsidRPr="00245806" w:rsidR="00037109" w:rsidP="00037109" w:rsidRDefault="00037109" w14:paraId="07814B6C" w14:textId="346E4E08">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37"/>
                <w:rFonts w:ascii="Arial" w:hAnsi="Arial" w:cs="Arial"/>
                <w:szCs w:val="20"/>
              </w:rPr>
            </w:pPr>
            <w:ins w:author="Andreyeva, Julia" w:date="2022-03-15T14:31:00Z" w:id="6138">
              <w:r w:rsidRPr="00245806">
                <w:rPr>
                  <w:rFonts w:ascii="Arial" w:hAnsi="Arial" w:cs="Arial"/>
                  <w:szCs w:val="20"/>
                </w:rPr>
                <w:t>To be approved</w:t>
              </w:r>
            </w:ins>
          </w:p>
        </w:tc>
        <w:tc>
          <w:tcPr>
            <w:tcW w:w="1843" w:type="dxa"/>
          </w:tcPr>
          <w:p w:rsidRPr="00245806" w:rsidR="00037109" w:rsidP="00037109" w:rsidRDefault="00037109" w14:paraId="063714F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39"/>
                <w:rFonts w:ascii="Arial" w:hAnsi="Arial" w:cs="Arial"/>
                <w:szCs w:val="20"/>
              </w:rPr>
            </w:pPr>
            <w:ins w:author="Andreyeva, Julia" w:date="2022-03-03T16:59:00Z" w:id="6140">
              <w:r w:rsidRPr="00245806">
                <w:rPr>
                  <w:rFonts w:ascii="Arial" w:hAnsi="Arial" w:cs="Arial"/>
                  <w:szCs w:val="20"/>
                </w:rPr>
                <w:t>To be approved</w:t>
              </w:r>
            </w:ins>
          </w:p>
        </w:tc>
        <w:tc>
          <w:tcPr>
            <w:tcW w:w="1212" w:type="dxa"/>
          </w:tcPr>
          <w:p w:rsidRPr="00245806" w:rsidR="00037109" w:rsidP="00037109" w:rsidRDefault="00037109" w14:paraId="0A2C6AC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41"/>
                <w:rFonts w:asciiTheme="minorHAnsi" w:hAnsiTheme="minorHAnsi" w:cstheme="minorHAnsi"/>
                <w:szCs w:val="20"/>
              </w:rPr>
            </w:pPr>
          </w:p>
        </w:tc>
        <w:tc>
          <w:tcPr>
            <w:tcW w:w="1264" w:type="dxa"/>
          </w:tcPr>
          <w:p w:rsidRPr="00245806" w:rsidR="00037109" w:rsidP="00037109" w:rsidRDefault="00037109" w14:paraId="6509115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42"/>
                <w:rFonts w:ascii="Arial" w:hAnsi="Arial" w:cs="Arial"/>
                <w:szCs w:val="20"/>
              </w:rPr>
            </w:pPr>
            <w:ins w:author="Andreyeva, Julia" w:date="2022-03-03T16:59:00Z" w:id="6143">
              <w:r>
                <w:rPr>
                  <w:rFonts w:ascii="Arial" w:hAnsi="Arial" w:cs="Arial"/>
                  <w:szCs w:val="20"/>
                </w:rPr>
                <w:t>EIR</w:t>
              </w:r>
            </w:ins>
          </w:p>
        </w:tc>
        <w:tc>
          <w:tcPr>
            <w:tcW w:w="1918" w:type="dxa"/>
          </w:tcPr>
          <w:p w:rsidRPr="00245806" w:rsidR="00037109" w:rsidP="00037109" w:rsidRDefault="00037109" w14:paraId="27EBD1B0" w14:textId="287932DB">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44"/>
                <w:rFonts w:asciiTheme="minorHAnsi" w:hAnsiTheme="minorHAnsi" w:cstheme="minorHAnsi"/>
                <w:szCs w:val="20"/>
              </w:rPr>
            </w:pPr>
            <w:ins w:author="Andreyeva, Julia" w:date="2022-03-28T11:50:00Z" w:id="6145">
              <w:r w:rsidRPr="00245806">
                <w:rPr>
                  <w:rFonts w:ascii="Arial" w:hAnsi="Arial" w:cs="Arial"/>
                  <w:szCs w:val="20"/>
                </w:rPr>
                <w:t>To be approved</w:t>
              </w:r>
            </w:ins>
          </w:p>
        </w:tc>
      </w:tr>
      <w:tr w:rsidRPr="002400D8" w:rsidR="00612747" w:rsidTr="00362BCE" w14:paraId="2D79FFF3" w14:textId="77777777">
        <w:trPr>
          <w:trHeight w:val="127"/>
          <w:ins w:author="Andreyeva, Julia" w:date="2022-03-28T13:37:00Z" w:id="6146"/>
        </w:trPr>
        <w:tc>
          <w:tcPr>
            <w:cnfStyle w:val="001000000000" w:firstRow="0" w:lastRow="0" w:firstColumn="1" w:lastColumn="0" w:oddVBand="0" w:evenVBand="0" w:oddHBand="0" w:evenHBand="0" w:firstRowFirstColumn="0" w:firstRowLastColumn="0" w:lastRowFirstColumn="0" w:lastRowLastColumn="0"/>
            <w:tcW w:w="1696" w:type="dxa"/>
          </w:tcPr>
          <w:p w:rsidRPr="00245806" w:rsidR="00612747" w:rsidP="00612747" w:rsidRDefault="00612747" w14:paraId="5F5660FE" w14:textId="3DDB3B55">
            <w:pPr>
              <w:pStyle w:val="BodyText"/>
              <w:rPr>
                <w:ins w:author="Andreyeva, Julia" w:date="2022-03-28T13:37:00Z" w:id="6147"/>
                <w:rFonts w:ascii="Arial" w:hAnsi="Arial" w:cs="Arial"/>
                <w:szCs w:val="20"/>
              </w:rPr>
            </w:pPr>
            <w:ins w:author="Andreyeva, Julia" w:date="2022-03-28T13:37:00Z" w:id="6148">
              <w:r w:rsidRPr="00245806">
                <w:rPr>
                  <w:rFonts w:ascii="Arial" w:hAnsi="Arial" w:cs="Arial"/>
                  <w:b w:val="0"/>
                  <w:bCs w:val="0"/>
                  <w:szCs w:val="20"/>
                </w:rPr>
                <w:t>LOV</w:t>
              </w:r>
            </w:ins>
          </w:p>
        </w:tc>
        <w:tc>
          <w:tcPr>
            <w:tcW w:w="1985" w:type="dxa"/>
          </w:tcPr>
          <w:p w:rsidRPr="00245806" w:rsidR="00612747" w:rsidP="00612747" w:rsidRDefault="00612747" w14:paraId="0FD3D9DA" w14:textId="1E7FEF0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49"/>
                <w:rFonts w:ascii="Arial" w:hAnsi="Arial" w:cs="Arial"/>
                <w:szCs w:val="20"/>
              </w:rPr>
            </w:pPr>
            <w:ins w:author="Andreyeva, Julia" w:date="2022-03-28T13:37:00Z" w:id="6150">
              <w:r w:rsidRPr="00245806">
                <w:rPr>
                  <w:rFonts w:ascii="Arial" w:hAnsi="Arial" w:cs="Arial"/>
                  <w:szCs w:val="20"/>
                </w:rPr>
                <w:t>To be approved</w:t>
              </w:r>
            </w:ins>
          </w:p>
        </w:tc>
        <w:tc>
          <w:tcPr>
            <w:tcW w:w="1843" w:type="dxa"/>
          </w:tcPr>
          <w:p w:rsidRPr="00245806" w:rsidR="00612747" w:rsidP="00612747" w:rsidRDefault="00612747" w14:paraId="4D59310C" w14:textId="2D013C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51"/>
                <w:rFonts w:ascii="Arial" w:hAnsi="Arial" w:cs="Arial"/>
                <w:szCs w:val="20"/>
              </w:rPr>
            </w:pPr>
            <w:ins w:author="Andreyeva, Julia" w:date="2022-03-28T13:37:00Z" w:id="6152">
              <w:r w:rsidRPr="00245806">
                <w:rPr>
                  <w:rFonts w:ascii="Arial" w:hAnsi="Arial" w:cs="Arial"/>
                  <w:szCs w:val="20"/>
                </w:rPr>
                <w:t>To be approved</w:t>
              </w:r>
            </w:ins>
          </w:p>
        </w:tc>
        <w:tc>
          <w:tcPr>
            <w:tcW w:w="1212" w:type="dxa"/>
          </w:tcPr>
          <w:p w:rsidRPr="00245806" w:rsidR="00612747" w:rsidP="00612747" w:rsidRDefault="00612747" w14:paraId="71BB83A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53"/>
                <w:rFonts w:asciiTheme="minorHAnsi" w:hAnsiTheme="minorHAnsi" w:cstheme="minorHAnsi"/>
                <w:szCs w:val="20"/>
              </w:rPr>
            </w:pPr>
          </w:p>
        </w:tc>
        <w:tc>
          <w:tcPr>
            <w:tcW w:w="1264" w:type="dxa"/>
          </w:tcPr>
          <w:p w:rsidR="00612747" w:rsidP="00612747" w:rsidRDefault="00612747" w14:paraId="41B7A0BF" w14:textId="636B911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54"/>
                <w:rFonts w:ascii="Arial" w:hAnsi="Arial" w:cs="Arial"/>
                <w:szCs w:val="20"/>
              </w:rPr>
            </w:pPr>
            <w:ins w:author="Andreyeva, Julia" w:date="2022-03-28T13:37:00Z" w:id="6155">
              <w:r>
                <w:rPr>
                  <w:rFonts w:ascii="Arial" w:hAnsi="Arial" w:cs="Arial"/>
                  <w:szCs w:val="20"/>
                </w:rPr>
                <w:t>ENU</w:t>
              </w:r>
            </w:ins>
          </w:p>
        </w:tc>
        <w:tc>
          <w:tcPr>
            <w:tcW w:w="1918" w:type="dxa"/>
          </w:tcPr>
          <w:p w:rsidRPr="00245806" w:rsidR="00612747" w:rsidP="00612747" w:rsidRDefault="00612747" w14:paraId="3C9EA703" w14:textId="627A2A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56"/>
                <w:rFonts w:ascii="Arial" w:hAnsi="Arial" w:cs="Arial"/>
                <w:szCs w:val="20"/>
              </w:rPr>
            </w:pPr>
            <w:ins w:author="Andreyeva, Julia" w:date="2022-03-28T13:37:00Z" w:id="6157">
              <w:r w:rsidRPr="00245806">
                <w:rPr>
                  <w:rFonts w:ascii="Arial" w:hAnsi="Arial" w:cs="Arial"/>
                  <w:szCs w:val="20"/>
                </w:rPr>
                <w:t>To be approved</w:t>
              </w:r>
            </w:ins>
          </w:p>
        </w:tc>
      </w:tr>
      <w:tr w:rsidRPr="002400D8" w:rsidR="00037109" w:rsidTr="00362BCE" w14:paraId="544154B8" w14:textId="77777777">
        <w:trPr>
          <w:trHeight w:val="127"/>
          <w:ins w:author="Andreyeva, Julia" w:date="2022-03-03T16:59:00Z" w:id="6158"/>
        </w:trPr>
        <w:tc>
          <w:tcPr>
            <w:cnfStyle w:val="001000000000" w:firstRow="0" w:lastRow="0" w:firstColumn="1" w:lastColumn="0" w:oddVBand="0" w:evenVBand="0" w:oddHBand="0" w:evenHBand="0" w:firstRowFirstColumn="0" w:firstRowLastColumn="0" w:lastRowFirstColumn="0" w:lastRowLastColumn="0"/>
            <w:tcW w:w="1696" w:type="dxa"/>
          </w:tcPr>
          <w:p w:rsidRPr="00245806" w:rsidR="00037109" w:rsidP="00037109" w:rsidRDefault="00037109" w14:paraId="26F36467" w14:textId="77777777">
            <w:pPr>
              <w:pStyle w:val="BodyText"/>
              <w:rPr>
                <w:ins w:author="Andreyeva, Julia" w:date="2022-03-03T16:59:00Z" w:id="6159"/>
                <w:rFonts w:asciiTheme="minorHAnsi" w:hAnsiTheme="minorHAnsi" w:cstheme="minorHAnsi"/>
                <w:b w:val="0"/>
                <w:bCs w:val="0"/>
                <w:szCs w:val="20"/>
              </w:rPr>
            </w:pPr>
            <w:ins w:author="Andreyeva, Julia" w:date="2022-03-03T16:59:00Z" w:id="6160">
              <w:r w:rsidRPr="00245806">
                <w:rPr>
                  <w:rFonts w:ascii="Arial" w:hAnsi="Arial" w:cs="Arial"/>
                  <w:b w:val="0"/>
                  <w:bCs w:val="0"/>
                  <w:szCs w:val="20"/>
                </w:rPr>
                <w:t>LOV</w:t>
              </w:r>
            </w:ins>
          </w:p>
        </w:tc>
        <w:tc>
          <w:tcPr>
            <w:tcW w:w="1985" w:type="dxa"/>
          </w:tcPr>
          <w:p w:rsidRPr="00245806" w:rsidR="00037109" w:rsidP="00037109" w:rsidRDefault="00037109" w14:paraId="625F98C2" w14:textId="2D82C802">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61"/>
                <w:rFonts w:asciiTheme="minorHAnsi" w:hAnsiTheme="minorHAnsi" w:cstheme="minorHAnsi"/>
                <w:szCs w:val="20"/>
              </w:rPr>
            </w:pPr>
            <w:ins w:author="Andreyeva, Julia" w:date="2022-03-15T14:31:00Z" w:id="6162">
              <w:r w:rsidRPr="00245806">
                <w:rPr>
                  <w:rFonts w:ascii="Arial" w:hAnsi="Arial" w:cs="Arial"/>
                  <w:szCs w:val="20"/>
                </w:rPr>
                <w:t>Rejected</w:t>
              </w:r>
            </w:ins>
          </w:p>
        </w:tc>
        <w:tc>
          <w:tcPr>
            <w:tcW w:w="1843" w:type="dxa"/>
          </w:tcPr>
          <w:p w:rsidRPr="00245806" w:rsidR="00037109" w:rsidP="00037109" w:rsidRDefault="00037109" w14:paraId="0874466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63"/>
                <w:rFonts w:asciiTheme="minorHAnsi" w:hAnsiTheme="minorHAnsi" w:cstheme="minorHAnsi"/>
                <w:szCs w:val="20"/>
              </w:rPr>
            </w:pPr>
            <w:ins w:author="Andreyeva, Julia" w:date="2022-03-03T16:59:00Z" w:id="6164">
              <w:r w:rsidRPr="00245806">
                <w:rPr>
                  <w:rFonts w:ascii="Arial" w:hAnsi="Arial" w:cs="Arial"/>
                  <w:szCs w:val="20"/>
                </w:rPr>
                <w:t>Rejected</w:t>
              </w:r>
            </w:ins>
          </w:p>
        </w:tc>
        <w:tc>
          <w:tcPr>
            <w:tcW w:w="1212" w:type="dxa"/>
          </w:tcPr>
          <w:p w:rsidRPr="00245806" w:rsidR="00037109" w:rsidP="00037109" w:rsidRDefault="00037109" w14:paraId="6FBDEE4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65"/>
                <w:rFonts w:asciiTheme="minorHAnsi" w:hAnsiTheme="minorHAnsi" w:cstheme="minorHAnsi"/>
                <w:szCs w:val="20"/>
              </w:rPr>
            </w:pPr>
          </w:p>
        </w:tc>
        <w:tc>
          <w:tcPr>
            <w:tcW w:w="1264" w:type="dxa"/>
          </w:tcPr>
          <w:p w:rsidRPr="00245806" w:rsidR="00037109" w:rsidP="00037109" w:rsidRDefault="00037109" w14:paraId="646A11B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66"/>
                <w:rFonts w:asciiTheme="minorHAnsi" w:hAnsiTheme="minorHAnsi" w:cstheme="minorHAnsi"/>
                <w:szCs w:val="20"/>
              </w:rPr>
            </w:pPr>
            <w:ins w:author="Andreyeva, Julia" w:date="2022-03-03T16:59:00Z" w:id="6167">
              <w:r>
                <w:rPr>
                  <w:rFonts w:ascii="Arial" w:hAnsi="Arial" w:cs="Arial"/>
                  <w:szCs w:val="20"/>
                </w:rPr>
                <w:t>EIR</w:t>
              </w:r>
            </w:ins>
          </w:p>
        </w:tc>
        <w:tc>
          <w:tcPr>
            <w:tcW w:w="1918" w:type="dxa"/>
          </w:tcPr>
          <w:p w:rsidRPr="00245806" w:rsidR="00037109" w:rsidP="00037109" w:rsidRDefault="00037109" w14:paraId="5436C571" w14:textId="4CA0D0AD">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68"/>
                <w:rFonts w:asciiTheme="minorHAnsi" w:hAnsiTheme="minorHAnsi" w:cstheme="minorHAnsi"/>
                <w:szCs w:val="20"/>
              </w:rPr>
            </w:pPr>
            <w:ins w:author="Andreyeva, Julia" w:date="2022-03-28T11:50:00Z" w:id="6169">
              <w:r w:rsidRPr="00245806">
                <w:rPr>
                  <w:rFonts w:ascii="Arial" w:hAnsi="Arial" w:cs="Arial"/>
                  <w:szCs w:val="20"/>
                </w:rPr>
                <w:t>Rejected</w:t>
              </w:r>
            </w:ins>
          </w:p>
        </w:tc>
      </w:tr>
      <w:tr w:rsidRPr="002400D8" w:rsidR="00A14A3E" w:rsidTr="00362BCE" w14:paraId="6DF5128C" w14:textId="77777777">
        <w:trPr>
          <w:trHeight w:val="127"/>
          <w:ins w:author="Andreyeva, Julia" w:date="2022-03-28T13:37:00Z" w:id="6170"/>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185BAA73" w14:textId="52350B37">
            <w:pPr>
              <w:pStyle w:val="BodyText"/>
              <w:rPr>
                <w:ins w:author="Andreyeva, Julia" w:date="2022-03-28T13:37:00Z" w:id="6171"/>
                <w:rFonts w:ascii="Arial" w:hAnsi="Arial" w:cs="Arial"/>
                <w:szCs w:val="20"/>
              </w:rPr>
            </w:pPr>
            <w:ins w:author="Andreyeva, Julia" w:date="2022-03-28T13:37:00Z" w:id="6172">
              <w:r w:rsidRPr="00245806">
                <w:rPr>
                  <w:rFonts w:ascii="Arial" w:hAnsi="Arial" w:cs="Arial"/>
                  <w:b w:val="0"/>
                  <w:bCs w:val="0"/>
                  <w:szCs w:val="20"/>
                </w:rPr>
                <w:t>LOV</w:t>
              </w:r>
            </w:ins>
          </w:p>
        </w:tc>
        <w:tc>
          <w:tcPr>
            <w:tcW w:w="1985" w:type="dxa"/>
          </w:tcPr>
          <w:p w:rsidRPr="00245806" w:rsidR="00A14A3E" w:rsidP="00A14A3E" w:rsidRDefault="00A14A3E" w14:paraId="0FA6BB5F" w14:textId="57FC26C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73"/>
                <w:rFonts w:ascii="Arial" w:hAnsi="Arial" w:cs="Arial"/>
                <w:szCs w:val="20"/>
              </w:rPr>
            </w:pPr>
            <w:ins w:author="Andreyeva, Julia" w:date="2022-03-28T13:37:00Z" w:id="6174">
              <w:r w:rsidRPr="00245806">
                <w:rPr>
                  <w:rFonts w:ascii="Arial" w:hAnsi="Arial" w:cs="Arial"/>
                  <w:szCs w:val="20"/>
                </w:rPr>
                <w:t>Rejected</w:t>
              </w:r>
            </w:ins>
          </w:p>
        </w:tc>
        <w:tc>
          <w:tcPr>
            <w:tcW w:w="1843" w:type="dxa"/>
          </w:tcPr>
          <w:p w:rsidRPr="00245806" w:rsidR="00A14A3E" w:rsidP="00A14A3E" w:rsidRDefault="00A14A3E" w14:paraId="0A6EEAD4" w14:textId="7F688C6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75"/>
                <w:rFonts w:ascii="Arial" w:hAnsi="Arial" w:cs="Arial"/>
                <w:szCs w:val="20"/>
              </w:rPr>
            </w:pPr>
            <w:ins w:author="Andreyeva, Julia" w:date="2022-03-28T13:37:00Z" w:id="6176">
              <w:r w:rsidRPr="00245806">
                <w:rPr>
                  <w:rFonts w:ascii="Arial" w:hAnsi="Arial" w:cs="Arial"/>
                  <w:szCs w:val="20"/>
                </w:rPr>
                <w:t>Rejected</w:t>
              </w:r>
            </w:ins>
          </w:p>
        </w:tc>
        <w:tc>
          <w:tcPr>
            <w:tcW w:w="1212" w:type="dxa"/>
          </w:tcPr>
          <w:p w:rsidRPr="00245806" w:rsidR="00A14A3E" w:rsidP="00A14A3E" w:rsidRDefault="00A14A3E" w14:paraId="5C338D2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77"/>
                <w:rFonts w:asciiTheme="minorHAnsi" w:hAnsiTheme="minorHAnsi" w:cstheme="minorHAnsi"/>
                <w:szCs w:val="20"/>
              </w:rPr>
            </w:pPr>
          </w:p>
        </w:tc>
        <w:tc>
          <w:tcPr>
            <w:tcW w:w="1264" w:type="dxa"/>
          </w:tcPr>
          <w:p w:rsidR="00A14A3E" w:rsidP="00A14A3E" w:rsidRDefault="00A14A3E" w14:paraId="40BAC53E" w14:textId="25854D9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78"/>
                <w:rFonts w:ascii="Arial" w:hAnsi="Arial" w:cs="Arial"/>
                <w:szCs w:val="20"/>
              </w:rPr>
            </w:pPr>
            <w:ins w:author="Andreyeva, Julia" w:date="2022-03-28T13:37:00Z" w:id="6179">
              <w:r>
                <w:rPr>
                  <w:rFonts w:ascii="Arial" w:hAnsi="Arial" w:cs="Arial"/>
                  <w:szCs w:val="20"/>
                </w:rPr>
                <w:t>ENU</w:t>
              </w:r>
            </w:ins>
          </w:p>
        </w:tc>
        <w:tc>
          <w:tcPr>
            <w:tcW w:w="1918" w:type="dxa"/>
          </w:tcPr>
          <w:p w:rsidRPr="00245806" w:rsidR="00A14A3E" w:rsidP="00A14A3E" w:rsidRDefault="00A14A3E" w14:paraId="582DBE94" w14:textId="6582790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7:00Z" w:id="6180"/>
                <w:rFonts w:ascii="Arial" w:hAnsi="Arial" w:cs="Arial"/>
                <w:szCs w:val="20"/>
              </w:rPr>
            </w:pPr>
            <w:ins w:author="Andreyeva, Julia" w:date="2022-03-28T13:37:00Z" w:id="6181">
              <w:r w:rsidRPr="00245806">
                <w:rPr>
                  <w:rFonts w:ascii="Arial" w:hAnsi="Arial" w:cs="Arial"/>
                  <w:szCs w:val="20"/>
                </w:rPr>
                <w:t>Rejected</w:t>
              </w:r>
            </w:ins>
          </w:p>
        </w:tc>
      </w:tr>
      <w:tr w:rsidRPr="002400D8" w:rsidR="00037109" w:rsidTr="00362BCE" w14:paraId="05600112" w14:textId="77777777">
        <w:trPr>
          <w:trHeight w:val="127"/>
          <w:ins w:author="Andreyeva, Julia" w:date="2022-03-03T16:59:00Z" w:id="6182"/>
        </w:trPr>
        <w:tc>
          <w:tcPr>
            <w:cnfStyle w:val="001000000000" w:firstRow="0" w:lastRow="0" w:firstColumn="1" w:lastColumn="0" w:oddVBand="0" w:evenVBand="0" w:oddHBand="0" w:evenHBand="0" w:firstRowFirstColumn="0" w:firstRowLastColumn="0" w:lastRowFirstColumn="0" w:lastRowLastColumn="0"/>
            <w:tcW w:w="1696" w:type="dxa"/>
          </w:tcPr>
          <w:p w:rsidRPr="00245806" w:rsidR="00037109" w:rsidP="00037109" w:rsidRDefault="00037109" w14:paraId="695BFA6C" w14:textId="77777777">
            <w:pPr>
              <w:pStyle w:val="BodyText"/>
              <w:rPr>
                <w:ins w:author="Andreyeva, Julia" w:date="2022-03-03T16:59:00Z" w:id="6183"/>
                <w:rFonts w:asciiTheme="minorHAnsi" w:hAnsiTheme="minorHAnsi" w:cstheme="minorHAnsi"/>
                <w:b w:val="0"/>
                <w:bCs w:val="0"/>
                <w:szCs w:val="20"/>
              </w:rPr>
            </w:pPr>
            <w:ins w:author="Andreyeva, Julia" w:date="2022-03-03T16:59:00Z" w:id="6184">
              <w:r w:rsidRPr="00245806">
                <w:rPr>
                  <w:rFonts w:ascii="Arial" w:hAnsi="Arial" w:cs="Arial"/>
                  <w:b w:val="0"/>
                  <w:bCs w:val="0"/>
                  <w:szCs w:val="20"/>
                </w:rPr>
                <w:t>LOV</w:t>
              </w:r>
            </w:ins>
          </w:p>
        </w:tc>
        <w:tc>
          <w:tcPr>
            <w:tcW w:w="1985" w:type="dxa"/>
          </w:tcPr>
          <w:p w:rsidRPr="00245806" w:rsidR="00037109" w:rsidP="00037109" w:rsidRDefault="00037109" w14:paraId="08A2EA70" w14:textId="3DD118D9">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85"/>
                <w:rFonts w:asciiTheme="minorHAnsi" w:hAnsiTheme="minorHAnsi" w:cstheme="minorHAnsi"/>
                <w:szCs w:val="20"/>
              </w:rPr>
            </w:pPr>
            <w:ins w:author="Andreyeva, Julia" w:date="2022-03-15T14:32:00Z" w:id="6186">
              <w:r w:rsidRPr="00245806">
                <w:rPr>
                  <w:rFonts w:ascii="Arial" w:hAnsi="Arial" w:cs="Arial"/>
                  <w:szCs w:val="20"/>
                </w:rPr>
                <w:t>Submitted</w:t>
              </w:r>
            </w:ins>
          </w:p>
        </w:tc>
        <w:tc>
          <w:tcPr>
            <w:tcW w:w="1843" w:type="dxa"/>
          </w:tcPr>
          <w:p w:rsidRPr="00245806" w:rsidR="00037109" w:rsidP="00037109" w:rsidRDefault="00037109" w14:paraId="6D087F0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87"/>
                <w:rFonts w:asciiTheme="minorHAnsi" w:hAnsiTheme="minorHAnsi" w:cstheme="minorHAnsi"/>
                <w:szCs w:val="20"/>
              </w:rPr>
            </w:pPr>
            <w:ins w:author="Andreyeva, Julia" w:date="2022-03-03T16:59:00Z" w:id="6188">
              <w:r w:rsidRPr="00245806">
                <w:rPr>
                  <w:rFonts w:ascii="Arial" w:hAnsi="Arial" w:cs="Arial"/>
                  <w:szCs w:val="20"/>
                </w:rPr>
                <w:t>Submitted</w:t>
              </w:r>
            </w:ins>
          </w:p>
        </w:tc>
        <w:tc>
          <w:tcPr>
            <w:tcW w:w="1212" w:type="dxa"/>
          </w:tcPr>
          <w:p w:rsidRPr="00245806" w:rsidR="00037109" w:rsidP="00037109" w:rsidRDefault="00037109" w14:paraId="79FF616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89"/>
                <w:rFonts w:asciiTheme="minorHAnsi" w:hAnsiTheme="minorHAnsi" w:cstheme="minorHAnsi"/>
                <w:szCs w:val="20"/>
              </w:rPr>
            </w:pPr>
          </w:p>
        </w:tc>
        <w:tc>
          <w:tcPr>
            <w:tcW w:w="1264" w:type="dxa"/>
          </w:tcPr>
          <w:p w:rsidRPr="00245806" w:rsidR="00037109" w:rsidP="00037109" w:rsidRDefault="00037109" w14:paraId="554794B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90"/>
                <w:rFonts w:asciiTheme="minorHAnsi" w:hAnsiTheme="minorHAnsi" w:cstheme="minorHAnsi"/>
                <w:szCs w:val="20"/>
              </w:rPr>
            </w:pPr>
            <w:ins w:author="Andreyeva, Julia" w:date="2022-03-03T16:59:00Z" w:id="6191">
              <w:r>
                <w:rPr>
                  <w:rFonts w:ascii="Arial" w:hAnsi="Arial" w:cs="Arial"/>
                  <w:szCs w:val="20"/>
                </w:rPr>
                <w:t>EIR</w:t>
              </w:r>
            </w:ins>
          </w:p>
        </w:tc>
        <w:tc>
          <w:tcPr>
            <w:tcW w:w="1918" w:type="dxa"/>
          </w:tcPr>
          <w:p w:rsidRPr="00245806" w:rsidR="00037109" w:rsidP="00037109" w:rsidRDefault="00037109" w14:paraId="362004AC" w14:textId="507263E0">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192"/>
                <w:rFonts w:asciiTheme="minorHAnsi" w:hAnsiTheme="minorHAnsi" w:cstheme="minorHAnsi"/>
                <w:szCs w:val="20"/>
              </w:rPr>
            </w:pPr>
            <w:ins w:author="Andreyeva, Julia" w:date="2022-03-28T11:50:00Z" w:id="6193">
              <w:r w:rsidRPr="00245806">
                <w:rPr>
                  <w:rFonts w:ascii="Arial" w:hAnsi="Arial" w:cs="Arial"/>
                  <w:szCs w:val="20"/>
                </w:rPr>
                <w:t>Submitted</w:t>
              </w:r>
            </w:ins>
          </w:p>
        </w:tc>
      </w:tr>
      <w:tr w:rsidRPr="002400D8" w:rsidR="00A14A3E" w:rsidTr="00362BCE" w14:paraId="4073E340" w14:textId="77777777">
        <w:trPr>
          <w:trHeight w:val="127"/>
          <w:ins w:author="Andreyeva, Julia" w:date="2022-03-28T13:38:00Z" w:id="6194"/>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090AD47D" w14:textId="3085A968">
            <w:pPr>
              <w:pStyle w:val="BodyText"/>
              <w:rPr>
                <w:ins w:author="Andreyeva, Julia" w:date="2022-03-28T13:38:00Z" w:id="6195"/>
                <w:rFonts w:ascii="Arial" w:hAnsi="Arial" w:cs="Arial"/>
                <w:szCs w:val="20"/>
              </w:rPr>
            </w:pPr>
            <w:ins w:author="Andreyeva, Julia" w:date="2022-03-28T13:38:00Z" w:id="6196">
              <w:r w:rsidRPr="00245806">
                <w:rPr>
                  <w:rFonts w:ascii="Arial" w:hAnsi="Arial" w:cs="Arial"/>
                  <w:b w:val="0"/>
                  <w:bCs w:val="0"/>
                  <w:szCs w:val="20"/>
                </w:rPr>
                <w:t>LOV</w:t>
              </w:r>
            </w:ins>
          </w:p>
        </w:tc>
        <w:tc>
          <w:tcPr>
            <w:tcW w:w="1985" w:type="dxa"/>
          </w:tcPr>
          <w:p w:rsidRPr="00245806" w:rsidR="00A14A3E" w:rsidP="00A14A3E" w:rsidRDefault="00A14A3E" w14:paraId="7F868564" w14:textId="12C0D8B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197"/>
                <w:rFonts w:ascii="Arial" w:hAnsi="Arial" w:cs="Arial"/>
                <w:szCs w:val="20"/>
              </w:rPr>
            </w:pPr>
            <w:ins w:author="Andreyeva, Julia" w:date="2022-03-28T13:38:00Z" w:id="6198">
              <w:r w:rsidRPr="00245806">
                <w:rPr>
                  <w:rFonts w:ascii="Arial" w:hAnsi="Arial" w:cs="Arial"/>
                  <w:szCs w:val="20"/>
                </w:rPr>
                <w:t>Submitted</w:t>
              </w:r>
            </w:ins>
          </w:p>
        </w:tc>
        <w:tc>
          <w:tcPr>
            <w:tcW w:w="1843" w:type="dxa"/>
          </w:tcPr>
          <w:p w:rsidRPr="00245806" w:rsidR="00A14A3E" w:rsidP="00A14A3E" w:rsidRDefault="00A14A3E" w14:paraId="66B84031" w14:textId="0B47C25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199"/>
                <w:rFonts w:ascii="Arial" w:hAnsi="Arial" w:cs="Arial"/>
                <w:szCs w:val="20"/>
              </w:rPr>
            </w:pPr>
            <w:ins w:author="Andreyeva, Julia" w:date="2022-03-28T13:38:00Z" w:id="6200">
              <w:r w:rsidRPr="00245806">
                <w:rPr>
                  <w:rFonts w:ascii="Arial" w:hAnsi="Arial" w:cs="Arial"/>
                  <w:szCs w:val="20"/>
                </w:rPr>
                <w:t>Submitted</w:t>
              </w:r>
            </w:ins>
          </w:p>
        </w:tc>
        <w:tc>
          <w:tcPr>
            <w:tcW w:w="1212" w:type="dxa"/>
          </w:tcPr>
          <w:p w:rsidRPr="00245806" w:rsidR="00A14A3E" w:rsidP="00A14A3E" w:rsidRDefault="00A14A3E" w14:paraId="4583832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01"/>
                <w:rFonts w:asciiTheme="minorHAnsi" w:hAnsiTheme="minorHAnsi" w:cstheme="minorHAnsi"/>
                <w:szCs w:val="20"/>
              </w:rPr>
            </w:pPr>
          </w:p>
        </w:tc>
        <w:tc>
          <w:tcPr>
            <w:tcW w:w="1264" w:type="dxa"/>
          </w:tcPr>
          <w:p w:rsidR="00A14A3E" w:rsidP="00A14A3E" w:rsidRDefault="00A14A3E" w14:paraId="614C13FC" w14:textId="40C9A4A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02"/>
                <w:rFonts w:ascii="Arial" w:hAnsi="Arial" w:cs="Arial"/>
                <w:szCs w:val="20"/>
              </w:rPr>
            </w:pPr>
            <w:ins w:author="Andreyeva, Julia" w:date="2022-03-28T13:38:00Z" w:id="6203">
              <w:r>
                <w:rPr>
                  <w:rFonts w:ascii="Arial" w:hAnsi="Arial" w:cs="Arial"/>
                  <w:szCs w:val="20"/>
                </w:rPr>
                <w:t>ENU</w:t>
              </w:r>
            </w:ins>
          </w:p>
        </w:tc>
        <w:tc>
          <w:tcPr>
            <w:tcW w:w="1918" w:type="dxa"/>
          </w:tcPr>
          <w:p w:rsidRPr="00245806" w:rsidR="00A14A3E" w:rsidP="00A14A3E" w:rsidRDefault="00A14A3E" w14:paraId="3EA7A50E" w14:textId="427FD5D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04"/>
                <w:rFonts w:ascii="Arial" w:hAnsi="Arial" w:cs="Arial"/>
                <w:szCs w:val="20"/>
              </w:rPr>
            </w:pPr>
            <w:ins w:author="Andreyeva, Julia" w:date="2022-03-28T13:38:00Z" w:id="6205">
              <w:r w:rsidRPr="00245806">
                <w:rPr>
                  <w:rFonts w:ascii="Arial" w:hAnsi="Arial" w:cs="Arial"/>
                  <w:szCs w:val="20"/>
                </w:rPr>
                <w:t>Submitted</w:t>
              </w:r>
            </w:ins>
          </w:p>
        </w:tc>
      </w:tr>
      <w:tr w:rsidRPr="002400D8" w:rsidR="00037109" w:rsidTr="00362BCE" w14:paraId="0ADAEA5E" w14:textId="77777777">
        <w:trPr>
          <w:trHeight w:val="127"/>
          <w:ins w:author="Andreyeva, Julia" w:date="2022-03-03T16:59:00Z" w:id="6206"/>
        </w:trPr>
        <w:tc>
          <w:tcPr>
            <w:cnfStyle w:val="001000000000" w:firstRow="0" w:lastRow="0" w:firstColumn="1" w:lastColumn="0" w:oddVBand="0" w:evenVBand="0" w:oddHBand="0" w:evenHBand="0" w:firstRowFirstColumn="0" w:firstRowLastColumn="0" w:lastRowFirstColumn="0" w:lastRowLastColumn="0"/>
            <w:tcW w:w="1696" w:type="dxa"/>
          </w:tcPr>
          <w:p w:rsidRPr="002400D8" w:rsidR="00037109" w:rsidP="00037109" w:rsidRDefault="00037109" w14:paraId="4F15C70F" w14:textId="77777777">
            <w:pPr>
              <w:pStyle w:val="BodyText"/>
              <w:rPr>
                <w:ins w:author="Andreyeva, Julia" w:date="2022-03-03T16:59:00Z" w:id="6207"/>
                <w:rFonts w:asciiTheme="minorHAnsi" w:hAnsiTheme="minorHAnsi" w:cstheme="minorHAnsi"/>
                <w:b w:val="0"/>
                <w:bCs w:val="0"/>
                <w:szCs w:val="20"/>
              </w:rPr>
            </w:pPr>
            <w:ins w:author="Andreyeva, Julia" w:date="2022-03-03T16:59:00Z" w:id="6208">
              <w:r>
                <w:rPr>
                  <w:rFonts w:ascii="Arial" w:hAnsi="Arial" w:cs="Arial"/>
                  <w:b w:val="0"/>
                  <w:bCs w:val="0"/>
                  <w:szCs w:val="20"/>
                </w:rPr>
                <w:t>LOV</w:t>
              </w:r>
            </w:ins>
          </w:p>
        </w:tc>
        <w:tc>
          <w:tcPr>
            <w:tcW w:w="1985" w:type="dxa"/>
          </w:tcPr>
          <w:p w:rsidRPr="002400D8" w:rsidR="00037109" w:rsidP="00037109" w:rsidRDefault="00037109" w14:paraId="11827B25" w14:textId="77E0C47E">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09"/>
                <w:rFonts w:asciiTheme="minorHAnsi" w:hAnsiTheme="minorHAnsi" w:cstheme="minorHAnsi"/>
                <w:szCs w:val="20"/>
              </w:rPr>
            </w:pPr>
            <w:ins w:author="Andreyeva, Julia" w:date="2022-03-15T14:32:00Z" w:id="6210">
              <w:r>
                <w:rPr>
                  <w:rFonts w:ascii="Arial" w:hAnsi="Arial" w:cs="Arial"/>
                  <w:szCs w:val="20"/>
                </w:rPr>
                <w:t>Cancelled by BO</w:t>
              </w:r>
            </w:ins>
          </w:p>
        </w:tc>
        <w:tc>
          <w:tcPr>
            <w:tcW w:w="1843" w:type="dxa"/>
          </w:tcPr>
          <w:p w:rsidRPr="002400D8" w:rsidR="00037109" w:rsidP="00037109" w:rsidRDefault="00037109" w14:paraId="55BAF51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11"/>
                <w:rFonts w:asciiTheme="minorHAnsi" w:hAnsiTheme="minorHAnsi" w:cstheme="minorHAnsi"/>
                <w:szCs w:val="20"/>
              </w:rPr>
            </w:pPr>
            <w:ins w:author="Andreyeva, Julia" w:date="2022-03-03T16:59:00Z" w:id="6212">
              <w:r>
                <w:rPr>
                  <w:rFonts w:ascii="Arial" w:hAnsi="Arial" w:cs="Arial"/>
                  <w:szCs w:val="20"/>
                </w:rPr>
                <w:t>Cancelled by BO</w:t>
              </w:r>
            </w:ins>
          </w:p>
        </w:tc>
        <w:tc>
          <w:tcPr>
            <w:tcW w:w="1212" w:type="dxa"/>
          </w:tcPr>
          <w:p w:rsidRPr="002400D8" w:rsidR="00037109" w:rsidP="00037109" w:rsidRDefault="00037109" w14:paraId="005A15A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13"/>
                <w:rFonts w:asciiTheme="minorHAnsi" w:hAnsiTheme="minorHAnsi" w:cstheme="minorHAnsi"/>
                <w:szCs w:val="20"/>
              </w:rPr>
            </w:pPr>
          </w:p>
        </w:tc>
        <w:tc>
          <w:tcPr>
            <w:tcW w:w="1264" w:type="dxa"/>
          </w:tcPr>
          <w:p w:rsidRPr="002400D8" w:rsidR="00037109" w:rsidP="00037109" w:rsidRDefault="00037109" w14:paraId="1AFC8EE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14"/>
                <w:rFonts w:asciiTheme="minorHAnsi" w:hAnsiTheme="minorHAnsi" w:cstheme="minorHAnsi"/>
                <w:szCs w:val="20"/>
              </w:rPr>
            </w:pPr>
            <w:ins w:author="Andreyeva, Julia" w:date="2022-03-03T16:59:00Z" w:id="6215">
              <w:r>
                <w:rPr>
                  <w:rFonts w:ascii="Arial" w:hAnsi="Arial" w:cs="Arial"/>
                  <w:szCs w:val="20"/>
                </w:rPr>
                <w:t>EIR</w:t>
              </w:r>
            </w:ins>
          </w:p>
        </w:tc>
        <w:tc>
          <w:tcPr>
            <w:tcW w:w="1918" w:type="dxa"/>
          </w:tcPr>
          <w:p w:rsidRPr="002400D8" w:rsidR="00037109" w:rsidP="00037109" w:rsidRDefault="00037109" w14:paraId="66028CA8" w14:textId="4F6E58D9">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16"/>
                <w:rFonts w:asciiTheme="minorHAnsi" w:hAnsiTheme="minorHAnsi" w:cstheme="minorHAnsi"/>
                <w:szCs w:val="20"/>
              </w:rPr>
            </w:pPr>
            <w:ins w:author="Andreyeva, Julia" w:date="2022-03-28T11:50:00Z" w:id="6217">
              <w:r>
                <w:rPr>
                  <w:rFonts w:ascii="Arial" w:hAnsi="Arial" w:cs="Arial"/>
                  <w:szCs w:val="20"/>
                </w:rPr>
                <w:t>Cancelled by BO</w:t>
              </w:r>
            </w:ins>
          </w:p>
        </w:tc>
      </w:tr>
      <w:tr w:rsidRPr="002400D8" w:rsidR="00A14A3E" w:rsidTr="00362BCE" w14:paraId="65CA81A7" w14:textId="77777777">
        <w:trPr>
          <w:trHeight w:val="127"/>
          <w:ins w:author="Andreyeva, Julia" w:date="2022-03-28T13:38:00Z" w:id="6218"/>
        </w:trPr>
        <w:tc>
          <w:tcPr>
            <w:cnfStyle w:val="001000000000" w:firstRow="0" w:lastRow="0" w:firstColumn="1" w:lastColumn="0" w:oddVBand="0" w:evenVBand="0" w:oddHBand="0" w:evenHBand="0" w:firstRowFirstColumn="0" w:firstRowLastColumn="0" w:lastRowFirstColumn="0" w:lastRowLastColumn="0"/>
            <w:tcW w:w="1696" w:type="dxa"/>
          </w:tcPr>
          <w:p w:rsidR="00A14A3E" w:rsidP="00A14A3E" w:rsidRDefault="00A14A3E" w14:paraId="51503579" w14:textId="5904F7D5">
            <w:pPr>
              <w:pStyle w:val="BodyText"/>
              <w:rPr>
                <w:ins w:author="Andreyeva, Julia" w:date="2022-03-28T13:38:00Z" w:id="6219"/>
                <w:rFonts w:ascii="Arial" w:hAnsi="Arial" w:cs="Arial"/>
                <w:szCs w:val="20"/>
              </w:rPr>
            </w:pPr>
            <w:ins w:author="Andreyeva, Julia" w:date="2022-03-28T13:38:00Z" w:id="6220">
              <w:r>
                <w:rPr>
                  <w:rFonts w:ascii="Arial" w:hAnsi="Arial" w:cs="Arial"/>
                  <w:b w:val="0"/>
                  <w:bCs w:val="0"/>
                  <w:szCs w:val="20"/>
                </w:rPr>
                <w:t>LOV</w:t>
              </w:r>
            </w:ins>
          </w:p>
        </w:tc>
        <w:tc>
          <w:tcPr>
            <w:tcW w:w="1985" w:type="dxa"/>
          </w:tcPr>
          <w:p w:rsidR="00A14A3E" w:rsidP="00A14A3E" w:rsidRDefault="00A14A3E" w14:paraId="0D204CFC" w14:textId="2EA49D5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21"/>
                <w:rFonts w:ascii="Arial" w:hAnsi="Arial" w:cs="Arial"/>
                <w:szCs w:val="20"/>
              </w:rPr>
            </w:pPr>
            <w:ins w:author="Andreyeva, Julia" w:date="2022-03-28T13:38:00Z" w:id="6222">
              <w:r>
                <w:rPr>
                  <w:rFonts w:ascii="Arial" w:hAnsi="Arial" w:cs="Arial"/>
                  <w:szCs w:val="20"/>
                </w:rPr>
                <w:t>Cancelled by BO</w:t>
              </w:r>
            </w:ins>
          </w:p>
        </w:tc>
        <w:tc>
          <w:tcPr>
            <w:tcW w:w="1843" w:type="dxa"/>
          </w:tcPr>
          <w:p w:rsidR="00A14A3E" w:rsidP="00A14A3E" w:rsidRDefault="00A14A3E" w14:paraId="2B3613D9" w14:textId="7C35E3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23"/>
                <w:rFonts w:ascii="Arial" w:hAnsi="Arial" w:cs="Arial"/>
                <w:szCs w:val="20"/>
              </w:rPr>
            </w:pPr>
            <w:ins w:author="Andreyeva, Julia" w:date="2022-03-28T13:38:00Z" w:id="6224">
              <w:r>
                <w:rPr>
                  <w:rFonts w:ascii="Arial" w:hAnsi="Arial" w:cs="Arial"/>
                  <w:szCs w:val="20"/>
                </w:rPr>
                <w:t>Cancelled by BO</w:t>
              </w:r>
            </w:ins>
          </w:p>
        </w:tc>
        <w:tc>
          <w:tcPr>
            <w:tcW w:w="1212" w:type="dxa"/>
          </w:tcPr>
          <w:p w:rsidRPr="002400D8" w:rsidR="00A14A3E" w:rsidP="00A14A3E" w:rsidRDefault="00A14A3E" w14:paraId="54A43D6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25"/>
                <w:rFonts w:asciiTheme="minorHAnsi" w:hAnsiTheme="minorHAnsi" w:cstheme="minorHAnsi"/>
                <w:szCs w:val="20"/>
              </w:rPr>
            </w:pPr>
          </w:p>
        </w:tc>
        <w:tc>
          <w:tcPr>
            <w:tcW w:w="1264" w:type="dxa"/>
          </w:tcPr>
          <w:p w:rsidR="00A14A3E" w:rsidP="00A14A3E" w:rsidRDefault="00A14A3E" w14:paraId="3BD57762" w14:textId="1F45086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26"/>
                <w:rFonts w:ascii="Arial" w:hAnsi="Arial" w:cs="Arial"/>
                <w:szCs w:val="20"/>
              </w:rPr>
            </w:pPr>
            <w:ins w:author="Andreyeva, Julia" w:date="2022-03-28T13:38:00Z" w:id="6227">
              <w:r>
                <w:rPr>
                  <w:rFonts w:ascii="Arial" w:hAnsi="Arial" w:cs="Arial"/>
                  <w:szCs w:val="20"/>
                </w:rPr>
                <w:t>ENU</w:t>
              </w:r>
            </w:ins>
          </w:p>
        </w:tc>
        <w:tc>
          <w:tcPr>
            <w:tcW w:w="1918" w:type="dxa"/>
          </w:tcPr>
          <w:p w:rsidR="00A14A3E" w:rsidP="00A14A3E" w:rsidRDefault="00A14A3E" w14:paraId="0751BCF4" w14:textId="14AD5BB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8:00Z" w:id="6228"/>
                <w:rFonts w:ascii="Arial" w:hAnsi="Arial" w:cs="Arial"/>
                <w:szCs w:val="20"/>
              </w:rPr>
            </w:pPr>
            <w:ins w:author="Andreyeva, Julia" w:date="2022-03-28T13:38:00Z" w:id="6229">
              <w:r>
                <w:rPr>
                  <w:rFonts w:ascii="Arial" w:hAnsi="Arial" w:cs="Arial"/>
                  <w:szCs w:val="20"/>
                </w:rPr>
                <w:t>Cancelled by BO</w:t>
              </w:r>
            </w:ins>
          </w:p>
        </w:tc>
      </w:tr>
      <w:tr w:rsidRPr="002400D8" w:rsidR="00037109" w:rsidTr="00362BCE" w14:paraId="42872702" w14:textId="77777777">
        <w:trPr>
          <w:trHeight w:val="127"/>
          <w:ins w:author="Andreyeva, Julia" w:date="2022-03-03T16:59:00Z" w:id="6230"/>
        </w:trPr>
        <w:tc>
          <w:tcPr>
            <w:cnfStyle w:val="001000000000" w:firstRow="0" w:lastRow="0" w:firstColumn="1" w:lastColumn="0" w:oddVBand="0" w:evenVBand="0" w:oddHBand="0" w:evenHBand="0" w:firstRowFirstColumn="0" w:firstRowLastColumn="0" w:lastRowFirstColumn="0" w:lastRowLastColumn="0"/>
            <w:tcW w:w="1696" w:type="dxa"/>
          </w:tcPr>
          <w:p w:rsidR="00037109" w:rsidP="00037109" w:rsidRDefault="00037109" w14:paraId="0B5DC9C1" w14:textId="77777777">
            <w:pPr>
              <w:pStyle w:val="BodyText"/>
              <w:rPr>
                <w:ins w:author="Andreyeva, Julia" w:date="2022-03-03T16:59:00Z" w:id="6231"/>
                <w:rFonts w:ascii="Arial" w:hAnsi="Arial" w:cs="Arial"/>
                <w:szCs w:val="20"/>
              </w:rPr>
            </w:pPr>
            <w:ins w:author="Andreyeva, Julia" w:date="2022-03-03T16:59:00Z" w:id="6232">
              <w:r>
                <w:rPr>
                  <w:rFonts w:ascii="Arial" w:hAnsi="Arial" w:cs="Arial"/>
                  <w:b w:val="0"/>
                  <w:bCs w:val="0"/>
                  <w:szCs w:val="20"/>
                </w:rPr>
                <w:t>LOV</w:t>
              </w:r>
            </w:ins>
          </w:p>
        </w:tc>
        <w:tc>
          <w:tcPr>
            <w:tcW w:w="1985" w:type="dxa"/>
          </w:tcPr>
          <w:p w:rsidRPr="00A62275" w:rsidR="00037109" w:rsidP="00037109" w:rsidRDefault="00037109" w14:paraId="2811AE08" w14:textId="2EC083A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33"/>
                <w:rFonts w:ascii="Arial" w:hAnsi="Arial" w:cs="Arial"/>
                <w:szCs w:val="20"/>
              </w:rPr>
            </w:pPr>
            <w:ins w:author="Andreyeva, Julia" w:date="2022-03-15T14:32:00Z" w:id="6234">
              <w:r>
                <w:rPr>
                  <w:rFonts w:ascii="Arial" w:hAnsi="Arial" w:cs="Arial"/>
                  <w:szCs w:val="20"/>
                </w:rPr>
                <w:t>Cancelled by TM</w:t>
              </w:r>
            </w:ins>
          </w:p>
        </w:tc>
        <w:tc>
          <w:tcPr>
            <w:tcW w:w="1843" w:type="dxa"/>
          </w:tcPr>
          <w:p w:rsidR="00037109" w:rsidP="00037109" w:rsidRDefault="00037109" w14:paraId="494E363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35"/>
                <w:rFonts w:ascii="Arial" w:hAnsi="Arial" w:cs="Arial"/>
                <w:szCs w:val="20"/>
              </w:rPr>
            </w:pPr>
            <w:ins w:author="Andreyeva, Julia" w:date="2022-03-03T16:59:00Z" w:id="6236">
              <w:r>
                <w:rPr>
                  <w:rFonts w:ascii="Arial" w:hAnsi="Arial" w:cs="Arial"/>
                  <w:szCs w:val="20"/>
                </w:rPr>
                <w:t>Cancelled by TM</w:t>
              </w:r>
            </w:ins>
          </w:p>
        </w:tc>
        <w:tc>
          <w:tcPr>
            <w:tcW w:w="1212" w:type="dxa"/>
          </w:tcPr>
          <w:p w:rsidRPr="002400D8" w:rsidR="00037109" w:rsidP="00037109" w:rsidRDefault="00037109" w14:paraId="588360A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37"/>
                <w:rFonts w:asciiTheme="minorHAnsi" w:hAnsiTheme="minorHAnsi" w:cstheme="minorHAnsi"/>
                <w:szCs w:val="20"/>
              </w:rPr>
            </w:pPr>
          </w:p>
        </w:tc>
        <w:tc>
          <w:tcPr>
            <w:tcW w:w="1264" w:type="dxa"/>
          </w:tcPr>
          <w:p w:rsidRPr="001D6D90" w:rsidR="00037109" w:rsidP="00037109" w:rsidRDefault="00037109" w14:paraId="431FE41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38"/>
                <w:rFonts w:ascii="Arial" w:hAnsi="Arial" w:cs="Arial"/>
                <w:bCs/>
                <w:szCs w:val="20"/>
              </w:rPr>
            </w:pPr>
            <w:ins w:author="Andreyeva, Julia" w:date="2022-03-03T16:59:00Z" w:id="6239">
              <w:r>
                <w:rPr>
                  <w:rFonts w:ascii="Arial" w:hAnsi="Arial" w:cs="Arial"/>
                  <w:szCs w:val="20"/>
                </w:rPr>
                <w:t>EIR</w:t>
              </w:r>
            </w:ins>
          </w:p>
        </w:tc>
        <w:tc>
          <w:tcPr>
            <w:tcW w:w="1918" w:type="dxa"/>
          </w:tcPr>
          <w:p w:rsidRPr="002400D8" w:rsidR="00037109" w:rsidP="00037109" w:rsidRDefault="00037109" w14:paraId="397E6F78" w14:textId="575359D1">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40"/>
                <w:rFonts w:asciiTheme="minorHAnsi" w:hAnsiTheme="minorHAnsi" w:cstheme="minorHAnsi"/>
                <w:szCs w:val="20"/>
              </w:rPr>
            </w:pPr>
            <w:ins w:author="Andreyeva, Julia" w:date="2022-03-28T11:50:00Z" w:id="6241">
              <w:r>
                <w:rPr>
                  <w:rFonts w:ascii="Arial" w:hAnsi="Arial" w:cs="Arial"/>
                  <w:szCs w:val="20"/>
                </w:rPr>
                <w:t>Cancelled by TM</w:t>
              </w:r>
            </w:ins>
          </w:p>
        </w:tc>
      </w:tr>
      <w:tr w:rsidRPr="002400D8" w:rsidR="00A14A3E" w:rsidTr="00362BCE" w14:paraId="18ABF0B7" w14:textId="77777777">
        <w:trPr>
          <w:trHeight w:val="127"/>
          <w:ins w:author="Andreyeva, Julia" w:date="2022-03-28T13:39:00Z" w:id="6242"/>
        </w:trPr>
        <w:tc>
          <w:tcPr>
            <w:cnfStyle w:val="001000000000" w:firstRow="0" w:lastRow="0" w:firstColumn="1" w:lastColumn="0" w:oddVBand="0" w:evenVBand="0" w:oddHBand="0" w:evenHBand="0" w:firstRowFirstColumn="0" w:firstRowLastColumn="0" w:lastRowFirstColumn="0" w:lastRowLastColumn="0"/>
            <w:tcW w:w="1696" w:type="dxa"/>
          </w:tcPr>
          <w:p w:rsidR="00A14A3E" w:rsidP="00A14A3E" w:rsidRDefault="00A14A3E" w14:paraId="7DD70E67" w14:textId="071BD360">
            <w:pPr>
              <w:pStyle w:val="BodyText"/>
              <w:rPr>
                <w:ins w:author="Andreyeva, Julia" w:date="2022-03-28T13:39:00Z" w:id="6243"/>
                <w:rFonts w:ascii="Arial" w:hAnsi="Arial" w:cs="Arial"/>
                <w:szCs w:val="20"/>
              </w:rPr>
            </w:pPr>
            <w:ins w:author="Andreyeva, Julia" w:date="2022-03-28T13:39:00Z" w:id="6244">
              <w:r>
                <w:rPr>
                  <w:rFonts w:ascii="Arial" w:hAnsi="Arial" w:cs="Arial"/>
                  <w:b w:val="0"/>
                  <w:bCs w:val="0"/>
                  <w:szCs w:val="20"/>
                </w:rPr>
                <w:t>LOV</w:t>
              </w:r>
            </w:ins>
          </w:p>
        </w:tc>
        <w:tc>
          <w:tcPr>
            <w:tcW w:w="1985" w:type="dxa"/>
          </w:tcPr>
          <w:p w:rsidR="00A14A3E" w:rsidP="00A14A3E" w:rsidRDefault="00A14A3E" w14:paraId="3E5073CA" w14:textId="5188AC7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45"/>
                <w:rFonts w:ascii="Arial" w:hAnsi="Arial" w:cs="Arial"/>
                <w:szCs w:val="20"/>
              </w:rPr>
            </w:pPr>
            <w:ins w:author="Andreyeva, Julia" w:date="2022-03-28T13:39:00Z" w:id="6246">
              <w:r>
                <w:rPr>
                  <w:rFonts w:ascii="Arial" w:hAnsi="Arial" w:cs="Arial"/>
                  <w:szCs w:val="20"/>
                </w:rPr>
                <w:t>Cancelled by TM</w:t>
              </w:r>
            </w:ins>
          </w:p>
        </w:tc>
        <w:tc>
          <w:tcPr>
            <w:tcW w:w="1843" w:type="dxa"/>
          </w:tcPr>
          <w:p w:rsidR="00A14A3E" w:rsidP="00A14A3E" w:rsidRDefault="00A14A3E" w14:paraId="2F76D54A" w14:textId="034E347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47"/>
                <w:rFonts w:ascii="Arial" w:hAnsi="Arial" w:cs="Arial"/>
                <w:szCs w:val="20"/>
              </w:rPr>
            </w:pPr>
            <w:ins w:author="Andreyeva, Julia" w:date="2022-03-28T13:39:00Z" w:id="6248">
              <w:r>
                <w:rPr>
                  <w:rFonts w:ascii="Arial" w:hAnsi="Arial" w:cs="Arial"/>
                  <w:szCs w:val="20"/>
                </w:rPr>
                <w:t>Cancelled by TM</w:t>
              </w:r>
            </w:ins>
          </w:p>
        </w:tc>
        <w:tc>
          <w:tcPr>
            <w:tcW w:w="1212" w:type="dxa"/>
          </w:tcPr>
          <w:p w:rsidRPr="002400D8" w:rsidR="00A14A3E" w:rsidP="00A14A3E" w:rsidRDefault="00A14A3E" w14:paraId="7CE1479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49"/>
                <w:rFonts w:asciiTheme="minorHAnsi" w:hAnsiTheme="minorHAnsi" w:cstheme="minorHAnsi"/>
                <w:szCs w:val="20"/>
              </w:rPr>
            </w:pPr>
          </w:p>
        </w:tc>
        <w:tc>
          <w:tcPr>
            <w:tcW w:w="1264" w:type="dxa"/>
          </w:tcPr>
          <w:p w:rsidR="00A14A3E" w:rsidP="00A14A3E" w:rsidRDefault="00A14A3E" w14:paraId="6984E956" w14:textId="3339888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50"/>
                <w:rFonts w:ascii="Arial" w:hAnsi="Arial" w:cs="Arial"/>
                <w:szCs w:val="20"/>
              </w:rPr>
            </w:pPr>
            <w:ins w:author="Andreyeva, Julia" w:date="2022-03-28T13:39:00Z" w:id="6251">
              <w:r>
                <w:rPr>
                  <w:rFonts w:ascii="Arial" w:hAnsi="Arial" w:cs="Arial"/>
                  <w:szCs w:val="20"/>
                </w:rPr>
                <w:t>ENU</w:t>
              </w:r>
            </w:ins>
          </w:p>
        </w:tc>
        <w:tc>
          <w:tcPr>
            <w:tcW w:w="1918" w:type="dxa"/>
          </w:tcPr>
          <w:p w:rsidR="00A14A3E" w:rsidP="00A14A3E" w:rsidRDefault="00A14A3E" w14:paraId="2AF874F7" w14:textId="24E2C0B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52"/>
                <w:rFonts w:ascii="Arial" w:hAnsi="Arial" w:cs="Arial"/>
                <w:szCs w:val="20"/>
              </w:rPr>
            </w:pPr>
            <w:ins w:author="Andreyeva, Julia" w:date="2022-03-28T13:39:00Z" w:id="6253">
              <w:r>
                <w:rPr>
                  <w:rFonts w:ascii="Arial" w:hAnsi="Arial" w:cs="Arial"/>
                  <w:szCs w:val="20"/>
                </w:rPr>
                <w:t>Cancelled by TM</w:t>
              </w:r>
            </w:ins>
          </w:p>
        </w:tc>
      </w:tr>
      <w:tr w:rsidRPr="002400D8" w:rsidR="00037109" w:rsidTr="00362BCE" w14:paraId="0C9D4062" w14:textId="77777777">
        <w:trPr>
          <w:trHeight w:val="127"/>
          <w:ins w:author="Andreyeva, Julia" w:date="2022-03-03T16:59:00Z" w:id="6254"/>
        </w:trPr>
        <w:tc>
          <w:tcPr>
            <w:cnfStyle w:val="001000000000" w:firstRow="0" w:lastRow="0" w:firstColumn="1" w:lastColumn="0" w:oddVBand="0" w:evenVBand="0" w:oddHBand="0" w:evenHBand="0" w:firstRowFirstColumn="0" w:firstRowLastColumn="0" w:lastRowFirstColumn="0" w:lastRowLastColumn="0"/>
            <w:tcW w:w="1696" w:type="dxa"/>
          </w:tcPr>
          <w:p w:rsidR="00037109" w:rsidP="00037109" w:rsidRDefault="00037109" w14:paraId="55F05E74" w14:textId="77777777">
            <w:pPr>
              <w:pStyle w:val="BodyText"/>
              <w:rPr>
                <w:ins w:author="Andreyeva, Julia" w:date="2022-03-03T16:59:00Z" w:id="6255"/>
                <w:rFonts w:asciiTheme="minorHAnsi" w:hAnsiTheme="minorHAnsi" w:cstheme="minorHAnsi"/>
                <w:b w:val="0"/>
                <w:bCs w:val="0"/>
                <w:szCs w:val="20"/>
              </w:rPr>
            </w:pPr>
            <w:ins w:author="Andreyeva, Julia" w:date="2022-03-03T16:59:00Z" w:id="6256">
              <w:r>
                <w:rPr>
                  <w:rFonts w:ascii="Arial" w:hAnsi="Arial" w:cs="Arial"/>
                  <w:b w:val="0"/>
                  <w:bCs w:val="0"/>
                  <w:szCs w:val="20"/>
                </w:rPr>
                <w:t>LOV</w:t>
              </w:r>
            </w:ins>
          </w:p>
        </w:tc>
        <w:tc>
          <w:tcPr>
            <w:tcW w:w="1985" w:type="dxa"/>
          </w:tcPr>
          <w:p w:rsidR="00037109" w:rsidP="00037109" w:rsidRDefault="00037109" w14:paraId="0164631C" w14:textId="695D34B0">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57"/>
                <w:rFonts w:asciiTheme="minorHAnsi" w:hAnsiTheme="minorHAnsi" w:cstheme="minorHAnsi"/>
                <w:szCs w:val="20"/>
              </w:rPr>
            </w:pPr>
            <w:ins w:author="Andreyeva, Julia" w:date="2022-03-15T14:32:00Z" w:id="6258">
              <w:r>
                <w:rPr>
                  <w:rFonts w:ascii="Arial" w:hAnsi="Arial" w:cs="Arial"/>
                  <w:szCs w:val="20"/>
                </w:rPr>
                <w:t>Received</w:t>
              </w:r>
            </w:ins>
          </w:p>
        </w:tc>
        <w:tc>
          <w:tcPr>
            <w:tcW w:w="1843" w:type="dxa"/>
          </w:tcPr>
          <w:p w:rsidR="00037109" w:rsidP="00037109" w:rsidRDefault="00037109" w14:paraId="033AC9E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59"/>
                <w:rFonts w:asciiTheme="minorHAnsi" w:hAnsiTheme="minorHAnsi" w:cstheme="minorHAnsi"/>
                <w:szCs w:val="20"/>
              </w:rPr>
            </w:pPr>
            <w:ins w:author="Andreyeva, Julia" w:date="2022-03-03T16:59:00Z" w:id="6260">
              <w:r>
                <w:rPr>
                  <w:rFonts w:ascii="Arial" w:hAnsi="Arial" w:cs="Arial"/>
                  <w:szCs w:val="20"/>
                </w:rPr>
                <w:t>Received</w:t>
              </w:r>
            </w:ins>
          </w:p>
        </w:tc>
        <w:tc>
          <w:tcPr>
            <w:tcW w:w="1212" w:type="dxa"/>
          </w:tcPr>
          <w:p w:rsidRPr="002400D8" w:rsidR="00037109" w:rsidP="00037109" w:rsidRDefault="00037109" w14:paraId="0160FE5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61"/>
                <w:rFonts w:asciiTheme="minorHAnsi" w:hAnsiTheme="minorHAnsi" w:cstheme="minorHAnsi"/>
                <w:szCs w:val="20"/>
              </w:rPr>
            </w:pPr>
          </w:p>
        </w:tc>
        <w:tc>
          <w:tcPr>
            <w:tcW w:w="1264" w:type="dxa"/>
          </w:tcPr>
          <w:p w:rsidRPr="002400D8" w:rsidR="00037109" w:rsidP="00037109" w:rsidRDefault="00037109" w14:paraId="0108FC0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62"/>
                <w:rFonts w:asciiTheme="minorHAnsi" w:hAnsiTheme="minorHAnsi" w:cstheme="minorHAnsi"/>
                <w:szCs w:val="20"/>
              </w:rPr>
            </w:pPr>
            <w:ins w:author="Andreyeva, Julia" w:date="2022-03-03T16:59:00Z" w:id="6263">
              <w:r>
                <w:rPr>
                  <w:rFonts w:ascii="Arial" w:hAnsi="Arial" w:cs="Arial"/>
                  <w:szCs w:val="20"/>
                </w:rPr>
                <w:t>EIR</w:t>
              </w:r>
            </w:ins>
          </w:p>
        </w:tc>
        <w:tc>
          <w:tcPr>
            <w:tcW w:w="1918" w:type="dxa"/>
          </w:tcPr>
          <w:p w:rsidRPr="002400D8" w:rsidR="00037109" w:rsidP="00037109" w:rsidRDefault="00037109" w14:paraId="50BA0D4E" w14:textId="33A990BA">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6:59:00Z" w:id="6264"/>
                <w:rFonts w:asciiTheme="minorHAnsi" w:hAnsiTheme="minorHAnsi" w:cstheme="minorHAnsi"/>
                <w:szCs w:val="20"/>
              </w:rPr>
            </w:pPr>
            <w:ins w:author="Andreyeva, Julia" w:date="2022-03-28T11:50:00Z" w:id="6265">
              <w:r>
                <w:rPr>
                  <w:rFonts w:ascii="Arial" w:hAnsi="Arial" w:cs="Arial"/>
                  <w:szCs w:val="20"/>
                </w:rPr>
                <w:t>Received</w:t>
              </w:r>
            </w:ins>
          </w:p>
        </w:tc>
      </w:tr>
      <w:tr w:rsidRPr="002400D8" w:rsidR="00A14A3E" w:rsidTr="00362BCE" w14:paraId="4CDEE3D4" w14:textId="77777777">
        <w:trPr>
          <w:trHeight w:val="127"/>
          <w:ins w:author="Andreyeva, Julia" w:date="2022-03-28T13:39:00Z" w:id="6266"/>
        </w:trPr>
        <w:tc>
          <w:tcPr>
            <w:cnfStyle w:val="001000000000" w:firstRow="0" w:lastRow="0" w:firstColumn="1" w:lastColumn="0" w:oddVBand="0" w:evenVBand="0" w:oddHBand="0" w:evenHBand="0" w:firstRowFirstColumn="0" w:firstRowLastColumn="0" w:lastRowFirstColumn="0" w:lastRowLastColumn="0"/>
            <w:tcW w:w="1696" w:type="dxa"/>
          </w:tcPr>
          <w:p w:rsidR="00A14A3E" w:rsidP="00A14A3E" w:rsidRDefault="00A14A3E" w14:paraId="7A52B3EA" w14:textId="3A89DE5C">
            <w:pPr>
              <w:pStyle w:val="BodyText"/>
              <w:rPr>
                <w:ins w:author="Andreyeva, Julia" w:date="2022-03-28T13:39:00Z" w:id="6267"/>
                <w:rFonts w:ascii="Arial" w:hAnsi="Arial" w:cs="Arial"/>
                <w:szCs w:val="20"/>
              </w:rPr>
            </w:pPr>
            <w:ins w:author="Andreyeva, Julia" w:date="2022-03-28T13:39:00Z" w:id="6268">
              <w:r>
                <w:rPr>
                  <w:rFonts w:ascii="Arial" w:hAnsi="Arial" w:cs="Arial"/>
                  <w:b w:val="0"/>
                  <w:bCs w:val="0"/>
                  <w:szCs w:val="20"/>
                </w:rPr>
                <w:t>LOV</w:t>
              </w:r>
            </w:ins>
          </w:p>
        </w:tc>
        <w:tc>
          <w:tcPr>
            <w:tcW w:w="1985" w:type="dxa"/>
          </w:tcPr>
          <w:p w:rsidR="00A14A3E" w:rsidP="00A14A3E" w:rsidRDefault="00A14A3E" w14:paraId="51CD2240" w14:textId="56243E9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69"/>
                <w:rFonts w:ascii="Arial" w:hAnsi="Arial" w:cs="Arial"/>
                <w:szCs w:val="20"/>
              </w:rPr>
            </w:pPr>
            <w:ins w:author="Andreyeva, Julia" w:date="2022-03-28T13:39:00Z" w:id="6270">
              <w:r>
                <w:rPr>
                  <w:rFonts w:ascii="Arial" w:hAnsi="Arial" w:cs="Arial"/>
                  <w:szCs w:val="20"/>
                </w:rPr>
                <w:t>Received</w:t>
              </w:r>
            </w:ins>
          </w:p>
        </w:tc>
        <w:tc>
          <w:tcPr>
            <w:tcW w:w="1843" w:type="dxa"/>
          </w:tcPr>
          <w:p w:rsidR="00A14A3E" w:rsidP="00A14A3E" w:rsidRDefault="00A14A3E" w14:paraId="45A7D009" w14:textId="4783336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71"/>
                <w:rFonts w:ascii="Arial" w:hAnsi="Arial" w:cs="Arial"/>
                <w:szCs w:val="20"/>
              </w:rPr>
            </w:pPr>
            <w:ins w:author="Andreyeva, Julia" w:date="2022-03-28T13:39:00Z" w:id="6272">
              <w:r>
                <w:rPr>
                  <w:rFonts w:ascii="Arial" w:hAnsi="Arial" w:cs="Arial"/>
                  <w:szCs w:val="20"/>
                </w:rPr>
                <w:t>Received</w:t>
              </w:r>
            </w:ins>
          </w:p>
        </w:tc>
        <w:tc>
          <w:tcPr>
            <w:tcW w:w="1212" w:type="dxa"/>
          </w:tcPr>
          <w:p w:rsidRPr="002400D8" w:rsidR="00A14A3E" w:rsidP="00A14A3E" w:rsidRDefault="00A14A3E" w14:paraId="51E4BA7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73"/>
                <w:rFonts w:asciiTheme="minorHAnsi" w:hAnsiTheme="minorHAnsi" w:cstheme="minorHAnsi"/>
                <w:szCs w:val="20"/>
              </w:rPr>
            </w:pPr>
          </w:p>
        </w:tc>
        <w:tc>
          <w:tcPr>
            <w:tcW w:w="1264" w:type="dxa"/>
          </w:tcPr>
          <w:p w:rsidR="00A14A3E" w:rsidP="00A14A3E" w:rsidRDefault="00A14A3E" w14:paraId="4ED349B7" w14:textId="3125AE5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74"/>
                <w:rFonts w:ascii="Arial" w:hAnsi="Arial" w:cs="Arial"/>
                <w:szCs w:val="20"/>
              </w:rPr>
            </w:pPr>
            <w:ins w:author="Andreyeva, Julia" w:date="2022-03-28T13:39:00Z" w:id="6275">
              <w:r>
                <w:rPr>
                  <w:rFonts w:ascii="Arial" w:hAnsi="Arial" w:cs="Arial"/>
                  <w:szCs w:val="20"/>
                </w:rPr>
                <w:t>ENU</w:t>
              </w:r>
            </w:ins>
          </w:p>
        </w:tc>
        <w:tc>
          <w:tcPr>
            <w:tcW w:w="1918" w:type="dxa"/>
          </w:tcPr>
          <w:p w:rsidR="00A14A3E" w:rsidP="00A14A3E" w:rsidRDefault="00A14A3E" w14:paraId="1ABFD86F" w14:textId="1003851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76"/>
                <w:rFonts w:ascii="Arial" w:hAnsi="Arial" w:cs="Arial"/>
                <w:szCs w:val="20"/>
              </w:rPr>
            </w:pPr>
            <w:ins w:author="Andreyeva, Julia" w:date="2022-03-28T13:39:00Z" w:id="6277">
              <w:r>
                <w:rPr>
                  <w:rFonts w:ascii="Arial" w:hAnsi="Arial" w:cs="Arial"/>
                  <w:szCs w:val="20"/>
                </w:rPr>
                <w:t>Received</w:t>
              </w:r>
            </w:ins>
          </w:p>
        </w:tc>
      </w:tr>
      <w:tr w:rsidRPr="002400D8" w:rsidR="00EF3765" w:rsidTr="00362BCE" w14:paraId="70F00A54" w14:textId="77777777">
        <w:trPr>
          <w:trHeight w:val="127"/>
          <w:ins w:author="Andreyeva, Julia" w:date="2022-03-28T11:43:00Z" w:id="6278"/>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67BFBA25" w14:textId="7909F647">
            <w:pPr>
              <w:pStyle w:val="BodyText"/>
              <w:rPr>
                <w:ins w:author="Andreyeva, Julia" w:date="2022-03-28T11:43:00Z" w:id="6279"/>
                <w:rFonts w:ascii="Arial" w:hAnsi="Arial" w:cs="Arial"/>
                <w:szCs w:val="20"/>
              </w:rPr>
            </w:pPr>
            <w:ins w:author="Andreyeva, Julia" w:date="2022-03-28T11:45:00Z" w:id="6280">
              <w:r w:rsidRPr="00245806">
                <w:rPr>
                  <w:rFonts w:asciiTheme="minorHAnsi" w:hAnsiTheme="minorHAnsi" w:cstheme="minorHAnsi"/>
                  <w:b w:val="0"/>
                  <w:bCs w:val="0"/>
                  <w:szCs w:val="20"/>
                </w:rPr>
                <w:t>LOV</w:t>
              </w:r>
            </w:ins>
          </w:p>
        </w:tc>
        <w:tc>
          <w:tcPr>
            <w:tcW w:w="1985" w:type="dxa"/>
          </w:tcPr>
          <w:p w:rsidR="00EF3765" w:rsidP="00EF3765" w:rsidRDefault="00EF3765" w14:paraId="4155152D" w14:textId="0E39FD5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281"/>
                <w:rFonts w:ascii="Arial" w:hAnsi="Arial" w:cs="Arial"/>
                <w:szCs w:val="20"/>
              </w:rPr>
            </w:pPr>
            <w:ins w:author="Andreyeva, Julia" w:date="2022-03-28T11:45:00Z" w:id="6282">
              <w:r w:rsidRPr="00245806">
                <w:rPr>
                  <w:rFonts w:ascii="Arial" w:hAnsi="Arial" w:cs="Arial"/>
                  <w:szCs w:val="20"/>
                </w:rPr>
                <w:t>Draft</w:t>
              </w:r>
            </w:ins>
          </w:p>
        </w:tc>
        <w:tc>
          <w:tcPr>
            <w:tcW w:w="1843" w:type="dxa"/>
          </w:tcPr>
          <w:p w:rsidR="00EF3765" w:rsidP="00EF3765" w:rsidRDefault="00EF3765" w14:paraId="781A4339" w14:textId="61B92D6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283"/>
                <w:rFonts w:ascii="Arial" w:hAnsi="Arial" w:cs="Arial"/>
                <w:szCs w:val="20"/>
              </w:rPr>
            </w:pPr>
            <w:ins w:author="Andreyeva, Julia" w:date="2022-03-28T11:45:00Z" w:id="6284">
              <w:r w:rsidRPr="00245806">
                <w:rPr>
                  <w:rFonts w:ascii="Arial" w:hAnsi="Arial" w:cs="Arial"/>
                  <w:szCs w:val="20"/>
                </w:rPr>
                <w:t>Draft</w:t>
              </w:r>
            </w:ins>
          </w:p>
        </w:tc>
        <w:tc>
          <w:tcPr>
            <w:tcW w:w="1212" w:type="dxa"/>
          </w:tcPr>
          <w:p w:rsidRPr="002400D8" w:rsidR="00EF3765" w:rsidP="00EF3765" w:rsidRDefault="00EF3765" w14:paraId="2291E6C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285"/>
                <w:rFonts w:asciiTheme="minorHAnsi" w:hAnsiTheme="minorHAnsi" w:cstheme="minorHAnsi"/>
                <w:szCs w:val="20"/>
              </w:rPr>
            </w:pPr>
          </w:p>
        </w:tc>
        <w:tc>
          <w:tcPr>
            <w:tcW w:w="1264" w:type="dxa"/>
          </w:tcPr>
          <w:p w:rsidR="00EF3765" w:rsidP="00EF3765" w:rsidRDefault="00EF3765" w14:paraId="524F50E9" w14:textId="180F9BB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286"/>
                <w:rFonts w:ascii="Arial" w:hAnsi="Arial" w:cs="Arial"/>
                <w:szCs w:val="20"/>
              </w:rPr>
            </w:pPr>
            <w:ins w:author="Andreyeva, Julia" w:date="2022-03-28T11:45:00Z" w:id="6287">
              <w:r>
                <w:rPr>
                  <w:rFonts w:ascii="Arial" w:hAnsi="Arial" w:cs="Arial"/>
                  <w:szCs w:val="20"/>
                </w:rPr>
                <w:t>KZA</w:t>
              </w:r>
            </w:ins>
          </w:p>
        </w:tc>
        <w:tc>
          <w:tcPr>
            <w:tcW w:w="1918" w:type="dxa"/>
          </w:tcPr>
          <w:p w:rsidRPr="002400D8" w:rsidR="00EF3765" w:rsidP="00EF3765" w:rsidRDefault="00EF3765" w14:paraId="47DFD4B5" w14:textId="29D67AE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288"/>
                <w:rFonts w:asciiTheme="minorHAnsi" w:hAnsiTheme="minorHAnsi" w:cstheme="minorHAnsi"/>
                <w:szCs w:val="20"/>
              </w:rPr>
            </w:pPr>
            <w:ins w:author="Andreyeva, Julia" w:date="2022-03-28T11:45:00Z" w:id="6289">
              <w:r w:rsidRPr="00245806">
                <w:rPr>
                  <w:rFonts w:ascii="Arial" w:hAnsi="Arial" w:cs="Arial"/>
                  <w:szCs w:val="20"/>
                </w:rPr>
                <w:t>Draft</w:t>
              </w:r>
            </w:ins>
          </w:p>
        </w:tc>
      </w:tr>
      <w:tr w:rsidRPr="002400D8" w:rsidR="00A14A3E" w:rsidTr="00362BCE" w14:paraId="63D66B98" w14:textId="77777777">
        <w:trPr>
          <w:trHeight w:val="127"/>
          <w:ins w:author="Andreyeva, Julia" w:date="2022-03-28T13:39:00Z" w:id="6290"/>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42BB236C" w14:textId="5F328FAE">
            <w:pPr>
              <w:pStyle w:val="BodyText"/>
              <w:rPr>
                <w:ins w:author="Andreyeva, Julia" w:date="2022-03-28T13:39:00Z" w:id="6291"/>
                <w:rFonts w:asciiTheme="minorHAnsi" w:hAnsiTheme="minorHAnsi" w:cstheme="minorHAnsi"/>
                <w:szCs w:val="20"/>
              </w:rPr>
            </w:pPr>
            <w:ins w:author="Andreyeva, Julia" w:date="2022-03-28T13:39:00Z" w:id="6292">
              <w:r w:rsidRPr="00245806">
                <w:rPr>
                  <w:rFonts w:asciiTheme="minorHAnsi" w:hAnsiTheme="minorHAnsi" w:cstheme="minorHAnsi"/>
                  <w:b w:val="0"/>
                  <w:bCs w:val="0"/>
                  <w:szCs w:val="20"/>
                </w:rPr>
                <w:t>LOV</w:t>
              </w:r>
            </w:ins>
          </w:p>
        </w:tc>
        <w:tc>
          <w:tcPr>
            <w:tcW w:w="1985" w:type="dxa"/>
          </w:tcPr>
          <w:p w:rsidRPr="00245806" w:rsidR="00A14A3E" w:rsidP="00A14A3E" w:rsidRDefault="00A14A3E" w14:paraId="204ACCE3" w14:textId="31BEE05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93"/>
                <w:rFonts w:ascii="Arial" w:hAnsi="Arial" w:cs="Arial"/>
                <w:szCs w:val="20"/>
              </w:rPr>
            </w:pPr>
            <w:ins w:author="Andreyeva, Julia" w:date="2022-03-28T13:39:00Z" w:id="6294">
              <w:r w:rsidRPr="00245806">
                <w:rPr>
                  <w:rFonts w:ascii="Arial" w:hAnsi="Arial" w:cs="Arial"/>
                  <w:szCs w:val="20"/>
                </w:rPr>
                <w:t>Draft</w:t>
              </w:r>
            </w:ins>
          </w:p>
        </w:tc>
        <w:tc>
          <w:tcPr>
            <w:tcW w:w="1843" w:type="dxa"/>
          </w:tcPr>
          <w:p w:rsidRPr="00245806" w:rsidR="00A14A3E" w:rsidP="00A14A3E" w:rsidRDefault="00A14A3E" w14:paraId="70A2F475" w14:textId="02B1A3E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95"/>
                <w:rFonts w:ascii="Arial" w:hAnsi="Arial" w:cs="Arial"/>
                <w:szCs w:val="20"/>
              </w:rPr>
            </w:pPr>
            <w:ins w:author="Andreyeva, Julia" w:date="2022-03-28T13:39:00Z" w:id="6296">
              <w:r w:rsidRPr="00245806">
                <w:rPr>
                  <w:rFonts w:ascii="Arial" w:hAnsi="Arial" w:cs="Arial"/>
                  <w:szCs w:val="20"/>
                </w:rPr>
                <w:t>Draft</w:t>
              </w:r>
            </w:ins>
          </w:p>
        </w:tc>
        <w:tc>
          <w:tcPr>
            <w:tcW w:w="1212" w:type="dxa"/>
          </w:tcPr>
          <w:p w:rsidRPr="002400D8" w:rsidR="00A14A3E" w:rsidP="00A14A3E" w:rsidRDefault="00A14A3E" w14:paraId="36891E1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97"/>
                <w:rFonts w:asciiTheme="minorHAnsi" w:hAnsiTheme="minorHAnsi" w:cstheme="minorHAnsi"/>
                <w:szCs w:val="20"/>
              </w:rPr>
            </w:pPr>
          </w:p>
        </w:tc>
        <w:tc>
          <w:tcPr>
            <w:tcW w:w="1264" w:type="dxa"/>
          </w:tcPr>
          <w:p w:rsidR="00A14A3E" w:rsidP="00A14A3E" w:rsidRDefault="00A14A3E" w14:paraId="455466A5" w14:textId="462AC2D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298"/>
                <w:rFonts w:ascii="Arial" w:hAnsi="Arial" w:cs="Arial"/>
                <w:szCs w:val="20"/>
              </w:rPr>
            </w:pPr>
            <w:ins w:author="Andreyeva, Julia" w:date="2022-03-28T13:39:00Z" w:id="6299">
              <w:r>
                <w:rPr>
                  <w:rFonts w:ascii="Arial" w:hAnsi="Arial" w:cs="Arial"/>
                  <w:szCs w:val="20"/>
                </w:rPr>
                <w:t>ENU</w:t>
              </w:r>
            </w:ins>
          </w:p>
        </w:tc>
        <w:tc>
          <w:tcPr>
            <w:tcW w:w="1918" w:type="dxa"/>
          </w:tcPr>
          <w:p w:rsidRPr="00245806" w:rsidR="00A14A3E" w:rsidP="00A14A3E" w:rsidRDefault="00A14A3E" w14:paraId="51F29F4F" w14:textId="41DA04A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39:00Z" w:id="6300"/>
                <w:rFonts w:ascii="Arial" w:hAnsi="Arial" w:cs="Arial"/>
                <w:szCs w:val="20"/>
              </w:rPr>
            </w:pPr>
            <w:ins w:author="Andreyeva, Julia" w:date="2022-03-28T13:39:00Z" w:id="6301">
              <w:r w:rsidRPr="00245806">
                <w:rPr>
                  <w:rFonts w:ascii="Arial" w:hAnsi="Arial" w:cs="Arial"/>
                  <w:szCs w:val="20"/>
                </w:rPr>
                <w:t>Draft</w:t>
              </w:r>
            </w:ins>
          </w:p>
        </w:tc>
      </w:tr>
      <w:tr w:rsidRPr="002400D8" w:rsidR="00EF3765" w:rsidTr="00362BCE" w14:paraId="6D9B8D69" w14:textId="77777777">
        <w:trPr>
          <w:trHeight w:val="127"/>
          <w:ins w:author="Andreyeva, Julia" w:date="2022-03-28T11:43:00Z" w:id="6302"/>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294AB7CE" w14:textId="2435B035">
            <w:pPr>
              <w:pStyle w:val="BodyText"/>
              <w:rPr>
                <w:ins w:author="Andreyeva, Julia" w:date="2022-03-28T11:43:00Z" w:id="6303"/>
                <w:rFonts w:ascii="Arial" w:hAnsi="Arial" w:cs="Arial"/>
                <w:szCs w:val="20"/>
              </w:rPr>
            </w:pPr>
            <w:ins w:author="Andreyeva, Julia" w:date="2022-03-28T11:45:00Z" w:id="6304">
              <w:r w:rsidRPr="00245806">
                <w:rPr>
                  <w:rFonts w:ascii="Arial" w:hAnsi="Arial" w:cs="Arial"/>
                  <w:b w:val="0"/>
                  <w:bCs w:val="0"/>
                  <w:szCs w:val="20"/>
                </w:rPr>
                <w:t>LOV</w:t>
              </w:r>
            </w:ins>
          </w:p>
        </w:tc>
        <w:tc>
          <w:tcPr>
            <w:tcW w:w="1985" w:type="dxa"/>
          </w:tcPr>
          <w:p w:rsidR="00EF3765" w:rsidP="00EF3765" w:rsidRDefault="00EF3765" w14:paraId="327A1AA6" w14:textId="3AB5B54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05"/>
                <w:rFonts w:ascii="Arial" w:hAnsi="Arial" w:cs="Arial"/>
                <w:szCs w:val="20"/>
              </w:rPr>
            </w:pPr>
            <w:ins w:author="Andreyeva, Julia" w:date="2022-03-28T11:45:00Z" w:id="6306">
              <w:r w:rsidRPr="00245806">
                <w:rPr>
                  <w:rFonts w:ascii="Arial" w:hAnsi="Arial" w:cs="Arial"/>
                  <w:szCs w:val="20"/>
                </w:rPr>
                <w:t>Pending</w:t>
              </w:r>
            </w:ins>
          </w:p>
        </w:tc>
        <w:tc>
          <w:tcPr>
            <w:tcW w:w="1843" w:type="dxa"/>
          </w:tcPr>
          <w:p w:rsidR="00EF3765" w:rsidP="00EF3765" w:rsidRDefault="00EF3765" w14:paraId="115D30B8" w14:textId="67F7237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07"/>
                <w:rFonts w:ascii="Arial" w:hAnsi="Arial" w:cs="Arial"/>
                <w:szCs w:val="20"/>
              </w:rPr>
            </w:pPr>
            <w:ins w:author="Andreyeva, Julia" w:date="2022-03-28T11:45:00Z" w:id="6308">
              <w:r w:rsidRPr="00245806">
                <w:rPr>
                  <w:rFonts w:ascii="Arial" w:hAnsi="Arial" w:cs="Arial"/>
                  <w:szCs w:val="20"/>
                </w:rPr>
                <w:t>Pending</w:t>
              </w:r>
            </w:ins>
          </w:p>
        </w:tc>
        <w:tc>
          <w:tcPr>
            <w:tcW w:w="1212" w:type="dxa"/>
          </w:tcPr>
          <w:p w:rsidRPr="002400D8" w:rsidR="00EF3765" w:rsidP="00EF3765" w:rsidRDefault="00EF3765" w14:paraId="3F22B13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09"/>
                <w:rFonts w:asciiTheme="minorHAnsi" w:hAnsiTheme="minorHAnsi" w:cstheme="minorHAnsi"/>
                <w:szCs w:val="20"/>
              </w:rPr>
            </w:pPr>
          </w:p>
        </w:tc>
        <w:tc>
          <w:tcPr>
            <w:tcW w:w="1264" w:type="dxa"/>
          </w:tcPr>
          <w:p w:rsidR="00EF3765" w:rsidP="00EF3765" w:rsidRDefault="00EF3765" w14:paraId="30F5C242" w14:textId="0F18E74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10"/>
                <w:rFonts w:ascii="Arial" w:hAnsi="Arial" w:cs="Arial"/>
                <w:szCs w:val="20"/>
              </w:rPr>
            </w:pPr>
            <w:ins w:author="Andreyeva, Julia" w:date="2022-03-28T11:45:00Z" w:id="6311">
              <w:r>
                <w:rPr>
                  <w:rFonts w:ascii="Arial" w:hAnsi="Arial" w:cs="Arial"/>
                  <w:szCs w:val="20"/>
                </w:rPr>
                <w:t>KZA</w:t>
              </w:r>
            </w:ins>
          </w:p>
        </w:tc>
        <w:tc>
          <w:tcPr>
            <w:tcW w:w="1918" w:type="dxa"/>
          </w:tcPr>
          <w:p w:rsidRPr="002400D8" w:rsidR="00EF3765" w:rsidP="00EF3765" w:rsidRDefault="00EF3765" w14:paraId="5F2A1CB1" w14:textId="496C334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12"/>
                <w:rFonts w:asciiTheme="minorHAnsi" w:hAnsiTheme="minorHAnsi" w:cstheme="minorHAnsi"/>
                <w:szCs w:val="20"/>
              </w:rPr>
            </w:pPr>
            <w:ins w:author="Andreyeva, Julia" w:date="2022-03-28T11:45:00Z" w:id="6313">
              <w:r w:rsidRPr="00245806">
                <w:rPr>
                  <w:rFonts w:ascii="Arial" w:hAnsi="Arial" w:cs="Arial"/>
                  <w:szCs w:val="20"/>
                </w:rPr>
                <w:t>Pending</w:t>
              </w:r>
            </w:ins>
          </w:p>
        </w:tc>
      </w:tr>
      <w:tr w:rsidRPr="002400D8" w:rsidR="00A14A3E" w:rsidTr="00362BCE" w14:paraId="4BE12A76" w14:textId="77777777">
        <w:trPr>
          <w:trHeight w:val="127"/>
          <w:ins w:author="Andreyeva, Julia" w:date="2022-03-28T13:40:00Z" w:id="6314"/>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5D58141C" w14:textId="31BF92C3">
            <w:pPr>
              <w:pStyle w:val="BodyText"/>
              <w:rPr>
                <w:ins w:author="Andreyeva, Julia" w:date="2022-03-28T13:40:00Z" w:id="6315"/>
                <w:rFonts w:ascii="Arial" w:hAnsi="Arial" w:cs="Arial"/>
                <w:szCs w:val="20"/>
              </w:rPr>
            </w:pPr>
            <w:ins w:author="Andreyeva, Julia" w:date="2022-03-28T13:40:00Z" w:id="6316">
              <w:r w:rsidRPr="00245806">
                <w:rPr>
                  <w:rFonts w:ascii="Arial" w:hAnsi="Arial" w:cs="Arial"/>
                  <w:b w:val="0"/>
                  <w:bCs w:val="0"/>
                  <w:szCs w:val="20"/>
                </w:rPr>
                <w:t>LOV</w:t>
              </w:r>
            </w:ins>
          </w:p>
        </w:tc>
        <w:tc>
          <w:tcPr>
            <w:tcW w:w="1985" w:type="dxa"/>
          </w:tcPr>
          <w:p w:rsidRPr="00245806" w:rsidR="00A14A3E" w:rsidP="00A14A3E" w:rsidRDefault="00A14A3E" w14:paraId="17084C44" w14:textId="1D6E0B0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17"/>
                <w:rFonts w:ascii="Arial" w:hAnsi="Arial" w:cs="Arial"/>
                <w:szCs w:val="20"/>
              </w:rPr>
            </w:pPr>
            <w:ins w:author="Andreyeva, Julia" w:date="2022-03-28T13:40:00Z" w:id="6318">
              <w:r w:rsidRPr="00245806">
                <w:rPr>
                  <w:rFonts w:ascii="Arial" w:hAnsi="Arial" w:cs="Arial"/>
                  <w:szCs w:val="20"/>
                </w:rPr>
                <w:t>Pending</w:t>
              </w:r>
            </w:ins>
          </w:p>
        </w:tc>
        <w:tc>
          <w:tcPr>
            <w:tcW w:w="1843" w:type="dxa"/>
          </w:tcPr>
          <w:p w:rsidRPr="00245806" w:rsidR="00A14A3E" w:rsidP="00A14A3E" w:rsidRDefault="00A14A3E" w14:paraId="34629B3B" w14:textId="21A8AF6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19"/>
                <w:rFonts w:ascii="Arial" w:hAnsi="Arial" w:cs="Arial"/>
                <w:szCs w:val="20"/>
              </w:rPr>
            </w:pPr>
            <w:ins w:author="Andreyeva, Julia" w:date="2022-03-28T13:40:00Z" w:id="6320">
              <w:r w:rsidRPr="00245806">
                <w:rPr>
                  <w:rFonts w:ascii="Arial" w:hAnsi="Arial" w:cs="Arial"/>
                  <w:szCs w:val="20"/>
                </w:rPr>
                <w:t>Pending</w:t>
              </w:r>
            </w:ins>
          </w:p>
        </w:tc>
        <w:tc>
          <w:tcPr>
            <w:tcW w:w="1212" w:type="dxa"/>
          </w:tcPr>
          <w:p w:rsidRPr="002400D8" w:rsidR="00A14A3E" w:rsidP="00A14A3E" w:rsidRDefault="00A14A3E" w14:paraId="45E9E7B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21"/>
                <w:rFonts w:asciiTheme="minorHAnsi" w:hAnsiTheme="minorHAnsi" w:cstheme="minorHAnsi"/>
                <w:szCs w:val="20"/>
              </w:rPr>
            </w:pPr>
          </w:p>
        </w:tc>
        <w:tc>
          <w:tcPr>
            <w:tcW w:w="1264" w:type="dxa"/>
          </w:tcPr>
          <w:p w:rsidR="00A14A3E" w:rsidP="00A14A3E" w:rsidRDefault="00A14A3E" w14:paraId="396A7985" w14:textId="43213B5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22"/>
                <w:rFonts w:ascii="Arial" w:hAnsi="Arial" w:cs="Arial"/>
                <w:szCs w:val="20"/>
              </w:rPr>
            </w:pPr>
            <w:ins w:author="Andreyeva, Julia" w:date="2022-03-28T13:40:00Z" w:id="6323">
              <w:r>
                <w:rPr>
                  <w:rFonts w:ascii="Arial" w:hAnsi="Arial" w:cs="Arial"/>
                  <w:szCs w:val="20"/>
                </w:rPr>
                <w:t>ENU</w:t>
              </w:r>
            </w:ins>
          </w:p>
        </w:tc>
        <w:tc>
          <w:tcPr>
            <w:tcW w:w="1918" w:type="dxa"/>
          </w:tcPr>
          <w:p w:rsidRPr="00245806" w:rsidR="00A14A3E" w:rsidP="00A14A3E" w:rsidRDefault="00A14A3E" w14:paraId="44C4C5B3" w14:textId="30CBCB2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24"/>
                <w:rFonts w:ascii="Arial" w:hAnsi="Arial" w:cs="Arial"/>
                <w:szCs w:val="20"/>
              </w:rPr>
            </w:pPr>
            <w:ins w:author="Andreyeva, Julia" w:date="2022-03-28T13:40:00Z" w:id="6325">
              <w:r w:rsidRPr="00245806">
                <w:rPr>
                  <w:rFonts w:ascii="Arial" w:hAnsi="Arial" w:cs="Arial"/>
                  <w:szCs w:val="20"/>
                </w:rPr>
                <w:t>Pending</w:t>
              </w:r>
            </w:ins>
          </w:p>
        </w:tc>
      </w:tr>
      <w:tr w:rsidRPr="002400D8" w:rsidR="00EF3765" w:rsidTr="00362BCE" w14:paraId="73AF285D" w14:textId="77777777">
        <w:trPr>
          <w:trHeight w:val="127"/>
          <w:ins w:author="Andreyeva, Julia" w:date="2022-03-28T11:43:00Z" w:id="6326"/>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726286F5" w14:textId="56F71682">
            <w:pPr>
              <w:pStyle w:val="BodyText"/>
              <w:rPr>
                <w:ins w:author="Andreyeva, Julia" w:date="2022-03-28T11:43:00Z" w:id="6327"/>
                <w:rFonts w:ascii="Arial" w:hAnsi="Arial" w:cs="Arial"/>
                <w:szCs w:val="20"/>
              </w:rPr>
            </w:pPr>
            <w:ins w:author="Andreyeva, Julia" w:date="2022-03-28T11:45:00Z" w:id="6328">
              <w:r w:rsidRPr="00245806">
                <w:rPr>
                  <w:rFonts w:ascii="Arial" w:hAnsi="Arial" w:cs="Arial"/>
                  <w:b w:val="0"/>
                  <w:bCs w:val="0"/>
                  <w:szCs w:val="20"/>
                </w:rPr>
                <w:t>LOV</w:t>
              </w:r>
            </w:ins>
          </w:p>
        </w:tc>
        <w:tc>
          <w:tcPr>
            <w:tcW w:w="1985" w:type="dxa"/>
          </w:tcPr>
          <w:p w:rsidR="00EF3765" w:rsidP="00EF3765" w:rsidRDefault="00EF3765" w14:paraId="48E049EF" w14:textId="6027678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29"/>
                <w:rFonts w:ascii="Arial" w:hAnsi="Arial" w:cs="Arial"/>
                <w:szCs w:val="20"/>
              </w:rPr>
            </w:pPr>
            <w:ins w:author="Andreyeva, Julia" w:date="2022-03-28T11:45:00Z" w:id="6330">
              <w:r w:rsidRPr="00245806">
                <w:rPr>
                  <w:rFonts w:ascii="Arial" w:hAnsi="Arial" w:cs="Arial"/>
                  <w:szCs w:val="20"/>
                </w:rPr>
                <w:t>To be approved</w:t>
              </w:r>
            </w:ins>
          </w:p>
        </w:tc>
        <w:tc>
          <w:tcPr>
            <w:tcW w:w="1843" w:type="dxa"/>
          </w:tcPr>
          <w:p w:rsidR="00EF3765" w:rsidP="00EF3765" w:rsidRDefault="00EF3765" w14:paraId="5F812313" w14:textId="62BB418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31"/>
                <w:rFonts w:ascii="Arial" w:hAnsi="Arial" w:cs="Arial"/>
                <w:szCs w:val="20"/>
              </w:rPr>
            </w:pPr>
            <w:ins w:author="Andreyeva, Julia" w:date="2022-03-28T11:45:00Z" w:id="6332">
              <w:r w:rsidRPr="00245806">
                <w:rPr>
                  <w:rFonts w:ascii="Arial" w:hAnsi="Arial" w:cs="Arial"/>
                  <w:szCs w:val="20"/>
                </w:rPr>
                <w:t>To be approved</w:t>
              </w:r>
            </w:ins>
          </w:p>
        </w:tc>
        <w:tc>
          <w:tcPr>
            <w:tcW w:w="1212" w:type="dxa"/>
          </w:tcPr>
          <w:p w:rsidRPr="002400D8" w:rsidR="00EF3765" w:rsidP="00EF3765" w:rsidRDefault="00EF3765" w14:paraId="782B742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33"/>
                <w:rFonts w:asciiTheme="minorHAnsi" w:hAnsiTheme="minorHAnsi" w:cstheme="minorHAnsi"/>
                <w:szCs w:val="20"/>
              </w:rPr>
            </w:pPr>
          </w:p>
        </w:tc>
        <w:tc>
          <w:tcPr>
            <w:tcW w:w="1264" w:type="dxa"/>
          </w:tcPr>
          <w:p w:rsidR="00EF3765" w:rsidP="00EF3765" w:rsidRDefault="00EF3765" w14:paraId="3613FDB8" w14:textId="44CE3E5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34"/>
                <w:rFonts w:ascii="Arial" w:hAnsi="Arial" w:cs="Arial"/>
                <w:szCs w:val="20"/>
              </w:rPr>
            </w:pPr>
            <w:ins w:author="Andreyeva, Julia" w:date="2022-03-28T11:45:00Z" w:id="6335">
              <w:r>
                <w:rPr>
                  <w:rFonts w:ascii="Arial" w:hAnsi="Arial" w:cs="Arial"/>
                  <w:szCs w:val="20"/>
                </w:rPr>
                <w:t>KZA</w:t>
              </w:r>
            </w:ins>
          </w:p>
        </w:tc>
        <w:tc>
          <w:tcPr>
            <w:tcW w:w="1918" w:type="dxa"/>
          </w:tcPr>
          <w:p w:rsidRPr="002400D8" w:rsidR="00EF3765" w:rsidP="00EF3765" w:rsidRDefault="00EF3765" w14:paraId="37F957EE" w14:textId="373BAA4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36"/>
                <w:rFonts w:asciiTheme="minorHAnsi" w:hAnsiTheme="minorHAnsi" w:cstheme="minorHAnsi"/>
                <w:szCs w:val="20"/>
              </w:rPr>
            </w:pPr>
            <w:ins w:author="Andreyeva, Julia" w:date="2022-03-28T11:45:00Z" w:id="6337">
              <w:r w:rsidRPr="00245806">
                <w:rPr>
                  <w:rFonts w:ascii="Arial" w:hAnsi="Arial" w:cs="Arial"/>
                  <w:szCs w:val="20"/>
                </w:rPr>
                <w:t>To be approved</w:t>
              </w:r>
            </w:ins>
          </w:p>
        </w:tc>
      </w:tr>
      <w:tr w:rsidRPr="002400D8" w:rsidR="00A14A3E" w:rsidTr="00362BCE" w14:paraId="54EB41A1" w14:textId="77777777">
        <w:trPr>
          <w:trHeight w:val="127"/>
          <w:ins w:author="Andreyeva, Julia" w:date="2022-03-28T13:40:00Z" w:id="6338"/>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447E45AE" w14:textId="449CC36F">
            <w:pPr>
              <w:pStyle w:val="BodyText"/>
              <w:rPr>
                <w:ins w:author="Andreyeva, Julia" w:date="2022-03-28T13:40:00Z" w:id="6339"/>
                <w:rFonts w:ascii="Arial" w:hAnsi="Arial" w:cs="Arial"/>
                <w:szCs w:val="20"/>
              </w:rPr>
            </w:pPr>
            <w:ins w:author="Andreyeva, Julia" w:date="2022-03-28T13:40:00Z" w:id="6340">
              <w:r w:rsidRPr="00245806">
                <w:rPr>
                  <w:rFonts w:ascii="Arial" w:hAnsi="Arial" w:cs="Arial"/>
                  <w:b w:val="0"/>
                  <w:bCs w:val="0"/>
                  <w:szCs w:val="20"/>
                </w:rPr>
                <w:t>LOV</w:t>
              </w:r>
            </w:ins>
          </w:p>
        </w:tc>
        <w:tc>
          <w:tcPr>
            <w:tcW w:w="1985" w:type="dxa"/>
          </w:tcPr>
          <w:p w:rsidRPr="00245806" w:rsidR="00A14A3E" w:rsidP="00A14A3E" w:rsidRDefault="00A14A3E" w14:paraId="3B43FCC7" w14:textId="4D024ED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41"/>
                <w:rFonts w:ascii="Arial" w:hAnsi="Arial" w:cs="Arial"/>
                <w:szCs w:val="20"/>
              </w:rPr>
            </w:pPr>
            <w:ins w:author="Andreyeva, Julia" w:date="2022-03-28T13:40:00Z" w:id="6342">
              <w:r w:rsidRPr="00245806">
                <w:rPr>
                  <w:rFonts w:ascii="Arial" w:hAnsi="Arial" w:cs="Arial"/>
                  <w:szCs w:val="20"/>
                </w:rPr>
                <w:t>To be approved</w:t>
              </w:r>
            </w:ins>
          </w:p>
        </w:tc>
        <w:tc>
          <w:tcPr>
            <w:tcW w:w="1843" w:type="dxa"/>
          </w:tcPr>
          <w:p w:rsidRPr="00245806" w:rsidR="00A14A3E" w:rsidP="00A14A3E" w:rsidRDefault="00A14A3E" w14:paraId="3A452C98" w14:textId="6C968B6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43"/>
                <w:rFonts w:ascii="Arial" w:hAnsi="Arial" w:cs="Arial"/>
                <w:szCs w:val="20"/>
              </w:rPr>
            </w:pPr>
            <w:ins w:author="Andreyeva, Julia" w:date="2022-03-28T13:40:00Z" w:id="6344">
              <w:r w:rsidRPr="00245806">
                <w:rPr>
                  <w:rFonts w:ascii="Arial" w:hAnsi="Arial" w:cs="Arial"/>
                  <w:szCs w:val="20"/>
                </w:rPr>
                <w:t>To be approved</w:t>
              </w:r>
            </w:ins>
          </w:p>
        </w:tc>
        <w:tc>
          <w:tcPr>
            <w:tcW w:w="1212" w:type="dxa"/>
          </w:tcPr>
          <w:p w:rsidRPr="002400D8" w:rsidR="00A14A3E" w:rsidP="00A14A3E" w:rsidRDefault="00A14A3E" w14:paraId="0ACC95F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45"/>
                <w:rFonts w:asciiTheme="minorHAnsi" w:hAnsiTheme="minorHAnsi" w:cstheme="minorHAnsi"/>
                <w:szCs w:val="20"/>
              </w:rPr>
            </w:pPr>
          </w:p>
        </w:tc>
        <w:tc>
          <w:tcPr>
            <w:tcW w:w="1264" w:type="dxa"/>
          </w:tcPr>
          <w:p w:rsidR="00A14A3E" w:rsidP="00A14A3E" w:rsidRDefault="00A14A3E" w14:paraId="65A10668" w14:textId="29DECC3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46"/>
                <w:rFonts w:ascii="Arial" w:hAnsi="Arial" w:cs="Arial"/>
                <w:szCs w:val="20"/>
              </w:rPr>
            </w:pPr>
            <w:ins w:author="Andreyeva, Julia" w:date="2022-03-28T13:40:00Z" w:id="6347">
              <w:r>
                <w:rPr>
                  <w:rFonts w:ascii="Arial" w:hAnsi="Arial" w:cs="Arial"/>
                  <w:szCs w:val="20"/>
                </w:rPr>
                <w:t>ENU</w:t>
              </w:r>
            </w:ins>
          </w:p>
        </w:tc>
        <w:tc>
          <w:tcPr>
            <w:tcW w:w="1918" w:type="dxa"/>
          </w:tcPr>
          <w:p w:rsidRPr="00245806" w:rsidR="00A14A3E" w:rsidP="00A14A3E" w:rsidRDefault="00A14A3E" w14:paraId="6D7FA509" w14:textId="6C857FB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48"/>
                <w:rFonts w:ascii="Arial" w:hAnsi="Arial" w:cs="Arial"/>
                <w:szCs w:val="20"/>
              </w:rPr>
            </w:pPr>
            <w:ins w:author="Andreyeva, Julia" w:date="2022-03-28T13:40:00Z" w:id="6349">
              <w:r w:rsidRPr="00245806">
                <w:rPr>
                  <w:rFonts w:ascii="Arial" w:hAnsi="Arial" w:cs="Arial"/>
                  <w:szCs w:val="20"/>
                </w:rPr>
                <w:t>To be approved</w:t>
              </w:r>
            </w:ins>
          </w:p>
        </w:tc>
      </w:tr>
      <w:tr w:rsidRPr="002400D8" w:rsidR="00EF3765" w:rsidTr="00362BCE" w14:paraId="7121EE8E" w14:textId="77777777">
        <w:trPr>
          <w:trHeight w:val="127"/>
          <w:ins w:author="Andreyeva, Julia" w:date="2022-03-28T11:43:00Z" w:id="6350"/>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26DE20BB" w14:textId="0700A251">
            <w:pPr>
              <w:pStyle w:val="BodyText"/>
              <w:rPr>
                <w:ins w:author="Andreyeva, Julia" w:date="2022-03-28T11:43:00Z" w:id="6351"/>
                <w:rFonts w:ascii="Arial" w:hAnsi="Arial" w:cs="Arial"/>
                <w:szCs w:val="20"/>
              </w:rPr>
            </w:pPr>
            <w:ins w:author="Andreyeva, Julia" w:date="2022-03-28T11:45:00Z" w:id="6352">
              <w:r w:rsidRPr="00245806">
                <w:rPr>
                  <w:rFonts w:ascii="Arial" w:hAnsi="Arial" w:cs="Arial"/>
                  <w:b w:val="0"/>
                  <w:bCs w:val="0"/>
                  <w:szCs w:val="20"/>
                </w:rPr>
                <w:t>LOV</w:t>
              </w:r>
            </w:ins>
          </w:p>
        </w:tc>
        <w:tc>
          <w:tcPr>
            <w:tcW w:w="1985" w:type="dxa"/>
          </w:tcPr>
          <w:p w:rsidR="00EF3765" w:rsidP="00EF3765" w:rsidRDefault="00EF3765" w14:paraId="329A7848" w14:textId="3E5FB13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53"/>
                <w:rFonts w:ascii="Arial" w:hAnsi="Arial" w:cs="Arial"/>
                <w:szCs w:val="20"/>
              </w:rPr>
            </w:pPr>
            <w:ins w:author="Andreyeva, Julia" w:date="2022-03-28T11:45:00Z" w:id="6354">
              <w:r w:rsidRPr="00245806">
                <w:rPr>
                  <w:rFonts w:ascii="Arial" w:hAnsi="Arial" w:cs="Arial"/>
                  <w:szCs w:val="20"/>
                </w:rPr>
                <w:t>Rejected</w:t>
              </w:r>
            </w:ins>
          </w:p>
        </w:tc>
        <w:tc>
          <w:tcPr>
            <w:tcW w:w="1843" w:type="dxa"/>
          </w:tcPr>
          <w:p w:rsidR="00EF3765" w:rsidP="00EF3765" w:rsidRDefault="00EF3765" w14:paraId="6B052D88" w14:textId="781DDF1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55"/>
                <w:rFonts w:ascii="Arial" w:hAnsi="Arial" w:cs="Arial"/>
                <w:szCs w:val="20"/>
              </w:rPr>
            </w:pPr>
            <w:ins w:author="Andreyeva, Julia" w:date="2022-03-28T11:45:00Z" w:id="6356">
              <w:r w:rsidRPr="00245806">
                <w:rPr>
                  <w:rFonts w:ascii="Arial" w:hAnsi="Arial" w:cs="Arial"/>
                  <w:szCs w:val="20"/>
                </w:rPr>
                <w:t>Rejected</w:t>
              </w:r>
            </w:ins>
          </w:p>
        </w:tc>
        <w:tc>
          <w:tcPr>
            <w:tcW w:w="1212" w:type="dxa"/>
          </w:tcPr>
          <w:p w:rsidRPr="002400D8" w:rsidR="00EF3765" w:rsidP="00EF3765" w:rsidRDefault="00EF3765" w14:paraId="40B0B04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57"/>
                <w:rFonts w:asciiTheme="minorHAnsi" w:hAnsiTheme="minorHAnsi" w:cstheme="minorHAnsi"/>
                <w:szCs w:val="20"/>
              </w:rPr>
            </w:pPr>
          </w:p>
        </w:tc>
        <w:tc>
          <w:tcPr>
            <w:tcW w:w="1264" w:type="dxa"/>
          </w:tcPr>
          <w:p w:rsidR="00EF3765" w:rsidP="00EF3765" w:rsidRDefault="00EF3765" w14:paraId="55671644" w14:textId="2D03A4C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58"/>
                <w:rFonts w:ascii="Arial" w:hAnsi="Arial" w:cs="Arial"/>
                <w:szCs w:val="20"/>
              </w:rPr>
            </w:pPr>
            <w:ins w:author="Andreyeva, Julia" w:date="2022-03-28T11:45:00Z" w:id="6359">
              <w:r>
                <w:rPr>
                  <w:rFonts w:ascii="Arial" w:hAnsi="Arial" w:cs="Arial"/>
                  <w:szCs w:val="20"/>
                </w:rPr>
                <w:t>KZA</w:t>
              </w:r>
            </w:ins>
          </w:p>
        </w:tc>
        <w:tc>
          <w:tcPr>
            <w:tcW w:w="1918" w:type="dxa"/>
          </w:tcPr>
          <w:p w:rsidRPr="002400D8" w:rsidR="00EF3765" w:rsidP="00EF3765" w:rsidRDefault="00EF3765" w14:paraId="6ECE0851" w14:textId="7FD668F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60"/>
                <w:rFonts w:asciiTheme="minorHAnsi" w:hAnsiTheme="minorHAnsi" w:cstheme="minorHAnsi"/>
                <w:szCs w:val="20"/>
              </w:rPr>
            </w:pPr>
            <w:ins w:author="Andreyeva, Julia" w:date="2022-03-28T11:45:00Z" w:id="6361">
              <w:r w:rsidRPr="00245806">
                <w:rPr>
                  <w:rFonts w:ascii="Arial" w:hAnsi="Arial" w:cs="Arial"/>
                  <w:szCs w:val="20"/>
                </w:rPr>
                <w:t>Rejected</w:t>
              </w:r>
            </w:ins>
          </w:p>
        </w:tc>
      </w:tr>
      <w:tr w:rsidRPr="002400D8" w:rsidR="00A14A3E" w:rsidTr="00362BCE" w14:paraId="40F27745" w14:textId="77777777">
        <w:trPr>
          <w:trHeight w:val="127"/>
          <w:ins w:author="Andreyeva, Julia" w:date="2022-03-28T13:40:00Z" w:id="6362"/>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23C204B1" w14:textId="3B06C396">
            <w:pPr>
              <w:pStyle w:val="BodyText"/>
              <w:rPr>
                <w:ins w:author="Andreyeva, Julia" w:date="2022-03-28T13:40:00Z" w:id="6363"/>
                <w:rFonts w:ascii="Arial" w:hAnsi="Arial" w:cs="Arial"/>
                <w:szCs w:val="20"/>
              </w:rPr>
            </w:pPr>
            <w:ins w:author="Andreyeva, Julia" w:date="2022-03-28T13:40:00Z" w:id="6364">
              <w:r w:rsidRPr="00245806">
                <w:rPr>
                  <w:rFonts w:ascii="Arial" w:hAnsi="Arial" w:cs="Arial"/>
                  <w:b w:val="0"/>
                  <w:bCs w:val="0"/>
                  <w:szCs w:val="20"/>
                </w:rPr>
                <w:t>LOV</w:t>
              </w:r>
            </w:ins>
          </w:p>
        </w:tc>
        <w:tc>
          <w:tcPr>
            <w:tcW w:w="1985" w:type="dxa"/>
          </w:tcPr>
          <w:p w:rsidRPr="00245806" w:rsidR="00A14A3E" w:rsidP="00A14A3E" w:rsidRDefault="00A14A3E" w14:paraId="653AAF59" w14:textId="0D8A31E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65"/>
                <w:rFonts w:ascii="Arial" w:hAnsi="Arial" w:cs="Arial"/>
                <w:szCs w:val="20"/>
              </w:rPr>
            </w:pPr>
            <w:ins w:author="Andreyeva, Julia" w:date="2022-03-28T13:40:00Z" w:id="6366">
              <w:r w:rsidRPr="00245806">
                <w:rPr>
                  <w:rFonts w:ascii="Arial" w:hAnsi="Arial" w:cs="Arial"/>
                  <w:szCs w:val="20"/>
                </w:rPr>
                <w:t>Rejected</w:t>
              </w:r>
            </w:ins>
          </w:p>
        </w:tc>
        <w:tc>
          <w:tcPr>
            <w:tcW w:w="1843" w:type="dxa"/>
          </w:tcPr>
          <w:p w:rsidRPr="00245806" w:rsidR="00A14A3E" w:rsidP="00A14A3E" w:rsidRDefault="00A14A3E" w14:paraId="1765DA40" w14:textId="09AA222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67"/>
                <w:rFonts w:ascii="Arial" w:hAnsi="Arial" w:cs="Arial"/>
                <w:szCs w:val="20"/>
              </w:rPr>
            </w:pPr>
            <w:ins w:author="Andreyeva, Julia" w:date="2022-03-28T13:40:00Z" w:id="6368">
              <w:r w:rsidRPr="00245806">
                <w:rPr>
                  <w:rFonts w:ascii="Arial" w:hAnsi="Arial" w:cs="Arial"/>
                  <w:szCs w:val="20"/>
                </w:rPr>
                <w:t>Rejected</w:t>
              </w:r>
            </w:ins>
          </w:p>
        </w:tc>
        <w:tc>
          <w:tcPr>
            <w:tcW w:w="1212" w:type="dxa"/>
          </w:tcPr>
          <w:p w:rsidRPr="002400D8" w:rsidR="00A14A3E" w:rsidP="00A14A3E" w:rsidRDefault="00A14A3E" w14:paraId="397298D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69"/>
                <w:rFonts w:asciiTheme="minorHAnsi" w:hAnsiTheme="minorHAnsi" w:cstheme="minorHAnsi"/>
                <w:szCs w:val="20"/>
              </w:rPr>
            </w:pPr>
          </w:p>
        </w:tc>
        <w:tc>
          <w:tcPr>
            <w:tcW w:w="1264" w:type="dxa"/>
          </w:tcPr>
          <w:p w:rsidR="00A14A3E" w:rsidP="00A14A3E" w:rsidRDefault="00A14A3E" w14:paraId="7C5DACBE" w14:textId="1F146AC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70"/>
                <w:rFonts w:ascii="Arial" w:hAnsi="Arial" w:cs="Arial"/>
                <w:szCs w:val="20"/>
              </w:rPr>
            </w:pPr>
            <w:ins w:author="Andreyeva, Julia" w:date="2022-03-28T13:40:00Z" w:id="6371">
              <w:r>
                <w:rPr>
                  <w:rFonts w:ascii="Arial" w:hAnsi="Arial" w:cs="Arial"/>
                  <w:szCs w:val="20"/>
                </w:rPr>
                <w:t>ENU</w:t>
              </w:r>
            </w:ins>
          </w:p>
        </w:tc>
        <w:tc>
          <w:tcPr>
            <w:tcW w:w="1918" w:type="dxa"/>
          </w:tcPr>
          <w:p w:rsidRPr="00245806" w:rsidR="00A14A3E" w:rsidP="00A14A3E" w:rsidRDefault="00A14A3E" w14:paraId="30B8E9EA" w14:textId="61050E1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0:00Z" w:id="6372"/>
                <w:rFonts w:ascii="Arial" w:hAnsi="Arial" w:cs="Arial"/>
                <w:szCs w:val="20"/>
              </w:rPr>
            </w:pPr>
            <w:ins w:author="Andreyeva, Julia" w:date="2022-03-28T13:40:00Z" w:id="6373">
              <w:r w:rsidRPr="00245806">
                <w:rPr>
                  <w:rFonts w:ascii="Arial" w:hAnsi="Arial" w:cs="Arial"/>
                  <w:szCs w:val="20"/>
                </w:rPr>
                <w:t>Rejected</w:t>
              </w:r>
            </w:ins>
          </w:p>
        </w:tc>
      </w:tr>
      <w:tr w:rsidRPr="002400D8" w:rsidR="00EF3765" w:rsidTr="00362BCE" w14:paraId="7DEFD8E5" w14:textId="77777777">
        <w:trPr>
          <w:trHeight w:val="127"/>
          <w:ins w:author="Andreyeva, Julia" w:date="2022-03-28T11:43:00Z" w:id="6374"/>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43291DA8" w14:textId="5F86E9A2">
            <w:pPr>
              <w:pStyle w:val="BodyText"/>
              <w:rPr>
                <w:ins w:author="Andreyeva, Julia" w:date="2022-03-28T11:43:00Z" w:id="6375"/>
                <w:rFonts w:ascii="Arial" w:hAnsi="Arial" w:cs="Arial"/>
                <w:szCs w:val="20"/>
              </w:rPr>
            </w:pPr>
            <w:ins w:author="Andreyeva, Julia" w:date="2022-03-28T11:45:00Z" w:id="6376">
              <w:r w:rsidRPr="00245806">
                <w:rPr>
                  <w:rFonts w:ascii="Arial" w:hAnsi="Arial" w:cs="Arial"/>
                  <w:b w:val="0"/>
                  <w:bCs w:val="0"/>
                  <w:szCs w:val="20"/>
                </w:rPr>
                <w:t>LOV</w:t>
              </w:r>
            </w:ins>
          </w:p>
        </w:tc>
        <w:tc>
          <w:tcPr>
            <w:tcW w:w="1985" w:type="dxa"/>
          </w:tcPr>
          <w:p w:rsidR="00EF3765" w:rsidP="00EF3765" w:rsidRDefault="00EF3765" w14:paraId="1B6392B8" w14:textId="55BDD46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77"/>
                <w:rFonts w:ascii="Arial" w:hAnsi="Arial" w:cs="Arial"/>
                <w:szCs w:val="20"/>
              </w:rPr>
            </w:pPr>
            <w:ins w:author="Andreyeva, Julia" w:date="2022-03-28T11:45:00Z" w:id="6378">
              <w:r w:rsidRPr="00245806">
                <w:rPr>
                  <w:rFonts w:ascii="Arial" w:hAnsi="Arial" w:cs="Arial"/>
                  <w:szCs w:val="20"/>
                </w:rPr>
                <w:t>Submitted</w:t>
              </w:r>
            </w:ins>
          </w:p>
        </w:tc>
        <w:tc>
          <w:tcPr>
            <w:tcW w:w="1843" w:type="dxa"/>
          </w:tcPr>
          <w:p w:rsidR="00EF3765" w:rsidP="00EF3765" w:rsidRDefault="00EF3765" w14:paraId="56006AC5" w14:textId="6E894F9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79"/>
                <w:rFonts w:ascii="Arial" w:hAnsi="Arial" w:cs="Arial"/>
                <w:szCs w:val="20"/>
              </w:rPr>
            </w:pPr>
            <w:ins w:author="Andreyeva, Julia" w:date="2022-03-28T11:45:00Z" w:id="6380">
              <w:r w:rsidRPr="00245806">
                <w:rPr>
                  <w:rFonts w:ascii="Arial" w:hAnsi="Arial" w:cs="Arial"/>
                  <w:szCs w:val="20"/>
                </w:rPr>
                <w:t>Submitted</w:t>
              </w:r>
            </w:ins>
          </w:p>
        </w:tc>
        <w:tc>
          <w:tcPr>
            <w:tcW w:w="1212" w:type="dxa"/>
          </w:tcPr>
          <w:p w:rsidRPr="002400D8" w:rsidR="00EF3765" w:rsidP="00EF3765" w:rsidRDefault="00EF3765" w14:paraId="690CDDC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81"/>
                <w:rFonts w:asciiTheme="minorHAnsi" w:hAnsiTheme="minorHAnsi" w:cstheme="minorHAnsi"/>
                <w:szCs w:val="20"/>
              </w:rPr>
            </w:pPr>
          </w:p>
        </w:tc>
        <w:tc>
          <w:tcPr>
            <w:tcW w:w="1264" w:type="dxa"/>
          </w:tcPr>
          <w:p w:rsidR="00EF3765" w:rsidP="00EF3765" w:rsidRDefault="00EF3765" w14:paraId="2DA62AAA" w14:textId="24C0846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82"/>
                <w:rFonts w:ascii="Arial" w:hAnsi="Arial" w:cs="Arial"/>
                <w:szCs w:val="20"/>
              </w:rPr>
            </w:pPr>
            <w:ins w:author="Andreyeva, Julia" w:date="2022-03-28T11:45:00Z" w:id="6383">
              <w:r>
                <w:rPr>
                  <w:rFonts w:ascii="Arial" w:hAnsi="Arial" w:cs="Arial"/>
                  <w:szCs w:val="20"/>
                </w:rPr>
                <w:t>KZA</w:t>
              </w:r>
            </w:ins>
          </w:p>
        </w:tc>
        <w:tc>
          <w:tcPr>
            <w:tcW w:w="1918" w:type="dxa"/>
          </w:tcPr>
          <w:p w:rsidRPr="002400D8" w:rsidR="00EF3765" w:rsidP="00EF3765" w:rsidRDefault="00EF3765" w14:paraId="5ABF74C7" w14:textId="08A4C7E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3:00Z" w:id="6384"/>
                <w:rFonts w:asciiTheme="minorHAnsi" w:hAnsiTheme="minorHAnsi" w:cstheme="minorHAnsi"/>
                <w:szCs w:val="20"/>
              </w:rPr>
            </w:pPr>
            <w:ins w:author="Andreyeva, Julia" w:date="2022-03-28T11:45:00Z" w:id="6385">
              <w:r w:rsidRPr="00245806">
                <w:rPr>
                  <w:rFonts w:ascii="Arial" w:hAnsi="Arial" w:cs="Arial"/>
                  <w:szCs w:val="20"/>
                </w:rPr>
                <w:t>Submitted</w:t>
              </w:r>
            </w:ins>
          </w:p>
        </w:tc>
      </w:tr>
      <w:tr w:rsidRPr="002400D8" w:rsidR="00A14A3E" w:rsidTr="00362BCE" w14:paraId="368C1927" w14:textId="77777777">
        <w:trPr>
          <w:trHeight w:val="127"/>
          <w:ins w:author="Andreyeva, Julia" w:date="2022-03-28T13:41:00Z" w:id="6386"/>
        </w:trPr>
        <w:tc>
          <w:tcPr>
            <w:cnfStyle w:val="001000000000" w:firstRow="0" w:lastRow="0" w:firstColumn="1" w:lastColumn="0" w:oddVBand="0" w:evenVBand="0" w:oddHBand="0" w:evenHBand="0" w:firstRowFirstColumn="0" w:firstRowLastColumn="0" w:lastRowFirstColumn="0" w:lastRowLastColumn="0"/>
            <w:tcW w:w="1696" w:type="dxa"/>
          </w:tcPr>
          <w:p w:rsidRPr="00245806" w:rsidR="00A14A3E" w:rsidP="00A14A3E" w:rsidRDefault="00A14A3E" w14:paraId="07A29BA7" w14:textId="1DE5AD44">
            <w:pPr>
              <w:pStyle w:val="BodyText"/>
              <w:rPr>
                <w:ins w:author="Andreyeva, Julia" w:date="2022-03-28T13:41:00Z" w:id="6387"/>
                <w:rFonts w:ascii="Arial" w:hAnsi="Arial" w:cs="Arial"/>
                <w:szCs w:val="20"/>
              </w:rPr>
            </w:pPr>
            <w:ins w:author="Andreyeva, Julia" w:date="2022-03-28T13:41:00Z" w:id="6388">
              <w:r w:rsidRPr="00245806">
                <w:rPr>
                  <w:rFonts w:ascii="Arial" w:hAnsi="Arial" w:cs="Arial"/>
                  <w:b w:val="0"/>
                  <w:bCs w:val="0"/>
                  <w:szCs w:val="20"/>
                </w:rPr>
                <w:lastRenderedPageBreak/>
                <w:t>LOV</w:t>
              </w:r>
            </w:ins>
          </w:p>
        </w:tc>
        <w:tc>
          <w:tcPr>
            <w:tcW w:w="1985" w:type="dxa"/>
          </w:tcPr>
          <w:p w:rsidRPr="00245806" w:rsidR="00A14A3E" w:rsidP="00A14A3E" w:rsidRDefault="00A14A3E" w14:paraId="043A06E7" w14:textId="0F34DE8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389"/>
                <w:rFonts w:ascii="Arial" w:hAnsi="Arial" w:cs="Arial"/>
                <w:szCs w:val="20"/>
              </w:rPr>
            </w:pPr>
            <w:ins w:author="Andreyeva, Julia" w:date="2022-03-28T13:41:00Z" w:id="6390">
              <w:r w:rsidRPr="00245806">
                <w:rPr>
                  <w:rFonts w:ascii="Arial" w:hAnsi="Arial" w:cs="Arial"/>
                  <w:szCs w:val="20"/>
                </w:rPr>
                <w:t>Submitted</w:t>
              </w:r>
            </w:ins>
          </w:p>
        </w:tc>
        <w:tc>
          <w:tcPr>
            <w:tcW w:w="1843" w:type="dxa"/>
          </w:tcPr>
          <w:p w:rsidRPr="00245806" w:rsidR="00A14A3E" w:rsidP="00A14A3E" w:rsidRDefault="00A14A3E" w14:paraId="4127717F" w14:textId="7A4985D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391"/>
                <w:rFonts w:ascii="Arial" w:hAnsi="Arial" w:cs="Arial"/>
                <w:szCs w:val="20"/>
              </w:rPr>
            </w:pPr>
            <w:ins w:author="Andreyeva, Julia" w:date="2022-03-28T13:41:00Z" w:id="6392">
              <w:r w:rsidRPr="00245806">
                <w:rPr>
                  <w:rFonts w:ascii="Arial" w:hAnsi="Arial" w:cs="Arial"/>
                  <w:szCs w:val="20"/>
                </w:rPr>
                <w:t>Submitted</w:t>
              </w:r>
            </w:ins>
          </w:p>
        </w:tc>
        <w:tc>
          <w:tcPr>
            <w:tcW w:w="1212" w:type="dxa"/>
          </w:tcPr>
          <w:p w:rsidRPr="002400D8" w:rsidR="00A14A3E" w:rsidP="00A14A3E" w:rsidRDefault="00A14A3E" w14:paraId="2139DF5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393"/>
                <w:rFonts w:asciiTheme="minorHAnsi" w:hAnsiTheme="minorHAnsi" w:cstheme="minorHAnsi"/>
                <w:szCs w:val="20"/>
              </w:rPr>
            </w:pPr>
          </w:p>
        </w:tc>
        <w:tc>
          <w:tcPr>
            <w:tcW w:w="1264" w:type="dxa"/>
          </w:tcPr>
          <w:p w:rsidR="00A14A3E" w:rsidP="00A14A3E" w:rsidRDefault="00A14A3E" w14:paraId="443A697E" w14:textId="1DC7BD6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394"/>
                <w:rFonts w:ascii="Arial" w:hAnsi="Arial" w:cs="Arial"/>
                <w:szCs w:val="20"/>
              </w:rPr>
            </w:pPr>
            <w:ins w:author="Andreyeva, Julia" w:date="2022-03-28T13:41:00Z" w:id="6395">
              <w:r>
                <w:rPr>
                  <w:rFonts w:ascii="Arial" w:hAnsi="Arial" w:cs="Arial"/>
                  <w:szCs w:val="20"/>
                </w:rPr>
                <w:t>ENU</w:t>
              </w:r>
            </w:ins>
          </w:p>
        </w:tc>
        <w:tc>
          <w:tcPr>
            <w:tcW w:w="1918" w:type="dxa"/>
          </w:tcPr>
          <w:p w:rsidRPr="00245806" w:rsidR="00A14A3E" w:rsidP="00A14A3E" w:rsidRDefault="00A14A3E" w14:paraId="0FEDF2E6" w14:textId="269247E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396"/>
                <w:rFonts w:ascii="Arial" w:hAnsi="Arial" w:cs="Arial"/>
                <w:szCs w:val="20"/>
              </w:rPr>
            </w:pPr>
            <w:ins w:author="Andreyeva, Julia" w:date="2022-03-28T13:41:00Z" w:id="6397">
              <w:r w:rsidRPr="00245806">
                <w:rPr>
                  <w:rFonts w:ascii="Arial" w:hAnsi="Arial" w:cs="Arial"/>
                  <w:szCs w:val="20"/>
                </w:rPr>
                <w:t>Submitted</w:t>
              </w:r>
            </w:ins>
          </w:p>
        </w:tc>
      </w:tr>
      <w:tr w:rsidRPr="002400D8" w:rsidR="00EF3765" w:rsidTr="00362BCE" w14:paraId="40EDA0C0" w14:textId="77777777">
        <w:trPr>
          <w:trHeight w:val="127"/>
          <w:ins w:author="Andreyeva, Julia" w:date="2022-03-28T11:44:00Z" w:id="6398"/>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5007E079" w14:textId="3494AF66">
            <w:pPr>
              <w:pStyle w:val="BodyText"/>
              <w:rPr>
                <w:ins w:author="Andreyeva, Julia" w:date="2022-03-28T11:44:00Z" w:id="6399"/>
                <w:rFonts w:ascii="Arial" w:hAnsi="Arial" w:cs="Arial"/>
                <w:szCs w:val="20"/>
              </w:rPr>
            </w:pPr>
            <w:ins w:author="Andreyeva, Julia" w:date="2022-03-28T11:45:00Z" w:id="6400">
              <w:r>
                <w:rPr>
                  <w:rFonts w:ascii="Arial" w:hAnsi="Arial" w:cs="Arial"/>
                  <w:b w:val="0"/>
                  <w:bCs w:val="0"/>
                  <w:szCs w:val="20"/>
                </w:rPr>
                <w:t>LOV</w:t>
              </w:r>
            </w:ins>
          </w:p>
        </w:tc>
        <w:tc>
          <w:tcPr>
            <w:tcW w:w="1985" w:type="dxa"/>
          </w:tcPr>
          <w:p w:rsidR="00EF3765" w:rsidP="00EF3765" w:rsidRDefault="00EF3765" w14:paraId="593B6336" w14:textId="4719996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01"/>
                <w:rFonts w:ascii="Arial" w:hAnsi="Arial" w:cs="Arial"/>
                <w:szCs w:val="20"/>
              </w:rPr>
            </w:pPr>
            <w:ins w:author="Andreyeva, Julia" w:date="2022-03-28T11:45:00Z" w:id="6402">
              <w:r>
                <w:rPr>
                  <w:rFonts w:ascii="Arial" w:hAnsi="Arial" w:cs="Arial"/>
                  <w:szCs w:val="20"/>
                </w:rPr>
                <w:t>Cancelled by BO</w:t>
              </w:r>
            </w:ins>
          </w:p>
        </w:tc>
        <w:tc>
          <w:tcPr>
            <w:tcW w:w="1843" w:type="dxa"/>
          </w:tcPr>
          <w:p w:rsidR="00EF3765" w:rsidP="00EF3765" w:rsidRDefault="00EF3765" w14:paraId="565A05FA" w14:textId="3C1F950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03"/>
                <w:rFonts w:ascii="Arial" w:hAnsi="Arial" w:cs="Arial"/>
                <w:szCs w:val="20"/>
              </w:rPr>
            </w:pPr>
            <w:ins w:author="Andreyeva, Julia" w:date="2022-03-28T11:45:00Z" w:id="6404">
              <w:r>
                <w:rPr>
                  <w:rFonts w:ascii="Arial" w:hAnsi="Arial" w:cs="Arial"/>
                  <w:szCs w:val="20"/>
                </w:rPr>
                <w:t>Cancelled by BO</w:t>
              </w:r>
            </w:ins>
          </w:p>
        </w:tc>
        <w:tc>
          <w:tcPr>
            <w:tcW w:w="1212" w:type="dxa"/>
          </w:tcPr>
          <w:p w:rsidRPr="002400D8" w:rsidR="00EF3765" w:rsidP="00EF3765" w:rsidRDefault="00EF3765" w14:paraId="56A42F3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05"/>
                <w:rFonts w:asciiTheme="minorHAnsi" w:hAnsiTheme="minorHAnsi" w:cstheme="minorHAnsi"/>
                <w:szCs w:val="20"/>
              </w:rPr>
            </w:pPr>
          </w:p>
        </w:tc>
        <w:tc>
          <w:tcPr>
            <w:tcW w:w="1264" w:type="dxa"/>
          </w:tcPr>
          <w:p w:rsidR="00EF3765" w:rsidP="00EF3765" w:rsidRDefault="00EF3765" w14:paraId="73B46AA8" w14:textId="22A4403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06"/>
                <w:rFonts w:ascii="Arial" w:hAnsi="Arial" w:cs="Arial"/>
                <w:szCs w:val="20"/>
              </w:rPr>
            </w:pPr>
            <w:ins w:author="Andreyeva, Julia" w:date="2022-03-28T11:45:00Z" w:id="6407">
              <w:r>
                <w:rPr>
                  <w:rFonts w:ascii="Arial" w:hAnsi="Arial" w:cs="Arial"/>
                  <w:szCs w:val="20"/>
                </w:rPr>
                <w:t>KZA</w:t>
              </w:r>
            </w:ins>
          </w:p>
        </w:tc>
        <w:tc>
          <w:tcPr>
            <w:tcW w:w="1918" w:type="dxa"/>
          </w:tcPr>
          <w:p w:rsidRPr="002400D8" w:rsidR="00EF3765" w:rsidP="00EF3765" w:rsidRDefault="00EF3765" w14:paraId="6B6C9DC6" w14:textId="1240A40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08"/>
                <w:rFonts w:asciiTheme="minorHAnsi" w:hAnsiTheme="minorHAnsi" w:cstheme="minorHAnsi"/>
                <w:szCs w:val="20"/>
              </w:rPr>
            </w:pPr>
            <w:ins w:author="Andreyeva, Julia" w:date="2022-03-28T11:45:00Z" w:id="6409">
              <w:r>
                <w:rPr>
                  <w:rFonts w:ascii="Arial" w:hAnsi="Arial" w:cs="Arial"/>
                  <w:szCs w:val="20"/>
                </w:rPr>
                <w:t>Cancelled by BO</w:t>
              </w:r>
            </w:ins>
          </w:p>
        </w:tc>
      </w:tr>
      <w:tr w:rsidRPr="002400D8" w:rsidR="00A14A3E" w:rsidTr="00362BCE" w14:paraId="1C58D5FC" w14:textId="77777777">
        <w:trPr>
          <w:trHeight w:val="127"/>
          <w:ins w:author="Andreyeva, Julia" w:date="2022-03-28T13:41:00Z" w:id="6410"/>
        </w:trPr>
        <w:tc>
          <w:tcPr>
            <w:cnfStyle w:val="001000000000" w:firstRow="0" w:lastRow="0" w:firstColumn="1" w:lastColumn="0" w:oddVBand="0" w:evenVBand="0" w:oddHBand="0" w:evenHBand="0" w:firstRowFirstColumn="0" w:firstRowLastColumn="0" w:lastRowFirstColumn="0" w:lastRowLastColumn="0"/>
            <w:tcW w:w="1696" w:type="dxa"/>
          </w:tcPr>
          <w:p w:rsidR="00A14A3E" w:rsidP="00A14A3E" w:rsidRDefault="00A14A3E" w14:paraId="7986114B" w14:textId="35630A5F">
            <w:pPr>
              <w:pStyle w:val="BodyText"/>
              <w:rPr>
                <w:ins w:author="Andreyeva, Julia" w:date="2022-03-28T13:41:00Z" w:id="6411"/>
                <w:rFonts w:ascii="Arial" w:hAnsi="Arial" w:cs="Arial"/>
                <w:szCs w:val="20"/>
              </w:rPr>
            </w:pPr>
            <w:ins w:author="Andreyeva, Julia" w:date="2022-03-28T13:41:00Z" w:id="6412">
              <w:r>
                <w:rPr>
                  <w:rFonts w:ascii="Arial" w:hAnsi="Arial" w:cs="Arial"/>
                  <w:b w:val="0"/>
                  <w:bCs w:val="0"/>
                  <w:szCs w:val="20"/>
                </w:rPr>
                <w:t>LOV</w:t>
              </w:r>
            </w:ins>
          </w:p>
        </w:tc>
        <w:tc>
          <w:tcPr>
            <w:tcW w:w="1985" w:type="dxa"/>
          </w:tcPr>
          <w:p w:rsidR="00A14A3E" w:rsidP="00A14A3E" w:rsidRDefault="00A14A3E" w14:paraId="27525B04" w14:textId="3391A58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13"/>
                <w:rFonts w:ascii="Arial" w:hAnsi="Arial" w:cs="Arial"/>
                <w:szCs w:val="20"/>
              </w:rPr>
            </w:pPr>
            <w:ins w:author="Andreyeva, Julia" w:date="2022-03-28T13:41:00Z" w:id="6414">
              <w:r>
                <w:rPr>
                  <w:rFonts w:ascii="Arial" w:hAnsi="Arial" w:cs="Arial"/>
                  <w:szCs w:val="20"/>
                </w:rPr>
                <w:t>Cancelled by BO</w:t>
              </w:r>
            </w:ins>
          </w:p>
        </w:tc>
        <w:tc>
          <w:tcPr>
            <w:tcW w:w="1843" w:type="dxa"/>
          </w:tcPr>
          <w:p w:rsidR="00A14A3E" w:rsidP="00A14A3E" w:rsidRDefault="00A14A3E" w14:paraId="1D7A6A2B" w14:textId="7588A6D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15"/>
                <w:rFonts w:ascii="Arial" w:hAnsi="Arial" w:cs="Arial"/>
                <w:szCs w:val="20"/>
              </w:rPr>
            </w:pPr>
            <w:ins w:author="Andreyeva, Julia" w:date="2022-03-28T13:41:00Z" w:id="6416">
              <w:r>
                <w:rPr>
                  <w:rFonts w:ascii="Arial" w:hAnsi="Arial" w:cs="Arial"/>
                  <w:szCs w:val="20"/>
                </w:rPr>
                <w:t>Cancelled by BO</w:t>
              </w:r>
            </w:ins>
          </w:p>
        </w:tc>
        <w:tc>
          <w:tcPr>
            <w:tcW w:w="1212" w:type="dxa"/>
          </w:tcPr>
          <w:p w:rsidRPr="002400D8" w:rsidR="00A14A3E" w:rsidP="00A14A3E" w:rsidRDefault="00A14A3E" w14:paraId="7C47B28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17"/>
                <w:rFonts w:asciiTheme="minorHAnsi" w:hAnsiTheme="minorHAnsi" w:cstheme="minorHAnsi"/>
                <w:szCs w:val="20"/>
              </w:rPr>
            </w:pPr>
          </w:p>
        </w:tc>
        <w:tc>
          <w:tcPr>
            <w:tcW w:w="1264" w:type="dxa"/>
          </w:tcPr>
          <w:p w:rsidR="00A14A3E" w:rsidP="00A14A3E" w:rsidRDefault="00A14A3E" w14:paraId="659A07F7" w14:textId="37D3A7B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18"/>
                <w:rFonts w:ascii="Arial" w:hAnsi="Arial" w:cs="Arial"/>
                <w:szCs w:val="20"/>
              </w:rPr>
            </w:pPr>
            <w:ins w:author="Andreyeva, Julia" w:date="2022-03-28T13:41:00Z" w:id="6419">
              <w:r>
                <w:rPr>
                  <w:rFonts w:ascii="Arial" w:hAnsi="Arial" w:cs="Arial"/>
                  <w:szCs w:val="20"/>
                </w:rPr>
                <w:t>ENU</w:t>
              </w:r>
            </w:ins>
          </w:p>
        </w:tc>
        <w:tc>
          <w:tcPr>
            <w:tcW w:w="1918" w:type="dxa"/>
          </w:tcPr>
          <w:p w:rsidR="00A14A3E" w:rsidP="00A14A3E" w:rsidRDefault="00A14A3E" w14:paraId="61307DD9" w14:textId="1E67829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20"/>
                <w:rFonts w:ascii="Arial" w:hAnsi="Arial" w:cs="Arial"/>
                <w:szCs w:val="20"/>
              </w:rPr>
            </w:pPr>
            <w:ins w:author="Andreyeva, Julia" w:date="2022-03-28T13:41:00Z" w:id="6421">
              <w:r>
                <w:rPr>
                  <w:rFonts w:ascii="Arial" w:hAnsi="Arial" w:cs="Arial"/>
                  <w:szCs w:val="20"/>
                </w:rPr>
                <w:t>Cancelled by BO</w:t>
              </w:r>
            </w:ins>
          </w:p>
        </w:tc>
      </w:tr>
      <w:tr w:rsidRPr="002400D8" w:rsidR="00EF3765" w:rsidTr="00362BCE" w14:paraId="6B6AAC3E" w14:textId="77777777">
        <w:trPr>
          <w:trHeight w:val="127"/>
          <w:ins w:author="Andreyeva, Julia" w:date="2022-03-28T11:44:00Z" w:id="6422"/>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56508B34" w14:textId="54E1416F">
            <w:pPr>
              <w:pStyle w:val="BodyText"/>
              <w:rPr>
                <w:ins w:author="Andreyeva, Julia" w:date="2022-03-28T11:44:00Z" w:id="6423"/>
                <w:rFonts w:ascii="Arial" w:hAnsi="Arial" w:cs="Arial"/>
                <w:szCs w:val="20"/>
              </w:rPr>
            </w:pPr>
            <w:ins w:author="Andreyeva, Julia" w:date="2022-03-28T11:45:00Z" w:id="6424">
              <w:r>
                <w:rPr>
                  <w:rFonts w:ascii="Arial" w:hAnsi="Arial" w:cs="Arial"/>
                  <w:b w:val="0"/>
                  <w:bCs w:val="0"/>
                  <w:szCs w:val="20"/>
                </w:rPr>
                <w:t>LOV</w:t>
              </w:r>
            </w:ins>
          </w:p>
        </w:tc>
        <w:tc>
          <w:tcPr>
            <w:tcW w:w="1985" w:type="dxa"/>
          </w:tcPr>
          <w:p w:rsidR="00EF3765" w:rsidP="00EF3765" w:rsidRDefault="00EF3765" w14:paraId="6AF93FE6" w14:textId="6098358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25"/>
                <w:rFonts w:ascii="Arial" w:hAnsi="Arial" w:cs="Arial"/>
                <w:szCs w:val="20"/>
              </w:rPr>
            </w:pPr>
            <w:ins w:author="Andreyeva, Julia" w:date="2022-03-28T11:45:00Z" w:id="6426">
              <w:r>
                <w:rPr>
                  <w:rFonts w:ascii="Arial" w:hAnsi="Arial" w:cs="Arial"/>
                  <w:szCs w:val="20"/>
                </w:rPr>
                <w:t>Cancelled by TM</w:t>
              </w:r>
            </w:ins>
          </w:p>
        </w:tc>
        <w:tc>
          <w:tcPr>
            <w:tcW w:w="1843" w:type="dxa"/>
          </w:tcPr>
          <w:p w:rsidR="00EF3765" w:rsidP="00EF3765" w:rsidRDefault="00EF3765" w14:paraId="77155DFA" w14:textId="4A4BA0E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27"/>
                <w:rFonts w:ascii="Arial" w:hAnsi="Arial" w:cs="Arial"/>
                <w:szCs w:val="20"/>
              </w:rPr>
            </w:pPr>
            <w:ins w:author="Andreyeva, Julia" w:date="2022-03-28T11:45:00Z" w:id="6428">
              <w:r>
                <w:rPr>
                  <w:rFonts w:ascii="Arial" w:hAnsi="Arial" w:cs="Arial"/>
                  <w:szCs w:val="20"/>
                </w:rPr>
                <w:t>Cancelled by TM</w:t>
              </w:r>
            </w:ins>
          </w:p>
        </w:tc>
        <w:tc>
          <w:tcPr>
            <w:tcW w:w="1212" w:type="dxa"/>
          </w:tcPr>
          <w:p w:rsidRPr="002400D8" w:rsidR="00EF3765" w:rsidP="00EF3765" w:rsidRDefault="00EF3765" w14:paraId="09C330B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29"/>
                <w:rFonts w:asciiTheme="minorHAnsi" w:hAnsiTheme="minorHAnsi" w:cstheme="minorHAnsi"/>
                <w:szCs w:val="20"/>
              </w:rPr>
            </w:pPr>
          </w:p>
        </w:tc>
        <w:tc>
          <w:tcPr>
            <w:tcW w:w="1264" w:type="dxa"/>
          </w:tcPr>
          <w:p w:rsidR="00EF3765" w:rsidP="00EF3765" w:rsidRDefault="00EF3765" w14:paraId="20319250" w14:textId="5269156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30"/>
                <w:rFonts w:ascii="Arial" w:hAnsi="Arial" w:cs="Arial"/>
                <w:szCs w:val="20"/>
              </w:rPr>
            </w:pPr>
            <w:ins w:author="Andreyeva, Julia" w:date="2022-03-28T11:45:00Z" w:id="6431">
              <w:r>
                <w:rPr>
                  <w:rFonts w:ascii="Arial" w:hAnsi="Arial" w:cs="Arial"/>
                  <w:szCs w:val="20"/>
                </w:rPr>
                <w:t>KZA</w:t>
              </w:r>
            </w:ins>
          </w:p>
        </w:tc>
        <w:tc>
          <w:tcPr>
            <w:tcW w:w="1918" w:type="dxa"/>
          </w:tcPr>
          <w:p w:rsidRPr="002400D8" w:rsidR="00EF3765" w:rsidP="00EF3765" w:rsidRDefault="00EF3765" w14:paraId="28C6BDC3" w14:textId="2467464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32"/>
                <w:rFonts w:asciiTheme="minorHAnsi" w:hAnsiTheme="minorHAnsi" w:cstheme="minorHAnsi"/>
                <w:szCs w:val="20"/>
              </w:rPr>
            </w:pPr>
            <w:ins w:author="Andreyeva, Julia" w:date="2022-03-28T11:45:00Z" w:id="6433">
              <w:r>
                <w:rPr>
                  <w:rFonts w:ascii="Arial" w:hAnsi="Arial" w:cs="Arial"/>
                  <w:szCs w:val="20"/>
                </w:rPr>
                <w:t>Cancelled by TM</w:t>
              </w:r>
            </w:ins>
          </w:p>
        </w:tc>
      </w:tr>
      <w:tr w:rsidRPr="002400D8" w:rsidR="00A14A3E" w:rsidTr="00362BCE" w14:paraId="4758BD6E" w14:textId="77777777">
        <w:trPr>
          <w:trHeight w:val="127"/>
          <w:ins w:author="Andreyeva, Julia" w:date="2022-03-28T13:41:00Z" w:id="6434"/>
        </w:trPr>
        <w:tc>
          <w:tcPr>
            <w:cnfStyle w:val="001000000000" w:firstRow="0" w:lastRow="0" w:firstColumn="1" w:lastColumn="0" w:oddVBand="0" w:evenVBand="0" w:oddHBand="0" w:evenHBand="0" w:firstRowFirstColumn="0" w:firstRowLastColumn="0" w:lastRowFirstColumn="0" w:lastRowLastColumn="0"/>
            <w:tcW w:w="1696" w:type="dxa"/>
          </w:tcPr>
          <w:p w:rsidR="00A14A3E" w:rsidP="00A14A3E" w:rsidRDefault="00A14A3E" w14:paraId="34F08884" w14:textId="70DDF074">
            <w:pPr>
              <w:pStyle w:val="BodyText"/>
              <w:rPr>
                <w:ins w:author="Andreyeva, Julia" w:date="2022-03-28T13:41:00Z" w:id="6435"/>
                <w:rFonts w:ascii="Arial" w:hAnsi="Arial" w:cs="Arial"/>
                <w:szCs w:val="20"/>
              </w:rPr>
            </w:pPr>
            <w:ins w:author="Andreyeva, Julia" w:date="2022-03-28T13:41:00Z" w:id="6436">
              <w:r>
                <w:rPr>
                  <w:rFonts w:ascii="Arial" w:hAnsi="Arial" w:cs="Arial"/>
                  <w:b w:val="0"/>
                  <w:bCs w:val="0"/>
                  <w:szCs w:val="20"/>
                </w:rPr>
                <w:t>LOV</w:t>
              </w:r>
            </w:ins>
          </w:p>
        </w:tc>
        <w:tc>
          <w:tcPr>
            <w:tcW w:w="1985" w:type="dxa"/>
          </w:tcPr>
          <w:p w:rsidR="00A14A3E" w:rsidP="00A14A3E" w:rsidRDefault="00A14A3E" w14:paraId="0AB1F1F8" w14:textId="0D5E75A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37"/>
                <w:rFonts w:ascii="Arial" w:hAnsi="Arial" w:cs="Arial"/>
                <w:szCs w:val="20"/>
              </w:rPr>
            </w:pPr>
            <w:ins w:author="Andreyeva, Julia" w:date="2022-03-28T13:41:00Z" w:id="6438">
              <w:r>
                <w:rPr>
                  <w:rFonts w:ascii="Arial" w:hAnsi="Arial" w:cs="Arial"/>
                  <w:szCs w:val="20"/>
                </w:rPr>
                <w:t>Cancelled by TM</w:t>
              </w:r>
            </w:ins>
          </w:p>
        </w:tc>
        <w:tc>
          <w:tcPr>
            <w:tcW w:w="1843" w:type="dxa"/>
          </w:tcPr>
          <w:p w:rsidR="00A14A3E" w:rsidP="00A14A3E" w:rsidRDefault="00A14A3E" w14:paraId="679C6B8B" w14:textId="7BD41D2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39"/>
                <w:rFonts w:ascii="Arial" w:hAnsi="Arial" w:cs="Arial"/>
                <w:szCs w:val="20"/>
              </w:rPr>
            </w:pPr>
            <w:ins w:author="Andreyeva, Julia" w:date="2022-03-28T13:41:00Z" w:id="6440">
              <w:r>
                <w:rPr>
                  <w:rFonts w:ascii="Arial" w:hAnsi="Arial" w:cs="Arial"/>
                  <w:szCs w:val="20"/>
                </w:rPr>
                <w:t>Cancelled by TM</w:t>
              </w:r>
            </w:ins>
          </w:p>
        </w:tc>
        <w:tc>
          <w:tcPr>
            <w:tcW w:w="1212" w:type="dxa"/>
          </w:tcPr>
          <w:p w:rsidRPr="002400D8" w:rsidR="00A14A3E" w:rsidP="00A14A3E" w:rsidRDefault="00A14A3E" w14:paraId="76D6930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41"/>
                <w:rFonts w:asciiTheme="minorHAnsi" w:hAnsiTheme="minorHAnsi" w:cstheme="minorHAnsi"/>
                <w:szCs w:val="20"/>
              </w:rPr>
            </w:pPr>
          </w:p>
        </w:tc>
        <w:tc>
          <w:tcPr>
            <w:tcW w:w="1264" w:type="dxa"/>
          </w:tcPr>
          <w:p w:rsidR="00A14A3E" w:rsidP="00A14A3E" w:rsidRDefault="00A14A3E" w14:paraId="20D36416" w14:textId="0CF89A8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42"/>
                <w:rFonts w:ascii="Arial" w:hAnsi="Arial" w:cs="Arial"/>
                <w:szCs w:val="20"/>
              </w:rPr>
            </w:pPr>
            <w:ins w:author="Andreyeva, Julia" w:date="2022-03-28T13:41:00Z" w:id="6443">
              <w:r>
                <w:rPr>
                  <w:rFonts w:ascii="Arial" w:hAnsi="Arial" w:cs="Arial"/>
                  <w:szCs w:val="20"/>
                </w:rPr>
                <w:t>ENU</w:t>
              </w:r>
            </w:ins>
          </w:p>
        </w:tc>
        <w:tc>
          <w:tcPr>
            <w:tcW w:w="1918" w:type="dxa"/>
          </w:tcPr>
          <w:p w:rsidR="00A14A3E" w:rsidP="00A14A3E" w:rsidRDefault="00A14A3E" w14:paraId="68B3733C" w14:textId="4AB6D9C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44"/>
                <w:rFonts w:ascii="Arial" w:hAnsi="Arial" w:cs="Arial"/>
                <w:szCs w:val="20"/>
              </w:rPr>
            </w:pPr>
            <w:ins w:author="Andreyeva, Julia" w:date="2022-03-28T13:41:00Z" w:id="6445">
              <w:r>
                <w:rPr>
                  <w:rFonts w:ascii="Arial" w:hAnsi="Arial" w:cs="Arial"/>
                  <w:szCs w:val="20"/>
                </w:rPr>
                <w:t>Cancelled by TM</w:t>
              </w:r>
            </w:ins>
          </w:p>
        </w:tc>
      </w:tr>
      <w:tr w:rsidRPr="002400D8" w:rsidR="00EF3765" w:rsidTr="00362BCE" w14:paraId="32A87F19" w14:textId="77777777">
        <w:trPr>
          <w:trHeight w:val="127"/>
          <w:ins w:author="Andreyeva, Julia" w:date="2022-03-28T11:44:00Z" w:id="6446"/>
        </w:trPr>
        <w:tc>
          <w:tcPr>
            <w:cnfStyle w:val="001000000000" w:firstRow="0" w:lastRow="0" w:firstColumn="1" w:lastColumn="0" w:oddVBand="0" w:evenVBand="0" w:oddHBand="0" w:evenHBand="0" w:firstRowFirstColumn="0" w:firstRowLastColumn="0" w:lastRowFirstColumn="0" w:lastRowLastColumn="0"/>
            <w:tcW w:w="1696" w:type="dxa"/>
          </w:tcPr>
          <w:p w:rsidR="00EF3765" w:rsidP="00EF3765" w:rsidRDefault="00EF3765" w14:paraId="72121235" w14:textId="28FF98D7">
            <w:pPr>
              <w:pStyle w:val="BodyText"/>
              <w:rPr>
                <w:ins w:author="Andreyeva, Julia" w:date="2022-03-28T11:44:00Z" w:id="6447"/>
                <w:rFonts w:ascii="Arial" w:hAnsi="Arial" w:cs="Arial"/>
                <w:szCs w:val="20"/>
              </w:rPr>
            </w:pPr>
            <w:ins w:author="Andreyeva, Julia" w:date="2022-03-28T11:45:00Z" w:id="6448">
              <w:r>
                <w:rPr>
                  <w:rFonts w:ascii="Arial" w:hAnsi="Arial" w:cs="Arial"/>
                  <w:b w:val="0"/>
                  <w:bCs w:val="0"/>
                  <w:szCs w:val="20"/>
                </w:rPr>
                <w:t>LOV</w:t>
              </w:r>
            </w:ins>
          </w:p>
        </w:tc>
        <w:tc>
          <w:tcPr>
            <w:tcW w:w="1985" w:type="dxa"/>
          </w:tcPr>
          <w:p w:rsidR="00EF3765" w:rsidP="00EF3765" w:rsidRDefault="00EF3765" w14:paraId="3A518097" w14:textId="7097266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49"/>
                <w:rFonts w:ascii="Arial" w:hAnsi="Arial" w:cs="Arial"/>
                <w:szCs w:val="20"/>
              </w:rPr>
            </w:pPr>
            <w:ins w:author="Andreyeva, Julia" w:date="2022-03-28T11:45:00Z" w:id="6450">
              <w:r>
                <w:rPr>
                  <w:rFonts w:ascii="Arial" w:hAnsi="Arial" w:cs="Arial"/>
                  <w:szCs w:val="20"/>
                </w:rPr>
                <w:t>Received</w:t>
              </w:r>
            </w:ins>
          </w:p>
        </w:tc>
        <w:tc>
          <w:tcPr>
            <w:tcW w:w="1843" w:type="dxa"/>
          </w:tcPr>
          <w:p w:rsidR="00EF3765" w:rsidP="00EF3765" w:rsidRDefault="00EF3765" w14:paraId="63BEF05A" w14:textId="71AA17E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51"/>
                <w:rFonts w:ascii="Arial" w:hAnsi="Arial" w:cs="Arial"/>
                <w:szCs w:val="20"/>
              </w:rPr>
            </w:pPr>
            <w:ins w:author="Andreyeva, Julia" w:date="2022-03-28T11:45:00Z" w:id="6452">
              <w:r>
                <w:rPr>
                  <w:rFonts w:ascii="Arial" w:hAnsi="Arial" w:cs="Arial"/>
                  <w:szCs w:val="20"/>
                </w:rPr>
                <w:t>Received</w:t>
              </w:r>
            </w:ins>
          </w:p>
        </w:tc>
        <w:tc>
          <w:tcPr>
            <w:tcW w:w="1212" w:type="dxa"/>
          </w:tcPr>
          <w:p w:rsidRPr="002400D8" w:rsidR="00EF3765" w:rsidP="00EF3765" w:rsidRDefault="00EF3765" w14:paraId="2F17A22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53"/>
                <w:rFonts w:asciiTheme="minorHAnsi" w:hAnsiTheme="minorHAnsi" w:cstheme="minorHAnsi"/>
                <w:szCs w:val="20"/>
              </w:rPr>
            </w:pPr>
          </w:p>
        </w:tc>
        <w:tc>
          <w:tcPr>
            <w:tcW w:w="1264" w:type="dxa"/>
          </w:tcPr>
          <w:p w:rsidR="00EF3765" w:rsidP="00EF3765" w:rsidRDefault="00EF3765" w14:paraId="38B5B7B9" w14:textId="256335B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54"/>
                <w:rFonts w:ascii="Arial" w:hAnsi="Arial" w:cs="Arial"/>
                <w:szCs w:val="20"/>
              </w:rPr>
            </w:pPr>
            <w:ins w:author="Andreyeva, Julia" w:date="2022-03-28T11:45:00Z" w:id="6455">
              <w:r>
                <w:rPr>
                  <w:rFonts w:ascii="Arial" w:hAnsi="Arial" w:cs="Arial"/>
                  <w:szCs w:val="20"/>
                </w:rPr>
                <w:t>KZA</w:t>
              </w:r>
            </w:ins>
          </w:p>
        </w:tc>
        <w:tc>
          <w:tcPr>
            <w:tcW w:w="1918" w:type="dxa"/>
          </w:tcPr>
          <w:p w:rsidRPr="002400D8" w:rsidR="00EF3765" w:rsidP="00EF3765" w:rsidRDefault="00EF3765" w14:paraId="2E55F519" w14:textId="6A103D4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44:00Z" w:id="6456"/>
                <w:rFonts w:asciiTheme="minorHAnsi" w:hAnsiTheme="minorHAnsi" w:cstheme="minorHAnsi"/>
                <w:szCs w:val="20"/>
              </w:rPr>
            </w:pPr>
            <w:ins w:author="Andreyeva, Julia" w:date="2022-03-28T11:45:00Z" w:id="6457">
              <w:r>
                <w:rPr>
                  <w:rFonts w:ascii="Arial" w:hAnsi="Arial" w:cs="Arial"/>
                  <w:szCs w:val="20"/>
                </w:rPr>
                <w:t>Received</w:t>
              </w:r>
            </w:ins>
          </w:p>
        </w:tc>
      </w:tr>
      <w:tr w:rsidRPr="002400D8" w:rsidR="00A14A3E" w:rsidTr="00362BCE" w14:paraId="0B307B10" w14:textId="77777777">
        <w:trPr>
          <w:trHeight w:val="127"/>
          <w:ins w:author="Andreyeva, Julia" w:date="2022-03-28T13:41:00Z" w:id="6458"/>
        </w:trPr>
        <w:tc>
          <w:tcPr>
            <w:cnfStyle w:val="001000000000" w:firstRow="0" w:lastRow="0" w:firstColumn="1" w:lastColumn="0" w:oddVBand="0" w:evenVBand="0" w:oddHBand="0" w:evenHBand="0" w:firstRowFirstColumn="0" w:firstRowLastColumn="0" w:lastRowFirstColumn="0" w:lastRowLastColumn="0"/>
            <w:tcW w:w="1696" w:type="dxa"/>
          </w:tcPr>
          <w:p w:rsidR="00A14A3E" w:rsidP="00A14A3E" w:rsidRDefault="00A14A3E" w14:paraId="51FC1E37" w14:textId="7BD5A0D8">
            <w:pPr>
              <w:pStyle w:val="BodyText"/>
              <w:rPr>
                <w:ins w:author="Andreyeva, Julia" w:date="2022-03-28T13:41:00Z" w:id="6459"/>
                <w:rFonts w:ascii="Arial" w:hAnsi="Arial" w:cs="Arial"/>
                <w:szCs w:val="20"/>
              </w:rPr>
            </w:pPr>
            <w:ins w:author="Andreyeva, Julia" w:date="2022-03-28T13:41:00Z" w:id="6460">
              <w:r>
                <w:rPr>
                  <w:rFonts w:ascii="Arial" w:hAnsi="Arial" w:cs="Arial"/>
                  <w:b w:val="0"/>
                  <w:bCs w:val="0"/>
                  <w:szCs w:val="20"/>
                </w:rPr>
                <w:t>LOV</w:t>
              </w:r>
            </w:ins>
          </w:p>
        </w:tc>
        <w:tc>
          <w:tcPr>
            <w:tcW w:w="1985" w:type="dxa"/>
          </w:tcPr>
          <w:p w:rsidR="00A14A3E" w:rsidP="00A14A3E" w:rsidRDefault="00A14A3E" w14:paraId="501FFD38" w14:textId="4D886AF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61"/>
                <w:rFonts w:ascii="Arial" w:hAnsi="Arial" w:cs="Arial"/>
                <w:szCs w:val="20"/>
              </w:rPr>
            </w:pPr>
            <w:ins w:author="Andreyeva, Julia" w:date="2022-03-28T13:41:00Z" w:id="6462">
              <w:r>
                <w:rPr>
                  <w:rFonts w:ascii="Arial" w:hAnsi="Arial" w:cs="Arial"/>
                  <w:szCs w:val="20"/>
                </w:rPr>
                <w:t>Received</w:t>
              </w:r>
            </w:ins>
          </w:p>
        </w:tc>
        <w:tc>
          <w:tcPr>
            <w:tcW w:w="1843" w:type="dxa"/>
          </w:tcPr>
          <w:p w:rsidR="00A14A3E" w:rsidP="00A14A3E" w:rsidRDefault="00A14A3E" w14:paraId="764233FE" w14:textId="057C602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63"/>
                <w:rFonts w:ascii="Arial" w:hAnsi="Arial" w:cs="Arial"/>
                <w:szCs w:val="20"/>
              </w:rPr>
            </w:pPr>
            <w:ins w:author="Andreyeva, Julia" w:date="2022-03-28T13:41:00Z" w:id="6464">
              <w:r>
                <w:rPr>
                  <w:rFonts w:ascii="Arial" w:hAnsi="Arial" w:cs="Arial"/>
                  <w:szCs w:val="20"/>
                </w:rPr>
                <w:t>Received</w:t>
              </w:r>
            </w:ins>
          </w:p>
        </w:tc>
        <w:tc>
          <w:tcPr>
            <w:tcW w:w="1212" w:type="dxa"/>
          </w:tcPr>
          <w:p w:rsidRPr="002400D8" w:rsidR="00A14A3E" w:rsidP="00A14A3E" w:rsidRDefault="00A14A3E" w14:paraId="64D191A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65"/>
                <w:rFonts w:asciiTheme="minorHAnsi" w:hAnsiTheme="minorHAnsi" w:cstheme="minorHAnsi"/>
                <w:szCs w:val="20"/>
              </w:rPr>
            </w:pPr>
          </w:p>
        </w:tc>
        <w:tc>
          <w:tcPr>
            <w:tcW w:w="1264" w:type="dxa"/>
          </w:tcPr>
          <w:p w:rsidR="00A14A3E" w:rsidP="00A14A3E" w:rsidRDefault="00A14A3E" w14:paraId="56CCBF27" w14:textId="0119A88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66"/>
                <w:rFonts w:ascii="Arial" w:hAnsi="Arial" w:cs="Arial"/>
                <w:szCs w:val="20"/>
              </w:rPr>
            </w:pPr>
            <w:ins w:author="Andreyeva, Julia" w:date="2022-03-28T13:42:00Z" w:id="6467">
              <w:r>
                <w:rPr>
                  <w:rFonts w:ascii="Arial" w:hAnsi="Arial" w:cs="Arial"/>
                  <w:szCs w:val="20"/>
                </w:rPr>
                <w:t>ENU</w:t>
              </w:r>
            </w:ins>
          </w:p>
        </w:tc>
        <w:tc>
          <w:tcPr>
            <w:tcW w:w="1918" w:type="dxa"/>
          </w:tcPr>
          <w:p w:rsidR="00A14A3E" w:rsidP="00A14A3E" w:rsidRDefault="00A14A3E" w14:paraId="07CE2A11" w14:textId="112BAFA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1:00Z" w:id="6468"/>
                <w:rFonts w:ascii="Arial" w:hAnsi="Arial" w:cs="Arial"/>
                <w:szCs w:val="20"/>
              </w:rPr>
            </w:pPr>
            <w:ins w:author="Andreyeva, Julia" w:date="2022-03-28T13:41:00Z" w:id="6469">
              <w:r>
                <w:rPr>
                  <w:rFonts w:ascii="Arial" w:hAnsi="Arial" w:cs="Arial"/>
                  <w:szCs w:val="20"/>
                </w:rPr>
                <w:t>Received</w:t>
              </w:r>
            </w:ins>
          </w:p>
        </w:tc>
      </w:tr>
    </w:tbl>
    <w:p w:rsidR="00C67B13" w:rsidP="00D31061" w:rsidRDefault="00C67B13" w14:paraId="784521FF" w14:textId="77777777"/>
    <w:p w:rsidRPr="00140A91" w:rsidR="00B00E4F" w:rsidP="00D31061" w:rsidRDefault="00B01AAC" w14:paraId="30FEADE6" w14:textId="2F11C939">
      <w:pPr>
        <w:rPr>
          <w:ins w:author="Andreyeva, Julia" w:date="2022-03-03T17:18:00Z" w:id="6470"/>
          <w:b/>
          <w:bCs/>
          <w:lang w:val="en-US"/>
          <w:rPrChange w:author="Andreyeva, Julia" w:date="2022-03-18T14:20:00Z" w:id="6471">
            <w:rPr>
              <w:ins w:author="Andreyeva, Julia" w:date="2022-03-03T17:18:00Z" w:id="6472"/>
              <w:b/>
              <w:bCs/>
              <w:color w:val="C00000"/>
              <w:lang w:val="en-US"/>
            </w:rPr>
          </w:rPrChange>
        </w:rPr>
      </w:pPr>
      <w:ins w:author="Andreyeva, Julia" w:date="2022-03-03T17:17:00Z" w:id="6473">
        <w:r w:rsidRPr="00140A91">
          <w:rPr>
            <w:b/>
            <w:bCs/>
            <w:lang w:val="en-US"/>
            <w:rPrChange w:author="Andreyeva, Julia" w:date="2022-03-18T14:20:00Z" w:id="6474">
              <w:rPr>
                <w:b/>
                <w:bCs/>
                <w:color w:val="C00000"/>
                <w:lang w:val="en-US"/>
              </w:rPr>
            </w:rPrChange>
          </w:rPr>
          <w:t xml:space="preserve">Stock </w:t>
        </w:r>
        <w:proofErr w:type="gramStart"/>
        <w:r w:rsidRPr="00140A91">
          <w:rPr>
            <w:b/>
            <w:bCs/>
            <w:lang w:val="en-US"/>
            <w:rPrChange w:author="Andreyeva, Julia" w:date="2022-03-18T14:20:00Z" w:id="6475">
              <w:rPr>
                <w:b/>
                <w:bCs/>
                <w:color w:val="C00000"/>
                <w:lang w:val="en-US"/>
              </w:rPr>
            </w:rPrChange>
          </w:rPr>
          <w:t>receive</w:t>
        </w:r>
      </w:ins>
      <w:proofErr w:type="gramEnd"/>
    </w:p>
    <w:tbl>
      <w:tblPr>
        <w:tblStyle w:val="GridTable1Light-Accent6"/>
        <w:tblW w:w="9864" w:type="dxa"/>
        <w:tblLayout w:type="fixed"/>
        <w:tblLook w:val="00A0" w:firstRow="1" w:lastRow="0" w:firstColumn="1" w:lastColumn="0" w:noHBand="0" w:noVBand="0"/>
      </w:tblPr>
      <w:tblGrid>
        <w:gridCol w:w="1795"/>
        <w:gridCol w:w="1170"/>
        <w:gridCol w:w="2520"/>
        <w:gridCol w:w="1440"/>
        <w:gridCol w:w="2939"/>
      </w:tblGrid>
      <w:tr w:rsidRPr="00B00E4F" w:rsidR="00210BC0" w:rsidTr="00362BCE" w14:paraId="546C4BEC" w14:textId="77777777">
        <w:trPr>
          <w:cnfStyle w:val="100000000000" w:firstRow="1" w:lastRow="0" w:firstColumn="0" w:lastColumn="0" w:oddVBand="0" w:evenVBand="0" w:oddHBand="0" w:evenHBand="0" w:firstRowFirstColumn="0" w:firstRowLastColumn="0" w:lastRowFirstColumn="0" w:lastRowLastColumn="0"/>
          <w:ins w:author="Andreyeva, Julia" w:date="2022-03-03T17:18:00Z" w:id="6476"/>
        </w:trPr>
        <w:tc>
          <w:tcPr>
            <w:cnfStyle w:val="001000000000" w:firstRow="0" w:lastRow="0" w:firstColumn="1" w:lastColumn="0" w:oddVBand="0" w:evenVBand="0" w:oddHBand="0" w:evenHBand="0" w:firstRowFirstColumn="0" w:firstRowLastColumn="0" w:lastRowFirstColumn="0" w:lastRowLastColumn="0"/>
            <w:tcW w:w="1795" w:type="dxa"/>
            <w:shd w:val="clear" w:color="auto" w:fill="2B5D9A" w:themeFill="accent6" w:themeFillShade="BF"/>
          </w:tcPr>
          <w:p w:rsidRPr="00B00E4F" w:rsidR="00210BC0" w:rsidP="00362BCE" w:rsidRDefault="00210BC0" w14:paraId="3E8C6AA8" w14:textId="77777777">
            <w:pPr>
              <w:pStyle w:val="BodyText"/>
              <w:rPr>
                <w:ins w:author="Andreyeva, Julia" w:date="2022-03-03T17:18:00Z" w:id="6477"/>
                <w:rFonts w:ascii="Arial" w:hAnsi="Arial" w:cs="Arial"/>
                <w:color w:val="FFFFFF" w:themeColor="background1"/>
                <w:szCs w:val="20"/>
              </w:rPr>
            </w:pPr>
            <w:ins w:author="Andreyeva, Julia" w:date="2022-03-03T17:18:00Z" w:id="6478">
              <w:r w:rsidRPr="00B00E4F">
                <w:rPr>
                  <w:rFonts w:ascii="Arial" w:hAnsi="Arial" w:cs="Arial"/>
                  <w:color w:val="FFFFFF" w:themeColor="background1"/>
                  <w:szCs w:val="20"/>
                </w:rPr>
                <w:t>Type</w:t>
              </w:r>
            </w:ins>
          </w:p>
        </w:tc>
        <w:tc>
          <w:tcPr>
            <w:tcW w:w="1170" w:type="dxa"/>
            <w:shd w:val="clear" w:color="auto" w:fill="2B5D9A" w:themeFill="accent6" w:themeFillShade="BF"/>
          </w:tcPr>
          <w:p w:rsidRPr="00B00E4F" w:rsidR="00210BC0" w:rsidP="00362BCE" w:rsidRDefault="00210BC0" w14:paraId="2BE47BC2"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18:00Z" w:id="6479"/>
                <w:rFonts w:ascii="Arial" w:hAnsi="Arial" w:cs="Arial"/>
                <w:color w:val="FFFFFF" w:themeColor="background1"/>
                <w:szCs w:val="20"/>
              </w:rPr>
            </w:pPr>
            <w:ins w:author="Andreyeva, Julia" w:date="2022-03-03T17:18:00Z" w:id="6480">
              <w:r w:rsidRPr="00B00E4F">
                <w:rPr>
                  <w:rFonts w:ascii="Arial" w:hAnsi="Arial" w:cs="Arial"/>
                  <w:color w:val="FFFFFF" w:themeColor="background1"/>
                  <w:szCs w:val="20"/>
                </w:rPr>
                <w:t>Format</w:t>
              </w:r>
            </w:ins>
          </w:p>
        </w:tc>
        <w:tc>
          <w:tcPr>
            <w:tcW w:w="2520" w:type="dxa"/>
            <w:shd w:val="clear" w:color="auto" w:fill="2B5D9A" w:themeFill="accent6" w:themeFillShade="BF"/>
          </w:tcPr>
          <w:p w:rsidRPr="00B00E4F" w:rsidR="00210BC0" w:rsidP="00362BCE" w:rsidRDefault="00210BC0" w14:paraId="776C9B50"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18:00Z" w:id="6481"/>
                <w:rFonts w:ascii="Arial" w:hAnsi="Arial" w:cs="Arial"/>
                <w:color w:val="FFFFFF" w:themeColor="background1"/>
                <w:szCs w:val="20"/>
              </w:rPr>
            </w:pPr>
            <w:ins w:author="Andreyeva, Julia" w:date="2022-03-03T17:18:00Z" w:id="6482">
              <w:r w:rsidRPr="00B00E4F">
                <w:rPr>
                  <w:rFonts w:ascii="Arial" w:hAnsi="Arial" w:cs="Arial"/>
                  <w:color w:val="FFFFFF" w:themeColor="background1"/>
                  <w:szCs w:val="20"/>
                </w:rPr>
                <w:t>Caption ENU</w:t>
              </w:r>
            </w:ins>
          </w:p>
        </w:tc>
        <w:tc>
          <w:tcPr>
            <w:tcW w:w="1440" w:type="dxa"/>
            <w:shd w:val="clear" w:color="auto" w:fill="2B5D9A" w:themeFill="accent6" w:themeFillShade="BF"/>
          </w:tcPr>
          <w:p w:rsidRPr="00B00E4F" w:rsidR="00210BC0" w:rsidP="00362BCE" w:rsidRDefault="00210BC0" w14:paraId="1C8F441A"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18:00Z" w:id="6483"/>
                <w:rFonts w:ascii="Arial" w:hAnsi="Arial" w:cs="Arial"/>
                <w:color w:val="FFFFFF" w:themeColor="background1"/>
                <w:szCs w:val="20"/>
              </w:rPr>
            </w:pPr>
            <w:ins w:author="Andreyeva, Julia" w:date="2022-03-03T17:18:00Z" w:id="6484">
              <w:r w:rsidRPr="00B00E4F">
                <w:rPr>
                  <w:rFonts w:ascii="Arial" w:hAnsi="Arial" w:cs="Arial"/>
                  <w:color w:val="FFFFFF" w:themeColor="background1"/>
                  <w:szCs w:val="20"/>
                </w:rPr>
                <w:t>Language</w:t>
              </w:r>
            </w:ins>
          </w:p>
        </w:tc>
        <w:tc>
          <w:tcPr>
            <w:tcW w:w="2939" w:type="dxa"/>
            <w:shd w:val="clear" w:color="auto" w:fill="2B5D9A" w:themeFill="accent6" w:themeFillShade="BF"/>
          </w:tcPr>
          <w:p w:rsidRPr="00B00E4F" w:rsidR="00210BC0" w:rsidP="00362BCE" w:rsidRDefault="00210BC0" w14:paraId="3F344C9F"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18:00Z" w:id="6485"/>
                <w:rFonts w:ascii="Arial" w:hAnsi="Arial" w:cs="Arial"/>
                <w:color w:val="FFFFFF" w:themeColor="background1"/>
                <w:szCs w:val="20"/>
              </w:rPr>
            </w:pPr>
            <w:ins w:author="Andreyeva, Julia" w:date="2022-03-03T17:18:00Z" w:id="6486">
              <w:r w:rsidRPr="00B00E4F">
                <w:rPr>
                  <w:rFonts w:ascii="Arial" w:hAnsi="Arial" w:cs="Arial"/>
                  <w:color w:val="FFFFFF" w:themeColor="background1"/>
                  <w:szCs w:val="20"/>
                </w:rPr>
                <w:t>Caption LOCAL</w:t>
              </w:r>
            </w:ins>
          </w:p>
        </w:tc>
      </w:tr>
      <w:tr w:rsidRPr="00B00E4F" w:rsidR="00210BC0" w:rsidTr="00362BCE" w14:paraId="42B89D13" w14:textId="77777777">
        <w:trPr>
          <w:trHeight w:val="179"/>
          <w:ins w:author="Andreyeva, Julia" w:date="2022-03-03T17:18:00Z" w:id="6487"/>
        </w:trPr>
        <w:tc>
          <w:tcPr>
            <w:cnfStyle w:val="001000000000" w:firstRow="0" w:lastRow="0" w:firstColumn="1" w:lastColumn="0" w:oddVBand="0" w:evenVBand="0" w:oddHBand="0" w:evenHBand="0" w:firstRowFirstColumn="0" w:firstRowLastColumn="0" w:lastRowFirstColumn="0" w:lastRowLastColumn="0"/>
            <w:tcW w:w="1795" w:type="dxa"/>
          </w:tcPr>
          <w:p w:rsidR="00210BC0" w:rsidP="00362BCE" w:rsidRDefault="00210BC0" w14:paraId="59A9869B" w14:textId="77777777">
            <w:pPr>
              <w:pStyle w:val="BodyText"/>
              <w:rPr>
                <w:ins w:author="Andreyeva, Julia" w:date="2022-03-03T17:18:00Z" w:id="6488"/>
                <w:rFonts w:ascii="Arial" w:hAnsi="Arial" w:cs="Arial"/>
                <w:szCs w:val="20"/>
              </w:rPr>
            </w:pPr>
            <w:ins w:author="Andreyeva, Julia" w:date="2022-03-03T17:18:00Z" w:id="6489">
              <w:r w:rsidRPr="004E048C">
                <w:rPr>
                  <w:rFonts w:ascii="Arial" w:hAnsi="Arial" w:cs="Arial"/>
                  <w:b w:val="0"/>
                  <w:bCs w:val="0"/>
                  <w:szCs w:val="20"/>
                </w:rPr>
                <w:t>Button</w:t>
              </w:r>
            </w:ins>
          </w:p>
        </w:tc>
        <w:tc>
          <w:tcPr>
            <w:tcW w:w="1170" w:type="dxa"/>
          </w:tcPr>
          <w:p w:rsidRPr="00B00E4F" w:rsidR="00210BC0" w:rsidP="00362BCE" w:rsidRDefault="00210BC0" w14:paraId="579DDB6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490"/>
                <w:rFonts w:ascii="Arial" w:hAnsi="Arial" w:cs="Arial"/>
                <w:szCs w:val="20"/>
              </w:rPr>
            </w:pPr>
          </w:p>
        </w:tc>
        <w:tc>
          <w:tcPr>
            <w:tcW w:w="2520" w:type="dxa"/>
          </w:tcPr>
          <w:p w:rsidR="00210BC0" w:rsidP="00362BCE" w:rsidRDefault="00210BC0" w14:paraId="5DF6B1E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491"/>
                <w:rFonts w:ascii="Arial" w:hAnsi="Arial" w:cs="Arial"/>
                <w:szCs w:val="20"/>
              </w:rPr>
            </w:pPr>
            <w:ins w:author="Andreyeva, Julia" w:date="2022-03-03T17:18:00Z" w:id="6492">
              <w:r w:rsidRPr="00374A97">
                <w:rPr>
                  <w:rFonts w:ascii="Arial" w:hAnsi="Arial" w:cs="Arial"/>
                  <w:szCs w:val="20"/>
                </w:rPr>
                <w:t>Submit</w:t>
              </w:r>
            </w:ins>
          </w:p>
        </w:tc>
        <w:tc>
          <w:tcPr>
            <w:tcW w:w="1440" w:type="dxa"/>
          </w:tcPr>
          <w:p w:rsidR="00210BC0" w:rsidP="00362BCE" w:rsidRDefault="00210BC0" w14:paraId="5C136FD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493"/>
                <w:rFonts w:ascii="Arial" w:hAnsi="Arial" w:cs="Arial"/>
                <w:szCs w:val="20"/>
              </w:rPr>
            </w:pPr>
            <w:ins w:author="Andreyeva, Julia" w:date="2022-03-03T17:18:00Z" w:id="6494">
              <w:r>
                <w:rPr>
                  <w:rFonts w:ascii="Arial" w:hAnsi="Arial" w:cs="Arial"/>
                  <w:szCs w:val="20"/>
                </w:rPr>
                <w:t>EIR</w:t>
              </w:r>
            </w:ins>
          </w:p>
        </w:tc>
        <w:tc>
          <w:tcPr>
            <w:tcW w:w="2939" w:type="dxa"/>
          </w:tcPr>
          <w:p w:rsidRPr="00931AD1" w:rsidR="00210BC0" w:rsidP="00362BCE" w:rsidRDefault="006D197E" w14:paraId="70B74AAC" w14:textId="5E3FF1AC">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495"/>
                <w:rFonts w:ascii="Arial" w:hAnsi="Arial" w:cs="Arial"/>
                <w:szCs w:val="20"/>
              </w:rPr>
            </w:pPr>
            <w:ins w:author="Andreyeva, Julia" w:date="2022-03-15T14:32:00Z" w:id="6496">
              <w:r w:rsidRPr="00374A97">
                <w:rPr>
                  <w:rFonts w:ascii="Arial" w:hAnsi="Arial" w:cs="Arial"/>
                  <w:szCs w:val="20"/>
                </w:rPr>
                <w:t>Submit</w:t>
              </w:r>
            </w:ins>
          </w:p>
        </w:tc>
      </w:tr>
      <w:tr w:rsidRPr="00B00E4F" w:rsidR="00D242EA" w:rsidTr="00362BCE" w14:paraId="67C7F222" w14:textId="77777777">
        <w:trPr>
          <w:trHeight w:val="179"/>
          <w:ins w:author="Andreyeva, Julia" w:date="2022-03-28T11:51:00Z" w:id="6497"/>
        </w:trPr>
        <w:tc>
          <w:tcPr>
            <w:cnfStyle w:val="001000000000" w:firstRow="0" w:lastRow="0" w:firstColumn="1" w:lastColumn="0" w:oddVBand="0" w:evenVBand="0" w:oddHBand="0" w:evenHBand="0" w:firstRowFirstColumn="0" w:firstRowLastColumn="0" w:lastRowFirstColumn="0" w:lastRowLastColumn="0"/>
            <w:tcW w:w="1795" w:type="dxa"/>
          </w:tcPr>
          <w:p w:rsidRPr="004E048C" w:rsidR="00D242EA" w:rsidP="00D242EA" w:rsidRDefault="00D242EA" w14:paraId="26D5A39B" w14:textId="0A707A00">
            <w:pPr>
              <w:pStyle w:val="BodyText"/>
              <w:rPr>
                <w:ins w:author="Andreyeva, Julia" w:date="2022-03-28T11:51:00Z" w:id="6498"/>
                <w:rFonts w:ascii="Arial" w:hAnsi="Arial" w:cs="Arial"/>
                <w:szCs w:val="20"/>
              </w:rPr>
            </w:pPr>
            <w:ins w:author="Andreyeva, Julia" w:date="2022-03-28T11:52:00Z" w:id="6499">
              <w:r w:rsidRPr="004E048C">
                <w:rPr>
                  <w:rFonts w:ascii="Arial" w:hAnsi="Arial" w:cs="Arial"/>
                  <w:b w:val="0"/>
                  <w:bCs w:val="0"/>
                  <w:szCs w:val="20"/>
                </w:rPr>
                <w:t>Button</w:t>
              </w:r>
            </w:ins>
          </w:p>
        </w:tc>
        <w:tc>
          <w:tcPr>
            <w:tcW w:w="1170" w:type="dxa"/>
          </w:tcPr>
          <w:p w:rsidRPr="00B00E4F" w:rsidR="00D242EA" w:rsidP="00D242EA" w:rsidRDefault="00D242EA" w14:paraId="6CF236C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00"/>
                <w:rFonts w:ascii="Arial" w:hAnsi="Arial" w:cs="Arial"/>
                <w:szCs w:val="20"/>
              </w:rPr>
            </w:pPr>
          </w:p>
        </w:tc>
        <w:tc>
          <w:tcPr>
            <w:tcW w:w="2520" w:type="dxa"/>
          </w:tcPr>
          <w:p w:rsidRPr="00374A97" w:rsidR="00D242EA" w:rsidP="00D242EA" w:rsidRDefault="00D242EA" w14:paraId="232BE5A8" w14:textId="1805092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01"/>
                <w:rFonts w:ascii="Arial" w:hAnsi="Arial" w:cs="Arial"/>
                <w:szCs w:val="20"/>
              </w:rPr>
            </w:pPr>
            <w:ins w:author="Andreyeva, Julia" w:date="2022-03-28T11:52:00Z" w:id="6502">
              <w:r w:rsidRPr="00374A97">
                <w:rPr>
                  <w:rFonts w:ascii="Arial" w:hAnsi="Arial" w:cs="Arial"/>
                  <w:szCs w:val="20"/>
                </w:rPr>
                <w:t>Submit</w:t>
              </w:r>
            </w:ins>
          </w:p>
        </w:tc>
        <w:tc>
          <w:tcPr>
            <w:tcW w:w="1440" w:type="dxa"/>
          </w:tcPr>
          <w:p w:rsidR="00D242EA" w:rsidP="00D242EA" w:rsidRDefault="00D242EA" w14:paraId="66161999" w14:textId="7233B20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03"/>
                <w:rFonts w:ascii="Arial" w:hAnsi="Arial" w:cs="Arial"/>
                <w:szCs w:val="20"/>
              </w:rPr>
            </w:pPr>
            <w:ins w:author="Andreyeva, Julia" w:date="2022-03-28T11:52:00Z" w:id="6504">
              <w:r>
                <w:rPr>
                  <w:rFonts w:ascii="Arial" w:hAnsi="Arial" w:cs="Arial"/>
                  <w:szCs w:val="20"/>
                </w:rPr>
                <w:t>ENU</w:t>
              </w:r>
            </w:ins>
          </w:p>
        </w:tc>
        <w:tc>
          <w:tcPr>
            <w:tcW w:w="2939" w:type="dxa"/>
          </w:tcPr>
          <w:p w:rsidRPr="00374A97" w:rsidR="00D242EA" w:rsidP="00D242EA" w:rsidRDefault="00D242EA" w14:paraId="78E0EBEE" w14:textId="7A51304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05"/>
                <w:rFonts w:ascii="Arial" w:hAnsi="Arial" w:cs="Arial"/>
                <w:szCs w:val="20"/>
              </w:rPr>
            </w:pPr>
            <w:ins w:author="Andreyeva, Julia" w:date="2022-03-28T11:52:00Z" w:id="6506">
              <w:r w:rsidRPr="00374A97">
                <w:rPr>
                  <w:rFonts w:ascii="Arial" w:hAnsi="Arial" w:cs="Arial"/>
                  <w:szCs w:val="20"/>
                </w:rPr>
                <w:t>Submit</w:t>
              </w:r>
            </w:ins>
          </w:p>
        </w:tc>
      </w:tr>
      <w:tr w:rsidRPr="00B00E4F" w:rsidR="00D242EA" w:rsidTr="00362BCE" w14:paraId="014DD29E" w14:textId="77777777">
        <w:trPr>
          <w:trHeight w:val="179"/>
          <w:ins w:author="Andreyeva, Julia" w:date="2022-03-28T11:51:00Z" w:id="6507"/>
        </w:trPr>
        <w:tc>
          <w:tcPr>
            <w:cnfStyle w:val="001000000000" w:firstRow="0" w:lastRow="0" w:firstColumn="1" w:lastColumn="0" w:oddVBand="0" w:evenVBand="0" w:oddHBand="0" w:evenHBand="0" w:firstRowFirstColumn="0" w:firstRowLastColumn="0" w:lastRowFirstColumn="0" w:lastRowLastColumn="0"/>
            <w:tcW w:w="1795" w:type="dxa"/>
          </w:tcPr>
          <w:p w:rsidRPr="004E048C" w:rsidR="00D242EA" w:rsidP="00D242EA" w:rsidRDefault="00D242EA" w14:paraId="24806BFF" w14:textId="1B9BBC91">
            <w:pPr>
              <w:pStyle w:val="BodyText"/>
              <w:rPr>
                <w:ins w:author="Andreyeva, Julia" w:date="2022-03-28T11:51:00Z" w:id="6508"/>
                <w:rFonts w:ascii="Arial" w:hAnsi="Arial" w:cs="Arial"/>
                <w:szCs w:val="20"/>
              </w:rPr>
            </w:pPr>
            <w:ins w:author="Andreyeva, Julia" w:date="2022-03-28T11:52:00Z" w:id="6509">
              <w:r w:rsidRPr="004E048C">
                <w:rPr>
                  <w:rFonts w:ascii="Arial" w:hAnsi="Arial" w:cs="Arial"/>
                  <w:b w:val="0"/>
                  <w:bCs w:val="0"/>
                  <w:szCs w:val="20"/>
                </w:rPr>
                <w:t>Button</w:t>
              </w:r>
            </w:ins>
          </w:p>
        </w:tc>
        <w:tc>
          <w:tcPr>
            <w:tcW w:w="1170" w:type="dxa"/>
          </w:tcPr>
          <w:p w:rsidRPr="00B00E4F" w:rsidR="00D242EA" w:rsidP="00D242EA" w:rsidRDefault="00D242EA" w14:paraId="6DBBE86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10"/>
                <w:rFonts w:ascii="Arial" w:hAnsi="Arial" w:cs="Arial"/>
                <w:szCs w:val="20"/>
              </w:rPr>
            </w:pPr>
          </w:p>
        </w:tc>
        <w:tc>
          <w:tcPr>
            <w:tcW w:w="2520" w:type="dxa"/>
          </w:tcPr>
          <w:p w:rsidRPr="00374A97" w:rsidR="00D242EA" w:rsidP="00D242EA" w:rsidRDefault="00D242EA" w14:paraId="5CD0B926" w14:textId="409DC43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11"/>
                <w:rFonts w:ascii="Arial" w:hAnsi="Arial" w:cs="Arial"/>
                <w:szCs w:val="20"/>
              </w:rPr>
            </w:pPr>
            <w:ins w:author="Andreyeva, Julia" w:date="2022-03-28T11:52:00Z" w:id="6512">
              <w:r w:rsidRPr="00374A97">
                <w:rPr>
                  <w:rFonts w:ascii="Arial" w:hAnsi="Arial" w:cs="Arial"/>
                  <w:szCs w:val="20"/>
                </w:rPr>
                <w:t>Submit</w:t>
              </w:r>
            </w:ins>
          </w:p>
        </w:tc>
        <w:tc>
          <w:tcPr>
            <w:tcW w:w="1440" w:type="dxa"/>
          </w:tcPr>
          <w:p w:rsidR="00D242EA" w:rsidP="00D242EA" w:rsidRDefault="00D242EA" w14:paraId="4E5BC3F1" w14:textId="7F7C818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13"/>
                <w:rFonts w:ascii="Arial" w:hAnsi="Arial" w:cs="Arial"/>
                <w:szCs w:val="20"/>
              </w:rPr>
            </w:pPr>
            <w:ins w:author="Andreyeva, Julia" w:date="2022-03-28T11:52:00Z" w:id="6514">
              <w:r>
                <w:rPr>
                  <w:rFonts w:ascii="Arial" w:hAnsi="Arial" w:cs="Arial"/>
                  <w:szCs w:val="20"/>
                </w:rPr>
                <w:t>KZA</w:t>
              </w:r>
            </w:ins>
          </w:p>
        </w:tc>
        <w:tc>
          <w:tcPr>
            <w:tcW w:w="2939" w:type="dxa"/>
          </w:tcPr>
          <w:p w:rsidRPr="00374A97" w:rsidR="00D242EA" w:rsidP="00D242EA" w:rsidRDefault="00D242EA" w14:paraId="3178C5ED" w14:textId="6681662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1:00Z" w:id="6515"/>
                <w:rFonts w:ascii="Arial" w:hAnsi="Arial" w:cs="Arial"/>
                <w:szCs w:val="20"/>
              </w:rPr>
            </w:pPr>
            <w:ins w:author="Andreyeva, Julia" w:date="2022-03-28T11:52:00Z" w:id="6516">
              <w:r w:rsidRPr="00374A97">
                <w:rPr>
                  <w:rFonts w:ascii="Arial" w:hAnsi="Arial" w:cs="Arial"/>
                  <w:szCs w:val="20"/>
                </w:rPr>
                <w:t>Submit</w:t>
              </w:r>
            </w:ins>
          </w:p>
        </w:tc>
      </w:tr>
      <w:tr w:rsidRPr="00B00E4F" w:rsidR="00D242EA" w:rsidTr="00362BCE" w14:paraId="5C46CFC3" w14:textId="77777777">
        <w:trPr>
          <w:trHeight w:val="179"/>
          <w:ins w:author="Andreyeva, Julia" w:date="2022-03-28T11:52:00Z" w:id="6517"/>
        </w:trPr>
        <w:tc>
          <w:tcPr>
            <w:cnfStyle w:val="001000000000" w:firstRow="0" w:lastRow="0" w:firstColumn="1" w:lastColumn="0" w:oddVBand="0" w:evenVBand="0" w:oddHBand="0" w:evenHBand="0" w:firstRowFirstColumn="0" w:firstRowLastColumn="0" w:lastRowFirstColumn="0" w:lastRowLastColumn="0"/>
            <w:tcW w:w="1795" w:type="dxa"/>
          </w:tcPr>
          <w:p w:rsidRPr="004E048C" w:rsidR="00D242EA" w:rsidP="00D242EA" w:rsidRDefault="00D242EA" w14:paraId="7EE0BA6B" w14:textId="26BD1926">
            <w:pPr>
              <w:pStyle w:val="BodyText"/>
              <w:rPr>
                <w:ins w:author="Andreyeva, Julia" w:date="2022-03-28T11:52:00Z" w:id="6518"/>
                <w:rFonts w:ascii="Arial" w:hAnsi="Arial" w:cs="Arial"/>
                <w:szCs w:val="20"/>
              </w:rPr>
            </w:pPr>
            <w:ins w:author="Andreyeva, Julia" w:date="2022-03-28T11:52:00Z" w:id="6519">
              <w:r w:rsidRPr="004E048C">
                <w:rPr>
                  <w:rFonts w:ascii="Arial" w:hAnsi="Arial" w:cs="Arial"/>
                  <w:b w:val="0"/>
                  <w:bCs w:val="0"/>
                  <w:szCs w:val="20"/>
                </w:rPr>
                <w:t>Button</w:t>
              </w:r>
            </w:ins>
          </w:p>
        </w:tc>
        <w:tc>
          <w:tcPr>
            <w:tcW w:w="1170" w:type="dxa"/>
          </w:tcPr>
          <w:p w:rsidRPr="00B00E4F" w:rsidR="00D242EA" w:rsidP="00D242EA" w:rsidRDefault="00D242EA" w14:paraId="0E5CA55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2:00Z" w:id="6520"/>
                <w:rFonts w:ascii="Arial" w:hAnsi="Arial" w:cs="Arial"/>
                <w:szCs w:val="20"/>
              </w:rPr>
            </w:pPr>
          </w:p>
        </w:tc>
        <w:tc>
          <w:tcPr>
            <w:tcW w:w="2520" w:type="dxa"/>
          </w:tcPr>
          <w:p w:rsidRPr="00374A97" w:rsidR="00D242EA" w:rsidP="00D242EA" w:rsidRDefault="00D242EA" w14:paraId="133FC7DC" w14:textId="3F7A88F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2:00Z" w:id="6521"/>
                <w:rFonts w:ascii="Arial" w:hAnsi="Arial" w:cs="Arial"/>
                <w:szCs w:val="20"/>
              </w:rPr>
            </w:pPr>
            <w:ins w:author="Andreyeva, Julia" w:date="2022-03-28T11:52:00Z" w:id="6522">
              <w:r w:rsidRPr="00374A97">
                <w:rPr>
                  <w:rFonts w:ascii="Arial" w:hAnsi="Arial" w:cs="Arial"/>
                  <w:szCs w:val="20"/>
                </w:rPr>
                <w:t>Submit</w:t>
              </w:r>
            </w:ins>
          </w:p>
        </w:tc>
        <w:tc>
          <w:tcPr>
            <w:tcW w:w="1440" w:type="dxa"/>
          </w:tcPr>
          <w:p w:rsidR="00D242EA" w:rsidP="00D242EA" w:rsidRDefault="00D242EA" w14:paraId="10E300D1" w14:textId="09D146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2:00Z" w:id="6523"/>
                <w:rFonts w:ascii="Arial" w:hAnsi="Arial" w:cs="Arial"/>
                <w:szCs w:val="20"/>
              </w:rPr>
            </w:pPr>
            <w:ins w:author="Andreyeva, Julia" w:date="2022-03-28T11:52:00Z" w:id="6524">
              <w:r>
                <w:rPr>
                  <w:rFonts w:ascii="Arial" w:hAnsi="Arial" w:cs="Arial"/>
                  <w:szCs w:val="20"/>
                </w:rPr>
                <w:t>ENU</w:t>
              </w:r>
            </w:ins>
          </w:p>
        </w:tc>
        <w:tc>
          <w:tcPr>
            <w:tcW w:w="2939" w:type="dxa"/>
          </w:tcPr>
          <w:p w:rsidRPr="00374A97" w:rsidR="00D242EA" w:rsidP="00D242EA" w:rsidRDefault="00D242EA" w14:paraId="6FA306BF" w14:textId="2AE6C9F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2:00Z" w:id="6525"/>
                <w:rFonts w:ascii="Arial" w:hAnsi="Arial" w:cs="Arial"/>
                <w:szCs w:val="20"/>
              </w:rPr>
            </w:pPr>
            <w:ins w:author="Andreyeva, Julia" w:date="2022-03-28T11:52:00Z" w:id="6526">
              <w:r w:rsidRPr="00374A97">
                <w:rPr>
                  <w:rFonts w:ascii="Arial" w:hAnsi="Arial" w:cs="Arial"/>
                  <w:szCs w:val="20"/>
                </w:rPr>
                <w:t>Submit</w:t>
              </w:r>
            </w:ins>
          </w:p>
        </w:tc>
      </w:tr>
    </w:tbl>
    <w:p w:rsidR="00210BC0" w:rsidP="00D31061" w:rsidRDefault="00210BC0" w14:paraId="53E511B5" w14:textId="77777777">
      <w:pPr>
        <w:rPr>
          <w:ins w:author="Andreyeva, Julia" w:date="2022-03-03T17:18:00Z" w:id="6527"/>
          <w:b/>
          <w:bCs/>
          <w:color w:val="C00000"/>
          <w:lang w:val="en-US"/>
        </w:rPr>
      </w:pPr>
    </w:p>
    <w:tbl>
      <w:tblPr>
        <w:tblStyle w:val="GridTable1Light-Accent6"/>
        <w:tblW w:w="9918" w:type="dxa"/>
        <w:tblLayout w:type="fixed"/>
        <w:tblLook w:val="06A0" w:firstRow="1" w:lastRow="0" w:firstColumn="1" w:lastColumn="0" w:noHBand="1" w:noVBand="1"/>
      </w:tblPr>
      <w:tblGrid>
        <w:gridCol w:w="1696"/>
        <w:gridCol w:w="2266"/>
        <w:gridCol w:w="1417"/>
        <w:gridCol w:w="1357"/>
        <w:gridCol w:w="1264"/>
        <w:gridCol w:w="1918"/>
      </w:tblGrid>
      <w:tr w:rsidRPr="002400D8" w:rsidR="004A1AD6" w:rsidTr="00362BCE" w14:paraId="51147EBE" w14:textId="77777777">
        <w:trPr>
          <w:cnfStyle w:val="100000000000" w:firstRow="1" w:lastRow="0" w:firstColumn="0" w:lastColumn="0" w:oddVBand="0" w:evenVBand="0" w:oddHBand="0" w:evenHBand="0" w:firstRowFirstColumn="0" w:firstRowLastColumn="0" w:lastRowFirstColumn="0" w:lastRowLastColumn="0"/>
          <w:trHeight w:val="128"/>
          <w:ins w:author="Andreyeva, Julia" w:date="2022-03-03T17:18:00Z" w:id="6528"/>
        </w:trPr>
        <w:tc>
          <w:tcPr>
            <w:cnfStyle w:val="001000000000" w:firstRow="0" w:lastRow="0" w:firstColumn="1" w:lastColumn="0" w:oddVBand="0" w:evenVBand="0" w:oddHBand="0" w:evenHBand="0" w:firstRowFirstColumn="0" w:firstRowLastColumn="0" w:lastRowFirstColumn="0" w:lastRowLastColumn="0"/>
            <w:tcW w:w="1696" w:type="dxa"/>
            <w:shd w:val="clear" w:color="auto" w:fill="2B5D9A" w:themeFill="accent6" w:themeFillShade="BF"/>
            <w:hideMark/>
          </w:tcPr>
          <w:p w:rsidRPr="002400D8" w:rsidR="004A1AD6" w:rsidP="004A1AD6" w:rsidRDefault="004A1AD6" w14:paraId="294264D7" w14:textId="77777777">
            <w:pPr>
              <w:pStyle w:val="BodyText"/>
              <w:spacing w:after="144" w:afterLines="60"/>
              <w:rPr>
                <w:ins w:author="Andreyeva, Julia" w:date="2022-03-03T17:18:00Z" w:id="6529"/>
                <w:rFonts w:ascii="Arial" w:hAnsi="Arial" w:cs="Arial"/>
                <w:bCs w:val="0"/>
                <w:color w:val="FFFFFF" w:themeColor="background1"/>
                <w:szCs w:val="20"/>
              </w:rPr>
            </w:pPr>
            <w:ins w:author="Andreyeva, Julia" w:date="2022-03-03T17:18:00Z" w:id="6530">
              <w:r w:rsidRPr="002400D8">
                <w:rPr>
                  <w:rFonts w:ascii="Arial" w:hAnsi="Arial" w:cs="Arial"/>
                  <w:bCs w:val="0"/>
                  <w:color w:val="FFFFFF" w:themeColor="background1"/>
                  <w:szCs w:val="20"/>
                </w:rPr>
                <w:t>Type</w:t>
              </w:r>
            </w:ins>
          </w:p>
        </w:tc>
        <w:tc>
          <w:tcPr>
            <w:tcW w:w="2266" w:type="dxa"/>
            <w:shd w:val="clear" w:color="auto" w:fill="2B5D9A" w:themeFill="accent6" w:themeFillShade="BF"/>
            <w:hideMark/>
          </w:tcPr>
          <w:p w:rsidRPr="002400D8" w:rsidR="004A1AD6" w:rsidP="004A1AD6" w:rsidRDefault="004A1AD6" w14:paraId="732357EE"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18:00Z" w:id="6531"/>
                <w:rFonts w:ascii="Arial" w:hAnsi="Arial" w:cs="Arial"/>
                <w:bCs w:val="0"/>
                <w:color w:val="FFFFFF" w:themeColor="background1"/>
                <w:szCs w:val="20"/>
              </w:rPr>
            </w:pPr>
            <w:ins w:author="Andreyeva, Julia" w:date="2022-03-03T17:18:00Z" w:id="6532">
              <w:r w:rsidRPr="002400D8">
                <w:rPr>
                  <w:rFonts w:ascii="Arial" w:hAnsi="Arial" w:cs="Arial"/>
                  <w:bCs w:val="0"/>
                  <w:color w:val="FFFFFF" w:themeColor="background1"/>
                  <w:szCs w:val="20"/>
                </w:rPr>
                <w:t>Display</w:t>
              </w:r>
            </w:ins>
          </w:p>
        </w:tc>
        <w:tc>
          <w:tcPr>
            <w:tcW w:w="1417" w:type="dxa"/>
            <w:shd w:val="clear" w:color="auto" w:fill="2B5D9A" w:themeFill="accent6" w:themeFillShade="BF"/>
            <w:hideMark/>
          </w:tcPr>
          <w:p w:rsidRPr="002400D8" w:rsidR="004A1AD6" w:rsidP="004A1AD6" w:rsidRDefault="004A1AD6" w14:paraId="2DF13EC5"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18:00Z" w:id="6533"/>
                <w:rFonts w:ascii="Arial" w:hAnsi="Arial" w:cs="Arial"/>
                <w:bCs w:val="0"/>
                <w:color w:val="FFFFFF" w:themeColor="background1"/>
                <w:szCs w:val="20"/>
              </w:rPr>
            </w:pPr>
            <w:ins w:author="Andreyeva, Julia" w:date="2022-03-03T17:18:00Z" w:id="6534">
              <w:r w:rsidRPr="002400D8">
                <w:rPr>
                  <w:rFonts w:ascii="Arial" w:hAnsi="Arial" w:cs="Arial"/>
                  <w:bCs w:val="0"/>
                  <w:color w:val="FFFFFF" w:themeColor="background1"/>
                  <w:szCs w:val="20"/>
                </w:rPr>
                <w:t>LIC</w:t>
              </w:r>
            </w:ins>
          </w:p>
        </w:tc>
        <w:tc>
          <w:tcPr>
            <w:tcW w:w="1357" w:type="dxa"/>
            <w:shd w:val="clear" w:color="auto" w:fill="2B5D9A" w:themeFill="accent6" w:themeFillShade="BF"/>
            <w:hideMark/>
          </w:tcPr>
          <w:p w:rsidRPr="002400D8" w:rsidR="004A1AD6" w:rsidP="004A1AD6" w:rsidRDefault="004A1AD6" w14:paraId="1B01E868"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18:00Z" w:id="6535"/>
                <w:rFonts w:ascii="Arial" w:hAnsi="Arial" w:cs="Arial"/>
                <w:bCs w:val="0"/>
                <w:color w:val="FFFFFF" w:themeColor="background1"/>
                <w:szCs w:val="20"/>
              </w:rPr>
            </w:pPr>
            <w:ins w:author="Andreyeva, Julia" w:date="2022-03-03T17:18:00Z" w:id="6536">
              <w:r w:rsidRPr="002400D8">
                <w:rPr>
                  <w:rFonts w:ascii="Arial" w:hAnsi="Arial" w:cs="Arial"/>
                  <w:bCs w:val="0"/>
                  <w:color w:val="FFFFFF" w:themeColor="background1"/>
                  <w:szCs w:val="20"/>
                </w:rPr>
                <w:t>Parent LIC</w:t>
              </w:r>
            </w:ins>
          </w:p>
        </w:tc>
        <w:tc>
          <w:tcPr>
            <w:tcW w:w="1264" w:type="dxa"/>
            <w:shd w:val="clear" w:color="auto" w:fill="2B5D9A" w:themeFill="accent6" w:themeFillShade="BF"/>
            <w:hideMark/>
          </w:tcPr>
          <w:p w:rsidRPr="002400D8" w:rsidR="004A1AD6" w:rsidP="004A1AD6" w:rsidRDefault="004A1AD6" w14:paraId="333D9348"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18:00Z" w:id="6537"/>
                <w:rFonts w:ascii="Arial" w:hAnsi="Arial" w:cs="Arial"/>
                <w:bCs w:val="0"/>
                <w:color w:val="FFFFFF" w:themeColor="background1"/>
                <w:szCs w:val="20"/>
              </w:rPr>
            </w:pPr>
            <w:ins w:author="Andreyeva, Julia" w:date="2022-03-03T17:18:00Z" w:id="6538">
              <w:r w:rsidRPr="002400D8">
                <w:rPr>
                  <w:rFonts w:ascii="Arial" w:hAnsi="Arial" w:cs="Arial"/>
                  <w:bCs w:val="0"/>
                  <w:color w:val="FFFFFF" w:themeColor="background1"/>
                  <w:szCs w:val="20"/>
                </w:rPr>
                <w:t>Language</w:t>
              </w:r>
            </w:ins>
          </w:p>
        </w:tc>
        <w:tc>
          <w:tcPr>
            <w:tcW w:w="1918" w:type="dxa"/>
            <w:shd w:val="clear" w:color="auto" w:fill="2B5D9A" w:themeFill="accent6" w:themeFillShade="BF"/>
            <w:hideMark/>
          </w:tcPr>
          <w:p w:rsidRPr="002400D8" w:rsidR="004A1AD6" w:rsidP="004A1AD6" w:rsidRDefault="004A1AD6" w14:paraId="5C47FF28" w14:textId="7BCC37F9">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18:00Z" w:id="6539"/>
                <w:rFonts w:ascii="Arial" w:hAnsi="Arial" w:cs="Arial"/>
                <w:bCs w:val="0"/>
                <w:color w:val="FFFFFF" w:themeColor="background1"/>
                <w:szCs w:val="20"/>
              </w:rPr>
            </w:pPr>
            <w:ins w:author="Andreyeva, Julia" w:date="2022-03-28T11:55:00Z" w:id="6540">
              <w:r w:rsidRPr="00B00E4F">
                <w:rPr>
                  <w:rFonts w:ascii="Arial" w:hAnsi="Arial" w:cs="Arial"/>
                  <w:color w:val="FFFFFF" w:themeColor="background1"/>
                  <w:szCs w:val="20"/>
                </w:rPr>
                <w:t>Caption LOCAL</w:t>
              </w:r>
            </w:ins>
          </w:p>
        </w:tc>
      </w:tr>
      <w:tr w:rsidRPr="002400D8" w:rsidR="004A1AD6" w:rsidTr="00362BCE" w14:paraId="6AF202BC" w14:textId="77777777">
        <w:trPr>
          <w:trHeight w:val="127"/>
          <w:ins w:author="Andreyeva, Julia" w:date="2022-03-03T17:18:00Z" w:id="6541"/>
        </w:trPr>
        <w:tc>
          <w:tcPr>
            <w:cnfStyle w:val="001000000000" w:firstRow="0" w:lastRow="0" w:firstColumn="1" w:lastColumn="0" w:oddVBand="0" w:evenVBand="0" w:oddHBand="0" w:evenHBand="0" w:firstRowFirstColumn="0" w:firstRowLastColumn="0" w:lastRowFirstColumn="0" w:lastRowLastColumn="0"/>
            <w:tcW w:w="1696" w:type="dxa"/>
          </w:tcPr>
          <w:p w:rsidRPr="002400D8" w:rsidR="004A1AD6" w:rsidP="004A1AD6" w:rsidRDefault="004A1AD6" w14:paraId="1A4F175E" w14:textId="77777777">
            <w:pPr>
              <w:pStyle w:val="BodyText"/>
              <w:rPr>
                <w:ins w:author="Andreyeva, Julia" w:date="2022-03-03T17:18:00Z" w:id="6542"/>
                <w:rFonts w:asciiTheme="minorHAnsi" w:hAnsiTheme="minorHAnsi" w:cstheme="minorHAnsi"/>
                <w:b w:val="0"/>
                <w:bCs w:val="0"/>
                <w:szCs w:val="20"/>
              </w:rPr>
            </w:pPr>
            <w:ins w:author="Andreyeva, Julia" w:date="2022-03-03T17:18:00Z" w:id="6543">
              <w:r w:rsidRPr="002400D8">
                <w:rPr>
                  <w:rFonts w:asciiTheme="minorHAnsi" w:hAnsiTheme="minorHAnsi" w:cstheme="minorHAnsi"/>
                  <w:b w:val="0"/>
                  <w:bCs w:val="0"/>
                  <w:szCs w:val="20"/>
                </w:rPr>
                <w:t>JTI_SUBTYPE_TYPE</w:t>
              </w:r>
            </w:ins>
          </w:p>
        </w:tc>
        <w:tc>
          <w:tcPr>
            <w:tcW w:w="2266" w:type="dxa"/>
          </w:tcPr>
          <w:p w:rsidRPr="002400D8" w:rsidR="004A1AD6" w:rsidP="004A1AD6" w:rsidRDefault="004A1AD6" w14:paraId="67402A8B" w14:textId="2AE23F8B">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44"/>
                <w:rFonts w:asciiTheme="minorHAnsi" w:hAnsiTheme="minorHAnsi" w:cstheme="minorHAnsi"/>
                <w:szCs w:val="20"/>
              </w:rPr>
            </w:pPr>
            <w:ins w:author="Andreyeva, Julia" w:date="2022-03-15T14:32:00Z" w:id="6545">
              <w:r>
                <w:rPr>
                  <w:rFonts w:ascii="Arial" w:hAnsi="Arial" w:cs="Arial"/>
                  <w:szCs w:val="20"/>
                </w:rPr>
                <w:t>Stock Receive</w:t>
              </w:r>
            </w:ins>
          </w:p>
        </w:tc>
        <w:tc>
          <w:tcPr>
            <w:tcW w:w="1417" w:type="dxa"/>
          </w:tcPr>
          <w:p w:rsidRPr="002400D8" w:rsidR="004A1AD6" w:rsidP="004A1AD6" w:rsidRDefault="004A1AD6" w14:paraId="23ACF59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46"/>
                <w:rFonts w:asciiTheme="minorHAnsi" w:hAnsiTheme="minorHAnsi" w:cstheme="minorHAnsi"/>
                <w:szCs w:val="20"/>
              </w:rPr>
            </w:pPr>
            <w:ins w:author="Andreyeva, Julia" w:date="2022-03-03T17:18:00Z" w:id="6547">
              <w:r>
                <w:rPr>
                  <w:rFonts w:ascii="Arial" w:hAnsi="Arial" w:cs="Arial"/>
                  <w:szCs w:val="20"/>
                </w:rPr>
                <w:t>Stock Receive</w:t>
              </w:r>
            </w:ins>
          </w:p>
        </w:tc>
        <w:tc>
          <w:tcPr>
            <w:tcW w:w="1357" w:type="dxa"/>
          </w:tcPr>
          <w:p w:rsidRPr="002400D8" w:rsidR="004A1AD6" w:rsidP="004A1AD6" w:rsidRDefault="004A1AD6" w14:paraId="3D561BD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48"/>
                <w:rFonts w:asciiTheme="minorHAnsi" w:hAnsiTheme="minorHAnsi" w:cstheme="minorHAnsi"/>
                <w:szCs w:val="20"/>
              </w:rPr>
            </w:pPr>
          </w:p>
        </w:tc>
        <w:tc>
          <w:tcPr>
            <w:tcW w:w="1264" w:type="dxa"/>
          </w:tcPr>
          <w:p w:rsidRPr="002400D8" w:rsidR="004A1AD6" w:rsidP="004A1AD6" w:rsidRDefault="004A1AD6" w14:paraId="2B77B2B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49"/>
                <w:rFonts w:asciiTheme="minorHAnsi" w:hAnsiTheme="minorHAnsi" w:cstheme="minorHAnsi"/>
                <w:szCs w:val="20"/>
              </w:rPr>
            </w:pPr>
            <w:ins w:author="Andreyeva, Julia" w:date="2022-03-03T17:18:00Z" w:id="6550">
              <w:r>
                <w:rPr>
                  <w:rFonts w:ascii="Arial" w:hAnsi="Arial" w:cs="Arial"/>
                  <w:bCs/>
                  <w:szCs w:val="20"/>
                </w:rPr>
                <w:t>EIR</w:t>
              </w:r>
            </w:ins>
          </w:p>
        </w:tc>
        <w:tc>
          <w:tcPr>
            <w:tcW w:w="1918" w:type="dxa"/>
          </w:tcPr>
          <w:p w:rsidRPr="002400D8" w:rsidR="004A1AD6" w:rsidP="004A1AD6" w:rsidRDefault="004A1AD6" w14:paraId="2A110B7A" w14:textId="3E4AFDA2">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51"/>
                <w:rFonts w:asciiTheme="minorHAnsi" w:hAnsiTheme="minorHAnsi" w:cstheme="minorHAnsi"/>
                <w:szCs w:val="20"/>
              </w:rPr>
            </w:pPr>
            <w:ins w:author="Andreyeva, Julia" w:date="2022-03-28T11:56:00Z" w:id="6552">
              <w:r>
                <w:rPr>
                  <w:rFonts w:ascii="Arial" w:hAnsi="Arial" w:cs="Arial"/>
                  <w:szCs w:val="20"/>
                </w:rPr>
                <w:t>Stock Receive</w:t>
              </w:r>
            </w:ins>
          </w:p>
        </w:tc>
      </w:tr>
      <w:tr w:rsidRPr="002400D8" w:rsidR="00B100E3" w:rsidTr="00362BCE" w14:paraId="6900A309" w14:textId="77777777">
        <w:trPr>
          <w:trHeight w:val="127"/>
          <w:ins w:author="Andreyeva, Julia" w:date="2022-03-28T11:57:00Z" w:id="6553"/>
        </w:trPr>
        <w:tc>
          <w:tcPr>
            <w:cnfStyle w:val="001000000000" w:firstRow="0" w:lastRow="0" w:firstColumn="1" w:lastColumn="0" w:oddVBand="0" w:evenVBand="0" w:oddHBand="0" w:evenHBand="0" w:firstRowFirstColumn="0" w:firstRowLastColumn="0" w:lastRowFirstColumn="0" w:lastRowLastColumn="0"/>
            <w:tcW w:w="1696" w:type="dxa"/>
          </w:tcPr>
          <w:p w:rsidRPr="002400D8" w:rsidR="00B100E3" w:rsidP="00B100E3" w:rsidRDefault="00B100E3" w14:paraId="117909DF" w14:textId="304F8D4B">
            <w:pPr>
              <w:pStyle w:val="BodyText"/>
              <w:rPr>
                <w:ins w:author="Andreyeva, Julia" w:date="2022-03-28T11:57:00Z" w:id="6554"/>
                <w:rFonts w:asciiTheme="minorHAnsi" w:hAnsiTheme="minorHAnsi" w:cstheme="minorHAnsi"/>
                <w:szCs w:val="20"/>
              </w:rPr>
            </w:pPr>
            <w:ins w:author="Andreyeva, Julia" w:date="2022-03-28T11:57:00Z" w:id="6555">
              <w:r w:rsidRPr="002400D8">
                <w:rPr>
                  <w:rFonts w:asciiTheme="minorHAnsi" w:hAnsiTheme="minorHAnsi" w:cstheme="minorHAnsi"/>
                  <w:b w:val="0"/>
                  <w:bCs w:val="0"/>
                  <w:szCs w:val="20"/>
                </w:rPr>
                <w:t>JTI_SUBTYPE_TYPE</w:t>
              </w:r>
            </w:ins>
          </w:p>
        </w:tc>
        <w:tc>
          <w:tcPr>
            <w:tcW w:w="2266" w:type="dxa"/>
          </w:tcPr>
          <w:p w:rsidR="00B100E3" w:rsidP="00B100E3" w:rsidRDefault="00B100E3" w14:paraId="6B7C6835" w14:textId="76EC3AE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56"/>
                <w:rFonts w:ascii="Arial" w:hAnsi="Arial" w:cs="Arial"/>
                <w:szCs w:val="20"/>
              </w:rPr>
            </w:pPr>
            <w:ins w:author="Andreyeva, Julia" w:date="2022-03-28T11:57:00Z" w:id="6557">
              <w:r>
                <w:rPr>
                  <w:rFonts w:ascii="Arial" w:hAnsi="Arial" w:cs="Arial"/>
                  <w:szCs w:val="20"/>
                </w:rPr>
                <w:t>Stock Receive</w:t>
              </w:r>
            </w:ins>
          </w:p>
        </w:tc>
        <w:tc>
          <w:tcPr>
            <w:tcW w:w="1417" w:type="dxa"/>
          </w:tcPr>
          <w:p w:rsidR="00B100E3" w:rsidP="00B100E3" w:rsidRDefault="00B100E3" w14:paraId="1EB69BF0" w14:textId="5F9BB24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58"/>
                <w:rFonts w:ascii="Arial" w:hAnsi="Arial" w:cs="Arial"/>
                <w:szCs w:val="20"/>
              </w:rPr>
            </w:pPr>
            <w:ins w:author="Andreyeva, Julia" w:date="2022-03-28T11:57:00Z" w:id="6559">
              <w:r>
                <w:rPr>
                  <w:rFonts w:ascii="Arial" w:hAnsi="Arial" w:cs="Arial"/>
                  <w:szCs w:val="20"/>
                </w:rPr>
                <w:t>Stock Receive</w:t>
              </w:r>
            </w:ins>
          </w:p>
        </w:tc>
        <w:tc>
          <w:tcPr>
            <w:tcW w:w="1357" w:type="dxa"/>
          </w:tcPr>
          <w:p w:rsidRPr="002400D8" w:rsidR="00B100E3" w:rsidP="00B100E3" w:rsidRDefault="00B100E3" w14:paraId="5E89023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60"/>
                <w:rFonts w:asciiTheme="minorHAnsi" w:hAnsiTheme="minorHAnsi" w:cstheme="minorHAnsi"/>
                <w:szCs w:val="20"/>
              </w:rPr>
            </w:pPr>
          </w:p>
        </w:tc>
        <w:tc>
          <w:tcPr>
            <w:tcW w:w="1264" w:type="dxa"/>
          </w:tcPr>
          <w:p w:rsidR="00B100E3" w:rsidP="00B100E3" w:rsidRDefault="00B100E3" w14:paraId="492671B0" w14:textId="70470B9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61"/>
                <w:rFonts w:ascii="Arial" w:hAnsi="Arial" w:cs="Arial"/>
                <w:bCs/>
                <w:szCs w:val="20"/>
              </w:rPr>
            </w:pPr>
            <w:ins w:author="Andreyeva, Julia" w:date="2022-03-28T11:57:00Z" w:id="6562">
              <w:r>
                <w:rPr>
                  <w:rFonts w:ascii="Arial" w:hAnsi="Arial" w:cs="Arial"/>
                  <w:bCs/>
                  <w:szCs w:val="20"/>
                </w:rPr>
                <w:t>ENU</w:t>
              </w:r>
            </w:ins>
          </w:p>
        </w:tc>
        <w:tc>
          <w:tcPr>
            <w:tcW w:w="1918" w:type="dxa"/>
          </w:tcPr>
          <w:p w:rsidR="00B100E3" w:rsidP="00B100E3" w:rsidRDefault="00B100E3" w14:paraId="62E43CE2" w14:textId="2C24328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63"/>
                <w:rFonts w:ascii="Arial" w:hAnsi="Arial" w:cs="Arial"/>
                <w:szCs w:val="20"/>
              </w:rPr>
            </w:pPr>
            <w:ins w:author="Andreyeva, Julia" w:date="2022-03-28T11:57:00Z" w:id="6564">
              <w:r>
                <w:rPr>
                  <w:rFonts w:ascii="Arial" w:hAnsi="Arial" w:cs="Arial"/>
                  <w:szCs w:val="20"/>
                </w:rPr>
                <w:t>Stock Receive</w:t>
              </w:r>
            </w:ins>
          </w:p>
        </w:tc>
      </w:tr>
      <w:tr w:rsidRPr="002400D8" w:rsidR="004A1AD6" w:rsidTr="00362BCE" w14:paraId="72AC4DFD" w14:textId="77777777">
        <w:trPr>
          <w:trHeight w:val="127"/>
          <w:ins w:author="Andreyeva, Julia" w:date="2022-03-03T17:18:00Z" w:id="6565"/>
        </w:trPr>
        <w:tc>
          <w:tcPr>
            <w:cnfStyle w:val="001000000000" w:firstRow="0" w:lastRow="0" w:firstColumn="1" w:lastColumn="0" w:oddVBand="0" w:evenVBand="0" w:oddHBand="0" w:evenHBand="0" w:firstRowFirstColumn="0" w:firstRowLastColumn="0" w:lastRowFirstColumn="0" w:lastRowLastColumn="0"/>
            <w:tcW w:w="1696" w:type="dxa"/>
          </w:tcPr>
          <w:p w:rsidRPr="002400D8" w:rsidR="004A1AD6" w:rsidP="004A1AD6" w:rsidRDefault="004A1AD6" w14:paraId="615FE812" w14:textId="77777777">
            <w:pPr>
              <w:pStyle w:val="BodyText"/>
              <w:rPr>
                <w:ins w:author="Andreyeva, Julia" w:date="2022-03-03T17:18:00Z" w:id="6566"/>
                <w:rFonts w:asciiTheme="minorHAnsi" w:hAnsiTheme="minorHAnsi" w:cstheme="minorHAnsi"/>
                <w:b w:val="0"/>
                <w:bCs w:val="0"/>
                <w:szCs w:val="20"/>
              </w:rPr>
            </w:pPr>
            <w:ins w:author="Andreyeva, Julia" w:date="2022-03-03T17:18:00Z" w:id="6567">
              <w:r>
                <w:rPr>
                  <w:rFonts w:ascii="Arial" w:hAnsi="Arial" w:cs="Arial"/>
                  <w:b w:val="0"/>
                  <w:bCs w:val="0"/>
                  <w:szCs w:val="20"/>
                </w:rPr>
                <w:t>LOV</w:t>
              </w:r>
            </w:ins>
          </w:p>
        </w:tc>
        <w:tc>
          <w:tcPr>
            <w:tcW w:w="2266" w:type="dxa"/>
          </w:tcPr>
          <w:p w:rsidRPr="002400D8" w:rsidR="004A1AD6" w:rsidP="004A1AD6" w:rsidRDefault="004A1AD6" w14:paraId="3756EB75" w14:textId="1D3CE086">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68"/>
                <w:rFonts w:asciiTheme="minorHAnsi" w:hAnsiTheme="minorHAnsi" w:cstheme="minorHAnsi"/>
                <w:szCs w:val="20"/>
              </w:rPr>
            </w:pPr>
            <w:ins w:author="Andreyeva, Julia" w:date="2022-03-15T14:32:00Z" w:id="6569">
              <w:r>
                <w:rPr>
                  <w:rFonts w:ascii="Arial" w:hAnsi="Arial" w:cs="Arial"/>
                  <w:szCs w:val="20"/>
                </w:rPr>
                <w:t>Pending</w:t>
              </w:r>
            </w:ins>
          </w:p>
        </w:tc>
        <w:tc>
          <w:tcPr>
            <w:tcW w:w="1417" w:type="dxa"/>
          </w:tcPr>
          <w:p w:rsidRPr="002400D8" w:rsidR="004A1AD6" w:rsidP="004A1AD6" w:rsidRDefault="004A1AD6" w14:paraId="1C93B71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70"/>
                <w:rFonts w:asciiTheme="minorHAnsi" w:hAnsiTheme="minorHAnsi" w:cstheme="minorHAnsi"/>
                <w:szCs w:val="20"/>
              </w:rPr>
            </w:pPr>
            <w:ins w:author="Andreyeva, Julia" w:date="2022-03-03T17:18:00Z" w:id="6571">
              <w:r>
                <w:rPr>
                  <w:rFonts w:ascii="Arial" w:hAnsi="Arial" w:cs="Arial"/>
                  <w:szCs w:val="20"/>
                </w:rPr>
                <w:t>Pending</w:t>
              </w:r>
            </w:ins>
          </w:p>
        </w:tc>
        <w:tc>
          <w:tcPr>
            <w:tcW w:w="1357" w:type="dxa"/>
          </w:tcPr>
          <w:p w:rsidRPr="002400D8" w:rsidR="004A1AD6" w:rsidP="004A1AD6" w:rsidRDefault="004A1AD6" w14:paraId="69E3505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72"/>
                <w:rFonts w:asciiTheme="minorHAnsi" w:hAnsiTheme="minorHAnsi" w:cstheme="minorHAnsi"/>
                <w:szCs w:val="20"/>
              </w:rPr>
            </w:pPr>
          </w:p>
        </w:tc>
        <w:tc>
          <w:tcPr>
            <w:tcW w:w="1264" w:type="dxa"/>
          </w:tcPr>
          <w:p w:rsidRPr="002400D8" w:rsidR="004A1AD6" w:rsidP="004A1AD6" w:rsidRDefault="004A1AD6" w14:paraId="508EA7F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73"/>
                <w:rFonts w:asciiTheme="minorHAnsi" w:hAnsiTheme="minorHAnsi" w:cstheme="minorHAnsi"/>
                <w:szCs w:val="20"/>
              </w:rPr>
            </w:pPr>
            <w:ins w:author="Andreyeva, Julia" w:date="2022-03-03T17:18:00Z" w:id="6574">
              <w:r>
                <w:rPr>
                  <w:rFonts w:ascii="Arial" w:hAnsi="Arial" w:cs="Arial"/>
                  <w:bCs/>
                  <w:szCs w:val="20"/>
                </w:rPr>
                <w:t>EIR</w:t>
              </w:r>
            </w:ins>
          </w:p>
        </w:tc>
        <w:tc>
          <w:tcPr>
            <w:tcW w:w="1918" w:type="dxa"/>
          </w:tcPr>
          <w:p w:rsidRPr="002400D8" w:rsidR="004A1AD6" w:rsidP="004A1AD6" w:rsidRDefault="004A1AD6" w14:paraId="0BCDD68B" w14:textId="5DF0FDB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75"/>
                <w:rFonts w:asciiTheme="minorHAnsi" w:hAnsiTheme="minorHAnsi" w:cstheme="minorHAnsi"/>
                <w:szCs w:val="20"/>
              </w:rPr>
            </w:pPr>
            <w:ins w:author="Andreyeva, Julia" w:date="2022-03-28T11:56:00Z" w:id="6576">
              <w:r>
                <w:rPr>
                  <w:rFonts w:ascii="Arial" w:hAnsi="Arial" w:cs="Arial"/>
                  <w:szCs w:val="20"/>
                </w:rPr>
                <w:t>Pending</w:t>
              </w:r>
            </w:ins>
          </w:p>
        </w:tc>
      </w:tr>
      <w:tr w:rsidRPr="002400D8" w:rsidR="00B100E3" w:rsidTr="00362BCE" w14:paraId="691FDF79" w14:textId="77777777">
        <w:trPr>
          <w:trHeight w:val="127"/>
          <w:ins w:author="Andreyeva, Julia" w:date="2022-03-28T11:57:00Z" w:id="6577"/>
        </w:trPr>
        <w:tc>
          <w:tcPr>
            <w:cnfStyle w:val="001000000000" w:firstRow="0" w:lastRow="0" w:firstColumn="1" w:lastColumn="0" w:oddVBand="0" w:evenVBand="0" w:oddHBand="0" w:evenHBand="0" w:firstRowFirstColumn="0" w:firstRowLastColumn="0" w:lastRowFirstColumn="0" w:lastRowLastColumn="0"/>
            <w:tcW w:w="1696" w:type="dxa"/>
          </w:tcPr>
          <w:p w:rsidR="00B100E3" w:rsidP="00B100E3" w:rsidRDefault="00B100E3" w14:paraId="599324CE" w14:textId="349F0743">
            <w:pPr>
              <w:pStyle w:val="BodyText"/>
              <w:rPr>
                <w:ins w:author="Andreyeva, Julia" w:date="2022-03-28T11:57:00Z" w:id="6578"/>
                <w:rFonts w:ascii="Arial" w:hAnsi="Arial" w:cs="Arial"/>
                <w:szCs w:val="20"/>
              </w:rPr>
            </w:pPr>
            <w:ins w:author="Andreyeva, Julia" w:date="2022-03-28T11:57:00Z" w:id="6579">
              <w:r>
                <w:rPr>
                  <w:rFonts w:ascii="Arial" w:hAnsi="Arial" w:cs="Arial"/>
                  <w:b w:val="0"/>
                  <w:bCs w:val="0"/>
                  <w:szCs w:val="20"/>
                </w:rPr>
                <w:t>LOV</w:t>
              </w:r>
            </w:ins>
          </w:p>
        </w:tc>
        <w:tc>
          <w:tcPr>
            <w:tcW w:w="2266" w:type="dxa"/>
          </w:tcPr>
          <w:p w:rsidR="00B100E3" w:rsidP="00B100E3" w:rsidRDefault="00B100E3" w14:paraId="7CF7DFB4" w14:textId="53E65E1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80"/>
                <w:rFonts w:ascii="Arial" w:hAnsi="Arial" w:cs="Arial"/>
                <w:szCs w:val="20"/>
              </w:rPr>
            </w:pPr>
            <w:ins w:author="Andreyeva, Julia" w:date="2022-03-28T11:57:00Z" w:id="6581">
              <w:r>
                <w:rPr>
                  <w:rFonts w:ascii="Arial" w:hAnsi="Arial" w:cs="Arial"/>
                  <w:szCs w:val="20"/>
                </w:rPr>
                <w:t>Pending</w:t>
              </w:r>
            </w:ins>
          </w:p>
        </w:tc>
        <w:tc>
          <w:tcPr>
            <w:tcW w:w="1417" w:type="dxa"/>
          </w:tcPr>
          <w:p w:rsidR="00B100E3" w:rsidP="00B100E3" w:rsidRDefault="00B100E3" w14:paraId="4C4DF9AC" w14:textId="47B4A6D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82"/>
                <w:rFonts w:ascii="Arial" w:hAnsi="Arial" w:cs="Arial"/>
                <w:szCs w:val="20"/>
              </w:rPr>
            </w:pPr>
            <w:ins w:author="Andreyeva, Julia" w:date="2022-03-28T11:57:00Z" w:id="6583">
              <w:r>
                <w:rPr>
                  <w:rFonts w:ascii="Arial" w:hAnsi="Arial" w:cs="Arial"/>
                  <w:szCs w:val="20"/>
                </w:rPr>
                <w:t>Pending</w:t>
              </w:r>
            </w:ins>
          </w:p>
        </w:tc>
        <w:tc>
          <w:tcPr>
            <w:tcW w:w="1357" w:type="dxa"/>
          </w:tcPr>
          <w:p w:rsidRPr="002400D8" w:rsidR="00B100E3" w:rsidP="00B100E3" w:rsidRDefault="00B100E3" w14:paraId="667009E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84"/>
                <w:rFonts w:asciiTheme="minorHAnsi" w:hAnsiTheme="minorHAnsi" w:cstheme="minorHAnsi"/>
                <w:szCs w:val="20"/>
              </w:rPr>
            </w:pPr>
          </w:p>
        </w:tc>
        <w:tc>
          <w:tcPr>
            <w:tcW w:w="1264" w:type="dxa"/>
          </w:tcPr>
          <w:p w:rsidR="00B100E3" w:rsidP="00B100E3" w:rsidRDefault="00B100E3" w14:paraId="7339F67B" w14:textId="349DFE0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85"/>
                <w:rFonts w:ascii="Arial" w:hAnsi="Arial" w:cs="Arial"/>
                <w:bCs/>
                <w:szCs w:val="20"/>
              </w:rPr>
            </w:pPr>
            <w:ins w:author="Andreyeva, Julia" w:date="2022-03-28T11:58:00Z" w:id="6586">
              <w:r>
                <w:rPr>
                  <w:rFonts w:ascii="Arial" w:hAnsi="Arial" w:cs="Arial"/>
                  <w:bCs/>
                  <w:szCs w:val="20"/>
                </w:rPr>
                <w:t>ENU</w:t>
              </w:r>
            </w:ins>
          </w:p>
        </w:tc>
        <w:tc>
          <w:tcPr>
            <w:tcW w:w="1918" w:type="dxa"/>
          </w:tcPr>
          <w:p w:rsidR="00B100E3" w:rsidP="00B100E3" w:rsidRDefault="00B100E3" w14:paraId="11B1B2AA" w14:textId="5B7BE94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7:00Z" w:id="6587"/>
                <w:rFonts w:ascii="Arial" w:hAnsi="Arial" w:cs="Arial"/>
                <w:szCs w:val="20"/>
              </w:rPr>
            </w:pPr>
            <w:ins w:author="Andreyeva, Julia" w:date="2022-03-28T11:57:00Z" w:id="6588">
              <w:r>
                <w:rPr>
                  <w:rFonts w:ascii="Arial" w:hAnsi="Arial" w:cs="Arial"/>
                  <w:szCs w:val="20"/>
                </w:rPr>
                <w:t>Pending</w:t>
              </w:r>
            </w:ins>
          </w:p>
        </w:tc>
      </w:tr>
      <w:tr w:rsidRPr="002400D8" w:rsidR="004A1AD6" w:rsidTr="00362BCE" w14:paraId="711D4B82" w14:textId="77777777">
        <w:trPr>
          <w:trHeight w:val="127"/>
          <w:ins w:author="Andreyeva, Julia" w:date="2022-03-03T17:18:00Z" w:id="6589"/>
        </w:trPr>
        <w:tc>
          <w:tcPr>
            <w:cnfStyle w:val="001000000000" w:firstRow="0" w:lastRow="0" w:firstColumn="1" w:lastColumn="0" w:oddVBand="0" w:evenVBand="0" w:oddHBand="0" w:evenHBand="0" w:firstRowFirstColumn="0" w:firstRowLastColumn="0" w:lastRowFirstColumn="0" w:lastRowLastColumn="0"/>
            <w:tcW w:w="1696" w:type="dxa"/>
          </w:tcPr>
          <w:p w:rsidRPr="002400D8" w:rsidR="004A1AD6" w:rsidP="004A1AD6" w:rsidRDefault="004A1AD6" w14:paraId="5738C54A" w14:textId="77777777">
            <w:pPr>
              <w:pStyle w:val="BodyText"/>
              <w:rPr>
                <w:ins w:author="Andreyeva, Julia" w:date="2022-03-03T17:18:00Z" w:id="6590"/>
                <w:rFonts w:asciiTheme="minorHAnsi" w:hAnsiTheme="minorHAnsi" w:cstheme="minorHAnsi"/>
                <w:b w:val="0"/>
                <w:bCs w:val="0"/>
                <w:szCs w:val="20"/>
              </w:rPr>
            </w:pPr>
            <w:ins w:author="Andreyeva, Julia" w:date="2022-03-03T17:18:00Z" w:id="6591">
              <w:r>
                <w:rPr>
                  <w:rFonts w:ascii="Arial" w:hAnsi="Arial" w:cs="Arial"/>
                  <w:b w:val="0"/>
                  <w:bCs w:val="0"/>
                  <w:szCs w:val="20"/>
                </w:rPr>
                <w:t>LOV</w:t>
              </w:r>
            </w:ins>
          </w:p>
        </w:tc>
        <w:tc>
          <w:tcPr>
            <w:tcW w:w="2266" w:type="dxa"/>
          </w:tcPr>
          <w:p w:rsidRPr="002400D8" w:rsidR="004A1AD6" w:rsidP="004A1AD6" w:rsidRDefault="004A1AD6" w14:paraId="37F594C1" w14:textId="662304F2">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92"/>
                <w:rFonts w:asciiTheme="minorHAnsi" w:hAnsiTheme="minorHAnsi" w:cstheme="minorHAnsi"/>
                <w:szCs w:val="20"/>
              </w:rPr>
            </w:pPr>
            <w:ins w:author="Andreyeva, Julia" w:date="2022-03-15T14:32:00Z" w:id="6593">
              <w:r>
                <w:rPr>
                  <w:rFonts w:ascii="Arial" w:hAnsi="Arial" w:cs="Arial"/>
                  <w:szCs w:val="20"/>
                </w:rPr>
                <w:t>Rejected</w:t>
              </w:r>
            </w:ins>
          </w:p>
        </w:tc>
        <w:tc>
          <w:tcPr>
            <w:tcW w:w="1417" w:type="dxa"/>
          </w:tcPr>
          <w:p w:rsidRPr="002400D8" w:rsidR="004A1AD6" w:rsidP="004A1AD6" w:rsidRDefault="004A1AD6" w14:paraId="6358870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94"/>
                <w:rFonts w:asciiTheme="minorHAnsi" w:hAnsiTheme="minorHAnsi" w:cstheme="minorHAnsi"/>
                <w:szCs w:val="20"/>
              </w:rPr>
            </w:pPr>
            <w:ins w:author="Andreyeva, Julia" w:date="2022-03-03T17:18:00Z" w:id="6595">
              <w:r>
                <w:rPr>
                  <w:rFonts w:ascii="Arial" w:hAnsi="Arial" w:cs="Arial"/>
                  <w:szCs w:val="20"/>
                </w:rPr>
                <w:t>Rejected</w:t>
              </w:r>
            </w:ins>
          </w:p>
        </w:tc>
        <w:tc>
          <w:tcPr>
            <w:tcW w:w="1357" w:type="dxa"/>
          </w:tcPr>
          <w:p w:rsidRPr="002400D8" w:rsidR="004A1AD6" w:rsidP="004A1AD6" w:rsidRDefault="004A1AD6" w14:paraId="56410C5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96"/>
                <w:rFonts w:asciiTheme="minorHAnsi" w:hAnsiTheme="minorHAnsi" w:cstheme="minorHAnsi"/>
                <w:szCs w:val="20"/>
              </w:rPr>
            </w:pPr>
          </w:p>
        </w:tc>
        <w:tc>
          <w:tcPr>
            <w:tcW w:w="1264" w:type="dxa"/>
          </w:tcPr>
          <w:p w:rsidRPr="002400D8" w:rsidR="004A1AD6" w:rsidP="004A1AD6" w:rsidRDefault="004A1AD6" w14:paraId="1883DFB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97"/>
                <w:rFonts w:asciiTheme="minorHAnsi" w:hAnsiTheme="minorHAnsi" w:cstheme="minorHAnsi"/>
                <w:szCs w:val="20"/>
              </w:rPr>
            </w:pPr>
            <w:ins w:author="Andreyeva, Julia" w:date="2022-03-03T17:18:00Z" w:id="6598">
              <w:r>
                <w:rPr>
                  <w:rFonts w:ascii="Arial" w:hAnsi="Arial" w:cs="Arial"/>
                  <w:bCs/>
                  <w:szCs w:val="20"/>
                </w:rPr>
                <w:t>EIR</w:t>
              </w:r>
            </w:ins>
          </w:p>
        </w:tc>
        <w:tc>
          <w:tcPr>
            <w:tcW w:w="1918" w:type="dxa"/>
          </w:tcPr>
          <w:p w:rsidRPr="002400D8" w:rsidR="004A1AD6" w:rsidP="004A1AD6" w:rsidRDefault="004A1AD6" w14:paraId="162A5576" w14:textId="0141B1AB">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599"/>
                <w:rFonts w:asciiTheme="minorHAnsi" w:hAnsiTheme="minorHAnsi" w:cstheme="minorHAnsi"/>
                <w:szCs w:val="20"/>
              </w:rPr>
            </w:pPr>
            <w:ins w:author="Andreyeva, Julia" w:date="2022-03-28T11:56:00Z" w:id="6600">
              <w:r>
                <w:rPr>
                  <w:rFonts w:ascii="Arial" w:hAnsi="Arial" w:cs="Arial"/>
                  <w:szCs w:val="20"/>
                </w:rPr>
                <w:t>Rejected</w:t>
              </w:r>
            </w:ins>
          </w:p>
        </w:tc>
      </w:tr>
      <w:tr w:rsidRPr="002400D8" w:rsidR="00B100E3" w:rsidTr="00362BCE" w14:paraId="2BAC72DE" w14:textId="77777777">
        <w:trPr>
          <w:trHeight w:val="127"/>
          <w:ins w:author="Andreyeva, Julia" w:date="2022-03-28T11:58:00Z" w:id="6601"/>
        </w:trPr>
        <w:tc>
          <w:tcPr>
            <w:cnfStyle w:val="001000000000" w:firstRow="0" w:lastRow="0" w:firstColumn="1" w:lastColumn="0" w:oddVBand="0" w:evenVBand="0" w:oddHBand="0" w:evenHBand="0" w:firstRowFirstColumn="0" w:firstRowLastColumn="0" w:lastRowFirstColumn="0" w:lastRowLastColumn="0"/>
            <w:tcW w:w="1696" w:type="dxa"/>
          </w:tcPr>
          <w:p w:rsidR="00B100E3" w:rsidP="00B100E3" w:rsidRDefault="00B100E3" w14:paraId="65CF6E05" w14:textId="10D5A54D">
            <w:pPr>
              <w:pStyle w:val="BodyText"/>
              <w:rPr>
                <w:ins w:author="Andreyeva, Julia" w:date="2022-03-28T11:58:00Z" w:id="6602"/>
                <w:rFonts w:ascii="Arial" w:hAnsi="Arial" w:cs="Arial"/>
                <w:szCs w:val="20"/>
              </w:rPr>
            </w:pPr>
            <w:ins w:author="Andreyeva, Julia" w:date="2022-03-28T11:58:00Z" w:id="6603">
              <w:r>
                <w:rPr>
                  <w:rFonts w:ascii="Arial" w:hAnsi="Arial" w:cs="Arial"/>
                  <w:b w:val="0"/>
                  <w:bCs w:val="0"/>
                  <w:szCs w:val="20"/>
                </w:rPr>
                <w:t>LOV</w:t>
              </w:r>
            </w:ins>
          </w:p>
        </w:tc>
        <w:tc>
          <w:tcPr>
            <w:tcW w:w="2266" w:type="dxa"/>
          </w:tcPr>
          <w:p w:rsidR="00B100E3" w:rsidP="00B100E3" w:rsidRDefault="00B100E3" w14:paraId="61BCA29C" w14:textId="6F332BE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04"/>
                <w:rFonts w:ascii="Arial" w:hAnsi="Arial" w:cs="Arial"/>
                <w:szCs w:val="20"/>
              </w:rPr>
            </w:pPr>
            <w:ins w:author="Andreyeva, Julia" w:date="2022-03-28T11:58:00Z" w:id="6605">
              <w:r>
                <w:rPr>
                  <w:rFonts w:ascii="Arial" w:hAnsi="Arial" w:cs="Arial"/>
                  <w:szCs w:val="20"/>
                </w:rPr>
                <w:t>Rejected</w:t>
              </w:r>
            </w:ins>
          </w:p>
        </w:tc>
        <w:tc>
          <w:tcPr>
            <w:tcW w:w="1417" w:type="dxa"/>
          </w:tcPr>
          <w:p w:rsidR="00B100E3" w:rsidP="00B100E3" w:rsidRDefault="00B100E3" w14:paraId="1CB730FC" w14:textId="192807D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06"/>
                <w:rFonts w:ascii="Arial" w:hAnsi="Arial" w:cs="Arial"/>
                <w:szCs w:val="20"/>
              </w:rPr>
            </w:pPr>
            <w:ins w:author="Andreyeva, Julia" w:date="2022-03-28T11:58:00Z" w:id="6607">
              <w:r>
                <w:rPr>
                  <w:rFonts w:ascii="Arial" w:hAnsi="Arial" w:cs="Arial"/>
                  <w:szCs w:val="20"/>
                </w:rPr>
                <w:t>Rejected</w:t>
              </w:r>
            </w:ins>
          </w:p>
        </w:tc>
        <w:tc>
          <w:tcPr>
            <w:tcW w:w="1357" w:type="dxa"/>
          </w:tcPr>
          <w:p w:rsidRPr="002400D8" w:rsidR="00B100E3" w:rsidP="00B100E3" w:rsidRDefault="00B100E3" w14:paraId="3ADF061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08"/>
                <w:rFonts w:asciiTheme="minorHAnsi" w:hAnsiTheme="minorHAnsi" w:cstheme="minorHAnsi"/>
                <w:szCs w:val="20"/>
              </w:rPr>
            </w:pPr>
          </w:p>
        </w:tc>
        <w:tc>
          <w:tcPr>
            <w:tcW w:w="1264" w:type="dxa"/>
          </w:tcPr>
          <w:p w:rsidR="00B100E3" w:rsidP="00B100E3" w:rsidRDefault="00B100E3" w14:paraId="18FA8D2F" w14:textId="25C5EF0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09"/>
                <w:rFonts w:ascii="Arial" w:hAnsi="Arial" w:cs="Arial"/>
                <w:bCs/>
                <w:szCs w:val="20"/>
              </w:rPr>
            </w:pPr>
            <w:ins w:author="Andreyeva, Julia" w:date="2022-03-28T11:58:00Z" w:id="6610">
              <w:r>
                <w:rPr>
                  <w:rFonts w:ascii="Arial" w:hAnsi="Arial" w:cs="Arial"/>
                  <w:bCs/>
                  <w:szCs w:val="20"/>
                </w:rPr>
                <w:t>ENU</w:t>
              </w:r>
            </w:ins>
          </w:p>
        </w:tc>
        <w:tc>
          <w:tcPr>
            <w:tcW w:w="1918" w:type="dxa"/>
          </w:tcPr>
          <w:p w:rsidR="00B100E3" w:rsidP="00B100E3" w:rsidRDefault="00B100E3" w14:paraId="5F070735" w14:textId="3B1D54F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11"/>
                <w:rFonts w:ascii="Arial" w:hAnsi="Arial" w:cs="Arial"/>
                <w:szCs w:val="20"/>
              </w:rPr>
            </w:pPr>
            <w:ins w:author="Andreyeva, Julia" w:date="2022-03-28T11:58:00Z" w:id="6612">
              <w:r>
                <w:rPr>
                  <w:rFonts w:ascii="Arial" w:hAnsi="Arial" w:cs="Arial"/>
                  <w:szCs w:val="20"/>
                </w:rPr>
                <w:t>Rejected</w:t>
              </w:r>
            </w:ins>
          </w:p>
        </w:tc>
      </w:tr>
      <w:tr w:rsidRPr="002400D8" w:rsidR="004A1AD6" w:rsidTr="00362BCE" w14:paraId="1978290B" w14:textId="77777777">
        <w:trPr>
          <w:trHeight w:val="127"/>
          <w:ins w:author="Andreyeva, Julia" w:date="2022-03-03T17:18:00Z" w:id="6613"/>
        </w:trPr>
        <w:tc>
          <w:tcPr>
            <w:cnfStyle w:val="001000000000" w:firstRow="0" w:lastRow="0" w:firstColumn="1" w:lastColumn="0" w:oddVBand="0" w:evenVBand="0" w:oddHBand="0" w:evenHBand="0" w:firstRowFirstColumn="0" w:firstRowLastColumn="0" w:lastRowFirstColumn="0" w:lastRowLastColumn="0"/>
            <w:tcW w:w="1696" w:type="dxa"/>
          </w:tcPr>
          <w:p w:rsidRPr="002400D8" w:rsidR="004A1AD6" w:rsidP="004A1AD6" w:rsidRDefault="004A1AD6" w14:paraId="0BE6AA8C" w14:textId="77777777">
            <w:pPr>
              <w:pStyle w:val="BodyText"/>
              <w:rPr>
                <w:ins w:author="Andreyeva, Julia" w:date="2022-03-03T17:18:00Z" w:id="6614"/>
                <w:rFonts w:asciiTheme="minorHAnsi" w:hAnsiTheme="minorHAnsi" w:cstheme="minorHAnsi"/>
                <w:b w:val="0"/>
                <w:bCs w:val="0"/>
                <w:szCs w:val="20"/>
              </w:rPr>
            </w:pPr>
            <w:ins w:author="Andreyeva, Julia" w:date="2022-03-03T17:18:00Z" w:id="6615">
              <w:r>
                <w:rPr>
                  <w:rFonts w:ascii="Arial" w:hAnsi="Arial" w:cs="Arial"/>
                  <w:b w:val="0"/>
                  <w:bCs w:val="0"/>
                  <w:szCs w:val="20"/>
                </w:rPr>
                <w:t>LOV</w:t>
              </w:r>
            </w:ins>
          </w:p>
        </w:tc>
        <w:tc>
          <w:tcPr>
            <w:tcW w:w="2266" w:type="dxa"/>
          </w:tcPr>
          <w:p w:rsidRPr="002400D8" w:rsidR="004A1AD6" w:rsidP="004A1AD6" w:rsidRDefault="004A1AD6" w14:paraId="2B297B20" w14:textId="25B1D8A6">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16"/>
                <w:rFonts w:asciiTheme="minorHAnsi" w:hAnsiTheme="minorHAnsi" w:cstheme="minorHAnsi"/>
                <w:szCs w:val="20"/>
              </w:rPr>
            </w:pPr>
            <w:ins w:author="Andreyeva, Julia" w:date="2022-03-15T14:33:00Z" w:id="6617">
              <w:r>
                <w:rPr>
                  <w:rFonts w:ascii="Arial" w:hAnsi="Arial" w:cs="Arial"/>
                  <w:szCs w:val="20"/>
                </w:rPr>
                <w:t>Submitted</w:t>
              </w:r>
            </w:ins>
          </w:p>
        </w:tc>
        <w:tc>
          <w:tcPr>
            <w:tcW w:w="1417" w:type="dxa"/>
          </w:tcPr>
          <w:p w:rsidRPr="002400D8" w:rsidR="004A1AD6" w:rsidP="004A1AD6" w:rsidRDefault="004A1AD6" w14:paraId="7165524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18"/>
                <w:rFonts w:asciiTheme="minorHAnsi" w:hAnsiTheme="minorHAnsi" w:cstheme="minorHAnsi"/>
                <w:szCs w:val="20"/>
              </w:rPr>
            </w:pPr>
            <w:ins w:author="Andreyeva, Julia" w:date="2022-03-03T17:18:00Z" w:id="6619">
              <w:r>
                <w:rPr>
                  <w:rFonts w:ascii="Arial" w:hAnsi="Arial" w:cs="Arial"/>
                  <w:szCs w:val="20"/>
                </w:rPr>
                <w:t>Submitted</w:t>
              </w:r>
            </w:ins>
          </w:p>
        </w:tc>
        <w:tc>
          <w:tcPr>
            <w:tcW w:w="1357" w:type="dxa"/>
          </w:tcPr>
          <w:p w:rsidRPr="002400D8" w:rsidR="004A1AD6" w:rsidP="004A1AD6" w:rsidRDefault="004A1AD6" w14:paraId="5712CEA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20"/>
                <w:rFonts w:asciiTheme="minorHAnsi" w:hAnsiTheme="minorHAnsi" w:cstheme="minorHAnsi"/>
                <w:szCs w:val="20"/>
              </w:rPr>
            </w:pPr>
          </w:p>
        </w:tc>
        <w:tc>
          <w:tcPr>
            <w:tcW w:w="1264" w:type="dxa"/>
          </w:tcPr>
          <w:p w:rsidRPr="002400D8" w:rsidR="004A1AD6" w:rsidP="004A1AD6" w:rsidRDefault="004A1AD6" w14:paraId="078EBA8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21"/>
                <w:rFonts w:asciiTheme="minorHAnsi" w:hAnsiTheme="minorHAnsi" w:cstheme="minorHAnsi"/>
                <w:szCs w:val="20"/>
              </w:rPr>
            </w:pPr>
            <w:ins w:author="Andreyeva, Julia" w:date="2022-03-03T17:18:00Z" w:id="6622">
              <w:r>
                <w:rPr>
                  <w:rFonts w:ascii="Arial" w:hAnsi="Arial" w:cs="Arial"/>
                  <w:bCs/>
                  <w:szCs w:val="20"/>
                </w:rPr>
                <w:t>EIR</w:t>
              </w:r>
            </w:ins>
          </w:p>
        </w:tc>
        <w:tc>
          <w:tcPr>
            <w:tcW w:w="1918" w:type="dxa"/>
          </w:tcPr>
          <w:p w:rsidRPr="002400D8" w:rsidR="004A1AD6" w:rsidP="004A1AD6" w:rsidRDefault="004A1AD6" w14:paraId="0997A3EB" w14:textId="5049A75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23"/>
                <w:rFonts w:asciiTheme="minorHAnsi" w:hAnsiTheme="minorHAnsi" w:cstheme="minorHAnsi"/>
                <w:szCs w:val="20"/>
              </w:rPr>
            </w:pPr>
            <w:ins w:author="Andreyeva, Julia" w:date="2022-03-28T11:56:00Z" w:id="6624">
              <w:r>
                <w:rPr>
                  <w:rFonts w:ascii="Arial" w:hAnsi="Arial" w:cs="Arial"/>
                  <w:szCs w:val="20"/>
                </w:rPr>
                <w:t>Submitted</w:t>
              </w:r>
            </w:ins>
          </w:p>
        </w:tc>
      </w:tr>
      <w:tr w:rsidRPr="002400D8" w:rsidR="00B100E3" w:rsidTr="00362BCE" w14:paraId="24A95DFD" w14:textId="77777777">
        <w:trPr>
          <w:trHeight w:val="127"/>
          <w:ins w:author="Andreyeva, Julia" w:date="2022-03-28T11:58:00Z" w:id="6625"/>
        </w:trPr>
        <w:tc>
          <w:tcPr>
            <w:cnfStyle w:val="001000000000" w:firstRow="0" w:lastRow="0" w:firstColumn="1" w:lastColumn="0" w:oddVBand="0" w:evenVBand="0" w:oddHBand="0" w:evenHBand="0" w:firstRowFirstColumn="0" w:firstRowLastColumn="0" w:lastRowFirstColumn="0" w:lastRowLastColumn="0"/>
            <w:tcW w:w="1696" w:type="dxa"/>
          </w:tcPr>
          <w:p w:rsidR="00B100E3" w:rsidP="00B100E3" w:rsidRDefault="00B100E3" w14:paraId="4CF220B7" w14:textId="04C9B7EC">
            <w:pPr>
              <w:pStyle w:val="BodyText"/>
              <w:rPr>
                <w:ins w:author="Andreyeva, Julia" w:date="2022-03-28T11:58:00Z" w:id="6626"/>
                <w:rFonts w:ascii="Arial" w:hAnsi="Arial" w:cs="Arial"/>
                <w:szCs w:val="20"/>
              </w:rPr>
            </w:pPr>
            <w:ins w:author="Andreyeva, Julia" w:date="2022-03-28T11:58:00Z" w:id="6627">
              <w:r>
                <w:rPr>
                  <w:rFonts w:ascii="Arial" w:hAnsi="Arial" w:cs="Arial"/>
                  <w:b w:val="0"/>
                  <w:bCs w:val="0"/>
                  <w:szCs w:val="20"/>
                </w:rPr>
                <w:t>LOV</w:t>
              </w:r>
            </w:ins>
          </w:p>
        </w:tc>
        <w:tc>
          <w:tcPr>
            <w:tcW w:w="2266" w:type="dxa"/>
          </w:tcPr>
          <w:p w:rsidR="00B100E3" w:rsidP="00B100E3" w:rsidRDefault="00B100E3" w14:paraId="7FDDF8C0" w14:textId="49A17D2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28"/>
                <w:rFonts w:ascii="Arial" w:hAnsi="Arial" w:cs="Arial"/>
                <w:szCs w:val="20"/>
              </w:rPr>
            </w:pPr>
            <w:ins w:author="Andreyeva, Julia" w:date="2022-03-28T11:58:00Z" w:id="6629">
              <w:r>
                <w:rPr>
                  <w:rFonts w:ascii="Arial" w:hAnsi="Arial" w:cs="Arial"/>
                  <w:szCs w:val="20"/>
                </w:rPr>
                <w:t>Submitted</w:t>
              </w:r>
            </w:ins>
          </w:p>
        </w:tc>
        <w:tc>
          <w:tcPr>
            <w:tcW w:w="1417" w:type="dxa"/>
          </w:tcPr>
          <w:p w:rsidR="00B100E3" w:rsidP="00B100E3" w:rsidRDefault="00B100E3" w14:paraId="019CC9A7" w14:textId="534AFF4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30"/>
                <w:rFonts w:ascii="Arial" w:hAnsi="Arial" w:cs="Arial"/>
                <w:szCs w:val="20"/>
              </w:rPr>
            </w:pPr>
            <w:ins w:author="Andreyeva, Julia" w:date="2022-03-28T11:58:00Z" w:id="6631">
              <w:r>
                <w:rPr>
                  <w:rFonts w:ascii="Arial" w:hAnsi="Arial" w:cs="Arial"/>
                  <w:szCs w:val="20"/>
                </w:rPr>
                <w:t>Submitted</w:t>
              </w:r>
            </w:ins>
          </w:p>
        </w:tc>
        <w:tc>
          <w:tcPr>
            <w:tcW w:w="1357" w:type="dxa"/>
          </w:tcPr>
          <w:p w:rsidRPr="002400D8" w:rsidR="00B100E3" w:rsidP="00B100E3" w:rsidRDefault="00B100E3" w14:paraId="76F0AE5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32"/>
                <w:rFonts w:asciiTheme="minorHAnsi" w:hAnsiTheme="minorHAnsi" w:cstheme="minorHAnsi"/>
                <w:szCs w:val="20"/>
              </w:rPr>
            </w:pPr>
          </w:p>
        </w:tc>
        <w:tc>
          <w:tcPr>
            <w:tcW w:w="1264" w:type="dxa"/>
          </w:tcPr>
          <w:p w:rsidR="00B100E3" w:rsidP="00B100E3" w:rsidRDefault="00B100E3" w14:paraId="0A5DDD16" w14:textId="1F227D6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33"/>
                <w:rFonts w:ascii="Arial" w:hAnsi="Arial" w:cs="Arial"/>
                <w:bCs/>
                <w:szCs w:val="20"/>
              </w:rPr>
            </w:pPr>
            <w:ins w:author="Andreyeva, Julia" w:date="2022-03-28T11:58:00Z" w:id="6634">
              <w:r>
                <w:rPr>
                  <w:rFonts w:ascii="Arial" w:hAnsi="Arial" w:cs="Arial"/>
                  <w:bCs/>
                  <w:szCs w:val="20"/>
                </w:rPr>
                <w:t>ENU</w:t>
              </w:r>
            </w:ins>
          </w:p>
        </w:tc>
        <w:tc>
          <w:tcPr>
            <w:tcW w:w="1918" w:type="dxa"/>
          </w:tcPr>
          <w:p w:rsidR="00B100E3" w:rsidP="00B100E3" w:rsidRDefault="00B100E3" w14:paraId="4DF755F4" w14:textId="7D762FE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8:00Z" w:id="6635"/>
                <w:rFonts w:ascii="Arial" w:hAnsi="Arial" w:cs="Arial"/>
                <w:szCs w:val="20"/>
              </w:rPr>
            </w:pPr>
            <w:ins w:author="Andreyeva, Julia" w:date="2022-03-28T11:58:00Z" w:id="6636">
              <w:r>
                <w:rPr>
                  <w:rFonts w:ascii="Arial" w:hAnsi="Arial" w:cs="Arial"/>
                  <w:szCs w:val="20"/>
                </w:rPr>
                <w:t>Submitted</w:t>
              </w:r>
            </w:ins>
          </w:p>
        </w:tc>
      </w:tr>
      <w:tr w:rsidRPr="002400D8" w:rsidR="004A1AD6" w:rsidTr="00362BCE" w14:paraId="44E42DDD" w14:textId="77777777">
        <w:trPr>
          <w:trHeight w:val="127"/>
          <w:ins w:author="Andreyeva, Julia" w:date="2022-03-03T17:18:00Z" w:id="6637"/>
        </w:trPr>
        <w:tc>
          <w:tcPr>
            <w:cnfStyle w:val="001000000000" w:firstRow="0" w:lastRow="0" w:firstColumn="1" w:lastColumn="0" w:oddVBand="0" w:evenVBand="0" w:oddHBand="0" w:evenHBand="0" w:firstRowFirstColumn="0" w:firstRowLastColumn="0" w:lastRowFirstColumn="0" w:lastRowLastColumn="0"/>
            <w:tcW w:w="1696" w:type="dxa"/>
          </w:tcPr>
          <w:p w:rsidRPr="002400D8" w:rsidR="004A1AD6" w:rsidP="004A1AD6" w:rsidRDefault="004A1AD6" w14:paraId="31CB4717" w14:textId="77777777">
            <w:pPr>
              <w:pStyle w:val="BodyText"/>
              <w:rPr>
                <w:ins w:author="Andreyeva, Julia" w:date="2022-03-03T17:18:00Z" w:id="6638"/>
                <w:rFonts w:asciiTheme="minorHAnsi" w:hAnsiTheme="minorHAnsi" w:cstheme="minorHAnsi"/>
                <w:b w:val="0"/>
                <w:bCs w:val="0"/>
                <w:szCs w:val="20"/>
              </w:rPr>
            </w:pPr>
            <w:ins w:author="Andreyeva, Julia" w:date="2022-03-03T17:18:00Z" w:id="6639">
              <w:r>
                <w:rPr>
                  <w:rFonts w:ascii="Arial" w:hAnsi="Arial" w:cs="Arial"/>
                  <w:b w:val="0"/>
                  <w:bCs w:val="0"/>
                  <w:szCs w:val="20"/>
                </w:rPr>
                <w:t>LOV</w:t>
              </w:r>
            </w:ins>
          </w:p>
        </w:tc>
        <w:tc>
          <w:tcPr>
            <w:tcW w:w="2266" w:type="dxa"/>
          </w:tcPr>
          <w:p w:rsidRPr="002400D8" w:rsidR="004A1AD6" w:rsidP="004A1AD6" w:rsidRDefault="004A1AD6" w14:paraId="5E730AC1" w14:textId="6AE42F09">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40"/>
                <w:rFonts w:asciiTheme="minorHAnsi" w:hAnsiTheme="minorHAnsi" w:cstheme="minorHAnsi"/>
                <w:szCs w:val="20"/>
              </w:rPr>
            </w:pPr>
            <w:ins w:author="Andreyeva, Julia" w:date="2022-03-15T14:33:00Z" w:id="6641">
              <w:r>
                <w:rPr>
                  <w:rFonts w:ascii="Arial" w:hAnsi="Arial" w:cs="Arial"/>
                  <w:szCs w:val="20"/>
                </w:rPr>
                <w:t>Cancelled</w:t>
              </w:r>
            </w:ins>
          </w:p>
        </w:tc>
        <w:tc>
          <w:tcPr>
            <w:tcW w:w="1417" w:type="dxa"/>
          </w:tcPr>
          <w:p w:rsidRPr="002400D8" w:rsidR="004A1AD6" w:rsidP="004A1AD6" w:rsidRDefault="004A1AD6" w14:paraId="7E70804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42"/>
                <w:rFonts w:asciiTheme="minorHAnsi" w:hAnsiTheme="minorHAnsi" w:cstheme="minorHAnsi"/>
                <w:szCs w:val="20"/>
              </w:rPr>
            </w:pPr>
            <w:ins w:author="Andreyeva, Julia" w:date="2022-03-03T17:18:00Z" w:id="6643">
              <w:r>
                <w:rPr>
                  <w:rFonts w:ascii="Arial" w:hAnsi="Arial" w:cs="Arial"/>
                  <w:szCs w:val="20"/>
                </w:rPr>
                <w:t>Cancelled</w:t>
              </w:r>
            </w:ins>
          </w:p>
        </w:tc>
        <w:tc>
          <w:tcPr>
            <w:tcW w:w="1357" w:type="dxa"/>
          </w:tcPr>
          <w:p w:rsidRPr="002400D8" w:rsidR="004A1AD6" w:rsidP="004A1AD6" w:rsidRDefault="004A1AD6" w14:paraId="3CF7034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44"/>
                <w:rFonts w:asciiTheme="minorHAnsi" w:hAnsiTheme="minorHAnsi" w:cstheme="minorHAnsi"/>
                <w:szCs w:val="20"/>
              </w:rPr>
            </w:pPr>
          </w:p>
        </w:tc>
        <w:tc>
          <w:tcPr>
            <w:tcW w:w="1264" w:type="dxa"/>
          </w:tcPr>
          <w:p w:rsidRPr="002400D8" w:rsidR="004A1AD6" w:rsidP="004A1AD6" w:rsidRDefault="004A1AD6" w14:paraId="6B45BDF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45"/>
                <w:rFonts w:asciiTheme="minorHAnsi" w:hAnsiTheme="minorHAnsi" w:cstheme="minorHAnsi"/>
                <w:szCs w:val="20"/>
              </w:rPr>
            </w:pPr>
            <w:ins w:author="Andreyeva, Julia" w:date="2022-03-03T17:18:00Z" w:id="6646">
              <w:r>
                <w:rPr>
                  <w:rFonts w:ascii="Arial" w:hAnsi="Arial" w:cs="Arial"/>
                  <w:bCs/>
                  <w:szCs w:val="20"/>
                </w:rPr>
                <w:t>EIR</w:t>
              </w:r>
            </w:ins>
          </w:p>
        </w:tc>
        <w:tc>
          <w:tcPr>
            <w:tcW w:w="1918" w:type="dxa"/>
          </w:tcPr>
          <w:p w:rsidRPr="002400D8" w:rsidR="004A1AD6" w:rsidP="004A1AD6" w:rsidRDefault="004A1AD6" w14:paraId="6D969522" w14:textId="34A5939E">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47"/>
                <w:rFonts w:asciiTheme="minorHAnsi" w:hAnsiTheme="minorHAnsi" w:cstheme="minorHAnsi"/>
                <w:szCs w:val="20"/>
              </w:rPr>
            </w:pPr>
            <w:ins w:author="Andreyeva, Julia" w:date="2022-03-28T11:56:00Z" w:id="6648">
              <w:r>
                <w:rPr>
                  <w:rFonts w:ascii="Arial" w:hAnsi="Arial" w:cs="Arial"/>
                  <w:szCs w:val="20"/>
                </w:rPr>
                <w:t>Cancelled</w:t>
              </w:r>
            </w:ins>
          </w:p>
        </w:tc>
      </w:tr>
      <w:tr w:rsidRPr="002400D8" w:rsidR="00B100E3" w:rsidTr="00362BCE" w14:paraId="68D923B8" w14:textId="77777777">
        <w:trPr>
          <w:trHeight w:val="127"/>
          <w:ins w:author="Andreyeva, Julia" w:date="2022-03-28T11:59:00Z" w:id="6649"/>
        </w:trPr>
        <w:tc>
          <w:tcPr>
            <w:cnfStyle w:val="001000000000" w:firstRow="0" w:lastRow="0" w:firstColumn="1" w:lastColumn="0" w:oddVBand="0" w:evenVBand="0" w:oddHBand="0" w:evenHBand="0" w:firstRowFirstColumn="0" w:firstRowLastColumn="0" w:lastRowFirstColumn="0" w:lastRowLastColumn="0"/>
            <w:tcW w:w="1696" w:type="dxa"/>
          </w:tcPr>
          <w:p w:rsidR="00B100E3" w:rsidP="00B100E3" w:rsidRDefault="00B100E3" w14:paraId="2DC61AC8" w14:textId="624ACECA">
            <w:pPr>
              <w:pStyle w:val="BodyText"/>
              <w:rPr>
                <w:ins w:author="Andreyeva, Julia" w:date="2022-03-28T11:59:00Z" w:id="6650"/>
                <w:rFonts w:ascii="Arial" w:hAnsi="Arial" w:cs="Arial"/>
                <w:szCs w:val="20"/>
              </w:rPr>
            </w:pPr>
            <w:ins w:author="Andreyeva, Julia" w:date="2022-03-28T11:59:00Z" w:id="6651">
              <w:r>
                <w:rPr>
                  <w:rFonts w:ascii="Arial" w:hAnsi="Arial" w:cs="Arial"/>
                  <w:b w:val="0"/>
                  <w:bCs w:val="0"/>
                  <w:szCs w:val="20"/>
                </w:rPr>
                <w:t>LOV</w:t>
              </w:r>
            </w:ins>
          </w:p>
        </w:tc>
        <w:tc>
          <w:tcPr>
            <w:tcW w:w="2266" w:type="dxa"/>
          </w:tcPr>
          <w:p w:rsidR="00B100E3" w:rsidP="00B100E3" w:rsidRDefault="00B100E3" w14:paraId="23FE4519" w14:textId="6AEBF75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52"/>
                <w:rFonts w:ascii="Arial" w:hAnsi="Arial" w:cs="Arial"/>
                <w:szCs w:val="20"/>
              </w:rPr>
            </w:pPr>
            <w:ins w:author="Andreyeva, Julia" w:date="2022-03-28T11:59:00Z" w:id="6653">
              <w:r>
                <w:rPr>
                  <w:rFonts w:ascii="Arial" w:hAnsi="Arial" w:cs="Arial"/>
                  <w:szCs w:val="20"/>
                </w:rPr>
                <w:t>Cancelled</w:t>
              </w:r>
            </w:ins>
          </w:p>
        </w:tc>
        <w:tc>
          <w:tcPr>
            <w:tcW w:w="1417" w:type="dxa"/>
          </w:tcPr>
          <w:p w:rsidR="00B100E3" w:rsidP="00B100E3" w:rsidRDefault="00B100E3" w14:paraId="6CAD8CC6" w14:textId="797BD9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54"/>
                <w:rFonts w:ascii="Arial" w:hAnsi="Arial" w:cs="Arial"/>
                <w:szCs w:val="20"/>
              </w:rPr>
            </w:pPr>
            <w:ins w:author="Andreyeva, Julia" w:date="2022-03-28T11:59:00Z" w:id="6655">
              <w:r>
                <w:rPr>
                  <w:rFonts w:ascii="Arial" w:hAnsi="Arial" w:cs="Arial"/>
                  <w:szCs w:val="20"/>
                </w:rPr>
                <w:t>Cancelled</w:t>
              </w:r>
            </w:ins>
          </w:p>
        </w:tc>
        <w:tc>
          <w:tcPr>
            <w:tcW w:w="1357" w:type="dxa"/>
          </w:tcPr>
          <w:p w:rsidRPr="002400D8" w:rsidR="00B100E3" w:rsidP="00B100E3" w:rsidRDefault="00B100E3" w14:paraId="58FE66B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56"/>
                <w:rFonts w:asciiTheme="minorHAnsi" w:hAnsiTheme="minorHAnsi" w:cstheme="minorHAnsi"/>
                <w:szCs w:val="20"/>
              </w:rPr>
            </w:pPr>
          </w:p>
        </w:tc>
        <w:tc>
          <w:tcPr>
            <w:tcW w:w="1264" w:type="dxa"/>
          </w:tcPr>
          <w:p w:rsidR="00B100E3" w:rsidP="00B100E3" w:rsidRDefault="00B100E3" w14:paraId="32B74BC7" w14:textId="6FFDBE4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57"/>
                <w:rFonts w:ascii="Arial" w:hAnsi="Arial" w:cs="Arial"/>
                <w:bCs/>
                <w:szCs w:val="20"/>
              </w:rPr>
            </w:pPr>
            <w:ins w:author="Andreyeva, Julia" w:date="2022-03-28T11:59:00Z" w:id="6658">
              <w:r>
                <w:rPr>
                  <w:rFonts w:ascii="Arial" w:hAnsi="Arial" w:cs="Arial"/>
                  <w:bCs/>
                  <w:szCs w:val="20"/>
                </w:rPr>
                <w:t>ENU</w:t>
              </w:r>
            </w:ins>
          </w:p>
        </w:tc>
        <w:tc>
          <w:tcPr>
            <w:tcW w:w="1918" w:type="dxa"/>
          </w:tcPr>
          <w:p w:rsidR="00B100E3" w:rsidP="00B100E3" w:rsidRDefault="00B100E3" w14:paraId="3CE2EE34" w14:textId="6AB7133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59"/>
                <w:rFonts w:ascii="Arial" w:hAnsi="Arial" w:cs="Arial"/>
                <w:szCs w:val="20"/>
              </w:rPr>
            </w:pPr>
            <w:ins w:author="Andreyeva, Julia" w:date="2022-03-28T11:59:00Z" w:id="6660">
              <w:r>
                <w:rPr>
                  <w:rFonts w:ascii="Arial" w:hAnsi="Arial" w:cs="Arial"/>
                  <w:szCs w:val="20"/>
                </w:rPr>
                <w:t>Cancelled</w:t>
              </w:r>
            </w:ins>
          </w:p>
        </w:tc>
      </w:tr>
      <w:tr w:rsidRPr="002400D8" w:rsidR="004A1AD6" w:rsidTr="00362BCE" w14:paraId="1E70F166" w14:textId="77777777">
        <w:trPr>
          <w:trHeight w:val="127"/>
          <w:ins w:author="Andreyeva, Julia" w:date="2022-03-03T17:18:00Z" w:id="6661"/>
        </w:trPr>
        <w:tc>
          <w:tcPr>
            <w:cnfStyle w:val="001000000000" w:firstRow="0" w:lastRow="0" w:firstColumn="1" w:lastColumn="0" w:oddVBand="0" w:evenVBand="0" w:oddHBand="0" w:evenHBand="0" w:firstRowFirstColumn="0" w:firstRowLastColumn="0" w:lastRowFirstColumn="0" w:lastRowLastColumn="0"/>
            <w:tcW w:w="1696" w:type="dxa"/>
          </w:tcPr>
          <w:p w:rsidR="004A1AD6" w:rsidP="004A1AD6" w:rsidRDefault="004A1AD6" w14:paraId="00C06283" w14:textId="77777777">
            <w:pPr>
              <w:pStyle w:val="BodyText"/>
              <w:rPr>
                <w:ins w:author="Andreyeva, Julia" w:date="2022-03-03T17:18:00Z" w:id="6662"/>
                <w:rFonts w:asciiTheme="minorHAnsi" w:hAnsiTheme="minorHAnsi" w:cstheme="minorHAnsi"/>
                <w:b w:val="0"/>
                <w:bCs w:val="0"/>
                <w:szCs w:val="20"/>
              </w:rPr>
            </w:pPr>
            <w:ins w:author="Andreyeva, Julia" w:date="2022-03-03T17:18:00Z" w:id="6663">
              <w:r>
                <w:rPr>
                  <w:rFonts w:ascii="Arial" w:hAnsi="Arial" w:cs="Arial"/>
                  <w:b w:val="0"/>
                  <w:bCs w:val="0"/>
                  <w:szCs w:val="20"/>
                </w:rPr>
                <w:t>LOV</w:t>
              </w:r>
            </w:ins>
          </w:p>
        </w:tc>
        <w:tc>
          <w:tcPr>
            <w:tcW w:w="2266" w:type="dxa"/>
          </w:tcPr>
          <w:p w:rsidR="004A1AD6" w:rsidP="004A1AD6" w:rsidRDefault="004A1AD6" w14:paraId="6F8FEC4A" w14:textId="475F027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64"/>
                <w:rFonts w:asciiTheme="minorHAnsi" w:hAnsiTheme="minorHAnsi" w:cstheme="minorHAnsi"/>
                <w:szCs w:val="20"/>
              </w:rPr>
            </w:pPr>
            <w:ins w:author="Andreyeva, Julia" w:date="2022-03-15T14:33:00Z" w:id="6665">
              <w:r>
                <w:rPr>
                  <w:rFonts w:ascii="Arial" w:hAnsi="Arial" w:cs="Arial"/>
                  <w:szCs w:val="20"/>
                </w:rPr>
                <w:t>Received</w:t>
              </w:r>
            </w:ins>
          </w:p>
        </w:tc>
        <w:tc>
          <w:tcPr>
            <w:tcW w:w="1417" w:type="dxa"/>
          </w:tcPr>
          <w:p w:rsidR="004A1AD6" w:rsidP="004A1AD6" w:rsidRDefault="004A1AD6" w14:paraId="7F68D5A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66"/>
                <w:rFonts w:asciiTheme="minorHAnsi" w:hAnsiTheme="minorHAnsi" w:cstheme="minorHAnsi"/>
                <w:szCs w:val="20"/>
              </w:rPr>
            </w:pPr>
            <w:ins w:author="Andreyeva, Julia" w:date="2022-03-03T17:18:00Z" w:id="6667">
              <w:r>
                <w:rPr>
                  <w:rFonts w:ascii="Arial" w:hAnsi="Arial" w:cs="Arial"/>
                  <w:szCs w:val="20"/>
                </w:rPr>
                <w:t>Received</w:t>
              </w:r>
            </w:ins>
          </w:p>
        </w:tc>
        <w:tc>
          <w:tcPr>
            <w:tcW w:w="1357" w:type="dxa"/>
          </w:tcPr>
          <w:p w:rsidRPr="002400D8" w:rsidR="004A1AD6" w:rsidP="004A1AD6" w:rsidRDefault="004A1AD6" w14:paraId="73D88BE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68"/>
                <w:rFonts w:asciiTheme="minorHAnsi" w:hAnsiTheme="minorHAnsi" w:cstheme="minorHAnsi"/>
                <w:szCs w:val="20"/>
              </w:rPr>
            </w:pPr>
          </w:p>
        </w:tc>
        <w:tc>
          <w:tcPr>
            <w:tcW w:w="1264" w:type="dxa"/>
          </w:tcPr>
          <w:p w:rsidRPr="002400D8" w:rsidR="004A1AD6" w:rsidP="004A1AD6" w:rsidRDefault="004A1AD6" w14:paraId="557B237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69"/>
                <w:rFonts w:asciiTheme="minorHAnsi" w:hAnsiTheme="minorHAnsi" w:cstheme="minorHAnsi"/>
                <w:szCs w:val="20"/>
              </w:rPr>
            </w:pPr>
            <w:ins w:author="Andreyeva, Julia" w:date="2022-03-03T17:18:00Z" w:id="6670">
              <w:r>
                <w:rPr>
                  <w:rFonts w:ascii="Arial" w:hAnsi="Arial" w:cs="Arial"/>
                  <w:bCs/>
                  <w:szCs w:val="20"/>
                </w:rPr>
                <w:t>EIR</w:t>
              </w:r>
            </w:ins>
          </w:p>
        </w:tc>
        <w:tc>
          <w:tcPr>
            <w:tcW w:w="1918" w:type="dxa"/>
          </w:tcPr>
          <w:p w:rsidRPr="002400D8" w:rsidR="004A1AD6" w:rsidP="004A1AD6" w:rsidRDefault="004A1AD6" w14:paraId="700C2EEB" w14:textId="4F1CDFA0">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18:00Z" w:id="6671"/>
                <w:rFonts w:asciiTheme="minorHAnsi" w:hAnsiTheme="minorHAnsi" w:cstheme="minorHAnsi"/>
                <w:szCs w:val="20"/>
              </w:rPr>
            </w:pPr>
            <w:ins w:author="Andreyeva, Julia" w:date="2022-03-28T11:56:00Z" w:id="6672">
              <w:r>
                <w:rPr>
                  <w:rFonts w:ascii="Arial" w:hAnsi="Arial" w:cs="Arial"/>
                  <w:szCs w:val="20"/>
                </w:rPr>
                <w:t>Received</w:t>
              </w:r>
            </w:ins>
          </w:p>
        </w:tc>
      </w:tr>
      <w:tr w:rsidRPr="002400D8" w:rsidR="00B100E3" w:rsidTr="00362BCE" w14:paraId="1F2B53C7" w14:textId="77777777">
        <w:trPr>
          <w:trHeight w:val="127"/>
          <w:ins w:author="Andreyeva, Julia" w:date="2022-03-28T11:59:00Z" w:id="6673"/>
        </w:trPr>
        <w:tc>
          <w:tcPr>
            <w:cnfStyle w:val="001000000000" w:firstRow="0" w:lastRow="0" w:firstColumn="1" w:lastColumn="0" w:oddVBand="0" w:evenVBand="0" w:oddHBand="0" w:evenHBand="0" w:firstRowFirstColumn="0" w:firstRowLastColumn="0" w:lastRowFirstColumn="0" w:lastRowLastColumn="0"/>
            <w:tcW w:w="1696" w:type="dxa"/>
          </w:tcPr>
          <w:p w:rsidR="00B100E3" w:rsidP="00B100E3" w:rsidRDefault="00B100E3" w14:paraId="350BEB48" w14:textId="17544AE9">
            <w:pPr>
              <w:pStyle w:val="BodyText"/>
              <w:rPr>
                <w:ins w:author="Andreyeva, Julia" w:date="2022-03-28T11:59:00Z" w:id="6674"/>
                <w:rFonts w:ascii="Arial" w:hAnsi="Arial" w:cs="Arial"/>
                <w:szCs w:val="20"/>
              </w:rPr>
            </w:pPr>
            <w:ins w:author="Andreyeva, Julia" w:date="2022-03-28T11:59:00Z" w:id="6675">
              <w:r>
                <w:rPr>
                  <w:rFonts w:ascii="Arial" w:hAnsi="Arial" w:cs="Arial"/>
                  <w:b w:val="0"/>
                  <w:bCs w:val="0"/>
                  <w:szCs w:val="20"/>
                </w:rPr>
                <w:t>LOV</w:t>
              </w:r>
            </w:ins>
          </w:p>
        </w:tc>
        <w:tc>
          <w:tcPr>
            <w:tcW w:w="2266" w:type="dxa"/>
          </w:tcPr>
          <w:p w:rsidR="00B100E3" w:rsidP="00B100E3" w:rsidRDefault="00B100E3" w14:paraId="254DF9A2" w14:textId="17CA90D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76"/>
                <w:rFonts w:ascii="Arial" w:hAnsi="Arial" w:cs="Arial"/>
                <w:szCs w:val="20"/>
              </w:rPr>
            </w:pPr>
            <w:ins w:author="Andreyeva, Julia" w:date="2022-03-28T11:59:00Z" w:id="6677">
              <w:r>
                <w:rPr>
                  <w:rFonts w:ascii="Arial" w:hAnsi="Arial" w:cs="Arial"/>
                  <w:szCs w:val="20"/>
                </w:rPr>
                <w:t>Received</w:t>
              </w:r>
            </w:ins>
          </w:p>
        </w:tc>
        <w:tc>
          <w:tcPr>
            <w:tcW w:w="1417" w:type="dxa"/>
          </w:tcPr>
          <w:p w:rsidR="00B100E3" w:rsidP="00B100E3" w:rsidRDefault="00B100E3" w14:paraId="3B6E727A" w14:textId="5122FA1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78"/>
                <w:rFonts w:ascii="Arial" w:hAnsi="Arial" w:cs="Arial"/>
                <w:szCs w:val="20"/>
              </w:rPr>
            </w:pPr>
            <w:ins w:author="Andreyeva, Julia" w:date="2022-03-28T11:59:00Z" w:id="6679">
              <w:r>
                <w:rPr>
                  <w:rFonts w:ascii="Arial" w:hAnsi="Arial" w:cs="Arial"/>
                  <w:szCs w:val="20"/>
                </w:rPr>
                <w:t>Received</w:t>
              </w:r>
            </w:ins>
          </w:p>
        </w:tc>
        <w:tc>
          <w:tcPr>
            <w:tcW w:w="1357" w:type="dxa"/>
          </w:tcPr>
          <w:p w:rsidRPr="002400D8" w:rsidR="00B100E3" w:rsidP="00B100E3" w:rsidRDefault="00B100E3" w14:paraId="172A75C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80"/>
                <w:rFonts w:asciiTheme="minorHAnsi" w:hAnsiTheme="minorHAnsi" w:cstheme="minorHAnsi"/>
                <w:szCs w:val="20"/>
              </w:rPr>
            </w:pPr>
          </w:p>
        </w:tc>
        <w:tc>
          <w:tcPr>
            <w:tcW w:w="1264" w:type="dxa"/>
          </w:tcPr>
          <w:p w:rsidR="00B100E3" w:rsidP="00B100E3" w:rsidRDefault="00B100E3" w14:paraId="52F4593C" w14:textId="220E45C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81"/>
                <w:rFonts w:ascii="Arial" w:hAnsi="Arial" w:cs="Arial"/>
                <w:bCs/>
                <w:szCs w:val="20"/>
              </w:rPr>
            </w:pPr>
            <w:ins w:author="Andreyeva, Julia" w:date="2022-03-28T11:59:00Z" w:id="6682">
              <w:r>
                <w:rPr>
                  <w:rFonts w:ascii="Arial" w:hAnsi="Arial" w:cs="Arial"/>
                  <w:bCs/>
                  <w:szCs w:val="20"/>
                </w:rPr>
                <w:t>ENU</w:t>
              </w:r>
            </w:ins>
          </w:p>
        </w:tc>
        <w:tc>
          <w:tcPr>
            <w:tcW w:w="1918" w:type="dxa"/>
          </w:tcPr>
          <w:p w:rsidR="00B100E3" w:rsidP="00B100E3" w:rsidRDefault="00B100E3" w14:paraId="031030C3" w14:textId="6E40D16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9:00Z" w:id="6683"/>
                <w:rFonts w:ascii="Arial" w:hAnsi="Arial" w:cs="Arial"/>
                <w:szCs w:val="20"/>
              </w:rPr>
            </w:pPr>
            <w:ins w:author="Andreyeva, Julia" w:date="2022-03-28T11:59:00Z" w:id="6684">
              <w:r>
                <w:rPr>
                  <w:rFonts w:ascii="Arial" w:hAnsi="Arial" w:cs="Arial"/>
                  <w:szCs w:val="20"/>
                </w:rPr>
                <w:t>Received</w:t>
              </w:r>
            </w:ins>
          </w:p>
        </w:tc>
      </w:tr>
      <w:tr w:rsidRPr="002400D8" w:rsidR="004A1AD6" w:rsidTr="00362BCE" w14:paraId="7FA30C18" w14:textId="77777777">
        <w:trPr>
          <w:trHeight w:val="127"/>
          <w:ins w:author="Andreyeva, Julia" w:date="2022-03-28T11:53:00Z" w:id="6685"/>
        </w:trPr>
        <w:tc>
          <w:tcPr>
            <w:cnfStyle w:val="001000000000" w:firstRow="0" w:lastRow="0" w:firstColumn="1" w:lastColumn="0" w:oddVBand="0" w:evenVBand="0" w:oddHBand="0" w:evenHBand="0" w:firstRowFirstColumn="0" w:firstRowLastColumn="0" w:lastRowFirstColumn="0" w:lastRowLastColumn="0"/>
            <w:tcW w:w="1696" w:type="dxa"/>
          </w:tcPr>
          <w:p w:rsidR="004A1AD6" w:rsidP="004A1AD6" w:rsidRDefault="004A1AD6" w14:paraId="6481A81E" w14:textId="4596C89B">
            <w:pPr>
              <w:pStyle w:val="BodyText"/>
              <w:rPr>
                <w:ins w:author="Andreyeva, Julia" w:date="2022-03-28T11:53:00Z" w:id="6686"/>
                <w:rFonts w:ascii="Arial" w:hAnsi="Arial" w:cs="Arial"/>
                <w:szCs w:val="20"/>
              </w:rPr>
            </w:pPr>
            <w:ins w:author="Andreyeva, Julia" w:date="2022-03-28T11:54:00Z" w:id="6687">
              <w:r>
                <w:rPr>
                  <w:rFonts w:ascii="Arial" w:hAnsi="Arial" w:cs="Arial"/>
                  <w:b w:val="0"/>
                  <w:bCs w:val="0"/>
                  <w:szCs w:val="20"/>
                </w:rPr>
                <w:t>LOV</w:t>
              </w:r>
            </w:ins>
          </w:p>
        </w:tc>
        <w:tc>
          <w:tcPr>
            <w:tcW w:w="2266" w:type="dxa"/>
          </w:tcPr>
          <w:p w:rsidR="004A1AD6" w:rsidP="004A1AD6" w:rsidRDefault="004A1AD6" w14:paraId="5D1B859A" w14:textId="449AB54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688"/>
                <w:rFonts w:ascii="Arial" w:hAnsi="Arial" w:cs="Arial"/>
                <w:szCs w:val="20"/>
              </w:rPr>
            </w:pPr>
            <w:ins w:author="Andreyeva, Julia" w:date="2022-03-28T11:54:00Z" w:id="6689">
              <w:r>
                <w:rPr>
                  <w:rFonts w:ascii="Arial" w:hAnsi="Arial" w:cs="Arial"/>
                  <w:szCs w:val="20"/>
                </w:rPr>
                <w:t>Pending</w:t>
              </w:r>
            </w:ins>
          </w:p>
        </w:tc>
        <w:tc>
          <w:tcPr>
            <w:tcW w:w="1417" w:type="dxa"/>
          </w:tcPr>
          <w:p w:rsidR="004A1AD6" w:rsidP="004A1AD6" w:rsidRDefault="004A1AD6" w14:paraId="03E15BB6" w14:textId="7E285B5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690"/>
                <w:rFonts w:ascii="Arial" w:hAnsi="Arial" w:cs="Arial"/>
                <w:szCs w:val="20"/>
              </w:rPr>
            </w:pPr>
            <w:ins w:author="Andreyeva, Julia" w:date="2022-03-28T11:54:00Z" w:id="6691">
              <w:r>
                <w:rPr>
                  <w:rFonts w:ascii="Arial" w:hAnsi="Arial" w:cs="Arial"/>
                  <w:szCs w:val="20"/>
                </w:rPr>
                <w:t>Pending</w:t>
              </w:r>
            </w:ins>
          </w:p>
        </w:tc>
        <w:tc>
          <w:tcPr>
            <w:tcW w:w="1357" w:type="dxa"/>
          </w:tcPr>
          <w:p w:rsidRPr="002400D8" w:rsidR="004A1AD6" w:rsidP="004A1AD6" w:rsidRDefault="004A1AD6" w14:paraId="778804C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692"/>
                <w:rFonts w:asciiTheme="minorHAnsi" w:hAnsiTheme="minorHAnsi" w:cstheme="minorHAnsi"/>
                <w:szCs w:val="20"/>
              </w:rPr>
            </w:pPr>
          </w:p>
        </w:tc>
        <w:tc>
          <w:tcPr>
            <w:tcW w:w="1264" w:type="dxa"/>
          </w:tcPr>
          <w:p w:rsidR="004A1AD6" w:rsidP="004A1AD6" w:rsidRDefault="004A1AD6" w14:paraId="382BE77D" w14:textId="6D4646C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693"/>
                <w:rFonts w:ascii="Arial" w:hAnsi="Arial" w:cs="Arial"/>
                <w:bCs/>
                <w:szCs w:val="20"/>
              </w:rPr>
            </w:pPr>
            <w:ins w:author="Andreyeva, Julia" w:date="2022-03-28T11:54:00Z" w:id="6694">
              <w:r>
                <w:rPr>
                  <w:rFonts w:ascii="Arial" w:hAnsi="Arial" w:cs="Arial"/>
                  <w:szCs w:val="20"/>
                </w:rPr>
                <w:t>KZA</w:t>
              </w:r>
            </w:ins>
          </w:p>
        </w:tc>
        <w:tc>
          <w:tcPr>
            <w:tcW w:w="1918" w:type="dxa"/>
          </w:tcPr>
          <w:p w:rsidRPr="002400D8" w:rsidR="004A1AD6" w:rsidP="004A1AD6" w:rsidRDefault="004A1AD6" w14:paraId="075C6BDF" w14:textId="3C15C5C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695"/>
                <w:rFonts w:asciiTheme="minorHAnsi" w:hAnsiTheme="minorHAnsi" w:cstheme="minorHAnsi"/>
                <w:szCs w:val="20"/>
              </w:rPr>
            </w:pPr>
            <w:ins w:author="Andreyeva, Julia" w:date="2022-03-28T11:54:00Z" w:id="6696">
              <w:r>
                <w:rPr>
                  <w:rFonts w:ascii="Arial" w:hAnsi="Arial" w:cs="Arial"/>
                  <w:szCs w:val="20"/>
                </w:rPr>
                <w:t>Pending</w:t>
              </w:r>
            </w:ins>
          </w:p>
        </w:tc>
      </w:tr>
      <w:tr w:rsidRPr="002400D8" w:rsidR="00225342" w:rsidTr="00362BCE" w14:paraId="5D6200FD" w14:textId="77777777">
        <w:trPr>
          <w:trHeight w:val="127"/>
          <w:ins w:author="Andreyeva, Julia" w:date="2022-03-28T13:42:00Z" w:id="6697"/>
        </w:trPr>
        <w:tc>
          <w:tcPr>
            <w:cnfStyle w:val="001000000000" w:firstRow="0" w:lastRow="0" w:firstColumn="1" w:lastColumn="0" w:oddVBand="0" w:evenVBand="0" w:oddHBand="0" w:evenHBand="0" w:firstRowFirstColumn="0" w:firstRowLastColumn="0" w:lastRowFirstColumn="0" w:lastRowLastColumn="0"/>
            <w:tcW w:w="1696" w:type="dxa"/>
          </w:tcPr>
          <w:p w:rsidR="00225342" w:rsidP="00225342" w:rsidRDefault="00225342" w14:paraId="26A25EAB" w14:textId="2D076AD0">
            <w:pPr>
              <w:pStyle w:val="BodyText"/>
              <w:rPr>
                <w:ins w:author="Andreyeva, Julia" w:date="2022-03-28T13:42:00Z" w:id="6698"/>
                <w:rFonts w:ascii="Arial" w:hAnsi="Arial" w:cs="Arial"/>
                <w:szCs w:val="20"/>
              </w:rPr>
            </w:pPr>
            <w:ins w:author="Andreyeva, Julia" w:date="2022-03-28T13:42:00Z" w:id="6699">
              <w:r>
                <w:rPr>
                  <w:rFonts w:ascii="Arial" w:hAnsi="Arial" w:cs="Arial"/>
                  <w:b w:val="0"/>
                  <w:bCs w:val="0"/>
                  <w:szCs w:val="20"/>
                </w:rPr>
                <w:lastRenderedPageBreak/>
                <w:t>LOV</w:t>
              </w:r>
            </w:ins>
          </w:p>
        </w:tc>
        <w:tc>
          <w:tcPr>
            <w:tcW w:w="2266" w:type="dxa"/>
          </w:tcPr>
          <w:p w:rsidR="00225342" w:rsidP="00225342" w:rsidRDefault="00225342" w14:paraId="3E168BE1" w14:textId="10997EF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2:00Z" w:id="6700"/>
                <w:rFonts w:ascii="Arial" w:hAnsi="Arial" w:cs="Arial"/>
                <w:szCs w:val="20"/>
              </w:rPr>
            </w:pPr>
            <w:ins w:author="Andreyeva, Julia" w:date="2022-03-28T13:42:00Z" w:id="6701">
              <w:r>
                <w:rPr>
                  <w:rFonts w:ascii="Arial" w:hAnsi="Arial" w:cs="Arial"/>
                  <w:szCs w:val="20"/>
                </w:rPr>
                <w:t>Pending</w:t>
              </w:r>
            </w:ins>
          </w:p>
        </w:tc>
        <w:tc>
          <w:tcPr>
            <w:tcW w:w="1417" w:type="dxa"/>
          </w:tcPr>
          <w:p w:rsidR="00225342" w:rsidP="00225342" w:rsidRDefault="00225342" w14:paraId="020114B4" w14:textId="6BA77A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2:00Z" w:id="6702"/>
                <w:rFonts w:ascii="Arial" w:hAnsi="Arial" w:cs="Arial"/>
                <w:szCs w:val="20"/>
              </w:rPr>
            </w:pPr>
            <w:ins w:author="Andreyeva, Julia" w:date="2022-03-28T13:42:00Z" w:id="6703">
              <w:r>
                <w:rPr>
                  <w:rFonts w:ascii="Arial" w:hAnsi="Arial" w:cs="Arial"/>
                  <w:szCs w:val="20"/>
                </w:rPr>
                <w:t>Pending</w:t>
              </w:r>
            </w:ins>
          </w:p>
        </w:tc>
        <w:tc>
          <w:tcPr>
            <w:tcW w:w="1357" w:type="dxa"/>
          </w:tcPr>
          <w:p w:rsidRPr="002400D8" w:rsidR="00225342" w:rsidP="00225342" w:rsidRDefault="00225342" w14:paraId="7E83E85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2:00Z" w:id="6704"/>
                <w:rFonts w:asciiTheme="minorHAnsi" w:hAnsiTheme="minorHAnsi" w:cstheme="minorHAnsi"/>
                <w:szCs w:val="20"/>
              </w:rPr>
            </w:pPr>
          </w:p>
        </w:tc>
        <w:tc>
          <w:tcPr>
            <w:tcW w:w="1264" w:type="dxa"/>
          </w:tcPr>
          <w:p w:rsidR="00225342" w:rsidP="00225342" w:rsidRDefault="00225342" w14:paraId="25749511" w14:textId="687A77D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2:00Z" w:id="6705"/>
                <w:rFonts w:ascii="Arial" w:hAnsi="Arial" w:cs="Arial"/>
                <w:szCs w:val="20"/>
              </w:rPr>
            </w:pPr>
            <w:ins w:author="Andreyeva, Julia" w:date="2022-03-28T13:42:00Z" w:id="6706">
              <w:r>
                <w:rPr>
                  <w:rFonts w:ascii="Arial" w:hAnsi="Arial" w:cs="Arial"/>
                  <w:szCs w:val="20"/>
                </w:rPr>
                <w:t>ENU</w:t>
              </w:r>
            </w:ins>
          </w:p>
        </w:tc>
        <w:tc>
          <w:tcPr>
            <w:tcW w:w="1918" w:type="dxa"/>
          </w:tcPr>
          <w:p w:rsidR="00225342" w:rsidP="00225342" w:rsidRDefault="00225342" w14:paraId="048780BA" w14:textId="142AF1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2:00Z" w:id="6707"/>
                <w:rFonts w:ascii="Arial" w:hAnsi="Arial" w:cs="Arial"/>
                <w:szCs w:val="20"/>
              </w:rPr>
            </w:pPr>
            <w:ins w:author="Andreyeva, Julia" w:date="2022-03-28T13:42:00Z" w:id="6708">
              <w:r>
                <w:rPr>
                  <w:rFonts w:ascii="Arial" w:hAnsi="Arial" w:cs="Arial"/>
                  <w:szCs w:val="20"/>
                </w:rPr>
                <w:t>Pending</w:t>
              </w:r>
            </w:ins>
          </w:p>
        </w:tc>
      </w:tr>
      <w:tr w:rsidRPr="002400D8" w:rsidR="004A1AD6" w:rsidTr="00362BCE" w14:paraId="53F9AEC1" w14:textId="77777777">
        <w:trPr>
          <w:trHeight w:val="127"/>
          <w:ins w:author="Andreyeva, Julia" w:date="2022-03-28T11:53:00Z" w:id="6709"/>
        </w:trPr>
        <w:tc>
          <w:tcPr>
            <w:cnfStyle w:val="001000000000" w:firstRow="0" w:lastRow="0" w:firstColumn="1" w:lastColumn="0" w:oddVBand="0" w:evenVBand="0" w:oddHBand="0" w:evenHBand="0" w:firstRowFirstColumn="0" w:firstRowLastColumn="0" w:lastRowFirstColumn="0" w:lastRowLastColumn="0"/>
            <w:tcW w:w="1696" w:type="dxa"/>
          </w:tcPr>
          <w:p w:rsidR="004A1AD6" w:rsidP="004A1AD6" w:rsidRDefault="004A1AD6" w14:paraId="45A5F076" w14:textId="2A50ADB9">
            <w:pPr>
              <w:pStyle w:val="BodyText"/>
              <w:rPr>
                <w:ins w:author="Andreyeva, Julia" w:date="2022-03-28T11:53:00Z" w:id="6710"/>
                <w:rFonts w:ascii="Arial" w:hAnsi="Arial" w:cs="Arial"/>
                <w:szCs w:val="20"/>
              </w:rPr>
            </w:pPr>
            <w:ins w:author="Andreyeva, Julia" w:date="2022-03-28T11:54:00Z" w:id="6711">
              <w:r>
                <w:rPr>
                  <w:rFonts w:ascii="Arial" w:hAnsi="Arial" w:cs="Arial"/>
                  <w:b w:val="0"/>
                  <w:bCs w:val="0"/>
                  <w:szCs w:val="20"/>
                </w:rPr>
                <w:t>LOV</w:t>
              </w:r>
            </w:ins>
          </w:p>
        </w:tc>
        <w:tc>
          <w:tcPr>
            <w:tcW w:w="2266" w:type="dxa"/>
          </w:tcPr>
          <w:p w:rsidR="004A1AD6" w:rsidP="004A1AD6" w:rsidRDefault="004A1AD6" w14:paraId="0A06C2FA" w14:textId="74254A8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12"/>
                <w:rFonts w:ascii="Arial" w:hAnsi="Arial" w:cs="Arial"/>
                <w:szCs w:val="20"/>
              </w:rPr>
            </w:pPr>
            <w:ins w:author="Andreyeva, Julia" w:date="2022-03-28T11:54:00Z" w:id="6713">
              <w:r>
                <w:rPr>
                  <w:rFonts w:ascii="Arial" w:hAnsi="Arial" w:cs="Arial"/>
                  <w:szCs w:val="20"/>
                </w:rPr>
                <w:t>Rejected</w:t>
              </w:r>
            </w:ins>
          </w:p>
        </w:tc>
        <w:tc>
          <w:tcPr>
            <w:tcW w:w="1417" w:type="dxa"/>
          </w:tcPr>
          <w:p w:rsidR="004A1AD6" w:rsidP="004A1AD6" w:rsidRDefault="004A1AD6" w14:paraId="407297B5" w14:textId="55A9F3D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14"/>
                <w:rFonts w:ascii="Arial" w:hAnsi="Arial" w:cs="Arial"/>
                <w:szCs w:val="20"/>
              </w:rPr>
            </w:pPr>
            <w:ins w:author="Andreyeva, Julia" w:date="2022-03-28T11:54:00Z" w:id="6715">
              <w:r>
                <w:rPr>
                  <w:rFonts w:ascii="Arial" w:hAnsi="Arial" w:cs="Arial"/>
                  <w:szCs w:val="20"/>
                </w:rPr>
                <w:t>Rejected</w:t>
              </w:r>
            </w:ins>
          </w:p>
        </w:tc>
        <w:tc>
          <w:tcPr>
            <w:tcW w:w="1357" w:type="dxa"/>
          </w:tcPr>
          <w:p w:rsidRPr="002400D8" w:rsidR="004A1AD6" w:rsidP="004A1AD6" w:rsidRDefault="004A1AD6" w14:paraId="0732DF0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16"/>
                <w:rFonts w:asciiTheme="minorHAnsi" w:hAnsiTheme="minorHAnsi" w:cstheme="minorHAnsi"/>
                <w:szCs w:val="20"/>
              </w:rPr>
            </w:pPr>
          </w:p>
        </w:tc>
        <w:tc>
          <w:tcPr>
            <w:tcW w:w="1264" w:type="dxa"/>
          </w:tcPr>
          <w:p w:rsidR="004A1AD6" w:rsidP="004A1AD6" w:rsidRDefault="004A1AD6" w14:paraId="45A22AEA" w14:textId="73FC593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17"/>
                <w:rFonts w:ascii="Arial" w:hAnsi="Arial" w:cs="Arial"/>
                <w:bCs/>
                <w:szCs w:val="20"/>
              </w:rPr>
            </w:pPr>
            <w:ins w:author="Andreyeva, Julia" w:date="2022-03-28T11:54:00Z" w:id="6718">
              <w:r>
                <w:rPr>
                  <w:rFonts w:ascii="Arial" w:hAnsi="Arial" w:cs="Arial"/>
                  <w:szCs w:val="20"/>
                </w:rPr>
                <w:t>KZA</w:t>
              </w:r>
            </w:ins>
          </w:p>
        </w:tc>
        <w:tc>
          <w:tcPr>
            <w:tcW w:w="1918" w:type="dxa"/>
          </w:tcPr>
          <w:p w:rsidRPr="002400D8" w:rsidR="004A1AD6" w:rsidP="004A1AD6" w:rsidRDefault="004A1AD6" w14:paraId="79552F04" w14:textId="32F88D1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19"/>
                <w:rFonts w:asciiTheme="minorHAnsi" w:hAnsiTheme="minorHAnsi" w:cstheme="minorHAnsi"/>
                <w:szCs w:val="20"/>
              </w:rPr>
            </w:pPr>
            <w:ins w:author="Andreyeva, Julia" w:date="2022-03-28T11:54:00Z" w:id="6720">
              <w:r>
                <w:rPr>
                  <w:rFonts w:ascii="Arial" w:hAnsi="Arial" w:cs="Arial"/>
                  <w:szCs w:val="20"/>
                </w:rPr>
                <w:t>Rejected</w:t>
              </w:r>
            </w:ins>
          </w:p>
        </w:tc>
      </w:tr>
      <w:tr w:rsidRPr="002400D8" w:rsidR="00225342" w:rsidTr="00362BCE" w14:paraId="7C48FFA1" w14:textId="77777777">
        <w:trPr>
          <w:trHeight w:val="127"/>
          <w:ins w:author="Andreyeva, Julia" w:date="2022-03-28T13:43:00Z" w:id="6721"/>
        </w:trPr>
        <w:tc>
          <w:tcPr>
            <w:cnfStyle w:val="001000000000" w:firstRow="0" w:lastRow="0" w:firstColumn="1" w:lastColumn="0" w:oddVBand="0" w:evenVBand="0" w:oddHBand="0" w:evenHBand="0" w:firstRowFirstColumn="0" w:firstRowLastColumn="0" w:lastRowFirstColumn="0" w:lastRowLastColumn="0"/>
            <w:tcW w:w="1696" w:type="dxa"/>
          </w:tcPr>
          <w:p w:rsidR="00225342" w:rsidP="00225342" w:rsidRDefault="00225342" w14:paraId="69B9D26C" w14:textId="73D326BF">
            <w:pPr>
              <w:pStyle w:val="BodyText"/>
              <w:rPr>
                <w:ins w:author="Andreyeva, Julia" w:date="2022-03-28T13:43:00Z" w:id="6722"/>
                <w:rFonts w:ascii="Arial" w:hAnsi="Arial" w:cs="Arial"/>
                <w:szCs w:val="20"/>
              </w:rPr>
            </w:pPr>
            <w:ins w:author="Andreyeva, Julia" w:date="2022-03-28T13:43:00Z" w:id="6723">
              <w:r>
                <w:rPr>
                  <w:rFonts w:ascii="Arial" w:hAnsi="Arial" w:cs="Arial"/>
                  <w:b w:val="0"/>
                  <w:bCs w:val="0"/>
                  <w:szCs w:val="20"/>
                </w:rPr>
                <w:t>LOV</w:t>
              </w:r>
            </w:ins>
          </w:p>
        </w:tc>
        <w:tc>
          <w:tcPr>
            <w:tcW w:w="2266" w:type="dxa"/>
          </w:tcPr>
          <w:p w:rsidR="00225342" w:rsidP="00225342" w:rsidRDefault="00225342" w14:paraId="18CA6176" w14:textId="0682683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24"/>
                <w:rFonts w:ascii="Arial" w:hAnsi="Arial" w:cs="Arial"/>
                <w:szCs w:val="20"/>
              </w:rPr>
            </w:pPr>
            <w:ins w:author="Andreyeva, Julia" w:date="2022-03-28T13:43:00Z" w:id="6725">
              <w:r>
                <w:rPr>
                  <w:rFonts w:ascii="Arial" w:hAnsi="Arial" w:cs="Arial"/>
                  <w:szCs w:val="20"/>
                </w:rPr>
                <w:t>Rejected</w:t>
              </w:r>
            </w:ins>
          </w:p>
        </w:tc>
        <w:tc>
          <w:tcPr>
            <w:tcW w:w="1417" w:type="dxa"/>
          </w:tcPr>
          <w:p w:rsidR="00225342" w:rsidP="00225342" w:rsidRDefault="00225342" w14:paraId="2709B8BF" w14:textId="53E414E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26"/>
                <w:rFonts w:ascii="Arial" w:hAnsi="Arial" w:cs="Arial"/>
                <w:szCs w:val="20"/>
              </w:rPr>
            </w:pPr>
            <w:ins w:author="Andreyeva, Julia" w:date="2022-03-28T13:43:00Z" w:id="6727">
              <w:r>
                <w:rPr>
                  <w:rFonts w:ascii="Arial" w:hAnsi="Arial" w:cs="Arial"/>
                  <w:szCs w:val="20"/>
                </w:rPr>
                <w:t>Rejected</w:t>
              </w:r>
            </w:ins>
          </w:p>
        </w:tc>
        <w:tc>
          <w:tcPr>
            <w:tcW w:w="1357" w:type="dxa"/>
          </w:tcPr>
          <w:p w:rsidRPr="002400D8" w:rsidR="00225342" w:rsidP="00225342" w:rsidRDefault="00225342" w14:paraId="3B0138C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28"/>
                <w:rFonts w:asciiTheme="minorHAnsi" w:hAnsiTheme="minorHAnsi" w:cstheme="minorHAnsi"/>
                <w:szCs w:val="20"/>
              </w:rPr>
            </w:pPr>
          </w:p>
        </w:tc>
        <w:tc>
          <w:tcPr>
            <w:tcW w:w="1264" w:type="dxa"/>
          </w:tcPr>
          <w:p w:rsidR="00225342" w:rsidP="00225342" w:rsidRDefault="00225342" w14:paraId="38ECD9E7" w14:textId="7703FD2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29"/>
                <w:rFonts w:ascii="Arial" w:hAnsi="Arial" w:cs="Arial"/>
                <w:szCs w:val="20"/>
              </w:rPr>
            </w:pPr>
            <w:ins w:author="Andreyeva, Julia" w:date="2022-03-28T13:43:00Z" w:id="6730">
              <w:r>
                <w:rPr>
                  <w:rFonts w:ascii="Arial" w:hAnsi="Arial" w:cs="Arial"/>
                  <w:szCs w:val="20"/>
                </w:rPr>
                <w:t>ENU</w:t>
              </w:r>
            </w:ins>
          </w:p>
        </w:tc>
        <w:tc>
          <w:tcPr>
            <w:tcW w:w="1918" w:type="dxa"/>
          </w:tcPr>
          <w:p w:rsidR="00225342" w:rsidP="00225342" w:rsidRDefault="00225342" w14:paraId="71704D0E" w14:textId="449C32D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31"/>
                <w:rFonts w:ascii="Arial" w:hAnsi="Arial" w:cs="Arial"/>
                <w:szCs w:val="20"/>
              </w:rPr>
            </w:pPr>
            <w:ins w:author="Andreyeva, Julia" w:date="2022-03-28T13:43:00Z" w:id="6732">
              <w:r>
                <w:rPr>
                  <w:rFonts w:ascii="Arial" w:hAnsi="Arial" w:cs="Arial"/>
                  <w:szCs w:val="20"/>
                </w:rPr>
                <w:t>Rejected</w:t>
              </w:r>
            </w:ins>
          </w:p>
        </w:tc>
      </w:tr>
      <w:tr w:rsidRPr="002400D8" w:rsidR="004A1AD6" w:rsidTr="00362BCE" w14:paraId="535E5C48" w14:textId="77777777">
        <w:trPr>
          <w:trHeight w:val="127"/>
          <w:ins w:author="Andreyeva, Julia" w:date="2022-03-28T11:53:00Z" w:id="6733"/>
        </w:trPr>
        <w:tc>
          <w:tcPr>
            <w:cnfStyle w:val="001000000000" w:firstRow="0" w:lastRow="0" w:firstColumn="1" w:lastColumn="0" w:oddVBand="0" w:evenVBand="0" w:oddHBand="0" w:evenHBand="0" w:firstRowFirstColumn="0" w:firstRowLastColumn="0" w:lastRowFirstColumn="0" w:lastRowLastColumn="0"/>
            <w:tcW w:w="1696" w:type="dxa"/>
          </w:tcPr>
          <w:p w:rsidR="004A1AD6" w:rsidP="004A1AD6" w:rsidRDefault="004A1AD6" w14:paraId="39F0F579" w14:textId="0448B499">
            <w:pPr>
              <w:pStyle w:val="BodyText"/>
              <w:rPr>
                <w:ins w:author="Andreyeva, Julia" w:date="2022-03-28T11:53:00Z" w:id="6734"/>
                <w:rFonts w:ascii="Arial" w:hAnsi="Arial" w:cs="Arial"/>
                <w:szCs w:val="20"/>
              </w:rPr>
            </w:pPr>
            <w:ins w:author="Andreyeva, Julia" w:date="2022-03-28T11:54:00Z" w:id="6735">
              <w:r>
                <w:rPr>
                  <w:rFonts w:ascii="Arial" w:hAnsi="Arial" w:cs="Arial"/>
                  <w:b w:val="0"/>
                  <w:bCs w:val="0"/>
                  <w:szCs w:val="20"/>
                </w:rPr>
                <w:t>LOV</w:t>
              </w:r>
            </w:ins>
          </w:p>
        </w:tc>
        <w:tc>
          <w:tcPr>
            <w:tcW w:w="2266" w:type="dxa"/>
          </w:tcPr>
          <w:p w:rsidR="004A1AD6" w:rsidP="004A1AD6" w:rsidRDefault="004A1AD6" w14:paraId="6C060496" w14:textId="744508E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36"/>
                <w:rFonts w:ascii="Arial" w:hAnsi="Arial" w:cs="Arial"/>
                <w:szCs w:val="20"/>
              </w:rPr>
            </w:pPr>
            <w:ins w:author="Andreyeva, Julia" w:date="2022-03-28T11:54:00Z" w:id="6737">
              <w:r>
                <w:rPr>
                  <w:rFonts w:ascii="Arial" w:hAnsi="Arial" w:cs="Arial"/>
                  <w:szCs w:val="20"/>
                </w:rPr>
                <w:t>Submitted</w:t>
              </w:r>
            </w:ins>
          </w:p>
        </w:tc>
        <w:tc>
          <w:tcPr>
            <w:tcW w:w="1417" w:type="dxa"/>
          </w:tcPr>
          <w:p w:rsidR="004A1AD6" w:rsidP="004A1AD6" w:rsidRDefault="004A1AD6" w14:paraId="3DEAE255" w14:textId="17727B8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38"/>
                <w:rFonts w:ascii="Arial" w:hAnsi="Arial" w:cs="Arial"/>
                <w:szCs w:val="20"/>
              </w:rPr>
            </w:pPr>
            <w:ins w:author="Andreyeva, Julia" w:date="2022-03-28T11:54:00Z" w:id="6739">
              <w:r>
                <w:rPr>
                  <w:rFonts w:ascii="Arial" w:hAnsi="Arial" w:cs="Arial"/>
                  <w:szCs w:val="20"/>
                </w:rPr>
                <w:t>Submitted</w:t>
              </w:r>
            </w:ins>
          </w:p>
        </w:tc>
        <w:tc>
          <w:tcPr>
            <w:tcW w:w="1357" w:type="dxa"/>
          </w:tcPr>
          <w:p w:rsidRPr="002400D8" w:rsidR="004A1AD6" w:rsidP="004A1AD6" w:rsidRDefault="004A1AD6" w14:paraId="76F9A9D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40"/>
                <w:rFonts w:asciiTheme="minorHAnsi" w:hAnsiTheme="minorHAnsi" w:cstheme="minorHAnsi"/>
                <w:szCs w:val="20"/>
              </w:rPr>
            </w:pPr>
          </w:p>
        </w:tc>
        <w:tc>
          <w:tcPr>
            <w:tcW w:w="1264" w:type="dxa"/>
          </w:tcPr>
          <w:p w:rsidR="004A1AD6" w:rsidP="004A1AD6" w:rsidRDefault="004A1AD6" w14:paraId="62F4E069" w14:textId="1DF9B12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41"/>
                <w:rFonts w:ascii="Arial" w:hAnsi="Arial" w:cs="Arial"/>
                <w:bCs/>
                <w:szCs w:val="20"/>
              </w:rPr>
            </w:pPr>
            <w:ins w:author="Andreyeva, Julia" w:date="2022-03-28T11:54:00Z" w:id="6742">
              <w:r>
                <w:rPr>
                  <w:rFonts w:ascii="Arial" w:hAnsi="Arial" w:cs="Arial"/>
                  <w:szCs w:val="20"/>
                </w:rPr>
                <w:t>KZA</w:t>
              </w:r>
            </w:ins>
          </w:p>
        </w:tc>
        <w:tc>
          <w:tcPr>
            <w:tcW w:w="1918" w:type="dxa"/>
          </w:tcPr>
          <w:p w:rsidRPr="002400D8" w:rsidR="004A1AD6" w:rsidP="004A1AD6" w:rsidRDefault="004A1AD6" w14:paraId="6752178D" w14:textId="0F0DE71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43"/>
                <w:rFonts w:asciiTheme="minorHAnsi" w:hAnsiTheme="minorHAnsi" w:cstheme="minorHAnsi"/>
                <w:szCs w:val="20"/>
              </w:rPr>
            </w:pPr>
            <w:ins w:author="Andreyeva, Julia" w:date="2022-03-28T11:54:00Z" w:id="6744">
              <w:r>
                <w:rPr>
                  <w:rFonts w:ascii="Arial" w:hAnsi="Arial" w:cs="Arial"/>
                  <w:szCs w:val="20"/>
                </w:rPr>
                <w:t>Submitted</w:t>
              </w:r>
            </w:ins>
          </w:p>
        </w:tc>
      </w:tr>
      <w:tr w:rsidRPr="002400D8" w:rsidR="00225342" w:rsidTr="00362BCE" w14:paraId="20B22CD7" w14:textId="77777777">
        <w:trPr>
          <w:trHeight w:val="127"/>
          <w:ins w:author="Andreyeva, Julia" w:date="2022-03-28T13:43:00Z" w:id="6745"/>
        </w:trPr>
        <w:tc>
          <w:tcPr>
            <w:cnfStyle w:val="001000000000" w:firstRow="0" w:lastRow="0" w:firstColumn="1" w:lastColumn="0" w:oddVBand="0" w:evenVBand="0" w:oddHBand="0" w:evenHBand="0" w:firstRowFirstColumn="0" w:firstRowLastColumn="0" w:lastRowFirstColumn="0" w:lastRowLastColumn="0"/>
            <w:tcW w:w="1696" w:type="dxa"/>
          </w:tcPr>
          <w:p w:rsidR="00225342" w:rsidP="00225342" w:rsidRDefault="00225342" w14:paraId="25AB7770" w14:textId="4C1BED56">
            <w:pPr>
              <w:pStyle w:val="BodyText"/>
              <w:rPr>
                <w:ins w:author="Andreyeva, Julia" w:date="2022-03-28T13:43:00Z" w:id="6746"/>
                <w:rFonts w:ascii="Arial" w:hAnsi="Arial" w:cs="Arial"/>
                <w:szCs w:val="20"/>
              </w:rPr>
            </w:pPr>
            <w:ins w:author="Andreyeva, Julia" w:date="2022-03-28T13:43:00Z" w:id="6747">
              <w:r>
                <w:rPr>
                  <w:rFonts w:ascii="Arial" w:hAnsi="Arial" w:cs="Arial"/>
                  <w:b w:val="0"/>
                  <w:bCs w:val="0"/>
                  <w:szCs w:val="20"/>
                </w:rPr>
                <w:t>LOV</w:t>
              </w:r>
            </w:ins>
          </w:p>
        </w:tc>
        <w:tc>
          <w:tcPr>
            <w:tcW w:w="2266" w:type="dxa"/>
          </w:tcPr>
          <w:p w:rsidR="00225342" w:rsidP="00225342" w:rsidRDefault="00225342" w14:paraId="3E11C806" w14:textId="666CD30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48"/>
                <w:rFonts w:ascii="Arial" w:hAnsi="Arial" w:cs="Arial"/>
                <w:szCs w:val="20"/>
              </w:rPr>
            </w:pPr>
            <w:ins w:author="Andreyeva, Julia" w:date="2022-03-28T13:43:00Z" w:id="6749">
              <w:r>
                <w:rPr>
                  <w:rFonts w:ascii="Arial" w:hAnsi="Arial" w:cs="Arial"/>
                  <w:szCs w:val="20"/>
                </w:rPr>
                <w:t>Submitted</w:t>
              </w:r>
            </w:ins>
          </w:p>
        </w:tc>
        <w:tc>
          <w:tcPr>
            <w:tcW w:w="1417" w:type="dxa"/>
          </w:tcPr>
          <w:p w:rsidR="00225342" w:rsidP="00225342" w:rsidRDefault="00225342" w14:paraId="4B335AD5" w14:textId="77E7DA9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50"/>
                <w:rFonts w:ascii="Arial" w:hAnsi="Arial" w:cs="Arial"/>
                <w:szCs w:val="20"/>
              </w:rPr>
            </w:pPr>
            <w:ins w:author="Andreyeva, Julia" w:date="2022-03-28T13:43:00Z" w:id="6751">
              <w:r>
                <w:rPr>
                  <w:rFonts w:ascii="Arial" w:hAnsi="Arial" w:cs="Arial"/>
                  <w:szCs w:val="20"/>
                </w:rPr>
                <w:t>Submitted</w:t>
              </w:r>
            </w:ins>
          </w:p>
        </w:tc>
        <w:tc>
          <w:tcPr>
            <w:tcW w:w="1357" w:type="dxa"/>
          </w:tcPr>
          <w:p w:rsidRPr="002400D8" w:rsidR="00225342" w:rsidP="00225342" w:rsidRDefault="00225342" w14:paraId="0C30704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52"/>
                <w:rFonts w:asciiTheme="minorHAnsi" w:hAnsiTheme="minorHAnsi" w:cstheme="minorHAnsi"/>
                <w:szCs w:val="20"/>
              </w:rPr>
            </w:pPr>
          </w:p>
        </w:tc>
        <w:tc>
          <w:tcPr>
            <w:tcW w:w="1264" w:type="dxa"/>
          </w:tcPr>
          <w:p w:rsidR="00225342" w:rsidP="00225342" w:rsidRDefault="00225342" w14:paraId="394F1D0B" w14:textId="198CD71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53"/>
                <w:rFonts w:ascii="Arial" w:hAnsi="Arial" w:cs="Arial"/>
                <w:szCs w:val="20"/>
              </w:rPr>
            </w:pPr>
            <w:ins w:author="Andreyeva, Julia" w:date="2022-03-28T13:43:00Z" w:id="6754">
              <w:r>
                <w:rPr>
                  <w:rFonts w:ascii="Arial" w:hAnsi="Arial" w:cs="Arial"/>
                  <w:szCs w:val="20"/>
                </w:rPr>
                <w:t>ENU</w:t>
              </w:r>
            </w:ins>
          </w:p>
        </w:tc>
        <w:tc>
          <w:tcPr>
            <w:tcW w:w="1918" w:type="dxa"/>
          </w:tcPr>
          <w:p w:rsidR="00225342" w:rsidP="00225342" w:rsidRDefault="00225342" w14:paraId="2B1A0803" w14:textId="45A3F9B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55"/>
                <w:rFonts w:ascii="Arial" w:hAnsi="Arial" w:cs="Arial"/>
                <w:szCs w:val="20"/>
              </w:rPr>
            </w:pPr>
            <w:ins w:author="Andreyeva, Julia" w:date="2022-03-28T13:43:00Z" w:id="6756">
              <w:r>
                <w:rPr>
                  <w:rFonts w:ascii="Arial" w:hAnsi="Arial" w:cs="Arial"/>
                  <w:szCs w:val="20"/>
                </w:rPr>
                <w:t>Submitted</w:t>
              </w:r>
            </w:ins>
          </w:p>
        </w:tc>
      </w:tr>
      <w:tr w:rsidRPr="002400D8" w:rsidR="004A1AD6" w:rsidTr="00362BCE" w14:paraId="788ADF82" w14:textId="77777777">
        <w:trPr>
          <w:trHeight w:val="127"/>
          <w:ins w:author="Andreyeva, Julia" w:date="2022-03-28T11:53:00Z" w:id="6757"/>
        </w:trPr>
        <w:tc>
          <w:tcPr>
            <w:cnfStyle w:val="001000000000" w:firstRow="0" w:lastRow="0" w:firstColumn="1" w:lastColumn="0" w:oddVBand="0" w:evenVBand="0" w:oddHBand="0" w:evenHBand="0" w:firstRowFirstColumn="0" w:firstRowLastColumn="0" w:lastRowFirstColumn="0" w:lastRowLastColumn="0"/>
            <w:tcW w:w="1696" w:type="dxa"/>
          </w:tcPr>
          <w:p w:rsidR="004A1AD6" w:rsidP="004A1AD6" w:rsidRDefault="004A1AD6" w14:paraId="17DE111F" w14:textId="2367CAA8">
            <w:pPr>
              <w:pStyle w:val="BodyText"/>
              <w:rPr>
                <w:ins w:author="Andreyeva, Julia" w:date="2022-03-28T11:53:00Z" w:id="6758"/>
                <w:rFonts w:ascii="Arial" w:hAnsi="Arial" w:cs="Arial"/>
                <w:szCs w:val="20"/>
              </w:rPr>
            </w:pPr>
            <w:ins w:author="Andreyeva, Julia" w:date="2022-03-28T11:54:00Z" w:id="6759">
              <w:r>
                <w:rPr>
                  <w:rFonts w:ascii="Arial" w:hAnsi="Arial" w:cs="Arial"/>
                  <w:b w:val="0"/>
                  <w:bCs w:val="0"/>
                  <w:szCs w:val="20"/>
                </w:rPr>
                <w:t>LOV</w:t>
              </w:r>
            </w:ins>
          </w:p>
        </w:tc>
        <w:tc>
          <w:tcPr>
            <w:tcW w:w="2266" w:type="dxa"/>
          </w:tcPr>
          <w:p w:rsidR="004A1AD6" w:rsidP="004A1AD6" w:rsidRDefault="004A1AD6" w14:paraId="3D43861D" w14:textId="5FD64C5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60"/>
                <w:rFonts w:ascii="Arial" w:hAnsi="Arial" w:cs="Arial"/>
                <w:szCs w:val="20"/>
              </w:rPr>
            </w:pPr>
            <w:ins w:author="Andreyeva, Julia" w:date="2022-03-28T11:54:00Z" w:id="6761">
              <w:r>
                <w:rPr>
                  <w:rFonts w:ascii="Arial" w:hAnsi="Arial" w:cs="Arial"/>
                  <w:szCs w:val="20"/>
                </w:rPr>
                <w:t>Cancelled</w:t>
              </w:r>
            </w:ins>
          </w:p>
        </w:tc>
        <w:tc>
          <w:tcPr>
            <w:tcW w:w="1417" w:type="dxa"/>
          </w:tcPr>
          <w:p w:rsidR="004A1AD6" w:rsidP="004A1AD6" w:rsidRDefault="004A1AD6" w14:paraId="627CD4AF" w14:textId="3B3AD5F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62"/>
                <w:rFonts w:ascii="Arial" w:hAnsi="Arial" w:cs="Arial"/>
                <w:szCs w:val="20"/>
              </w:rPr>
            </w:pPr>
            <w:ins w:author="Andreyeva, Julia" w:date="2022-03-28T11:54:00Z" w:id="6763">
              <w:r>
                <w:rPr>
                  <w:rFonts w:ascii="Arial" w:hAnsi="Arial" w:cs="Arial"/>
                  <w:szCs w:val="20"/>
                </w:rPr>
                <w:t>Cancelled</w:t>
              </w:r>
            </w:ins>
          </w:p>
        </w:tc>
        <w:tc>
          <w:tcPr>
            <w:tcW w:w="1357" w:type="dxa"/>
          </w:tcPr>
          <w:p w:rsidRPr="002400D8" w:rsidR="004A1AD6" w:rsidP="004A1AD6" w:rsidRDefault="004A1AD6" w14:paraId="69F828B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64"/>
                <w:rFonts w:asciiTheme="minorHAnsi" w:hAnsiTheme="minorHAnsi" w:cstheme="minorHAnsi"/>
                <w:szCs w:val="20"/>
              </w:rPr>
            </w:pPr>
          </w:p>
        </w:tc>
        <w:tc>
          <w:tcPr>
            <w:tcW w:w="1264" w:type="dxa"/>
          </w:tcPr>
          <w:p w:rsidR="004A1AD6" w:rsidP="004A1AD6" w:rsidRDefault="004A1AD6" w14:paraId="703F114E" w14:textId="5B2EEE9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65"/>
                <w:rFonts w:ascii="Arial" w:hAnsi="Arial" w:cs="Arial"/>
                <w:bCs/>
                <w:szCs w:val="20"/>
              </w:rPr>
            </w:pPr>
            <w:ins w:author="Andreyeva, Julia" w:date="2022-03-28T11:54:00Z" w:id="6766">
              <w:r>
                <w:rPr>
                  <w:rFonts w:ascii="Arial" w:hAnsi="Arial" w:cs="Arial"/>
                  <w:szCs w:val="20"/>
                </w:rPr>
                <w:t>KZA</w:t>
              </w:r>
            </w:ins>
          </w:p>
        </w:tc>
        <w:tc>
          <w:tcPr>
            <w:tcW w:w="1918" w:type="dxa"/>
          </w:tcPr>
          <w:p w:rsidRPr="002400D8" w:rsidR="004A1AD6" w:rsidP="004A1AD6" w:rsidRDefault="004A1AD6" w14:paraId="3E87BDD8" w14:textId="328522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67"/>
                <w:rFonts w:asciiTheme="minorHAnsi" w:hAnsiTheme="minorHAnsi" w:cstheme="minorHAnsi"/>
                <w:szCs w:val="20"/>
              </w:rPr>
            </w:pPr>
            <w:ins w:author="Andreyeva, Julia" w:date="2022-03-28T11:54:00Z" w:id="6768">
              <w:r>
                <w:rPr>
                  <w:rFonts w:ascii="Arial" w:hAnsi="Arial" w:cs="Arial"/>
                  <w:szCs w:val="20"/>
                </w:rPr>
                <w:t>Cancelled</w:t>
              </w:r>
            </w:ins>
          </w:p>
        </w:tc>
      </w:tr>
      <w:tr w:rsidRPr="002400D8" w:rsidR="00225342" w:rsidTr="00362BCE" w14:paraId="07615C6F" w14:textId="77777777">
        <w:trPr>
          <w:trHeight w:val="127"/>
          <w:ins w:author="Andreyeva, Julia" w:date="2022-03-28T13:43:00Z" w:id="6769"/>
        </w:trPr>
        <w:tc>
          <w:tcPr>
            <w:cnfStyle w:val="001000000000" w:firstRow="0" w:lastRow="0" w:firstColumn="1" w:lastColumn="0" w:oddVBand="0" w:evenVBand="0" w:oddHBand="0" w:evenHBand="0" w:firstRowFirstColumn="0" w:firstRowLastColumn="0" w:lastRowFirstColumn="0" w:lastRowLastColumn="0"/>
            <w:tcW w:w="1696" w:type="dxa"/>
          </w:tcPr>
          <w:p w:rsidR="00225342" w:rsidP="00225342" w:rsidRDefault="00225342" w14:paraId="7BD02072" w14:textId="63D19C1D">
            <w:pPr>
              <w:pStyle w:val="BodyText"/>
              <w:rPr>
                <w:ins w:author="Andreyeva, Julia" w:date="2022-03-28T13:43:00Z" w:id="6770"/>
                <w:rFonts w:ascii="Arial" w:hAnsi="Arial" w:cs="Arial"/>
                <w:szCs w:val="20"/>
              </w:rPr>
            </w:pPr>
            <w:ins w:author="Andreyeva, Julia" w:date="2022-03-28T13:43:00Z" w:id="6771">
              <w:r>
                <w:rPr>
                  <w:rFonts w:ascii="Arial" w:hAnsi="Arial" w:cs="Arial"/>
                  <w:b w:val="0"/>
                  <w:bCs w:val="0"/>
                  <w:szCs w:val="20"/>
                </w:rPr>
                <w:t>LOV</w:t>
              </w:r>
            </w:ins>
          </w:p>
        </w:tc>
        <w:tc>
          <w:tcPr>
            <w:tcW w:w="2266" w:type="dxa"/>
          </w:tcPr>
          <w:p w:rsidR="00225342" w:rsidP="00225342" w:rsidRDefault="00225342" w14:paraId="7A79B23E" w14:textId="7B5EE06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72"/>
                <w:rFonts w:ascii="Arial" w:hAnsi="Arial" w:cs="Arial"/>
                <w:szCs w:val="20"/>
              </w:rPr>
            </w:pPr>
            <w:ins w:author="Andreyeva, Julia" w:date="2022-03-28T13:43:00Z" w:id="6773">
              <w:r>
                <w:rPr>
                  <w:rFonts w:ascii="Arial" w:hAnsi="Arial" w:cs="Arial"/>
                  <w:szCs w:val="20"/>
                </w:rPr>
                <w:t>Cancelled</w:t>
              </w:r>
            </w:ins>
          </w:p>
        </w:tc>
        <w:tc>
          <w:tcPr>
            <w:tcW w:w="1417" w:type="dxa"/>
          </w:tcPr>
          <w:p w:rsidR="00225342" w:rsidP="00225342" w:rsidRDefault="00225342" w14:paraId="29B7E60B" w14:textId="01D3770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74"/>
                <w:rFonts w:ascii="Arial" w:hAnsi="Arial" w:cs="Arial"/>
                <w:szCs w:val="20"/>
              </w:rPr>
            </w:pPr>
            <w:ins w:author="Andreyeva, Julia" w:date="2022-03-28T13:43:00Z" w:id="6775">
              <w:r>
                <w:rPr>
                  <w:rFonts w:ascii="Arial" w:hAnsi="Arial" w:cs="Arial"/>
                  <w:szCs w:val="20"/>
                </w:rPr>
                <w:t>Cancelled</w:t>
              </w:r>
            </w:ins>
          </w:p>
        </w:tc>
        <w:tc>
          <w:tcPr>
            <w:tcW w:w="1357" w:type="dxa"/>
          </w:tcPr>
          <w:p w:rsidRPr="002400D8" w:rsidR="00225342" w:rsidP="00225342" w:rsidRDefault="00225342" w14:paraId="0F00EEA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76"/>
                <w:rFonts w:asciiTheme="minorHAnsi" w:hAnsiTheme="minorHAnsi" w:cstheme="minorHAnsi"/>
                <w:szCs w:val="20"/>
              </w:rPr>
            </w:pPr>
          </w:p>
        </w:tc>
        <w:tc>
          <w:tcPr>
            <w:tcW w:w="1264" w:type="dxa"/>
          </w:tcPr>
          <w:p w:rsidR="00225342" w:rsidP="00225342" w:rsidRDefault="00225342" w14:paraId="31D0D237" w14:textId="443F919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77"/>
                <w:rFonts w:ascii="Arial" w:hAnsi="Arial" w:cs="Arial"/>
                <w:szCs w:val="20"/>
              </w:rPr>
            </w:pPr>
            <w:ins w:author="Andreyeva, Julia" w:date="2022-03-28T13:43:00Z" w:id="6778">
              <w:r>
                <w:rPr>
                  <w:rFonts w:ascii="Arial" w:hAnsi="Arial" w:cs="Arial"/>
                  <w:szCs w:val="20"/>
                </w:rPr>
                <w:t>ENU</w:t>
              </w:r>
            </w:ins>
          </w:p>
        </w:tc>
        <w:tc>
          <w:tcPr>
            <w:tcW w:w="1918" w:type="dxa"/>
          </w:tcPr>
          <w:p w:rsidR="00225342" w:rsidP="00225342" w:rsidRDefault="00225342" w14:paraId="331D5562" w14:textId="7EF1E8D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3:00Z" w:id="6779"/>
                <w:rFonts w:ascii="Arial" w:hAnsi="Arial" w:cs="Arial"/>
                <w:szCs w:val="20"/>
              </w:rPr>
            </w:pPr>
            <w:ins w:author="Andreyeva, Julia" w:date="2022-03-28T13:43:00Z" w:id="6780">
              <w:r>
                <w:rPr>
                  <w:rFonts w:ascii="Arial" w:hAnsi="Arial" w:cs="Arial"/>
                  <w:szCs w:val="20"/>
                </w:rPr>
                <w:t>Cancelled</w:t>
              </w:r>
            </w:ins>
          </w:p>
        </w:tc>
      </w:tr>
      <w:tr w:rsidRPr="002400D8" w:rsidR="004A1AD6" w:rsidTr="00362BCE" w14:paraId="4EBD8A5F" w14:textId="77777777">
        <w:trPr>
          <w:trHeight w:val="127"/>
          <w:ins w:author="Andreyeva, Julia" w:date="2022-03-28T11:53:00Z" w:id="6781"/>
        </w:trPr>
        <w:tc>
          <w:tcPr>
            <w:cnfStyle w:val="001000000000" w:firstRow="0" w:lastRow="0" w:firstColumn="1" w:lastColumn="0" w:oddVBand="0" w:evenVBand="0" w:oddHBand="0" w:evenHBand="0" w:firstRowFirstColumn="0" w:firstRowLastColumn="0" w:lastRowFirstColumn="0" w:lastRowLastColumn="0"/>
            <w:tcW w:w="1696" w:type="dxa"/>
          </w:tcPr>
          <w:p w:rsidR="004A1AD6" w:rsidP="004A1AD6" w:rsidRDefault="004A1AD6" w14:paraId="633487CB" w14:textId="38911E2B">
            <w:pPr>
              <w:pStyle w:val="BodyText"/>
              <w:rPr>
                <w:ins w:author="Andreyeva, Julia" w:date="2022-03-28T11:53:00Z" w:id="6782"/>
                <w:rFonts w:ascii="Arial" w:hAnsi="Arial" w:cs="Arial"/>
                <w:szCs w:val="20"/>
              </w:rPr>
            </w:pPr>
            <w:ins w:author="Andreyeva, Julia" w:date="2022-03-28T11:54:00Z" w:id="6783">
              <w:r>
                <w:rPr>
                  <w:rFonts w:ascii="Arial" w:hAnsi="Arial" w:cs="Arial"/>
                  <w:b w:val="0"/>
                  <w:bCs w:val="0"/>
                  <w:szCs w:val="20"/>
                </w:rPr>
                <w:t>LOV</w:t>
              </w:r>
            </w:ins>
          </w:p>
        </w:tc>
        <w:tc>
          <w:tcPr>
            <w:tcW w:w="2266" w:type="dxa"/>
          </w:tcPr>
          <w:p w:rsidR="004A1AD6" w:rsidP="004A1AD6" w:rsidRDefault="004A1AD6" w14:paraId="714A5A8C" w14:textId="323F3C1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84"/>
                <w:rFonts w:ascii="Arial" w:hAnsi="Arial" w:cs="Arial"/>
                <w:szCs w:val="20"/>
              </w:rPr>
            </w:pPr>
            <w:ins w:author="Andreyeva, Julia" w:date="2022-03-28T11:54:00Z" w:id="6785">
              <w:r>
                <w:rPr>
                  <w:rFonts w:ascii="Arial" w:hAnsi="Arial" w:cs="Arial"/>
                  <w:szCs w:val="20"/>
                </w:rPr>
                <w:t>Received</w:t>
              </w:r>
            </w:ins>
          </w:p>
        </w:tc>
        <w:tc>
          <w:tcPr>
            <w:tcW w:w="1417" w:type="dxa"/>
          </w:tcPr>
          <w:p w:rsidR="004A1AD6" w:rsidP="004A1AD6" w:rsidRDefault="004A1AD6" w14:paraId="4C80AAF7" w14:textId="3EF17B2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86"/>
                <w:rFonts w:ascii="Arial" w:hAnsi="Arial" w:cs="Arial"/>
                <w:szCs w:val="20"/>
              </w:rPr>
            </w:pPr>
            <w:ins w:author="Andreyeva, Julia" w:date="2022-03-28T11:54:00Z" w:id="6787">
              <w:r>
                <w:rPr>
                  <w:rFonts w:ascii="Arial" w:hAnsi="Arial" w:cs="Arial"/>
                  <w:szCs w:val="20"/>
                </w:rPr>
                <w:t>Received</w:t>
              </w:r>
            </w:ins>
          </w:p>
        </w:tc>
        <w:tc>
          <w:tcPr>
            <w:tcW w:w="1357" w:type="dxa"/>
          </w:tcPr>
          <w:p w:rsidRPr="002400D8" w:rsidR="004A1AD6" w:rsidP="004A1AD6" w:rsidRDefault="004A1AD6" w14:paraId="7F2B942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88"/>
                <w:rFonts w:asciiTheme="minorHAnsi" w:hAnsiTheme="minorHAnsi" w:cstheme="minorHAnsi"/>
                <w:szCs w:val="20"/>
              </w:rPr>
            </w:pPr>
          </w:p>
        </w:tc>
        <w:tc>
          <w:tcPr>
            <w:tcW w:w="1264" w:type="dxa"/>
          </w:tcPr>
          <w:p w:rsidR="004A1AD6" w:rsidP="004A1AD6" w:rsidRDefault="004A1AD6" w14:paraId="45E0895E" w14:textId="510F3CF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89"/>
                <w:rFonts w:ascii="Arial" w:hAnsi="Arial" w:cs="Arial"/>
                <w:bCs/>
                <w:szCs w:val="20"/>
              </w:rPr>
            </w:pPr>
            <w:ins w:author="Andreyeva, Julia" w:date="2022-03-28T11:54:00Z" w:id="6790">
              <w:r>
                <w:rPr>
                  <w:rFonts w:ascii="Arial" w:hAnsi="Arial" w:cs="Arial"/>
                  <w:szCs w:val="20"/>
                </w:rPr>
                <w:t>KZA</w:t>
              </w:r>
            </w:ins>
          </w:p>
        </w:tc>
        <w:tc>
          <w:tcPr>
            <w:tcW w:w="1918" w:type="dxa"/>
          </w:tcPr>
          <w:p w:rsidRPr="002400D8" w:rsidR="004A1AD6" w:rsidP="004A1AD6" w:rsidRDefault="004A1AD6" w14:paraId="5202C146" w14:textId="50A3DFB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91"/>
                <w:rFonts w:asciiTheme="minorHAnsi" w:hAnsiTheme="minorHAnsi" w:cstheme="minorHAnsi"/>
                <w:szCs w:val="20"/>
              </w:rPr>
            </w:pPr>
            <w:ins w:author="Andreyeva, Julia" w:date="2022-03-28T11:54:00Z" w:id="6792">
              <w:r>
                <w:rPr>
                  <w:rFonts w:ascii="Arial" w:hAnsi="Arial" w:cs="Arial"/>
                  <w:szCs w:val="20"/>
                </w:rPr>
                <w:t>Received</w:t>
              </w:r>
            </w:ins>
          </w:p>
        </w:tc>
      </w:tr>
      <w:tr w:rsidRPr="002400D8" w:rsidR="00225342" w:rsidTr="00362BCE" w14:paraId="67A444B2" w14:textId="77777777">
        <w:trPr>
          <w:trHeight w:val="127"/>
          <w:ins w:author="Andreyeva, Julia" w:date="2022-03-28T11:53:00Z" w:id="6793"/>
        </w:trPr>
        <w:tc>
          <w:tcPr>
            <w:cnfStyle w:val="001000000000" w:firstRow="0" w:lastRow="0" w:firstColumn="1" w:lastColumn="0" w:oddVBand="0" w:evenVBand="0" w:oddHBand="0" w:evenHBand="0" w:firstRowFirstColumn="0" w:firstRowLastColumn="0" w:lastRowFirstColumn="0" w:lastRowLastColumn="0"/>
            <w:tcW w:w="1696" w:type="dxa"/>
          </w:tcPr>
          <w:p w:rsidR="00225342" w:rsidP="00225342" w:rsidRDefault="00225342" w14:paraId="74EC4661" w14:textId="02F37288">
            <w:pPr>
              <w:pStyle w:val="BodyText"/>
              <w:rPr>
                <w:ins w:author="Andreyeva, Julia" w:date="2022-03-28T11:53:00Z" w:id="6794"/>
                <w:rFonts w:ascii="Arial" w:hAnsi="Arial" w:cs="Arial"/>
                <w:szCs w:val="20"/>
              </w:rPr>
            </w:pPr>
            <w:ins w:author="Andreyeva, Julia" w:date="2022-03-28T13:43:00Z" w:id="6795">
              <w:r>
                <w:rPr>
                  <w:rFonts w:ascii="Arial" w:hAnsi="Arial" w:cs="Arial"/>
                  <w:b w:val="0"/>
                  <w:bCs w:val="0"/>
                  <w:szCs w:val="20"/>
                </w:rPr>
                <w:t>LOV</w:t>
              </w:r>
            </w:ins>
          </w:p>
        </w:tc>
        <w:tc>
          <w:tcPr>
            <w:tcW w:w="2266" w:type="dxa"/>
          </w:tcPr>
          <w:p w:rsidR="00225342" w:rsidP="00225342" w:rsidRDefault="00225342" w14:paraId="2754EA2E" w14:textId="507D89D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96"/>
                <w:rFonts w:ascii="Arial" w:hAnsi="Arial" w:cs="Arial"/>
                <w:szCs w:val="20"/>
              </w:rPr>
            </w:pPr>
            <w:ins w:author="Andreyeva, Julia" w:date="2022-03-28T13:43:00Z" w:id="6797">
              <w:r>
                <w:rPr>
                  <w:rFonts w:ascii="Arial" w:hAnsi="Arial" w:cs="Arial"/>
                  <w:szCs w:val="20"/>
                </w:rPr>
                <w:t>Received</w:t>
              </w:r>
            </w:ins>
          </w:p>
        </w:tc>
        <w:tc>
          <w:tcPr>
            <w:tcW w:w="1417" w:type="dxa"/>
          </w:tcPr>
          <w:p w:rsidR="00225342" w:rsidP="00225342" w:rsidRDefault="00225342" w14:paraId="7FA8B2C2" w14:textId="7B1D22E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798"/>
                <w:rFonts w:ascii="Arial" w:hAnsi="Arial" w:cs="Arial"/>
                <w:szCs w:val="20"/>
              </w:rPr>
            </w:pPr>
            <w:ins w:author="Andreyeva, Julia" w:date="2022-03-28T13:43:00Z" w:id="6799">
              <w:r>
                <w:rPr>
                  <w:rFonts w:ascii="Arial" w:hAnsi="Arial" w:cs="Arial"/>
                  <w:szCs w:val="20"/>
                </w:rPr>
                <w:t>Received</w:t>
              </w:r>
            </w:ins>
          </w:p>
        </w:tc>
        <w:tc>
          <w:tcPr>
            <w:tcW w:w="1357" w:type="dxa"/>
          </w:tcPr>
          <w:p w:rsidRPr="002400D8" w:rsidR="00225342" w:rsidP="00225342" w:rsidRDefault="00225342" w14:paraId="05DECAB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800"/>
                <w:rFonts w:asciiTheme="minorHAnsi" w:hAnsiTheme="minorHAnsi" w:cstheme="minorHAnsi"/>
                <w:szCs w:val="20"/>
              </w:rPr>
            </w:pPr>
          </w:p>
        </w:tc>
        <w:tc>
          <w:tcPr>
            <w:tcW w:w="1264" w:type="dxa"/>
          </w:tcPr>
          <w:p w:rsidR="00225342" w:rsidP="00225342" w:rsidRDefault="00225342" w14:paraId="4F12B8D9" w14:textId="7F86212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801"/>
                <w:rFonts w:ascii="Arial" w:hAnsi="Arial" w:cs="Arial"/>
                <w:bCs/>
                <w:szCs w:val="20"/>
              </w:rPr>
            </w:pPr>
            <w:ins w:author="Andreyeva, Julia" w:date="2022-03-28T13:44:00Z" w:id="6802">
              <w:r>
                <w:rPr>
                  <w:rFonts w:ascii="Arial" w:hAnsi="Arial" w:cs="Arial"/>
                  <w:szCs w:val="20"/>
                </w:rPr>
                <w:t>ENU</w:t>
              </w:r>
            </w:ins>
          </w:p>
        </w:tc>
        <w:tc>
          <w:tcPr>
            <w:tcW w:w="1918" w:type="dxa"/>
          </w:tcPr>
          <w:p w:rsidRPr="002400D8" w:rsidR="00225342" w:rsidP="00225342" w:rsidRDefault="00225342" w14:paraId="1C4A40CA" w14:textId="04FF7C1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1:53:00Z" w:id="6803"/>
                <w:rFonts w:asciiTheme="minorHAnsi" w:hAnsiTheme="minorHAnsi" w:cstheme="minorHAnsi"/>
                <w:szCs w:val="20"/>
              </w:rPr>
            </w:pPr>
            <w:ins w:author="Andreyeva, Julia" w:date="2022-03-28T13:43:00Z" w:id="6804">
              <w:r>
                <w:rPr>
                  <w:rFonts w:ascii="Arial" w:hAnsi="Arial" w:cs="Arial"/>
                  <w:szCs w:val="20"/>
                </w:rPr>
                <w:t>Received</w:t>
              </w:r>
            </w:ins>
          </w:p>
        </w:tc>
      </w:tr>
    </w:tbl>
    <w:p w:rsidR="005C2513" w:rsidP="00D31061" w:rsidRDefault="005C2513" w14:paraId="46759E30" w14:textId="77777777">
      <w:pPr>
        <w:rPr>
          <w:ins w:author="Andreyeva, Julia" w:date="2022-03-03T17:34:00Z" w:id="6805"/>
          <w:b/>
          <w:bCs/>
          <w:color w:val="C00000"/>
          <w:lang w:val="en-US"/>
        </w:rPr>
      </w:pPr>
    </w:p>
    <w:p w:rsidRPr="00140A91" w:rsidR="00E906A2" w:rsidP="00D31061" w:rsidRDefault="00E906A2" w14:paraId="37975EEE" w14:textId="4521B278">
      <w:pPr>
        <w:rPr>
          <w:ins w:author="Andreyeva, Julia" w:date="2022-03-03T17:34:00Z" w:id="6806"/>
          <w:b/>
          <w:bCs/>
          <w:lang w:val="en-US"/>
          <w:rPrChange w:author="Andreyeva, Julia" w:date="2022-03-18T14:20:00Z" w:id="6807">
            <w:rPr>
              <w:ins w:author="Andreyeva, Julia" w:date="2022-03-03T17:34:00Z" w:id="6808"/>
              <w:b/>
              <w:bCs/>
              <w:color w:val="00857E" w:themeColor="accent3" w:themeShade="BF"/>
              <w:lang w:val="en-US"/>
            </w:rPr>
          </w:rPrChange>
        </w:rPr>
      </w:pPr>
      <w:ins w:author="Andreyeva, Julia" w:date="2022-03-03T17:34:00Z" w:id="6809">
        <w:r w:rsidRPr="00140A91">
          <w:rPr>
            <w:b/>
            <w:bCs/>
            <w:lang w:val="en-US"/>
            <w:rPrChange w:author="Andreyeva, Julia" w:date="2022-03-18T14:20:00Z" w:id="6810">
              <w:rPr>
                <w:b/>
                <w:bCs/>
                <w:color w:val="C00000"/>
                <w:lang w:val="en-US"/>
              </w:rPr>
            </w:rPrChange>
          </w:rPr>
          <w:t>Stock Return</w:t>
        </w:r>
      </w:ins>
    </w:p>
    <w:tbl>
      <w:tblPr>
        <w:tblStyle w:val="GridTable1Light-Accent6"/>
        <w:tblW w:w="9918" w:type="dxa"/>
        <w:tblLayout w:type="fixed"/>
        <w:tblLook w:val="06A0" w:firstRow="1" w:lastRow="0" w:firstColumn="1" w:lastColumn="0" w:noHBand="1" w:noVBand="1"/>
      </w:tblPr>
      <w:tblGrid>
        <w:gridCol w:w="1413"/>
        <w:gridCol w:w="1552"/>
        <w:gridCol w:w="1559"/>
        <w:gridCol w:w="1843"/>
        <w:gridCol w:w="3551"/>
        <w:tblGridChange w:id="6811">
          <w:tblGrid>
            <w:gridCol w:w="1413"/>
            <w:gridCol w:w="1552"/>
            <w:gridCol w:w="1559"/>
            <w:gridCol w:w="1843"/>
            <w:gridCol w:w="3551"/>
          </w:tblGrid>
        </w:tblGridChange>
      </w:tblGrid>
      <w:tr w:rsidRPr="00B00E4F" w:rsidR="00880B5C" w:rsidTr="00362BCE" w14:paraId="1256FD63" w14:textId="77777777">
        <w:trPr>
          <w:cnfStyle w:val="100000000000" w:firstRow="1" w:lastRow="0" w:firstColumn="0" w:lastColumn="0" w:oddVBand="0" w:evenVBand="0" w:oddHBand="0" w:evenHBand="0" w:firstRowFirstColumn="0" w:firstRowLastColumn="0" w:lastRowFirstColumn="0" w:lastRowLastColumn="0"/>
          <w:ins w:author="Andreyeva, Julia" w:date="2022-03-03T17:34:00Z" w:id="6812"/>
        </w:trPr>
        <w:tc>
          <w:tcPr>
            <w:cnfStyle w:val="001000000000" w:firstRow="0" w:lastRow="0" w:firstColumn="1" w:lastColumn="0" w:oddVBand="0" w:evenVBand="0" w:oddHBand="0" w:evenHBand="0" w:firstRowFirstColumn="0" w:firstRowLastColumn="0" w:lastRowFirstColumn="0" w:lastRowLastColumn="0"/>
            <w:tcW w:w="1413" w:type="dxa"/>
            <w:shd w:val="clear" w:color="auto" w:fill="2B5D9A" w:themeFill="accent6" w:themeFillShade="BF"/>
          </w:tcPr>
          <w:p w:rsidRPr="00B00E4F" w:rsidR="00880B5C" w:rsidP="00362BCE" w:rsidRDefault="00880B5C" w14:paraId="66A39B6A" w14:textId="77777777">
            <w:pPr>
              <w:pStyle w:val="BodyText"/>
              <w:rPr>
                <w:ins w:author="Andreyeva, Julia" w:date="2022-03-03T17:34:00Z" w:id="6813"/>
                <w:rFonts w:ascii="Arial" w:hAnsi="Arial" w:cs="Arial"/>
                <w:color w:val="FFFFFF" w:themeColor="background1"/>
                <w:szCs w:val="20"/>
              </w:rPr>
            </w:pPr>
            <w:ins w:author="Andreyeva, Julia" w:date="2022-03-03T17:34:00Z" w:id="6814">
              <w:r w:rsidRPr="00B00E4F">
                <w:rPr>
                  <w:rFonts w:ascii="Arial" w:hAnsi="Arial" w:cs="Arial"/>
                  <w:color w:val="FFFFFF" w:themeColor="background1"/>
                  <w:szCs w:val="20"/>
                </w:rPr>
                <w:t>Type</w:t>
              </w:r>
            </w:ins>
          </w:p>
        </w:tc>
        <w:tc>
          <w:tcPr>
            <w:tcW w:w="1552" w:type="dxa"/>
            <w:shd w:val="clear" w:color="auto" w:fill="2B5D9A" w:themeFill="accent6" w:themeFillShade="BF"/>
          </w:tcPr>
          <w:p w:rsidRPr="00B00E4F" w:rsidR="00880B5C" w:rsidP="00362BCE" w:rsidRDefault="00880B5C" w14:paraId="2D8E2A38"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4:00Z" w:id="6815"/>
                <w:rFonts w:ascii="Arial" w:hAnsi="Arial" w:cs="Arial"/>
                <w:color w:val="FFFFFF" w:themeColor="background1"/>
                <w:szCs w:val="20"/>
              </w:rPr>
            </w:pPr>
            <w:ins w:author="Andreyeva, Julia" w:date="2022-03-03T17:34:00Z" w:id="6816">
              <w:r w:rsidRPr="00B00E4F">
                <w:rPr>
                  <w:rFonts w:ascii="Arial" w:hAnsi="Arial" w:cs="Arial"/>
                  <w:color w:val="FFFFFF" w:themeColor="background1"/>
                  <w:szCs w:val="20"/>
                </w:rPr>
                <w:t>Format</w:t>
              </w:r>
            </w:ins>
          </w:p>
        </w:tc>
        <w:tc>
          <w:tcPr>
            <w:tcW w:w="1559" w:type="dxa"/>
            <w:shd w:val="clear" w:color="auto" w:fill="2B5D9A" w:themeFill="accent6" w:themeFillShade="BF"/>
          </w:tcPr>
          <w:p w:rsidRPr="00B00E4F" w:rsidR="00880B5C" w:rsidP="00362BCE" w:rsidRDefault="00880B5C" w14:paraId="41F671B9"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4:00Z" w:id="6817"/>
                <w:rFonts w:ascii="Arial" w:hAnsi="Arial" w:cs="Arial"/>
                <w:color w:val="FFFFFF" w:themeColor="background1"/>
                <w:szCs w:val="20"/>
              </w:rPr>
            </w:pPr>
            <w:ins w:author="Andreyeva, Julia" w:date="2022-03-03T17:34:00Z" w:id="6818">
              <w:r w:rsidRPr="00B00E4F">
                <w:rPr>
                  <w:rFonts w:ascii="Arial" w:hAnsi="Arial" w:cs="Arial"/>
                  <w:color w:val="FFFFFF" w:themeColor="background1"/>
                  <w:szCs w:val="20"/>
                </w:rPr>
                <w:t>Caption ENU</w:t>
              </w:r>
            </w:ins>
          </w:p>
        </w:tc>
        <w:tc>
          <w:tcPr>
            <w:tcW w:w="1843" w:type="dxa"/>
            <w:shd w:val="clear" w:color="auto" w:fill="2B5D9A" w:themeFill="accent6" w:themeFillShade="BF"/>
          </w:tcPr>
          <w:p w:rsidRPr="00B00E4F" w:rsidR="00880B5C" w:rsidP="00362BCE" w:rsidRDefault="00880B5C" w14:paraId="267595B5"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4:00Z" w:id="6819"/>
                <w:rFonts w:ascii="Arial" w:hAnsi="Arial" w:cs="Arial"/>
                <w:color w:val="FFFFFF" w:themeColor="background1"/>
                <w:szCs w:val="20"/>
              </w:rPr>
            </w:pPr>
            <w:ins w:author="Andreyeva, Julia" w:date="2022-03-03T17:34:00Z" w:id="6820">
              <w:r w:rsidRPr="00B00E4F">
                <w:rPr>
                  <w:rFonts w:ascii="Arial" w:hAnsi="Arial" w:cs="Arial"/>
                  <w:color w:val="FFFFFF" w:themeColor="background1"/>
                  <w:szCs w:val="20"/>
                </w:rPr>
                <w:t>Language</w:t>
              </w:r>
            </w:ins>
          </w:p>
        </w:tc>
        <w:tc>
          <w:tcPr>
            <w:tcW w:w="3551" w:type="dxa"/>
            <w:shd w:val="clear" w:color="auto" w:fill="2B5D9A" w:themeFill="accent6" w:themeFillShade="BF"/>
          </w:tcPr>
          <w:p w:rsidRPr="00B00E4F" w:rsidR="00880B5C" w:rsidP="00362BCE" w:rsidRDefault="00880B5C" w14:paraId="07FD0FE2"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4:00Z" w:id="6821"/>
                <w:rFonts w:ascii="Arial" w:hAnsi="Arial" w:cs="Arial"/>
                <w:color w:val="FFFFFF" w:themeColor="background1"/>
                <w:szCs w:val="20"/>
              </w:rPr>
            </w:pPr>
            <w:ins w:author="Andreyeva, Julia" w:date="2022-03-03T17:34:00Z" w:id="6822">
              <w:r w:rsidRPr="00B00E4F">
                <w:rPr>
                  <w:rFonts w:ascii="Arial" w:hAnsi="Arial" w:cs="Arial"/>
                  <w:color w:val="FFFFFF" w:themeColor="background1"/>
                  <w:szCs w:val="20"/>
                </w:rPr>
                <w:t>Caption LOCAL</w:t>
              </w:r>
            </w:ins>
          </w:p>
        </w:tc>
      </w:tr>
      <w:tr w:rsidRPr="00B00E4F" w:rsidR="00880B5C" w:rsidTr="00244373" w14:paraId="5326ABDF" w14:textId="77777777">
        <w:tblPrEx>
          <w:tblW w:w="9918" w:type="dxa"/>
          <w:tblLayout w:type="fixed"/>
          <w:tblLook w:val="06A0" w:firstRow="1" w:lastRow="0" w:firstColumn="1" w:lastColumn="0" w:noHBand="1" w:noVBand="1"/>
          <w:tblPrExChange w:author="Andreyeva, Julia" w:date="2022-03-28T13:44:00Z" w:id="6823">
            <w:tblPrEx>
              <w:tblW w:w="9918" w:type="dxa"/>
              <w:tblLayout w:type="fixed"/>
              <w:tblLook w:val="06A0" w:firstRow="1" w:lastRow="0" w:firstColumn="1" w:lastColumn="0" w:noHBand="1" w:noVBand="1"/>
            </w:tblPrEx>
          </w:tblPrExChange>
        </w:tblPrEx>
        <w:trPr>
          <w:trHeight w:val="179"/>
          <w:ins w:author="Andreyeva, Julia" w:date="2022-03-03T17:34:00Z" w:id="6824"/>
          <w:trPrChange w:author="Andreyeva, Julia" w:date="2022-03-28T13:44:00Z" w:id="6825">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28T13:44:00Z" w:id="6826">
              <w:tcPr>
                <w:tcW w:w="1413" w:type="dxa"/>
                <w:tcBorders>
                  <w:bottom w:val="single" w:color="8CB1DE" w:themeColor="accent6" w:themeTint="99" w:sz="4" w:space="0"/>
                </w:tcBorders>
              </w:tcPr>
            </w:tcPrChange>
          </w:tcPr>
          <w:p w:rsidRPr="000E78EB" w:rsidR="00880B5C" w:rsidP="00362BCE" w:rsidRDefault="00880B5C" w14:paraId="2E437FDB" w14:textId="77777777">
            <w:pPr>
              <w:pStyle w:val="BodyText"/>
              <w:rPr>
                <w:ins w:author="Andreyeva, Julia" w:date="2022-03-03T17:34:00Z" w:id="6827"/>
                <w:rFonts w:asciiTheme="minorHAnsi" w:hAnsiTheme="minorHAnsi" w:cstheme="minorHAnsi"/>
                <w:b w:val="0"/>
                <w:bCs w:val="0"/>
                <w:szCs w:val="20"/>
              </w:rPr>
            </w:pPr>
            <w:ins w:author="Andreyeva, Julia" w:date="2022-03-03T17:34:00Z" w:id="6828">
              <w:r w:rsidRPr="000E78EB">
                <w:rPr>
                  <w:rFonts w:asciiTheme="minorHAnsi" w:hAnsiTheme="minorHAnsi" w:cstheme="minorHAnsi"/>
                  <w:b w:val="0"/>
                  <w:bCs w:val="0"/>
                  <w:szCs w:val="20"/>
                </w:rPr>
                <w:t>Field</w:t>
              </w:r>
            </w:ins>
          </w:p>
        </w:tc>
        <w:tc>
          <w:tcPr>
            <w:tcW w:w="0" w:type="dxa"/>
            <w:tcPrChange w:author="Andreyeva, Julia" w:date="2022-03-28T13:44:00Z" w:id="6829">
              <w:tcPr>
                <w:tcW w:w="1552" w:type="dxa"/>
                <w:tcBorders>
                  <w:bottom w:val="single" w:color="8CB1DE" w:themeColor="accent6" w:themeTint="99" w:sz="4" w:space="0"/>
                </w:tcBorders>
              </w:tcPr>
            </w:tcPrChange>
          </w:tcPr>
          <w:p w:rsidRPr="000E78EB" w:rsidR="00880B5C" w:rsidP="00362BCE" w:rsidRDefault="00880B5C" w14:paraId="6E8CB39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4:00Z" w:id="6830"/>
                <w:rFonts w:asciiTheme="minorHAnsi" w:hAnsiTheme="minorHAnsi" w:cstheme="minorHAnsi"/>
                <w:szCs w:val="20"/>
              </w:rPr>
            </w:pPr>
          </w:p>
        </w:tc>
        <w:tc>
          <w:tcPr>
            <w:tcW w:w="0" w:type="dxa"/>
            <w:tcPrChange w:author="Andreyeva, Julia" w:date="2022-03-28T13:44:00Z" w:id="6831">
              <w:tcPr>
                <w:tcW w:w="1559" w:type="dxa"/>
                <w:tcBorders>
                  <w:bottom w:val="single" w:color="8CB1DE" w:themeColor="accent6" w:themeTint="99" w:sz="4" w:space="0"/>
                </w:tcBorders>
              </w:tcPr>
            </w:tcPrChange>
          </w:tcPr>
          <w:p w:rsidRPr="000E78EB" w:rsidR="00880B5C" w:rsidP="00362BCE" w:rsidRDefault="00880B5C" w14:paraId="26D1DF0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4:00Z" w:id="6832"/>
                <w:rFonts w:asciiTheme="minorHAnsi" w:hAnsiTheme="minorHAnsi" w:cstheme="minorHAnsi"/>
                <w:szCs w:val="20"/>
              </w:rPr>
            </w:pPr>
            <w:ins w:author="Andreyeva, Julia" w:date="2022-03-03T17:34:00Z" w:id="6833">
              <w:r>
                <w:rPr>
                  <w:rFonts w:asciiTheme="minorHAnsi" w:hAnsiTheme="minorHAnsi" w:cstheme="minorHAnsi"/>
                  <w:szCs w:val="20"/>
                </w:rPr>
                <w:t>Stock Type</w:t>
              </w:r>
            </w:ins>
          </w:p>
        </w:tc>
        <w:tc>
          <w:tcPr>
            <w:tcW w:w="0" w:type="dxa"/>
            <w:tcPrChange w:author="Andreyeva, Julia" w:date="2022-03-28T13:44:00Z" w:id="6834">
              <w:tcPr>
                <w:tcW w:w="1843" w:type="dxa"/>
                <w:tcBorders>
                  <w:bottom w:val="single" w:color="8CB1DE" w:themeColor="accent6" w:themeTint="99" w:sz="4" w:space="0"/>
                </w:tcBorders>
              </w:tcPr>
            </w:tcPrChange>
          </w:tcPr>
          <w:p w:rsidRPr="000E78EB" w:rsidR="00880B5C" w:rsidP="00362BCE" w:rsidRDefault="00880B5C" w14:paraId="5C65D41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4:00Z" w:id="6835"/>
                <w:rFonts w:asciiTheme="minorHAnsi" w:hAnsiTheme="minorHAnsi" w:cstheme="minorHAnsi"/>
                <w:szCs w:val="20"/>
              </w:rPr>
            </w:pPr>
            <w:ins w:author="Andreyeva, Julia" w:date="2022-03-03T17:34:00Z" w:id="6836">
              <w:r>
                <w:rPr>
                  <w:rFonts w:asciiTheme="minorHAnsi" w:hAnsiTheme="minorHAnsi" w:cstheme="minorHAnsi"/>
                  <w:szCs w:val="20"/>
                </w:rPr>
                <w:t>EIR</w:t>
              </w:r>
            </w:ins>
          </w:p>
        </w:tc>
        <w:tc>
          <w:tcPr>
            <w:tcW w:w="0" w:type="dxa"/>
            <w:tcPrChange w:author="Andreyeva, Julia" w:date="2022-03-28T13:44:00Z" w:id="6837">
              <w:tcPr>
                <w:tcW w:w="3551" w:type="dxa"/>
                <w:tcBorders>
                  <w:bottom w:val="single" w:color="8CB1DE" w:themeColor="accent6" w:themeTint="99" w:sz="4" w:space="0"/>
                </w:tcBorders>
              </w:tcPr>
            </w:tcPrChange>
          </w:tcPr>
          <w:p w:rsidRPr="000E78EB" w:rsidR="00880B5C" w:rsidP="00362BCE" w:rsidRDefault="006D197E" w14:paraId="4986CB00" w14:textId="38FE66B6">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4:00Z" w:id="6838"/>
                <w:rStyle w:val="spellingerror"/>
                <w:rFonts w:asciiTheme="minorHAnsi" w:hAnsiTheme="minorHAnsi" w:cstheme="minorHAnsi"/>
                <w:color w:val="000000"/>
                <w:shd w:val="clear" w:color="auto" w:fill="FFFFFF"/>
              </w:rPr>
            </w:pPr>
            <w:ins w:author="Andreyeva, Julia" w:date="2022-03-15T14:33:00Z" w:id="6839">
              <w:r>
                <w:rPr>
                  <w:rFonts w:asciiTheme="minorHAnsi" w:hAnsiTheme="minorHAnsi" w:cstheme="minorHAnsi"/>
                  <w:szCs w:val="20"/>
                </w:rPr>
                <w:t>Stock Type</w:t>
              </w:r>
            </w:ins>
          </w:p>
        </w:tc>
      </w:tr>
      <w:tr w:rsidRPr="00B00E4F" w:rsidR="00244373" w:rsidTr="00244373" w14:paraId="50AA0B8F" w14:textId="77777777">
        <w:tblPrEx>
          <w:tblW w:w="9918" w:type="dxa"/>
          <w:tblLayout w:type="fixed"/>
          <w:tblLook w:val="06A0" w:firstRow="1" w:lastRow="0" w:firstColumn="1" w:lastColumn="0" w:noHBand="1" w:noVBand="1"/>
          <w:tblPrExChange w:author="Andreyeva, Julia" w:date="2022-03-28T13:45:00Z" w:id="6840">
            <w:tblPrEx>
              <w:tblW w:w="9918" w:type="dxa"/>
              <w:tblLayout w:type="fixed"/>
              <w:tblLook w:val="06A0" w:firstRow="1" w:lastRow="0" w:firstColumn="1" w:lastColumn="0" w:noHBand="1" w:noVBand="1"/>
            </w:tblPrEx>
          </w:tblPrExChange>
        </w:tblPrEx>
        <w:trPr>
          <w:trHeight w:val="179"/>
          <w:ins w:author="Andreyeva, Julia" w:date="2022-03-28T13:44:00Z" w:id="6841"/>
          <w:trPrChange w:author="Andreyeva, Julia" w:date="2022-03-28T13:45:00Z" w:id="6842">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28T13:45:00Z" w:id="6843">
              <w:tcPr>
                <w:tcW w:w="1413" w:type="dxa"/>
                <w:tcBorders>
                  <w:bottom w:val="single" w:color="8CB1DE" w:themeColor="accent6" w:themeTint="99" w:sz="4" w:space="0"/>
                </w:tcBorders>
              </w:tcPr>
            </w:tcPrChange>
          </w:tcPr>
          <w:p w:rsidRPr="000E78EB" w:rsidR="00244373" w:rsidP="00244373" w:rsidRDefault="00244373" w14:paraId="1CECC33E" w14:textId="66C2DBE4">
            <w:pPr>
              <w:pStyle w:val="BodyText"/>
              <w:rPr>
                <w:ins w:author="Andreyeva, Julia" w:date="2022-03-28T13:44:00Z" w:id="6844"/>
                <w:rFonts w:asciiTheme="minorHAnsi" w:hAnsiTheme="minorHAnsi" w:cstheme="minorHAnsi"/>
                <w:szCs w:val="20"/>
              </w:rPr>
            </w:pPr>
            <w:ins w:author="Andreyeva, Julia" w:date="2022-03-28T13:44:00Z" w:id="6845">
              <w:r w:rsidRPr="000E78EB">
                <w:rPr>
                  <w:rFonts w:asciiTheme="minorHAnsi" w:hAnsiTheme="minorHAnsi" w:cstheme="minorHAnsi"/>
                  <w:b w:val="0"/>
                  <w:bCs w:val="0"/>
                  <w:szCs w:val="20"/>
                </w:rPr>
                <w:t>Field</w:t>
              </w:r>
            </w:ins>
          </w:p>
        </w:tc>
        <w:tc>
          <w:tcPr>
            <w:tcW w:w="0" w:type="dxa"/>
            <w:tcPrChange w:author="Andreyeva, Julia" w:date="2022-03-28T13:45:00Z" w:id="6846">
              <w:tcPr>
                <w:tcW w:w="1552" w:type="dxa"/>
                <w:tcBorders>
                  <w:bottom w:val="single" w:color="8CB1DE" w:themeColor="accent6" w:themeTint="99" w:sz="4" w:space="0"/>
                </w:tcBorders>
              </w:tcPr>
            </w:tcPrChange>
          </w:tcPr>
          <w:p w:rsidRPr="000E78EB" w:rsidR="00244373" w:rsidP="00244373" w:rsidRDefault="00244373" w14:paraId="420ADE8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4:00Z" w:id="6847"/>
                <w:rFonts w:asciiTheme="minorHAnsi" w:hAnsiTheme="minorHAnsi" w:cstheme="minorHAnsi"/>
                <w:szCs w:val="20"/>
              </w:rPr>
            </w:pPr>
          </w:p>
        </w:tc>
        <w:tc>
          <w:tcPr>
            <w:tcW w:w="0" w:type="dxa"/>
            <w:tcPrChange w:author="Andreyeva, Julia" w:date="2022-03-28T13:45:00Z" w:id="6848">
              <w:tcPr>
                <w:tcW w:w="1559" w:type="dxa"/>
                <w:tcBorders>
                  <w:bottom w:val="single" w:color="8CB1DE" w:themeColor="accent6" w:themeTint="99" w:sz="4" w:space="0"/>
                </w:tcBorders>
              </w:tcPr>
            </w:tcPrChange>
          </w:tcPr>
          <w:p w:rsidR="00244373" w:rsidP="00244373" w:rsidRDefault="00244373" w14:paraId="36074240" w14:textId="5C7AB89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4:00Z" w:id="6849"/>
                <w:rFonts w:asciiTheme="minorHAnsi" w:hAnsiTheme="minorHAnsi" w:cstheme="minorHAnsi"/>
                <w:szCs w:val="20"/>
              </w:rPr>
            </w:pPr>
            <w:ins w:author="Andreyeva, Julia" w:date="2022-03-28T13:44:00Z" w:id="6850">
              <w:r>
                <w:rPr>
                  <w:rFonts w:asciiTheme="minorHAnsi" w:hAnsiTheme="minorHAnsi" w:cstheme="minorHAnsi"/>
                  <w:szCs w:val="20"/>
                </w:rPr>
                <w:t>Stock Type</w:t>
              </w:r>
            </w:ins>
          </w:p>
        </w:tc>
        <w:tc>
          <w:tcPr>
            <w:tcW w:w="0" w:type="dxa"/>
            <w:tcPrChange w:author="Andreyeva, Julia" w:date="2022-03-28T13:45:00Z" w:id="6851">
              <w:tcPr>
                <w:tcW w:w="1843" w:type="dxa"/>
                <w:tcBorders>
                  <w:bottom w:val="single" w:color="8CB1DE" w:themeColor="accent6" w:themeTint="99" w:sz="4" w:space="0"/>
                </w:tcBorders>
              </w:tcPr>
            </w:tcPrChange>
          </w:tcPr>
          <w:p w:rsidR="00244373" w:rsidP="00244373" w:rsidRDefault="00244373" w14:paraId="4F8551FD" w14:textId="219AB52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4:00Z" w:id="6852"/>
                <w:rFonts w:asciiTheme="minorHAnsi" w:hAnsiTheme="minorHAnsi" w:cstheme="minorHAnsi"/>
                <w:szCs w:val="20"/>
              </w:rPr>
            </w:pPr>
            <w:ins w:author="Andreyeva, Julia" w:date="2022-03-28T13:44:00Z" w:id="6853">
              <w:r>
                <w:rPr>
                  <w:rFonts w:asciiTheme="minorHAnsi" w:hAnsiTheme="minorHAnsi" w:cstheme="minorHAnsi"/>
                  <w:szCs w:val="20"/>
                </w:rPr>
                <w:t>ENU</w:t>
              </w:r>
            </w:ins>
          </w:p>
        </w:tc>
        <w:tc>
          <w:tcPr>
            <w:tcW w:w="0" w:type="dxa"/>
            <w:tcPrChange w:author="Andreyeva, Julia" w:date="2022-03-28T13:45:00Z" w:id="6854">
              <w:tcPr>
                <w:tcW w:w="3551" w:type="dxa"/>
                <w:tcBorders>
                  <w:bottom w:val="single" w:color="8CB1DE" w:themeColor="accent6" w:themeTint="99" w:sz="4" w:space="0"/>
                </w:tcBorders>
              </w:tcPr>
            </w:tcPrChange>
          </w:tcPr>
          <w:p w:rsidR="00244373" w:rsidP="00244373" w:rsidRDefault="00244373" w14:paraId="48A72E5A" w14:textId="5246A93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4:00Z" w:id="6855"/>
                <w:rFonts w:asciiTheme="minorHAnsi" w:hAnsiTheme="minorHAnsi" w:cstheme="minorHAnsi"/>
                <w:szCs w:val="20"/>
              </w:rPr>
            </w:pPr>
            <w:ins w:author="Andreyeva, Julia" w:date="2022-03-28T13:44:00Z" w:id="6856">
              <w:r>
                <w:rPr>
                  <w:rFonts w:asciiTheme="minorHAnsi" w:hAnsiTheme="minorHAnsi" w:cstheme="minorHAnsi"/>
                  <w:szCs w:val="20"/>
                </w:rPr>
                <w:t>Stock Type</w:t>
              </w:r>
            </w:ins>
          </w:p>
        </w:tc>
      </w:tr>
      <w:tr w:rsidRPr="00B00E4F" w:rsidR="00AD108F" w:rsidTr="00244373" w14:paraId="73A21ABF" w14:textId="77777777">
        <w:tblPrEx>
          <w:tblW w:w="9918" w:type="dxa"/>
          <w:tblLayout w:type="fixed"/>
          <w:tblLook w:val="06A0" w:firstRow="1" w:lastRow="0" w:firstColumn="1" w:lastColumn="0" w:noHBand="1" w:noVBand="1"/>
          <w:tblPrExChange w:author="Andreyeva, Julia" w:date="2022-03-28T13:45:00Z" w:id="6857">
            <w:tblPrEx>
              <w:tblW w:w="9918" w:type="dxa"/>
              <w:tblLayout w:type="fixed"/>
              <w:tblLook w:val="06A0" w:firstRow="1" w:lastRow="0" w:firstColumn="1" w:lastColumn="0" w:noHBand="1" w:noVBand="1"/>
            </w:tblPrEx>
          </w:tblPrExChange>
        </w:tblPrEx>
        <w:trPr>
          <w:trHeight w:val="179"/>
          <w:ins w:author="Andreyeva, Julia" w:date="2022-03-28T13:45:00Z" w:id="6858"/>
          <w:trPrChange w:author="Andreyeva, Julia" w:date="2022-03-28T13:45:00Z" w:id="6859">
            <w:trPr>
              <w:trHeight w:val="17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28T13:45:00Z" w:id="6860">
              <w:tcPr>
                <w:tcW w:w="1413" w:type="dxa"/>
                <w:tcBorders>
                  <w:bottom w:val="single" w:color="8CB1DE" w:themeColor="accent6" w:themeTint="99" w:sz="4" w:space="0"/>
                </w:tcBorders>
              </w:tcPr>
            </w:tcPrChange>
          </w:tcPr>
          <w:p w:rsidRPr="000E78EB" w:rsidR="00AD108F" w:rsidP="00AD108F" w:rsidRDefault="00AD108F" w14:paraId="5310E57F" w14:textId="3AD0D469">
            <w:pPr>
              <w:pStyle w:val="BodyText"/>
              <w:rPr>
                <w:ins w:author="Andreyeva, Julia" w:date="2022-03-28T13:45:00Z" w:id="6861"/>
                <w:rFonts w:asciiTheme="minorHAnsi" w:hAnsiTheme="minorHAnsi" w:cstheme="minorHAnsi"/>
                <w:szCs w:val="20"/>
              </w:rPr>
            </w:pPr>
            <w:ins w:author="Andreyeva, Julia" w:date="2022-03-28T13:45:00Z" w:id="6862">
              <w:r w:rsidRPr="000E78EB">
                <w:rPr>
                  <w:rFonts w:asciiTheme="minorHAnsi" w:hAnsiTheme="minorHAnsi" w:cstheme="minorHAnsi"/>
                  <w:b w:val="0"/>
                  <w:bCs w:val="0"/>
                  <w:szCs w:val="20"/>
                </w:rPr>
                <w:t>Field</w:t>
              </w:r>
            </w:ins>
          </w:p>
        </w:tc>
        <w:tc>
          <w:tcPr>
            <w:tcW w:w="0" w:type="dxa"/>
            <w:tcPrChange w:author="Andreyeva, Julia" w:date="2022-03-28T13:45:00Z" w:id="6863">
              <w:tcPr>
                <w:tcW w:w="1552" w:type="dxa"/>
                <w:tcBorders>
                  <w:bottom w:val="single" w:color="8CB1DE" w:themeColor="accent6" w:themeTint="99" w:sz="4" w:space="0"/>
                </w:tcBorders>
              </w:tcPr>
            </w:tcPrChange>
          </w:tcPr>
          <w:p w:rsidRPr="000E78EB" w:rsidR="00AD108F" w:rsidP="00AD108F" w:rsidRDefault="00AD108F" w14:paraId="4A4127E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64"/>
                <w:rFonts w:asciiTheme="minorHAnsi" w:hAnsiTheme="minorHAnsi" w:cstheme="minorHAnsi"/>
                <w:szCs w:val="20"/>
              </w:rPr>
            </w:pPr>
          </w:p>
        </w:tc>
        <w:tc>
          <w:tcPr>
            <w:tcW w:w="0" w:type="dxa"/>
            <w:tcPrChange w:author="Andreyeva, Julia" w:date="2022-03-28T13:45:00Z" w:id="6865">
              <w:tcPr>
                <w:tcW w:w="1559" w:type="dxa"/>
                <w:tcBorders>
                  <w:bottom w:val="single" w:color="8CB1DE" w:themeColor="accent6" w:themeTint="99" w:sz="4" w:space="0"/>
                </w:tcBorders>
              </w:tcPr>
            </w:tcPrChange>
          </w:tcPr>
          <w:p w:rsidR="00AD108F" w:rsidP="00AD108F" w:rsidRDefault="00AD108F" w14:paraId="40A3CE69" w14:textId="7871869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66"/>
                <w:rFonts w:asciiTheme="minorHAnsi" w:hAnsiTheme="minorHAnsi" w:cstheme="minorHAnsi"/>
                <w:szCs w:val="20"/>
              </w:rPr>
            </w:pPr>
            <w:ins w:author="Andreyeva, Julia" w:date="2022-03-28T13:45:00Z" w:id="6867">
              <w:r>
                <w:rPr>
                  <w:rFonts w:asciiTheme="minorHAnsi" w:hAnsiTheme="minorHAnsi" w:cstheme="minorHAnsi"/>
                  <w:szCs w:val="20"/>
                </w:rPr>
                <w:t>Stock Type</w:t>
              </w:r>
            </w:ins>
          </w:p>
        </w:tc>
        <w:tc>
          <w:tcPr>
            <w:tcW w:w="0" w:type="dxa"/>
            <w:tcPrChange w:author="Andreyeva, Julia" w:date="2022-03-28T13:45:00Z" w:id="6868">
              <w:tcPr>
                <w:tcW w:w="1843" w:type="dxa"/>
                <w:tcBorders>
                  <w:bottom w:val="single" w:color="8CB1DE" w:themeColor="accent6" w:themeTint="99" w:sz="4" w:space="0"/>
                </w:tcBorders>
              </w:tcPr>
            </w:tcPrChange>
          </w:tcPr>
          <w:p w:rsidR="00AD108F" w:rsidP="00AD108F" w:rsidRDefault="00AD108F" w14:paraId="67326CA8" w14:textId="3644ABB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69"/>
                <w:rFonts w:asciiTheme="minorHAnsi" w:hAnsiTheme="minorHAnsi" w:cstheme="minorHAnsi"/>
                <w:szCs w:val="20"/>
              </w:rPr>
            </w:pPr>
            <w:ins w:author="Andreyeva, Julia" w:date="2022-03-28T13:45:00Z" w:id="6870">
              <w:r>
                <w:rPr>
                  <w:rFonts w:ascii="Arial" w:hAnsi="Arial" w:cs="Arial"/>
                  <w:szCs w:val="20"/>
                </w:rPr>
                <w:t>KZA</w:t>
              </w:r>
            </w:ins>
          </w:p>
        </w:tc>
        <w:tc>
          <w:tcPr>
            <w:tcW w:w="0" w:type="dxa"/>
            <w:tcPrChange w:author="Andreyeva, Julia" w:date="2022-03-28T13:45:00Z" w:id="6871">
              <w:tcPr>
                <w:tcW w:w="3551" w:type="dxa"/>
                <w:tcBorders>
                  <w:bottom w:val="single" w:color="8CB1DE" w:themeColor="accent6" w:themeTint="99" w:sz="4" w:space="0"/>
                </w:tcBorders>
              </w:tcPr>
            </w:tcPrChange>
          </w:tcPr>
          <w:p w:rsidR="00AD108F" w:rsidP="00AD108F" w:rsidRDefault="00AD108F" w14:paraId="147F530F" w14:textId="037C5E2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72"/>
                <w:rFonts w:asciiTheme="minorHAnsi" w:hAnsiTheme="minorHAnsi" w:cstheme="minorHAnsi"/>
                <w:szCs w:val="20"/>
              </w:rPr>
            </w:pPr>
            <w:ins w:author="Andreyeva, Julia" w:date="2022-03-28T13:45:00Z" w:id="6873">
              <w:r>
                <w:rPr>
                  <w:rFonts w:asciiTheme="minorHAnsi" w:hAnsiTheme="minorHAnsi" w:cstheme="minorHAnsi"/>
                  <w:szCs w:val="20"/>
                </w:rPr>
                <w:t>Stock Type</w:t>
              </w:r>
            </w:ins>
          </w:p>
        </w:tc>
      </w:tr>
      <w:tr w:rsidRPr="00B00E4F" w:rsidR="00AD108F" w:rsidTr="00362BCE" w14:paraId="4C43D3FD" w14:textId="77777777">
        <w:trPr>
          <w:trHeight w:val="179"/>
          <w:ins w:author="Andreyeva, Julia" w:date="2022-03-28T13:45:00Z" w:id="6874"/>
        </w:trPr>
        <w:tc>
          <w:tcPr>
            <w:cnfStyle w:val="001000000000" w:firstRow="0" w:lastRow="0" w:firstColumn="1" w:lastColumn="0" w:oddVBand="0" w:evenVBand="0" w:oddHBand="0" w:evenHBand="0" w:firstRowFirstColumn="0" w:firstRowLastColumn="0" w:lastRowFirstColumn="0" w:lastRowLastColumn="0"/>
            <w:tcW w:w="1413" w:type="dxa"/>
            <w:tcBorders>
              <w:bottom w:val="single" w:color="8CB1DE" w:themeColor="accent6" w:themeTint="99" w:sz="4" w:space="0"/>
            </w:tcBorders>
          </w:tcPr>
          <w:p w:rsidRPr="000E78EB" w:rsidR="00AD108F" w:rsidP="00AD108F" w:rsidRDefault="00AD108F" w14:paraId="53D0B1C1" w14:textId="06A75273">
            <w:pPr>
              <w:pStyle w:val="BodyText"/>
              <w:rPr>
                <w:ins w:author="Andreyeva, Julia" w:date="2022-03-28T13:45:00Z" w:id="6875"/>
                <w:rFonts w:asciiTheme="minorHAnsi" w:hAnsiTheme="minorHAnsi" w:cstheme="minorHAnsi"/>
                <w:szCs w:val="20"/>
              </w:rPr>
            </w:pPr>
            <w:ins w:author="Andreyeva, Julia" w:date="2022-03-28T13:45:00Z" w:id="6876">
              <w:r w:rsidRPr="000E78EB">
                <w:rPr>
                  <w:rFonts w:asciiTheme="minorHAnsi" w:hAnsiTheme="minorHAnsi" w:cstheme="minorHAnsi"/>
                  <w:b w:val="0"/>
                  <w:bCs w:val="0"/>
                  <w:szCs w:val="20"/>
                </w:rPr>
                <w:t>Field</w:t>
              </w:r>
            </w:ins>
          </w:p>
        </w:tc>
        <w:tc>
          <w:tcPr>
            <w:tcW w:w="1552" w:type="dxa"/>
            <w:tcBorders>
              <w:bottom w:val="single" w:color="8CB1DE" w:themeColor="accent6" w:themeTint="99" w:sz="4" w:space="0"/>
            </w:tcBorders>
          </w:tcPr>
          <w:p w:rsidRPr="000E78EB" w:rsidR="00AD108F" w:rsidP="00AD108F" w:rsidRDefault="00AD108F" w14:paraId="08401E5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77"/>
                <w:rFonts w:asciiTheme="minorHAnsi" w:hAnsiTheme="minorHAnsi" w:cstheme="minorHAnsi"/>
                <w:szCs w:val="20"/>
              </w:rPr>
            </w:pPr>
          </w:p>
        </w:tc>
        <w:tc>
          <w:tcPr>
            <w:tcW w:w="1559" w:type="dxa"/>
            <w:tcBorders>
              <w:bottom w:val="single" w:color="8CB1DE" w:themeColor="accent6" w:themeTint="99" w:sz="4" w:space="0"/>
            </w:tcBorders>
          </w:tcPr>
          <w:p w:rsidR="00AD108F" w:rsidP="00AD108F" w:rsidRDefault="00AD108F" w14:paraId="1ED8D8A8" w14:textId="5C12CAA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78"/>
                <w:rFonts w:asciiTheme="minorHAnsi" w:hAnsiTheme="minorHAnsi" w:cstheme="minorHAnsi"/>
                <w:szCs w:val="20"/>
              </w:rPr>
            </w:pPr>
            <w:ins w:author="Andreyeva, Julia" w:date="2022-03-28T13:45:00Z" w:id="6879">
              <w:r>
                <w:rPr>
                  <w:rFonts w:asciiTheme="minorHAnsi" w:hAnsiTheme="minorHAnsi" w:cstheme="minorHAnsi"/>
                  <w:szCs w:val="20"/>
                </w:rPr>
                <w:t>Stock Type</w:t>
              </w:r>
            </w:ins>
          </w:p>
        </w:tc>
        <w:tc>
          <w:tcPr>
            <w:tcW w:w="1843" w:type="dxa"/>
            <w:tcBorders>
              <w:bottom w:val="single" w:color="8CB1DE" w:themeColor="accent6" w:themeTint="99" w:sz="4" w:space="0"/>
            </w:tcBorders>
          </w:tcPr>
          <w:p w:rsidR="00AD108F" w:rsidP="00AD108F" w:rsidRDefault="00AD108F" w14:paraId="7FFC71D4" w14:textId="5E49514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80"/>
                <w:rFonts w:asciiTheme="minorHAnsi" w:hAnsiTheme="minorHAnsi" w:cstheme="minorHAnsi"/>
                <w:szCs w:val="20"/>
              </w:rPr>
            </w:pPr>
            <w:ins w:author="Andreyeva, Julia" w:date="2022-03-28T13:45:00Z" w:id="6881">
              <w:r>
                <w:rPr>
                  <w:rFonts w:ascii="Arial" w:hAnsi="Arial" w:cs="Arial"/>
                  <w:szCs w:val="20"/>
                </w:rPr>
                <w:t>ENU</w:t>
              </w:r>
            </w:ins>
          </w:p>
        </w:tc>
        <w:tc>
          <w:tcPr>
            <w:tcW w:w="3551" w:type="dxa"/>
            <w:tcBorders>
              <w:bottom w:val="single" w:color="8CB1DE" w:themeColor="accent6" w:themeTint="99" w:sz="4" w:space="0"/>
            </w:tcBorders>
          </w:tcPr>
          <w:p w:rsidR="00AD108F" w:rsidP="00AD108F" w:rsidRDefault="00AD108F" w14:paraId="12A7D930" w14:textId="5F9BF48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5:00Z" w:id="6882"/>
                <w:rFonts w:asciiTheme="minorHAnsi" w:hAnsiTheme="minorHAnsi" w:cstheme="minorHAnsi"/>
                <w:szCs w:val="20"/>
              </w:rPr>
            </w:pPr>
            <w:ins w:author="Andreyeva, Julia" w:date="2022-03-28T13:45:00Z" w:id="6883">
              <w:r>
                <w:rPr>
                  <w:rFonts w:asciiTheme="minorHAnsi" w:hAnsiTheme="minorHAnsi" w:cstheme="minorHAnsi"/>
                  <w:szCs w:val="20"/>
                </w:rPr>
                <w:t>Stock Type</w:t>
              </w:r>
            </w:ins>
          </w:p>
        </w:tc>
      </w:tr>
    </w:tbl>
    <w:p w:rsidR="00E906A2" w:rsidP="00D31061" w:rsidRDefault="00E906A2" w14:paraId="16F105DC" w14:textId="77777777">
      <w:pPr>
        <w:rPr>
          <w:ins w:author="Andreyeva, Julia" w:date="2022-03-03T17:35:00Z" w:id="6884"/>
          <w:b/>
          <w:bCs/>
          <w:color w:val="00857E" w:themeColor="accent3" w:themeShade="BF"/>
          <w:lang w:val="en-US"/>
        </w:rPr>
      </w:pPr>
    </w:p>
    <w:tbl>
      <w:tblPr>
        <w:tblStyle w:val="GridTable1Light-Accent6"/>
        <w:tblW w:w="9918" w:type="dxa"/>
        <w:tblLayout w:type="fixed"/>
        <w:tblLook w:val="06A0" w:firstRow="1" w:lastRow="0" w:firstColumn="1" w:lastColumn="0" w:noHBand="1" w:noVBand="1"/>
      </w:tblPr>
      <w:tblGrid>
        <w:gridCol w:w="2405"/>
        <w:gridCol w:w="1557"/>
        <w:gridCol w:w="1417"/>
        <w:gridCol w:w="1357"/>
        <w:gridCol w:w="1264"/>
        <w:gridCol w:w="1918"/>
        <w:tblGridChange w:id="6885">
          <w:tblGrid>
            <w:gridCol w:w="2405"/>
            <w:gridCol w:w="1557"/>
            <w:gridCol w:w="1417"/>
            <w:gridCol w:w="1357"/>
            <w:gridCol w:w="1264"/>
            <w:gridCol w:w="1918"/>
          </w:tblGrid>
        </w:tblGridChange>
      </w:tblGrid>
      <w:tr w:rsidRPr="002400D8" w:rsidR="009452C5" w:rsidTr="00362BCE" w14:paraId="144EDD14" w14:textId="77777777">
        <w:trPr>
          <w:cnfStyle w:val="100000000000" w:firstRow="1" w:lastRow="0" w:firstColumn="0" w:lastColumn="0" w:oddVBand="0" w:evenVBand="0" w:oddHBand="0" w:evenHBand="0" w:firstRowFirstColumn="0" w:firstRowLastColumn="0" w:lastRowFirstColumn="0" w:lastRowLastColumn="0"/>
          <w:trHeight w:val="128"/>
          <w:ins w:author="Andreyeva, Julia" w:date="2022-03-03T17:35:00Z" w:id="6886"/>
        </w:trPr>
        <w:tc>
          <w:tcPr>
            <w:cnfStyle w:val="001000000000" w:firstRow="0" w:lastRow="0" w:firstColumn="1" w:lastColumn="0" w:oddVBand="0" w:evenVBand="0" w:oddHBand="0" w:evenHBand="0" w:firstRowFirstColumn="0" w:firstRowLastColumn="0" w:lastRowFirstColumn="0" w:lastRowLastColumn="0"/>
            <w:tcW w:w="2405" w:type="dxa"/>
            <w:shd w:val="clear" w:color="auto" w:fill="2B5D9A" w:themeFill="accent6" w:themeFillShade="BF"/>
            <w:hideMark/>
          </w:tcPr>
          <w:p w:rsidRPr="002400D8" w:rsidR="009452C5" w:rsidP="00362BCE" w:rsidRDefault="009452C5" w14:paraId="6F069BB2" w14:textId="77777777">
            <w:pPr>
              <w:pStyle w:val="BodyText"/>
              <w:spacing w:after="144" w:afterLines="60"/>
              <w:rPr>
                <w:ins w:author="Andreyeva, Julia" w:date="2022-03-03T17:35:00Z" w:id="6887"/>
                <w:rFonts w:ascii="Arial" w:hAnsi="Arial" w:cs="Arial"/>
                <w:bCs w:val="0"/>
                <w:color w:val="FFFFFF" w:themeColor="background1"/>
                <w:szCs w:val="20"/>
              </w:rPr>
            </w:pPr>
            <w:ins w:author="Andreyeva, Julia" w:date="2022-03-03T17:35:00Z" w:id="6888">
              <w:r w:rsidRPr="002400D8">
                <w:rPr>
                  <w:rFonts w:ascii="Arial" w:hAnsi="Arial" w:cs="Arial"/>
                  <w:bCs w:val="0"/>
                  <w:color w:val="FFFFFF" w:themeColor="background1"/>
                  <w:szCs w:val="20"/>
                </w:rPr>
                <w:t>Type</w:t>
              </w:r>
            </w:ins>
          </w:p>
        </w:tc>
        <w:tc>
          <w:tcPr>
            <w:tcW w:w="1557" w:type="dxa"/>
            <w:shd w:val="clear" w:color="auto" w:fill="2B5D9A" w:themeFill="accent6" w:themeFillShade="BF"/>
            <w:hideMark/>
          </w:tcPr>
          <w:p w:rsidRPr="002400D8" w:rsidR="009452C5" w:rsidP="00362BCE" w:rsidRDefault="009452C5" w14:paraId="6B8FF246"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35:00Z" w:id="6889"/>
                <w:rFonts w:ascii="Arial" w:hAnsi="Arial" w:cs="Arial"/>
                <w:bCs w:val="0"/>
                <w:color w:val="FFFFFF" w:themeColor="background1"/>
                <w:szCs w:val="20"/>
              </w:rPr>
            </w:pPr>
            <w:ins w:author="Andreyeva, Julia" w:date="2022-03-03T17:35:00Z" w:id="6890">
              <w:r w:rsidRPr="002400D8">
                <w:rPr>
                  <w:rFonts w:ascii="Arial" w:hAnsi="Arial" w:cs="Arial"/>
                  <w:bCs w:val="0"/>
                  <w:color w:val="FFFFFF" w:themeColor="background1"/>
                  <w:szCs w:val="20"/>
                </w:rPr>
                <w:t>Display</w:t>
              </w:r>
            </w:ins>
          </w:p>
        </w:tc>
        <w:tc>
          <w:tcPr>
            <w:tcW w:w="1417" w:type="dxa"/>
            <w:shd w:val="clear" w:color="auto" w:fill="2B5D9A" w:themeFill="accent6" w:themeFillShade="BF"/>
            <w:hideMark/>
          </w:tcPr>
          <w:p w:rsidRPr="002400D8" w:rsidR="009452C5" w:rsidP="00362BCE" w:rsidRDefault="009452C5" w14:paraId="0C4E55F4"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35:00Z" w:id="6891"/>
                <w:rFonts w:ascii="Arial" w:hAnsi="Arial" w:cs="Arial"/>
                <w:bCs w:val="0"/>
                <w:color w:val="FFFFFF" w:themeColor="background1"/>
                <w:szCs w:val="20"/>
              </w:rPr>
            </w:pPr>
            <w:ins w:author="Andreyeva, Julia" w:date="2022-03-03T17:35:00Z" w:id="6892">
              <w:r w:rsidRPr="002400D8">
                <w:rPr>
                  <w:rFonts w:ascii="Arial" w:hAnsi="Arial" w:cs="Arial"/>
                  <w:bCs w:val="0"/>
                  <w:color w:val="FFFFFF" w:themeColor="background1"/>
                  <w:szCs w:val="20"/>
                </w:rPr>
                <w:t>LIC</w:t>
              </w:r>
            </w:ins>
          </w:p>
        </w:tc>
        <w:tc>
          <w:tcPr>
            <w:tcW w:w="1357" w:type="dxa"/>
            <w:shd w:val="clear" w:color="auto" w:fill="2B5D9A" w:themeFill="accent6" w:themeFillShade="BF"/>
            <w:hideMark/>
          </w:tcPr>
          <w:p w:rsidRPr="002400D8" w:rsidR="009452C5" w:rsidP="00362BCE" w:rsidRDefault="009452C5" w14:paraId="3444221F"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35:00Z" w:id="6893"/>
                <w:rFonts w:ascii="Arial" w:hAnsi="Arial" w:cs="Arial"/>
                <w:bCs w:val="0"/>
                <w:color w:val="FFFFFF" w:themeColor="background1"/>
                <w:szCs w:val="20"/>
              </w:rPr>
            </w:pPr>
            <w:ins w:author="Andreyeva, Julia" w:date="2022-03-03T17:35:00Z" w:id="6894">
              <w:r w:rsidRPr="002400D8">
                <w:rPr>
                  <w:rFonts w:ascii="Arial" w:hAnsi="Arial" w:cs="Arial"/>
                  <w:bCs w:val="0"/>
                  <w:color w:val="FFFFFF" w:themeColor="background1"/>
                  <w:szCs w:val="20"/>
                </w:rPr>
                <w:t>Parent LIC</w:t>
              </w:r>
            </w:ins>
          </w:p>
        </w:tc>
        <w:tc>
          <w:tcPr>
            <w:tcW w:w="1264" w:type="dxa"/>
            <w:shd w:val="clear" w:color="auto" w:fill="2B5D9A" w:themeFill="accent6" w:themeFillShade="BF"/>
            <w:hideMark/>
          </w:tcPr>
          <w:p w:rsidRPr="002400D8" w:rsidR="009452C5" w:rsidP="00362BCE" w:rsidRDefault="009452C5" w14:paraId="34DDC6BF"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35:00Z" w:id="6895"/>
                <w:rFonts w:ascii="Arial" w:hAnsi="Arial" w:cs="Arial"/>
                <w:bCs w:val="0"/>
                <w:color w:val="FFFFFF" w:themeColor="background1"/>
                <w:szCs w:val="20"/>
              </w:rPr>
            </w:pPr>
            <w:ins w:author="Andreyeva, Julia" w:date="2022-03-03T17:35:00Z" w:id="6896">
              <w:r w:rsidRPr="002400D8">
                <w:rPr>
                  <w:rFonts w:ascii="Arial" w:hAnsi="Arial" w:cs="Arial"/>
                  <w:bCs w:val="0"/>
                  <w:color w:val="FFFFFF" w:themeColor="background1"/>
                  <w:szCs w:val="20"/>
                </w:rPr>
                <w:t>Language</w:t>
              </w:r>
            </w:ins>
          </w:p>
        </w:tc>
        <w:tc>
          <w:tcPr>
            <w:tcW w:w="1918" w:type="dxa"/>
            <w:shd w:val="clear" w:color="auto" w:fill="2B5D9A" w:themeFill="accent6" w:themeFillShade="BF"/>
            <w:hideMark/>
          </w:tcPr>
          <w:p w:rsidRPr="002400D8" w:rsidR="009452C5" w:rsidP="00362BCE" w:rsidRDefault="00B160CC" w14:paraId="3B1E4BCD" w14:textId="34989F95">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35:00Z" w:id="6897"/>
                <w:rFonts w:ascii="Arial" w:hAnsi="Arial" w:cs="Arial"/>
                <w:bCs w:val="0"/>
                <w:color w:val="FFFFFF" w:themeColor="background1"/>
                <w:szCs w:val="20"/>
              </w:rPr>
            </w:pPr>
            <w:ins w:author="Andreyeva, Julia" w:date="2022-03-28T13:45:00Z" w:id="6898">
              <w:r w:rsidRPr="00B00E4F">
                <w:rPr>
                  <w:rFonts w:ascii="Arial" w:hAnsi="Arial" w:cs="Arial"/>
                  <w:color w:val="FFFFFF" w:themeColor="background1"/>
                  <w:szCs w:val="20"/>
                </w:rPr>
                <w:t>Caption LOCAL</w:t>
              </w:r>
            </w:ins>
          </w:p>
        </w:tc>
      </w:tr>
      <w:tr w:rsidRPr="002400D8" w:rsidR="009452C5" w:rsidTr="00F67D67" w14:paraId="579C15E5" w14:textId="77777777">
        <w:tblPrEx>
          <w:tblW w:w="9918" w:type="dxa"/>
          <w:tblLayout w:type="fixed"/>
          <w:tblLook w:val="06A0" w:firstRow="1" w:lastRow="0" w:firstColumn="1" w:lastColumn="0" w:noHBand="1" w:noVBand="1"/>
          <w:tblPrExChange w:author="Andreyeva, Julia" w:date="2022-03-15T14:33:00Z" w:id="6899">
            <w:tblPrEx>
              <w:tblW w:w="9918" w:type="dxa"/>
              <w:tblLayout w:type="fixed"/>
              <w:tblLook w:val="06A0" w:firstRow="1" w:lastRow="0" w:firstColumn="1" w:lastColumn="0" w:noHBand="1" w:noVBand="1"/>
            </w:tblPrEx>
          </w:tblPrExChange>
        </w:tblPrEx>
        <w:trPr>
          <w:trHeight w:val="127"/>
          <w:ins w:author="Andreyeva, Julia" w:date="2022-03-03T17:35:00Z" w:id="6900"/>
          <w:trPrChange w:author="Andreyeva, Julia" w:date="2022-03-15T14:33:00Z" w:id="6901">
            <w:trPr>
              <w:trHeight w:val="127"/>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author="Andreyeva, Julia" w:date="2022-03-15T14:33:00Z" w:id="6902">
              <w:tcPr>
                <w:tcW w:w="2405" w:type="dxa"/>
                <w:hideMark/>
              </w:tcPr>
            </w:tcPrChange>
          </w:tcPr>
          <w:p w:rsidRPr="002400D8" w:rsidR="009452C5" w:rsidP="00362BCE" w:rsidRDefault="009452C5" w14:paraId="3084076E" w14:textId="77777777">
            <w:pPr>
              <w:pStyle w:val="BodyText"/>
              <w:rPr>
                <w:ins w:author="Andreyeva, Julia" w:date="2022-03-03T17:35:00Z" w:id="6903"/>
                <w:rFonts w:asciiTheme="minorHAnsi" w:hAnsiTheme="minorHAnsi" w:cstheme="minorHAnsi"/>
                <w:b w:val="0"/>
                <w:bCs w:val="0"/>
                <w:szCs w:val="20"/>
              </w:rPr>
            </w:pPr>
            <w:ins w:author="Andreyeva, Julia" w:date="2022-03-03T17:35:00Z" w:id="6904">
              <w:r w:rsidRPr="002400D8">
                <w:rPr>
                  <w:rFonts w:asciiTheme="minorHAnsi" w:hAnsiTheme="minorHAnsi" w:cstheme="minorHAnsi"/>
                  <w:b w:val="0"/>
                  <w:bCs w:val="0"/>
                  <w:szCs w:val="20"/>
                </w:rPr>
                <w:t>JTI_SUBTYPE_TYPE</w:t>
              </w:r>
            </w:ins>
          </w:p>
        </w:tc>
        <w:tc>
          <w:tcPr>
            <w:tcW w:w="0" w:type="dxa"/>
            <w:tcPrChange w:author="Andreyeva, Julia" w:date="2022-03-15T14:33:00Z" w:id="6905">
              <w:tcPr>
                <w:tcW w:w="1557" w:type="dxa"/>
              </w:tcPr>
            </w:tcPrChange>
          </w:tcPr>
          <w:p w:rsidRPr="002400D8" w:rsidR="009452C5" w:rsidP="00362BCE" w:rsidRDefault="006D197E" w14:paraId="541DE585" w14:textId="630A9E98">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06"/>
                <w:rFonts w:asciiTheme="minorHAnsi" w:hAnsiTheme="minorHAnsi" w:cstheme="minorHAnsi"/>
                <w:szCs w:val="20"/>
              </w:rPr>
            </w:pPr>
            <w:ins w:author="Andreyeva, Julia" w:date="2022-03-15T14:33:00Z" w:id="6907">
              <w:r>
                <w:rPr>
                  <w:rFonts w:asciiTheme="minorHAnsi" w:hAnsiTheme="minorHAnsi" w:cstheme="minorHAnsi"/>
                  <w:szCs w:val="20"/>
                </w:rPr>
                <w:t>Stock Return</w:t>
              </w:r>
            </w:ins>
          </w:p>
        </w:tc>
        <w:tc>
          <w:tcPr>
            <w:tcW w:w="0" w:type="dxa"/>
            <w:hideMark/>
            <w:tcPrChange w:author="Andreyeva, Julia" w:date="2022-03-15T14:33:00Z" w:id="6908">
              <w:tcPr>
                <w:tcW w:w="1417" w:type="dxa"/>
                <w:hideMark/>
              </w:tcPr>
            </w:tcPrChange>
          </w:tcPr>
          <w:p w:rsidRPr="002400D8" w:rsidR="009452C5" w:rsidP="00362BCE" w:rsidRDefault="009452C5" w14:paraId="19FB020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09"/>
                <w:rFonts w:asciiTheme="minorHAnsi" w:hAnsiTheme="minorHAnsi" w:cstheme="minorHAnsi"/>
                <w:szCs w:val="20"/>
              </w:rPr>
            </w:pPr>
            <w:ins w:author="Andreyeva, Julia" w:date="2022-03-03T17:35:00Z" w:id="6910">
              <w:r>
                <w:rPr>
                  <w:rFonts w:asciiTheme="minorHAnsi" w:hAnsiTheme="minorHAnsi" w:cstheme="minorHAnsi"/>
                  <w:szCs w:val="20"/>
                </w:rPr>
                <w:t>Stock Return</w:t>
              </w:r>
            </w:ins>
          </w:p>
        </w:tc>
        <w:tc>
          <w:tcPr>
            <w:tcW w:w="0" w:type="dxa"/>
            <w:tcPrChange w:author="Andreyeva, Julia" w:date="2022-03-15T14:33:00Z" w:id="6911">
              <w:tcPr>
                <w:tcW w:w="1357" w:type="dxa"/>
              </w:tcPr>
            </w:tcPrChange>
          </w:tcPr>
          <w:p w:rsidRPr="002400D8" w:rsidR="009452C5" w:rsidP="00362BCE" w:rsidRDefault="009452C5" w14:paraId="4D8875F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12"/>
                <w:rFonts w:asciiTheme="minorHAnsi" w:hAnsiTheme="minorHAnsi" w:cstheme="minorHAnsi"/>
                <w:szCs w:val="20"/>
              </w:rPr>
            </w:pPr>
          </w:p>
        </w:tc>
        <w:tc>
          <w:tcPr>
            <w:tcW w:w="0" w:type="dxa"/>
            <w:hideMark/>
            <w:tcPrChange w:author="Andreyeva, Julia" w:date="2022-03-15T14:33:00Z" w:id="6913">
              <w:tcPr>
                <w:tcW w:w="1264" w:type="dxa"/>
                <w:hideMark/>
              </w:tcPr>
            </w:tcPrChange>
          </w:tcPr>
          <w:p w:rsidRPr="002400D8" w:rsidR="009452C5" w:rsidP="00362BCE" w:rsidRDefault="009452C5" w14:paraId="0721846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14"/>
                <w:rFonts w:asciiTheme="minorHAnsi" w:hAnsiTheme="minorHAnsi" w:cstheme="minorHAnsi"/>
                <w:szCs w:val="20"/>
              </w:rPr>
            </w:pPr>
            <w:ins w:author="Andreyeva, Julia" w:date="2022-03-03T17:35:00Z" w:id="6915">
              <w:r>
                <w:rPr>
                  <w:rFonts w:asciiTheme="minorHAnsi" w:hAnsiTheme="minorHAnsi" w:cstheme="minorHAnsi"/>
                  <w:szCs w:val="20"/>
                </w:rPr>
                <w:t>EIR</w:t>
              </w:r>
            </w:ins>
          </w:p>
        </w:tc>
        <w:tc>
          <w:tcPr>
            <w:tcW w:w="0" w:type="dxa"/>
            <w:hideMark/>
            <w:tcPrChange w:author="Andreyeva, Julia" w:date="2022-03-15T14:33:00Z" w:id="6916">
              <w:tcPr>
                <w:tcW w:w="1918" w:type="dxa"/>
                <w:hideMark/>
              </w:tcPr>
            </w:tcPrChange>
          </w:tcPr>
          <w:p w:rsidRPr="002400D8" w:rsidR="009452C5" w:rsidP="00362BCE" w:rsidRDefault="00E01E82" w14:paraId="2BE0514F" w14:textId="3B2AA0BF">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17"/>
                <w:rFonts w:asciiTheme="minorHAnsi" w:hAnsiTheme="minorHAnsi" w:cstheme="minorHAnsi"/>
                <w:szCs w:val="20"/>
              </w:rPr>
            </w:pPr>
            <w:ins w:author="Andreyeva, Julia" w:date="2022-03-28T14:03:00Z" w:id="6918">
              <w:r>
                <w:rPr>
                  <w:rFonts w:asciiTheme="minorHAnsi" w:hAnsiTheme="minorHAnsi" w:cstheme="minorHAnsi"/>
                  <w:szCs w:val="20"/>
                </w:rPr>
                <w:t>Stock Return</w:t>
              </w:r>
            </w:ins>
          </w:p>
        </w:tc>
      </w:tr>
      <w:tr w:rsidRPr="002400D8" w:rsidR="00E01E82" w:rsidTr="00F67D67" w14:paraId="4C3BFC30" w14:textId="77777777">
        <w:trPr>
          <w:trHeight w:val="127"/>
          <w:ins w:author="Andreyeva, Julia" w:date="2022-03-28T14:03:00Z" w:id="6919"/>
        </w:trPr>
        <w:tc>
          <w:tcPr>
            <w:cnfStyle w:val="001000000000" w:firstRow="0" w:lastRow="0" w:firstColumn="1" w:lastColumn="0" w:oddVBand="0" w:evenVBand="0" w:oddHBand="0" w:evenHBand="0" w:firstRowFirstColumn="0" w:firstRowLastColumn="0" w:lastRowFirstColumn="0" w:lastRowLastColumn="0"/>
            <w:tcW w:w="2405" w:type="dxa"/>
          </w:tcPr>
          <w:p w:rsidRPr="002400D8" w:rsidR="00E01E82" w:rsidP="00E01E82" w:rsidRDefault="00E01E82" w14:paraId="607A6824" w14:textId="7C5844FC">
            <w:pPr>
              <w:pStyle w:val="BodyText"/>
              <w:rPr>
                <w:ins w:author="Andreyeva, Julia" w:date="2022-03-28T14:03:00Z" w:id="6920"/>
                <w:rFonts w:asciiTheme="minorHAnsi" w:hAnsiTheme="minorHAnsi" w:cstheme="minorHAnsi"/>
                <w:szCs w:val="20"/>
              </w:rPr>
            </w:pPr>
            <w:ins w:author="Andreyeva, Julia" w:date="2022-03-28T14:03:00Z" w:id="6921">
              <w:r w:rsidRPr="002400D8">
                <w:rPr>
                  <w:rFonts w:asciiTheme="minorHAnsi" w:hAnsiTheme="minorHAnsi" w:cstheme="minorHAnsi"/>
                  <w:b w:val="0"/>
                  <w:bCs w:val="0"/>
                  <w:szCs w:val="20"/>
                </w:rPr>
                <w:t>JTI_SUBTYPE_TYPE</w:t>
              </w:r>
            </w:ins>
          </w:p>
        </w:tc>
        <w:tc>
          <w:tcPr>
            <w:tcW w:w="1557" w:type="dxa"/>
          </w:tcPr>
          <w:p w:rsidR="00E01E82" w:rsidP="00E01E82" w:rsidRDefault="00E01E82" w14:paraId="52FA0737" w14:textId="615B5F6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3:00Z" w:id="6922"/>
                <w:rFonts w:asciiTheme="minorHAnsi" w:hAnsiTheme="minorHAnsi" w:cstheme="minorHAnsi"/>
                <w:szCs w:val="20"/>
              </w:rPr>
            </w:pPr>
            <w:ins w:author="Andreyeva, Julia" w:date="2022-03-28T14:03:00Z" w:id="6923">
              <w:r>
                <w:rPr>
                  <w:rFonts w:asciiTheme="minorHAnsi" w:hAnsiTheme="minorHAnsi" w:cstheme="minorHAnsi"/>
                  <w:szCs w:val="20"/>
                </w:rPr>
                <w:t>Stock Return</w:t>
              </w:r>
            </w:ins>
          </w:p>
        </w:tc>
        <w:tc>
          <w:tcPr>
            <w:tcW w:w="1417" w:type="dxa"/>
          </w:tcPr>
          <w:p w:rsidR="00E01E82" w:rsidP="00E01E82" w:rsidRDefault="00E01E82" w14:paraId="5CF3B686" w14:textId="09679C9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3:00Z" w:id="6924"/>
                <w:rFonts w:asciiTheme="minorHAnsi" w:hAnsiTheme="minorHAnsi" w:cstheme="minorHAnsi"/>
                <w:szCs w:val="20"/>
              </w:rPr>
            </w:pPr>
            <w:ins w:author="Andreyeva, Julia" w:date="2022-03-28T14:03:00Z" w:id="6925">
              <w:r>
                <w:rPr>
                  <w:rFonts w:asciiTheme="minorHAnsi" w:hAnsiTheme="minorHAnsi" w:cstheme="minorHAnsi"/>
                  <w:szCs w:val="20"/>
                </w:rPr>
                <w:t>Stock Return</w:t>
              </w:r>
            </w:ins>
          </w:p>
        </w:tc>
        <w:tc>
          <w:tcPr>
            <w:tcW w:w="1357" w:type="dxa"/>
          </w:tcPr>
          <w:p w:rsidRPr="002400D8" w:rsidR="00E01E82" w:rsidP="00E01E82" w:rsidRDefault="00E01E82" w14:paraId="0CAE21F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3:00Z" w:id="6926"/>
                <w:rFonts w:asciiTheme="minorHAnsi" w:hAnsiTheme="minorHAnsi" w:cstheme="minorHAnsi"/>
                <w:szCs w:val="20"/>
              </w:rPr>
            </w:pPr>
          </w:p>
        </w:tc>
        <w:tc>
          <w:tcPr>
            <w:tcW w:w="1264" w:type="dxa"/>
          </w:tcPr>
          <w:p w:rsidR="00E01E82" w:rsidP="00E01E82" w:rsidRDefault="00E01E82" w14:paraId="0F593701" w14:textId="7698A5D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3:00Z" w:id="6927"/>
                <w:rFonts w:asciiTheme="minorHAnsi" w:hAnsiTheme="minorHAnsi" w:cstheme="minorHAnsi"/>
                <w:szCs w:val="20"/>
              </w:rPr>
            </w:pPr>
            <w:ins w:author="Andreyeva, Julia" w:date="2022-03-28T14:03:00Z" w:id="6928">
              <w:r>
                <w:rPr>
                  <w:rFonts w:asciiTheme="minorHAnsi" w:hAnsiTheme="minorHAnsi" w:cstheme="minorHAnsi"/>
                  <w:szCs w:val="20"/>
                </w:rPr>
                <w:t>ENU</w:t>
              </w:r>
            </w:ins>
          </w:p>
        </w:tc>
        <w:tc>
          <w:tcPr>
            <w:tcW w:w="1918" w:type="dxa"/>
          </w:tcPr>
          <w:p w:rsidRPr="002400D8" w:rsidR="00E01E82" w:rsidP="00E01E82" w:rsidRDefault="00E01E82" w14:paraId="6C9FDF07" w14:textId="2CD48E0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3:00Z" w:id="6929"/>
                <w:rFonts w:asciiTheme="minorHAnsi" w:hAnsiTheme="minorHAnsi" w:cstheme="minorHAnsi"/>
                <w:szCs w:val="20"/>
              </w:rPr>
            </w:pPr>
            <w:ins w:author="Andreyeva, Julia" w:date="2022-03-28T14:03:00Z" w:id="6930">
              <w:r>
                <w:rPr>
                  <w:rFonts w:asciiTheme="minorHAnsi" w:hAnsiTheme="minorHAnsi" w:cstheme="minorHAnsi"/>
                  <w:szCs w:val="20"/>
                </w:rPr>
                <w:t>Stock Return</w:t>
              </w:r>
            </w:ins>
          </w:p>
        </w:tc>
      </w:tr>
      <w:tr w:rsidRPr="002400D8" w:rsidR="009452C5" w:rsidTr="00F67D67" w14:paraId="2D9D4992" w14:textId="77777777">
        <w:tblPrEx>
          <w:tblW w:w="9918" w:type="dxa"/>
          <w:tblLayout w:type="fixed"/>
          <w:tblLook w:val="06A0" w:firstRow="1" w:lastRow="0" w:firstColumn="1" w:lastColumn="0" w:noHBand="1" w:noVBand="1"/>
          <w:tblPrExChange w:author="Andreyeva, Julia" w:date="2022-03-15T14:33:00Z" w:id="6931">
            <w:tblPrEx>
              <w:tblW w:w="9918" w:type="dxa"/>
              <w:tblLayout w:type="fixed"/>
              <w:tblLook w:val="06A0" w:firstRow="1" w:lastRow="0" w:firstColumn="1" w:lastColumn="0" w:noHBand="1" w:noVBand="1"/>
            </w:tblPrEx>
          </w:tblPrExChange>
        </w:tblPrEx>
        <w:trPr>
          <w:trHeight w:val="127"/>
          <w:ins w:author="Andreyeva, Julia" w:date="2022-03-03T17:35:00Z" w:id="6932"/>
          <w:trPrChange w:author="Andreyeva, Julia" w:date="2022-03-15T14:33:00Z" w:id="6933">
            <w:trPr>
              <w:trHeight w:val="127"/>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author="Andreyeva, Julia" w:date="2022-03-15T14:33:00Z" w:id="6934">
              <w:tcPr>
                <w:tcW w:w="2405" w:type="dxa"/>
                <w:hideMark/>
              </w:tcPr>
            </w:tcPrChange>
          </w:tcPr>
          <w:p w:rsidRPr="002400D8" w:rsidR="009452C5" w:rsidP="00362BCE" w:rsidRDefault="009452C5" w14:paraId="1A00D600" w14:textId="77777777">
            <w:pPr>
              <w:pStyle w:val="BodyText"/>
              <w:rPr>
                <w:ins w:author="Andreyeva, Julia" w:date="2022-03-03T17:35:00Z" w:id="6935"/>
                <w:rFonts w:asciiTheme="minorHAnsi" w:hAnsiTheme="minorHAnsi" w:cstheme="minorHAnsi"/>
                <w:b w:val="0"/>
                <w:bCs w:val="0"/>
                <w:szCs w:val="20"/>
              </w:rPr>
            </w:pPr>
            <w:ins w:author="Andreyeva, Julia" w:date="2022-03-03T17:35:00Z" w:id="6936">
              <w:r>
                <w:rPr>
                  <w:rFonts w:asciiTheme="minorHAnsi" w:hAnsiTheme="minorHAnsi" w:cstheme="minorHAnsi"/>
                  <w:b w:val="0"/>
                  <w:bCs w:val="0"/>
                  <w:szCs w:val="20"/>
                </w:rPr>
                <w:t>JTI_STOCK_TYPE</w:t>
              </w:r>
            </w:ins>
          </w:p>
        </w:tc>
        <w:tc>
          <w:tcPr>
            <w:tcW w:w="0" w:type="dxa"/>
            <w:tcPrChange w:author="Andreyeva, Julia" w:date="2022-03-15T14:33:00Z" w:id="6937">
              <w:tcPr>
                <w:tcW w:w="1557" w:type="dxa"/>
              </w:tcPr>
            </w:tcPrChange>
          </w:tcPr>
          <w:p w:rsidRPr="002400D8" w:rsidR="009452C5" w:rsidP="00362BCE" w:rsidRDefault="006D197E" w14:paraId="2D1E6F61" w14:textId="75C75B3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38"/>
                <w:rFonts w:asciiTheme="minorHAnsi" w:hAnsiTheme="minorHAnsi" w:cstheme="minorHAnsi"/>
                <w:szCs w:val="20"/>
              </w:rPr>
            </w:pPr>
            <w:ins w:author="Andreyeva, Julia" w:date="2022-03-15T14:33:00Z" w:id="6939">
              <w:r>
                <w:rPr>
                  <w:rFonts w:asciiTheme="minorHAnsi" w:hAnsiTheme="minorHAnsi" w:cstheme="minorHAnsi"/>
                  <w:szCs w:val="20"/>
                </w:rPr>
                <w:t>All</w:t>
              </w:r>
            </w:ins>
          </w:p>
        </w:tc>
        <w:tc>
          <w:tcPr>
            <w:tcW w:w="0" w:type="dxa"/>
            <w:tcPrChange w:author="Andreyeva, Julia" w:date="2022-03-15T14:33:00Z" w:id="6940">
              <w:tcPr>
                <w:tcW w:w="1417" w:type="dxa"/>
              </w:tcPr>
            </w:tcPrChange>
          </w:tcPr>
          <w:p w:rsidRPr="002400D8" w:rsidR="009452C5" w:rsidP="00362BCE" w:rsidRDefault="009452C5" w14:paraId="03A3AA9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41"/>
                <w:rFonts w:asciiTheme="minorHAnsi" w:hAnsiTheme="minorHAnsi" w:cstheme="minorHAnsi"/>
                <w:szCs w:val="20"/>
              </w:rPr>
            </w:pPr>
            <w:ins w:author="Andreyeva, Julia" w:date="2022-03-03T17:35:00Z" w:id="6942">
              <w:r>
                <w:rPr>
                  <w:rFonts w:asciiTheme="minorHAnsi" w:hAnsiTheme="minorHAnsi" w:cstheme="minorHAnsi"/>
                  <w:szCs w:val="20"/>
                </w:rPr>
                <w:t>All</w:t>
              </w:r>
            </w:ins>
          </w:p>
        </w:tc>
        <w:tc>
          <w:tcPr>
            <w:tcW w:w="0" w:type="dxa"/>
            <w:tcPrChange w:author="Andreyeva, Julia" w:date="2022-03-15T14:33:00Z" w:id="6943">
              <w:tcPr>
                <w:tcW w:w="1357" w:type="dxa"/>
              </w:tcPr>
            </w:tcPrChange>
          </w:tcPr>
          <w:p w:rsidRPr="002400D8" w:rsidR="009452C5" w:rsidP="00362BCE" w:rsidRDefault="009452C5" w14:paraId="38D522B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44"/>
                <w:rFonts w:asciiTheme="minorHAnsi" w:hAnsiTheme="minorHAnsi" w:cstheme="minorHAnsi"/>
                <w:szCs w:val="20"/>
              </w:rPr>
            </w:pPr>
          </w:p>
        </w:tc>
        <w:tc>
          <w:tcPr>
            <w:tcW w:w="0" w:type="dxa"/>
            <w:hideMark/>
            <w:tcPrChange w:author="Andreyeva, Julia" w:date="2022-03-15T14:33:00Z" w:id="6945">
              <w:tcPr>
                <w:tcW w:w="1264" w:type="dxa"/>
                <w:hideMark/>
              </w:tcPr>
            </w:tcPrChange>
          </w:tcPr>
          <w:p w:rsidRPr="002400D8" w:rsidR="009452C5" w:rsidP="00362BCE" w:rsidRDefault="009452C5" w14:paraId="63A1FD4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46"/>
                <w:rFonts w:asciiTheme="minorHAnsi" w:hAnsiTheme="minorHAnsi" w:cstheme="minorHAnsi"/>
                <w:szCs w:val="20"/>
              </w:rPr>
            </w:pPr>
            <w:ins w:author="Andreyeva, Julia" w:date="2022-03-03T17:35:00Z" w:id="6947">
              <w:r>
                <w:rPr>
                  <w:rFonts w:asciiTheme="minorHAnsi" w:hAnsiTheme="minorHAnsi" w:cstheme="minorHAnsi"/>
                  <w:szCs w:val="20"/>
                </w:rPr>
                <w:t>EIR</w:t>
              </w:r>
            </w:ins>
          </w:p>
        </w:tc>
        <w:tc>
          <w:tcPr>
            <w:tcW w:w="0" w:type="dxa"/>
            <w:tcPrChange w:author="Andreyeva, Julia" w:date="2022-03-15T14:33:00Z" w:id="6948">
              <w:tcPr>
                <w:tcW w:w="1918" w:type="dxa"/>
              </w:tcPr>
            </w:tcPrChange>
          </w:tcPr>
          <w:p w:rsidRPr="002400D8" w:rsidR="009452C5" w:rsidP="00362BCE" w:rsidRDefault="00E01E82" w14:paraId="587F7AF7" w14:textId="18EC638D">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49"/>
                <w:rFonts w:asciiTheme="minorHAnsi" w:hAnsiTheme="minorHAnsi" w:cstheme="minorHAnsi"/>
                <w:szCs w:val="20"/>
              </w:rPr>
            </w:pPr>
            <w:ins w:author="Andreyeva, Julia" w:date="2022-03-28T14:04:00Z" w:id="6950">
              <w:r>
                <w:rPr>
                  <w:rFonts w:asciiTheme="minorHAnsi" w:hAnsiTheme="minorHAnsi" w:cstheme="minorHAnsi"/>
                  <w:szCs w:val="20"/>
                </w:rPr>
                <w:t>All</w:t>
              </w:r>
            </w:ins>
          </w:p>
        </w:tc>
      </w:tr>
      <w:tr w:rsidRPr="002400D8" w:rsidR="00E01E82" w:rsidTr="00F67D67" w14:paraId="31C0AA54" w14:textId="77777777">
        <w:trPr>
          <w:trHeight w:val="127"/>
          <w:ins w:author="Andreyeva, Julia" w:date="2022-03-28T14:04:00Z" w:id="6951"/>
        </w:trPr>
        <w:tc>
          <w:tcPr>
            <w:cnfStyle w:val="001000000000" w:firstRow="0" w:lastRow="0" w:firstColumn="1" w:lastColumn="0" w:oddVBand="0" w:evenVBand="0" w:oddHBand="0" w:evenHBand="0" w:firstRowFirstColumn="0" w:firstRowLastColumn="0" w:lastRowFirstColumn="0" w:lastRowLastColumn="0"/>
            <w:tcW w:w="2405" w:type="dxa"/>
          </w:tcPr>
          <w:p w:rsidR="00E01E82" w:rsidP="00E01E82" w:rsidRDefault="00E01E82" w14:paraId="69B0AE96" w14:textId="322ECF28">
            <w:pPr>
              <w:pStyle w:val="BodyText"/>
              <w:rPr>
                <w:ins w:author="Andreyeva, Julia" w:date="2022-03-28T14:04:00Z" w:id="6952"/>
                <w:rFonts w:asciiTheme="minorHAnsi" w:hAnsiTheme="minorHAnsi" w:cstheme="minorHAnsi"/>
                <w:szCs w:val="20"/>
              </w:rPr>
            </w:pPr>
            <w:ins w:author="Andreyeva, Julia" w:date="2022-03-28T14:04:00Z" w:id="6953">
              <w:r>
                <w:rPr>
                  <w:rFonts w:asciiTheme="minorHAnsi" w:hAnsiTheme="minorHAnsi" w:cstheme="minorHAnsi"/>
                  <w:b w:val="0"/>
                  <w:bCs w:val="0"/>
                  <w:szCs w:val="20"/>
                </w:rPr>
                <w:t>JTI_STOCK_TYPE</w:t>
              </w:r>
            </w:ins>
          </w:p>
        </w:tc>
        <w:tc>
          <w:tcPr>
            <w:tcW w:w="1557" w:type="dxa"/>
          </w:tcPr>
          <w:p w:rsidR="00E01E82" w:rsidP="00E01E82" w:rsidRDefault="00E01E82" w14:paraId="3A26A5AE" w14:textId="48CE0FF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54"/>
                <w:rFonts w:asciiTheme="minorHAnsi" w:hAnsiTheme="minorHAnsi" w:cstheme="minorHAnsi"/>
                <w:szCs w:val="20"/>
              </w:rPr>
            </w:pPr>
            <w:ins w:author="Andreyeva, Julia" w:date="2022-03-28T14:04:00Z" w:id="6955">
              <w:r>
                <w:rPr>
                  <w:rFonts w:asciiTheme="minorHAnsi" w:hAnsiTheme="minorHAnsi" w:cstheme="minorHAnsi"/>
                  <w:szCs w:val="20"/>
                </w:rPr>
                <w:t>All</w:t>
              </w:r>
            </w:ins>
          </w:p>
        </w:tc>
        <w:tc>
          <w:tcPr>
            <w:tcW w:w="1417" w:type="dxa"/>
          </w:tcPr>
          <w:p w:rsidR="00E01E82" w:rsidP="00E01E82" w:rsidRDefault="00E01E82" w14:paraId="77AEE158" w14:textId="2446654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56"/>
                <w:rFonts w:asciiTheme="minorHAnsi" w:hAnsiTheme="minorHAnsi" w:cstheme="minorHAnsi"/>
                <w:szCs w:val="20"/>
              </w:rPr>
            </w:pPr>
            <w:ins w:author="Andreyeva, Julia" w:date="2022-03-28T14:04:00Z" w:id="6957">
              <w:r>
                <w:rPr>
                  <w:rFonts w:asciiTheme="minorHAnsi" w:hAnsiTheme="minorHAnsi" w:cstheme="minorHAnsi"/>
                  <w:szCs w:val="20"/>
                </w:rPr>
                <w:t>All</w:t>
              </w:r>
            </w:ins>
          </w:p>
        </w:tc>
        <w:tc>
          <w:tcPr>
            <w:tcW w:w="1357" w:type="dxa"/>
          </w:tcPr>
          <w:p w:rsidRPr="002400D8" w:rsidR="00E01E82" w:rsidP="00E01E82" w:rsidRDefault="00E01E82" w14:paraId="0B07E4B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58"/>
                <w:rFonts w:asciiTheme="minorHAnsi" w:hAnsiTheme="minorHAnsi" w:cstheme="minorHAnsi"/>
                <w:szCs w:val="20"/>
              </w:rPr>
            </w:pPr>
          </w:p>
        </w:tc>
        <w:tc>
          <w:tcPr>
            <w:tcW w:w="1264" w:type="dxa"/>
          </w:tcPr>
          <w:p w:rsidR="00E01E82" w:rsidP="00E01E82" w:rsidRDefault="00E01E82" w14:paraId="48DDB16B" w14:textId="62A3862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59"/>
                <w:rFonts w:asciiTheme="minorHAnsi" w:hAnsiTheme="minorHAnsi" w:cstheme="minorHAnsi"/>
                <w:szCs w:val="20"/>
              </w:rPr>
            </w:pPr>
            <w:ins w:author="Andreyeva, Julia" w:date="2022-03-28T14:04:00Z" w:id="6960">
              <w:r>
                <w:rPr>
                  <w:rFonts w:asciiTheme="minorHAnsi" w:hAnsiTheme="minorHAnsi" w:cstheme="minorHAnsi"/>
                  <w:szCs w:val="20"/>
                </w:rPr>
                <w:t>ENU</w:t>
              </w:r>
            </w:ins>
          </w:p>
        </w:tc>
        <w:tc>
          <w:tcPr>
            <w:tcW w:w="1918" w:type="dxa"/>
          </w:tcPr>
          <w:p w:rsidRPr="002400D8" w:rsidR="00E01E82" w:rsidP="00E01E82" w:rsidRDefault="00E01E82" w14:paraId="7BEC4284" w14:textId="5EAC740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61"/>
                <w:rFonts w:asciiTheme="minorHAnsi" w:hAnsiTheme="minorHAnsi" w:cstheme="minorHAnsi"/>
                <w:szCs w:val="20"/>
              </w:rPr>
            </w:pPr>
            <w:ins w:author="Andreyeva, Julia" w:date="2022-03-28T14:04:00Z" w:id="6962">
              <w:r>
                <w:rPr>
                  <w:rFonts w:asciiTheme="minorHAnsi" w:hAnsiTheme="minorHAnsi" w:cstheme="minorHAnsi"/>
                  <w:szCs w:val="20"/>
                </w:rPr>
                <w:t>All</w:t>
              </w:r>
            </w:ins>
          </w:p>
        </w:tc>
      </w:tr>
      <w:tr w:rsidRPr="002400D8" w:rsidR="009452C5" w:rsidTr="00F67D67" w14:paraId="02C29DB5" w14:textId="77777777">
        <w:tblPrEx>
          <w:tblW w:w="9918" w:type="dxa"/>
          <w:tblLayout w:type="fixed"/>
          <w:tblLook w:val="06A0" w:firstRow="1" w:lastRow="0" w:firstColumn="1" w:lastColumn="0" w:noHBand="1" w:noVBand="1"/>
          <w:tblPrExChange w:author="Andreyeva, Julia" w:date="2022-03-15T14:33:00Z" w:id="6963">
            <w:tblPrEx>
              <w:tblW w:w="9918" w:type="dxa"/>
              <w:tblLayout w:type="fixed"/>
              <w:tblLook w:val="06A0" w:firstRow="1" w:lastRow="0" w:firstColumn="1" w:lastColumn="0" w:noHBand="1" w:noVBand="1"/>
            </w:tblPrEx>
          </w:tblPrExChange>
        </w:tblPrEx>
        <w:trPr>
          <w:trHeight w:val="127"/>
          <w:ins w:author="Andreyeva, Julia" w:date="2022-03-03T17:35:00Z" w:id="6964"/>
          <w:trPrChange w:author="Andreyeva, Julia" w:date="2022-03-15T14:33:00Z" w:id="6965">
            <w:trPr>
              <w:trHeight w:val="127"/>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author="Andreyeva, Julia" w:date="2022-03-15T14:33:00Z" w:id="6966">
              <w:tcPr>
                <w:tcW w:w="2405" w:type="dxa"/>
                <w:hideMark/>
              </w:tcPr>
            </w:tcPrChange>
          </w:tcPr>
          <w:p w:rsidRPr="002400D8" w:rsidR="009452C5" w:rsidP="00362BCE" w:rsidRDefault="009452C5" w14:paraId="061C38D7" w14:textId="77777777">
            <w:pPr>
              <w:pStyle w:val="BodyText"/>
              <w:rPr>
                <w:ins w:author="Andreyeva, Julia" w:date="2022-03-03T17:35:00Z" w:id="6967"/>
                <w:rFonts w:asciiTheme="minorHAnsi" w:hAnsiTheme="minorHAnsi" w:cstheme="minorHAnsi"/>
                <w:b w:val="0"/>
                <w:bCs w:val="0"/>
                <w:szCs w:val="20"/>
              </w:rPr>
            </w:pPr>
            <w:ins w:author="Andreyeva, Julia" w:date="2022-03-03T17:35:00Z" w:id="6968">
              <w:r>
                <w:rPr>
                  <w:rFonts w:asciiTheme="minorHAnsi" w:hAnsiTheme="minorHAnsi" w:cstheme="minorHAnsi"/>
                  <w:b w:val="0"/>
                  <w:bCs w:val="0"/>
                  <w:szCs w:val="20"/>
                </w:rPr>
                <w:t>JTI_STOCK_TYPE</w:t>
              </w:r>
            </w:ins>
          </w:p>
        </w:tc>
        <w:tc>
          <w:tcPr>
            <w:tcW w:w="0" w:type="dxa"/>
            <w:tcPrChange w:author="Andreyeva, Julia" w:date="2022-03-15T14:33:00Z" w:id="6969">
              <w:tcPr>
                <w:tcW w:w="1557" w:type="dxa"/>
              </w:tcPr>
            </w:tcPrChange>
          </w:tcPr>
          <w:p w:rsidRPr="002400D8" w:rsidR="009452C5" w:rsidP="00362BCE" w:rsidRDefault="006D197E" w14:paraId="03BD3892" w14:textId="0E426FD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70"/>
                <w:rFonts w:asciiTheme="minorHAnsi" w:hAnsiTheme="minorHAnsi" w:cstheme="minorHAnsi"/>
                <w:szCs w:val="20"/>
              </w:rPr>
            </w:pPr>
            <w:ins w:author="Andreyeva, Julia" w:date="2022-03-15T14:33:00Z" w:id="6971">
              <w:r>
                <w:rPr>
                  <w:rFonts w:asciiTheme="minorHAnsi" w:hAnsiTheme="minorHAnsi" w:cstheme="minorHAnsi"/>
                  <w:szCs w:val="20"/>
                </w:rPr>
                <w:t>Available</w:t>
              </w:r>
            </w:ins>
          </w:p>
        </w:tc>
        <w:tc>
          <w:tcPr>
            <w:tcW w:w="0" w:type="dxa"/>
            <w:tcPrChange w:author="Andreyeva, Julia" w:date="2022-03-15T14:33:00Z" w:id="6972">
              <w:tcPr>
                <w:tcW w:w="1417" w:type="dxa"/>
              </w:tcPr>
            </w:tcPrChange>
          </w:tcPr>
          <w:p w:rsidRPr="002400D8" w:rsidR="009452C5" w:rsidP="00362BCE" w:rsidRDefault="009452C5" w14:paraId="0D2FEFD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73"/>
                <w:rFonts w:asciiTheme="minorHAnsi" w:hAnsiTheme="minorHAnsi" w:cstheme="minorHAnsi"/>
                <w:szCs w:val="20"/>
              </w:rPr>
            </w:pPr>
            <w:ins w:author="Andreyeva, Julia" w:date="2022-03-03T17:35:00Z" w:id="6974">
              <w:r>
                <w:rPr>
                  <w:rFonts w:asciiTheme="minorHAnsi" w:hAnsiTheme="minorHAnsi" w:cstheme="minorHAnsi"/>
                  <w:szCs w:val="20"/>
                </w:rPr>
                <w:t>Available</w:t>
              </w:r>
            </w:ins>
          </w:p>
        </w:tc>
        <w:tc>
          <w:tcPr>
            <w:tcW w:w="0" w:type="dxa"/>
            <w:tcPrChange w:author="Andreyeva, Julia" w:date="2022-03-15T14:33:00Z" w:id="6975">
              <w:tcPr>
                <w:tcW w:w="1357" w:type="dxa"/>
              </w:tcPr>
            </w:tcPrChange>
          </w:tcPr>
          <w:p w:rsidRPr="002400D8" w:rsidR="009452C5" w:rsidP="00362BCE" w:rsidRDefault="009452C5" w14:paraId="030FCFF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76"/>
                <w:rFonts w:asciiTheme="minorHAnsi" w:hAnsiTheme="minorHAnsi" w:cstheme="minorHAnsi"/>
                <w:szCs w:val="20"/>
              </w:rPr>
            </w:pPr>
          </w:p>
        </w:tc>
        <w:tc>
          <w:tcPr>
            <w:tcW w:w="0" w:type="dxa"/>
            <w:hideMark/>
            <w:tcPrChange w:author="Andreyeva, Julia" w:date="2022-03-15T14:33:00Z" w:id="6977">
              <w:tcPr>
                <w:tcW w:w="1264" w:type="dxa"/>
                <w:hideMark/>
              </w:tcPr>
            </w:tcPrChange>
          </w:tcPr>
          <w:p w:rsidRPr="002400D8" w:rsidR="009452C5" w:rsidP="00362BCE" w:rsidRDefault="009452C5" w14:paraId="10A8E7B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78"/>
                <w:rFonts w:asciiTheme="minorHAnsi" w:hAnsiTheme="minorHAnsi" w:cstheme="minorHAnsi"/>
                <w:szCs w:val="20"/>
              </w:rPr>
            </w:pPr>
            <w:ins w:author="Andreyeva, Julia" w:date="2022-03-03T17:35:00Z" w:id="6979">
              <w:r>
                <w:rPr>
                  <w:rFonts w:asciiTheme="minorHAnsi" w:hAnsiTheme="minorHAnsi" w:cstheme="minorHAnsi"/>
                  <w:szCs w:val="20"/>
                </w:rPr>
                <w:t>EIR</w:t>
              </w:r>
            </w:ins>
          </w:p>
        </w:tc>
        <w:tc>
          <w:tcPr>
            <w:tcW w:w="0" w:type="dxa"/>
            <w:tcPrChange w:author="Andreyeva, Julia" w:date="2022-03-15T14:33:00Z" w:id="6980">
              <w:tcPr>
                <w:tcW w:w="1918" w:type="dxa"/>
              </w:tcPr>
            </w:tcPrChange>
          </w:tcPr>
          <w:p w:rsidRPr="002400D8" w:rsidR="009452C5" w:rsidP="00362BCE" w:rsidRDefault="00E01E82" w14:paraId="3ACDC31A" w14:textId="2776D86C">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6981"/>
                <w:rFonts w:asciiTheme="minorHAnsi" w:hAnsiTheme="minorHAnsi" w:cstheme="minorHAnsi"/>
                <w:szCs w:val="20"/>
              </w:rPr>
            </w:pPr>
            <w:ins w:author="Andreyeva, Julia" w:date="2022-03-28T14:05:00Z" w:id="6982">
              <w:r>
                <w:rPr>
                  <w:rFonts w:asciiTheme="minorHAnsi" w:hAnsiTheme="minorHAnsi" w:cstheme="minorHAnsi"/>
                  <w:szCs w:val="20"/>
                </w:rPr>
                <w:t>Available</w:t>
              </w:r>
            </w:ins>
          </w:p>
        </w:tc>
      </w:tr>
      <w:tr w:rsidRPr="002400D8" w:rsidR="00E01E82" w:rsidTr="00F67D67" w14:paraId="3D0D2F5F" w14:textId="77777777">
        <w:trPr>
          <w:trHeight w:val="127"/>
          <w:ins w:author="Andreyeva, Julia" w:date="2022-03-28T14:04:00Z" w:id="6983"/>
        </w:trPr>
        <w:tc>
          <w:tcPr>
            <w:cnfStyle w:val="001000000000" w:firstRow="0" w:lastRow="0" w:firstColumn="1" w:lastColumn="0" w:oddVBand="0" w:evenVBand="0" w:oddHBand="0" w:evenHBand="0" w:firstRowFirstColumn="0" w:firstRowLastColumn="0" w:lastRowFirstColumn="0" w:lastRowLastColumn="0"/>
            <w:tcW w:w="2405" w:type="dxa"/>
          </w:tcPr>
          <w:p w:rsidR="00E01E82" w:rsidP="00E01E82" w:rsidRDefault="00E01E82" w14:paraId="07F4FE31" w14:textId="4C18730E">
            <w:pPr>
              <w:pStyle w:val="BodyText"/>
              <w:rPr>
                <w:ins w:author="Andreyeva, Julia" w:date="2022-03-28T14:04:00Z" w:id="6984"/>
                <w:rFonts w:asciiTheme="minorHAnsi" w:hAnsiTheme="minorHAnsi" w:cstheme="minorHAnsi"/>
                <w:szCs w:val="20"/>
              </w:rPr>
            </w:pPr>
            <w:ins w:author="Andreyeva, Julia" w:date="2022-03-28T14:04:00Z" w:id="6985">
              <w:r>
                <w:rPr>
                  <w:rFonts w:asciiTheme="minorHAnsi" w:hAnsiTheme="minorHAnsi" w:cstheme="minorHAnsi"/>
                  <w:b w:val="0"/>
                  <w:bCs w:val="0"/>
                  <w:szCs w:val="20"/>
                </w:rPr>
                <w:t>JTI_STOCK_TYPE</w:t>
              </w:r>
            </w:ins>
          </w:p>
        </w:tc>
        <w:tc>
          <w:tcPr>
            <w:tcW w:w="1557" w:type="dxa"/>
          </w:tcPr>
          <w:p w:rsidR="00E01E82" w:rsidP="00E01E82" w:rsidRDefault="00E01E82" w14:paraId="5CC84583" w14:textId="6102B60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86"/>
                <w:rFonts w:asciiTheme="minorHAnsi" w:hAnsiTheme="minorHAnsi" w:cstheme="minorHAnsi"/>
                <w:szCs w:val="20"/>
              </w:rPr>
            </w:pPr>
            <w:ins w:author="Andreyeva, Julia" w:date="2022-03-28T14:04:00Z" w:id="6987">
              <w:r>
                <w:rPr>
                  <w:rFonts w:asciiTheme="minorHAnsi" w:hAnsiTheme="minorHAnsi" w:cstheme="minorHAnsi"/>
                  <w:szCs w:val="20"/>
                </w:rPr>
                <w:t>Available</w:t>
              </w:r>
            </w:ins>
          </w:p>
        </w:tc>
        <w:tc>
          <w:tcPr>
            <w:tcW w:w="1417" w:type="dxa"/>
          </w:tcPr>
          <w:p w:rsidR="00E01E82" w:rsidP="00E01E82" w:rsidRDefault="00E01E82" w14:paraId="0A1F96C6" w14:textId="400E117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88"/>
                <w:rFonts w:asciiTheme="minorHAnsi" w:hAnsiTheme="minorHAnsi" w:cstheme="minorHAnsi"/>
                <w:szCs w:val="20"/>
              </w:rPr>
            </w:pPr>
            <w:ins w:author="Andreyeva, Julia" w:date="2022-03-28T14:04:00Z" w:id="6989">
              <w:r>
                <w:rPr>
                  <w:rFonts w:asciiTheme="minorHAnsi" w:hAnsiTheme="minorHAnsi" w:cstheme="minorHAnsi"/>
                  <w:szCs w:val="20"/>
                </w:rPr>
                <w:t>Available</w:t>
              </w:r>
            </w:ins>
          </w:p>
        </w:tc>
        <w:tc>
          <w:tcPr>
            <w:tcW w:w="1357" w:type="dxa"/>
          </w:tcPr>
          <w:p w:rsidRPr="002400D8" w:rsidR="00E01E82" w:rsidP="00E01E82" w:rsidRDefault="00E01E82" w14:paraId="78E7D7C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90"/>
                <w:rFonts w:asciiTheme="minorHAnsi" w:hAnsiTheme="minorHAnsi" w:cstheme="minorHAnsi"/>
                <w:szCs w:val="20"/>
              </w:rPr>
            </w:pPr>
          </w:p>
        </w:tc>
        <w:tc>
          <w:tcPr>
            <w:tcW w:w="1264" w:type="dxa"/>
          </w:tcPr>
          <w:p w:rsidR="00E01E82" w:rsidP="00E01E82" w:rsidRDefault="00E01E82" w14:paraId="714E1A26" w14:textId="0A2EBC8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91"/>
                <w:rFonts w:asciiTheme="minorHAnsi" w:hAnsiTheme="minorHAnsi" w:cstheme="minorHAnsi"/>
                <w:szCs w:val="20"/>
              </w:rPr>
            </w:pPr>
            <w:ins w:author="Andreyeva, Julia" w:date="2022-03-28T14:04:00Z" w:id="6992">
              <w:r>
                <w:rPr>
                  <w:rFonts w:asciiTheme="minorHAnsi" w:hAnsiTheme="minorHAnsi" w:cstheme="minorHAnsi"/>
                  <w:szCs w:val="20"/>
                </w:rPr>
                <w:t>ENU</w:t>
              </w:r>
            </w:ins>
          </w:p>
        </w:tc>
        <w:tc>
          <w:tcPr>
            <w:tcW w:w="1918" w:type="dxa"/>
          </w:tcPr>
          <w:p w:rsidRPr="002400D8" w:rsidR="00E01E82" w:rsidP="00E01E82" w:rsidRDefault="00E01E82" w14:paraId="5C4E25CE" w14:textId="1559818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4:00Z" w:id="6993"/>
                <w:rFonts w:asciiTheme="minorHAnsi" w:hAnsiTheme="minorHAnsi" w:cstheme="minorHAnsi"/>
                <w:szCs w:val="20"/>
              </w:rPr>
            </w:pPr>
            <w:ins w:author="Andreyeva, Julia" w:date="2022-03-28T14:05:00Z" w:id="6994">
              <w:r>
                <w:rPr>
                  <w:rFonts w:asciiTheme="minorHAnsi" w:hAnsiTheme="minorHAnsi" w:cstheme="minorHAnsi"/>
                  <w:szCs w:val="20"/>
                </w:rPr>
                <w:t>Available</w:t>
              </w:r>
            </w:ins>
          </w:p>
        </w:tc>
      </w:tr>
      <w:tr w:rsidRPr="002400D8" w:rsidR="009452C5" w:rsidTr="00F67D67" w14:paraId="52E6D936" w14:textId="77777777">
        <w:tblPrEx>
          <w:tblW w:w="9918" w:type="dxa"/>
          <w:tblLayout w:type="fixed"/>
          <w:tblLook w:val="06A0" w:firstRow="1" w:lastRow="0" w:firstColumn="1" w:lastColumn="0" w:noHBand="1" w:noVBand="1"/>
          <w:tblPrExChange w:author="Andreyeva, Julia" w:date="2022-03-15T14:33:00Z" w:id="6995">
            <w:tblPrEx>
              <w:tblW w:w="9918" w:type="dxa"/>
              <w:tblLayout w:type="fixed"/>
              <w:tblLook w:val="06A0" w:firstRow="1" w:lastRow="0" w:firstColumn="1" w:lastColumn="0" w:noHBand="1" w:noVBand="1"/>
            </w:tblPrEx>
          </w:tblPrExChange>
        </w:tblPrEx>
        <w:trPr>
          <w:trHeight w:val="127"/>
          <w:ins w:author="Andreyeva, Julia" w:date="2022-03-03T17:35:00Z" w:id="6996"/>
          <w:trPrChange w:author="Andreyeva, Julia" w:date="2022-03-15T14:33:00Z" w:id="6997">
            <w:trPr>
              <w:trHeight w:val="127"/>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author="Andreyeva, Julia" w:date="2022-03-15T14:33:00Z" w:id="6998">
              <w:tcPr>
                <w:tcW w:w="2405" w:type="dxa"/>
                <w:hideMark/>
              </w:tcPr>
            </w:tcPrChange>
          </w:tcPr>
          <w:p w:rsidRPr="002400D8" w:rsidR="009452C5" w:rsidP="00362BCE" w:rsidRDefault="009452C5" w14:paraId="7F28D362" w14:textId="77777777">
            <w:pPr>
              <w:pStyle w:val="BodyText"/>
              <w:rPr>
                <w:ins w:author="Andreyeva, Julia" w:date="2022-03-03T17:35:00Z" w:id="6999"/>
                <w:rFonts w:asciiTheme="minorHAnsi" w:hAnsiTheme="minorHAnsi" w:cstheme="minorHAnsi"/>
                <w:b w:val="0"/>
                <w:bCs w:val="0"/>
                <w:szCs w:val="20"/>
              </w:rPr>
            </w:pPr>
            <w:ins w:author="Andreyeva, Julia" w:date="2022-03-03T17:35:00Z" w:id="7000">
              <w:r>
                <w:rPr>
                  <w:rFonts w:asciiTheme="minorHAnsi" w:hAnsiTheme="minorHAnsi" w:cstheme="minorHAnsi"/>
                  <w:b w:val="0"/>
                  <w:bCs w:val="0"/>
                  <w:szCs w:val="20"/>
                </w:rPr>
                <w:t>JTI_STOCK_TYPE</w:t>
              </w:r>
            </w:ins>
          </w:p>
        </w:tc>
        <w:tc>
          <w:tcPr>
            <w:tcW w:w="0" w:type="dxa"/>
            <w:tcPrChange w:author="Andreyeva, Julia" w:date="2022-03-15T14:33:00Z" w:id="7001">
              <w:tcPr>
                <w:tcW w:w="1557" w:type="dxa"/>
              </w:tcPr>
            </w:tcPrChange>
          </w:tcPr>
          <w:p w:rsidRPr="002400D8" w:rsidR="009452C5" w:rsidP="00362BCE" w:rsidRDefault="006D197E" w14:paraId="5C42645E" w14:textId="47A0B285">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7002"/>
                <w:rFonts w:asciiTheme="minorHAnsi" w:hAnsiTheme="minorHAnsi" w:cstheme="minorHAnsi"/>
                <w:szCs w:val="20"/>
              </w:rPr>
            </w:pPr>
            <w:ins w:author="Andreyeva, Julia" w:date="2022-03-15T14:33:00Z" w:id="7003">
              <w:r>
                <w:rPr>
                  <w:rFonts w:asciiTheme="minorHAnsi" w:hAnsiTheme="minorHAnsi" w:cstheme="minorHAnsi"/>
                  <w:szCs w:val="20"/>
                </w:rPr>
                <w:t>Blocked</w:t>
              </w:r>
            </w:ins>
          </w:p>
        </w:tc>
        <w:tc>
          <w:tcPr>
            <w:tcW w:w="0" w:type="dxa"/>
            <w:tcPrChange w:author="Andreyeva, Julia" w:date="2022-03-15T14:33:00Z" w:id="7004">
              <w:tcPr>
                <w:tcW w:w="1417" w:type="dxa"/>
              </w:tcPr>
            </w:tcPrChange>
          </w:tcPr>
          <w:p w:rsidRPr="002400D8" w:rsidR="009452C5" w:rsidP="00362BCE" w:rsidRDefault="009452C5" w14:paraId="7A114E2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7005"/>
                <w:rFonts w:asciiTheme="minorHAnsi" w:hAnsiTheme="minorHAnsi" w:cstheme="minorHAnsi"/>
                <w:szCs w:val="20"/>
              </w:rPr>
            </w:pPr>
            <w:ins w:author="Andreyeva, Julia" w:date="2022-03-03T17:35:00Z" w:id="7006">
              <w:r>
                <w:rPr>
                  <w:rFonts w:asciiTheme="minorHAnsi" w:hAnsiTheme="minorHAnsi" w:cstheme="minorHAnsi"/>
                  <w:szCs w:val="20"/>
                </w:rPr>
                <w:t>Blocked</w:t>
              </w:r>
            </w:ins>
          </w:p>
        </w:tc>
        <w:tc>
          <w:tcPr>
            <w:tcW w:w="0" w:type="dxa"/>
            <w:tcPrChange w:author="Andreyeva, Julia" w:date="2022-03-15T14:33:00Z" w:id="7007">
              <w:tcPr>
                <w:tcW w:w="1357" w:type="dxa"/>
              </w:tcPr>
            </w:tcPrChange>
          </w:tcPr>
          <w:p w:rsidRPr="002400D8" w:rsidR="009452C5" w:rsidP="00362BCE" w:rsidRDefault="009452C5" w14:paraId="04F100F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7008"/>
                <w:rFonts w:asciiTheme="minorHAnsi" w:hAnsiTheme="minorHAnsi" w:cstheme="minorHAnsi"/>
                <w:szCs w:val="20"/>
              </w:rPr>
            </w:pPr>
          </w:p>
        </w:tc>
        <w:tc>
          <w:tcPr>
            <w:tcW w:w="0" w:type="dxa"/>
            <w:hideMark/>
            <w:tcPrChange w:author="Andreyeva, Julia" w:date="2022-03-15T14:33:00Z" w:id="7009">
              <w:tcPr>
                <w:tcW w:w="1264" w:type="dxa"/>
                <w:hideMark/>
              </w:tcPr>
            </w:tcPrChange>
          </w:tcPr>
          <w:p w:rsidRPr="002400D8" w:rsidR="009452C5" w:rsidP="00362BCE" w:rsidRDefault="009452C5" w14:paraId="2CBFF8C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7010"/>
                <w:rFonts w:asciiTheme="minorHAnsi" w:hAnsiTheme="minorHAnsi" w:cstheme="minorHAnsi"/>
                <w:szCs w:val="20"/>
              </w:rPr>
            </w:pPr>
            <w:ins w:author="Andreyeva, Julia" w:date="2022-03-03T17:35:00Z" w:id="7011">
              <w:r>
                <w:rPr>
                  <w:rFonts w:asciiTheme="minorHAnsi" w:hAnsiTheme="minorHAnsi" w:cstheme="minorHAnsi"/>
                  <w:szCs w:val="20"/>
                </w:rPr>
                <w:t>EIR</w:t>
              </w:r>
            </w:ins>
          </w:p>
        </w:tc>
        <w:tc>
          <w:tcPr>
            <w:tcW w:w="0" w:type="dxa"/>
            <w:tcPrChange w:author="Andreyeva, Julia" w:date="2022-03-15T14:33:00Z" w:id="7012">
              <w:tcPr>
                <w:tcW w:w="1918" w:type="dxa"/>
              </w:tcPr>
            </w:tcPrChange>
          </w:tcPr>
          <w:p w:rsidRPr="002400D8" w:rsidR="009452C5" w:rsidP="00362BCE" w:rsidRDefault="00E01E82" w14:paraId="5BB892DC" w14:textId="4654317D">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35:00Z" w:id="7013"/>
                <w:rFonts w:asciiTheme="minorHAnsi" w:hAnsiTheme="minorHAnsi" w:cstheme="minorHAnsi"/>
                <w:szCs w:val="20"/>
              </w:rPr>
            </w:pPr>
            <w:ins w:author="Andreyeva, Julia" w:date="2022-03-28T14:05:00Z" w:id="7014">
              <w:r>
                <w:rPr>
                  <w:rFonts w:asciiTheme="minorHAnsi" w:hAnsiTheme="minorHAnsi" w:cstheme="minorHAnsi"/>
                  <w:szCs w:val="20"/>
                </w:rPr>
                <w:t>Blocked</w:t>
              </w:r>
            </w:ins>
          </w:p>
        </w:tc>
      </w:tr>
      <w:tr w:rsidRPr="002400D8" w:rsidR="00E01E82" w:rsidTr="00F67D67" w14:paraId="66A7EFB9" w14:textId="77777777">
        <w:trPr>
          <w:trHeight w:val="127"/>
          <w:ins w:author="Andreyeva, Julia" w:date="2022-03-28T14:05:00Z" w:id="7015"/>
        </w:trPr>
        <w:tc>
          <w:tcPr>
            <w:cnfStyle w:val="001000000000" w:firstRow="0" w:lastRow="0" w:firstColumn="1" w:lastColumn="0" w:oddVBand="0" w:evenVBand="0" w:oddHBand="0" w:evenHBand="0" w:firstRowFirstColumn="0" w:firstRowLastColumn="0" w:lastRowFirstColumn="0" w:lastRowLastColumn="0"/>
            <w:tcW w:w="2405" w:type="dxa"/>
          </w:tcPr>
          <w:p w:rsidR="00E01E82" w:rsidP="00E01E82" w:rsidRDefault="00E01E82" w14:paraId="32BC5676" w14:textId="7E31A116">
            <w:pPr>
              <w:pStyle w:val="BodyText"/>
              <w:rPr>
                <w:ins w:author="Andreyeva, Julia" w:date="2022-03-28T14:05:00Z" w:id="7016"/>
                <w:rFonts w:asciiTheme="minorHAnsi" w:hAnsiTheme="minorHAnsi" w:cstheme="minorHAnsi"/>
                <w:szCs w:val="20"/>
              </w:rPr>
            </w:pPr>
            <w:ins w:author="Andreyeva, Julia" w:date="2022-03-28T14:05:00Z" w:id="7017">
              <w:r>
                <w:rPr>
                  <w:rFonts w:asciiTheme="minorHAnsi" w:hAnsiTheme="minorHAnsi" w:cstheme="minorHAnsi"/>
                  <w:b w:val="0"/>
                  <w:bCs w:val="0"/>
                  <w:szCs w:val="20"/>
                </w:rPr>
                <w:t>JTI_STOCK_TYPE</w:t>
              </w:r>
            </w:ins>
          </w:p>
        </w:tc>
        <w:tc>
          <w:tcPr>
            <w:tcW w:w="1557" w:type="dxa"/>
          </w:tcPr>
          <w:p w:rsidR="00E01E82" w:rsidP="00E01E82" w:rsidRDefault="00E01E82" w14:paraId="7E4DC055" w14:textId="50FDBCD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18"/>
                <w:rFonts w:asciiTheme="minorHAnsi" w:hAnsiTheme="minorHAnsi" w:cstheme="minorHAnsi"/>
                <w:szCs w:val="20"/>
              </w:rPr>
            </w:pPr>
            <w:ins w:author="Andreyeva, Julia" w:date="2022-03-28T14:05:00Z" w:id="7019">
              <w:r>
                <w:rPr>
                  <w:rFonts w:asciiTheme="minorHAnsi" w:hAnsiTheme="minorHAnsi" w:cstheme="minorHAnsi"/>
                  <w:szCs w:val="20"/>
                </w:rPr>
                <w:t>Blocked</w:t>
              </w:r>
            </w:ins>
          </w:p>
        </w:tc>
        <w:tc>
          <w:tcPr>
            <w:tcW w:w="1417" w:type="dxa"/>
          </w:tcPr>
          <w:p w:rsidR="00E01E82" w:rsidP="00E01E82" w:rsidRDefault="00E01E82" w14:paraId="07D88A6C" w14:textId="31420A5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20"/>
                <w:rFonts w:asciiTheme="minorHAnsi" w:hAnsiTheme="minorHAnsi" w:cstheme="minorHAnsi"/>
                <w:szCs w:val="20"/>
              </w:rPr>
            </w:pPr>
            <w:ins w:author="Andreyeva, Julia" w:date="2022-03-28T14:05:00Z" w:id="7021">
              <w:r>
                <w:rPr>
                  <w:rFonts w:asciiTheme="minorHAnsi" w:hAnsiTheme="minorHAnsi" w:cstheme="minorHAnsi"/>
                  <w:szCs w:val="20"/>
                </w:rPr>
                <w:t>Blocked</w:t>
              </w:r>
            </w:ins>
          </w:p>
        </w:tc>
        <w:tc>
          <w:tcPr>
            <w:tcW w:w="1357" w:type="dxa"/>
          </w:tcPr>
          <w:p w:rsidRPr="002400D8" w:rsidR="00E01E82" w:rsidP="00E01E82" w:rsidRDefault="00E01E82" w14:paraId="1943095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22"/>
                <w:rFonts w:asciiTheme="minorHAnsi" w:hAnsiTheme="minorHAnsi" w:cstheme="minorHAnsi"/>
                <w:szCs w:val="20"/>
              </w:rPr>
            </w:pPr>
          </w:p>
        </w:tc>
        <w:tc>
          <w:tcPr>
            <w:tcW w:w="1264" w:type="dxa"/>
          </w:tcPr>
          <w:p w:rsidR="00E01E82" w:rsidP="00E01E82" w:rsidRDefault="00E01E82" w14:paraId="3BCAC3C5" w14:textId="74A3A2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23"/>
                <w:rFonts w:asciiTheme="minorHAnsi" w:hAnsiTheme="minorHAnsi" w:cstheme="minorHAnsi"/>
                <w:szCs w:val="20"/>
              </w:rPr>
            </w:pPr>
            <w:ins w:author="Andreyeva, Julia" w:date="2022-03-28T14:05:00Z" w:id="7024">
              <w:r>
                <w:rPr>
                  <w:rFonts w:asciiTheme="minorHAnsi" w:hAnsiTheme="minorHAnsi" w:cstheme="minorHAnsi"/>
                  <w:szCs w:val="20"/>
                </w:rPr>
                <w:t>ENU</w:t>
              </w:r>
            </w:ins>
          </w:p>
        </w:tc>
        <w:tc>
          <w:tcPr>
            <w:tcW w:w="1918" w:type="dxa"/>
          </w:tcPr>
          <w:p w:rsidRPr="002400D8" w:rsidR="00E01E82" w:rsidP="00E01E82" w:rsidRDefault="00E01E82" w14:paraId="6CC542FE" w14:textId="26FB71C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25"/>
                <w:rFonts w:asciiTheme="minorHAnsi" w:hAnsiTheme="minorHAnsi" w:cstheme="minorHAnsi"/>
                <w:szCs w:val="20"/>
              </w:rPr>
            </w:pPr>
            <w:ins w:author="Andreyeva, Julia" w:date="2022-03-28T14:05:00Z" w:id="7026">
              <w:r>
                <w:rPr>
                  <w:rFonts w:asciiTheme="minorHAnsi" w:hAnsiTheme="minorHAnsi" w:cstheme="minorHAnsi"/>
                  <w:szCs w:val="20"/>
                </w:rPr>
                <w:t>Blocked</w:t>
              </w:r>
            </w:ins>
          </w:p>
        </w:tc>
      </w:tr>
      <w:tr w:rsidRPr="002400D8" w:rsidR="00F67D67" w:rsidTr="00F67D67" w14:paraId="189CDDF9" w14:textId="77777777">
        <w:trPr>
          <w:trHeight w:val="127"/>
          <w:ins w:author="Andreyeva, Julia" w:date="2022-03-28T13:46:00Z" w:id="7027"/>
        </w:trPr>
        <w:tc>
          <w:tcPr>
            <w:cnfStyle w:val="001000000000" w:firstRow="0" w:lastRow="0" w:firstColumn="1" w:lastColumn="0" w:oddVBand="0" w:evenVBand="0" w:oddHBand="0" w:evenHBand="0" w:firstRowFirstColumn="0" w:firstRowLastColumn="0" w:lastRowFirstColumn="0" w:lastRowLastColumn="0"/>
            <w:tcW w:w="2405" w:type="dxa"/>
          </w:tcPr>
          <w:p w:rsidR="00F67D67" w:rsidP="00F67D67" w:rsidRDefault="00F67D67" w14:paraId="7E1E4340" w14:textId="5307374D">
            <w:pPr>
              <w:pStyle w:val="BodyText"/>
              <w:rPr>
                <w:ins w:author="Andreyeva, Julia" w:date="2022-03-28T13:46:00Z" w:id="7028"/>
                <w:rFonts w:asciiTheme="minorHAnsi" w:hAnsiTheme="minorHAnsi" w:cstheme="minorHAnsi"/>
                <w:szCs w:val="20"/>
              </w:rPr>
            </w:pPr>
            <w:ins w:author="Andreyeva, Julia" w:date="2022-03-28T13:46:00Z" w:id="7029">
              <w:r w:rsidRPr="002400D8">
                <w:rPr>
                  <w:rFonts w:asciiTheme="minorHAnsi" w:hAnsiTheme="minorHAnsi" w:cstheme="minorHAnsi"/>
                  <w:b w:val="0"/>
                  <w:bCs w:val="0"/>
                  <w:szCs w:val="20"/>
                </w:rPr>
                <w:t>JTI_SUBTYPE_TYPE</w:t>
              </w:r>
            </w:ins>
          </w:p>
        </w:tc>
        <w:tc>
          <w:tcPr>
            <w:tcW w:w="1557" w:type="dxa"/>
          </w:tcPr>
          <w:p w:rsidR="00F67D67" w:rsidP="00F67D67" w:rsidRDefault="00F67D67" w14:paraId="6A06EB61" w14:textId="56E1790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30"/>
                <w:rFonts w:asciiTheme="minorHAnsi" w:hAnsiTheme="minorHAnsi" w:cstheme="minorHAnsi"/>
                <w:szCs w:val="20"/>
              </w:rPr>
            </w:pPr>
            <w:ins w:author="Andreyeva, Julia" w:date="2022-03-28T13:46:00Z" w:id="7031">
              <w:r>
                <w:rPr>
                  <w:rFonts w:asciiTheme="minorHAnsi" w:hAnsiTheme="minorHAnsi" w:cstheme="minorHAnsi"/>
                  <w:szCs w:val="20"/>
                </w:rPr>
                <w:t>Stock Return</w:t>
              </w:r>
            </w:ins>
          </w:p>
        </w:tc>
        <w:tc>
          <w:tcPr>
            <w:tcW w:w="1417" w:type="dxa"/>
          </w:tcPr>
          <w:p w:rsidR="00F67D67" w:rsidP="00F67D67" w:rsidRDefault="00F67D67" w14:paraId="2680CF44" w14:textId="22ED35F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32"/>
                <w:rFonts w:asciiTheme="minorHAnsi" w:hAnsiTheme="minorHAnsi" w:cstheme="minorHAnsi"/>
                <w:szCs w:val="20"/>
              </w:rPr>
            </w:pPr>
            <w:ins w:author="Andreyeva, Julia" w:date="2022-03-28T13:46:00Z" w:id="7033">
              <w:r>
                <w:rPr>
                  <w:rFonts w:asciiTheme="minorHAnsi" w:hAnsiTheme="minorHAnsi" w:cstheme="minorHAnsi"/>
                  <w:szCs w:val="20"/>
                </w:rPr>
                <w:t>Stock Return</w:t>
              </w:r>
            </w:ins>
          </w:p>
        </w:tc>
        <w:tc>
          <w:tcPr>
            <w:tcW w:w="1357" w:type="dxa"/>
          </w:tcPr>
          <w:p w:rsidRPr="002400D8" w:rsidR="00F67D67" w:rsidP="00F67D67" w:rsidRDefault="00F67D67" w14:paraId="369C342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34"/>
                <w:rFonts w:asciiTheme="minorHAnsi" w:hAnsiTheme="minorHAnsi" w:cstheme="minorHAnsi"/>
                <w:szCs w:val="20"/>
              </w:rPr>
            </w:pPr>
          </w:p>
        </w:tc>
        <w:tc>
          <w:tcPr>
            <w:tcW w:w="1264" w:type="dxa"/>
          </w:tcPr>
          <w:p w:rsidR="00F67D67" w:rsidP="00F67D67" w:rsidRDefault="00F67D67" w14:paraId="218A7F56" w14:textId="013C53E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35"/>
                <w:rFonts w:asciiTheme="minorHAnsi" w:hAnsiTheme="minorHAnsi" w:cstheme="minorHAnsi"/>
                <w:szCs w:val="20"/>
              </w:rPr>
            </w:pPr>
            <w:ins w:author="Andreyeva, Julia" w:date="2022-03-28T13:46:00Z" w:id="7036">
              <w:r>
                <w:rPr>
                  <w:rFonts w:ascii="Arial" w:hAnsi="Arial" w:cs="Arial"/>
                  <w:szCs w:val="20"/>
                </w:rPr>
                <w:t>KZA</w:t>
              </w:r>
            </w:ins>
          </w:p>
        </w:tc>
        <w:tc>
          <w:tcPr>
            <w:tcW w:w="1918" w:type="dxa"/>
          </w:tcPr>
          <w:p w:rsidRPr="002400D8" w:rsidR="00F67D67" w:rsidP="00F67D67" w:rsidRDefault="00F67D67" w14:paraId="5943C9AD" w14:textId="026C3CA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37"/>
                <w:rFonts w:asciiTheme="minorHAnsi" w:hAnsiTheme="minorHAnsi" w:cstheme="minorHAnsi"/>
                <w:szCs w:val="20"/>
              </w:rPr>
            </w:pPr>
            <w:ins w:author="Andreyeva, Julia" w:date="2022-03-28T13:46:00Z" w:id="7038">
              <w:r>
                <w:rPr>
                  <w:rFonts w:asciiTheme="minorHAnsi" w:hAnsiTheme="minorHAnsi" w:cstheme="minorHAnsi"/>
                  <w:szCs w:val="20"/>
                </w:rPr>
                <w:t>Stock Return</w:t>
              </w:r>
            </w:ins>
          </w:p>
        </w:tc>
      </w:tr>
      <w:tr w:rsidRPr="002400D8" w:rsidR="00E01E82" w:rsidTr="00F67D67" w14:paraId="05E6D0D6" w14:textId="77777777">
        <w:trPr>
          <w:trHeight w:val="127"/>
          <w:ins w:author="Andreyeva, Julia" w:date="2022-03-28T14:05:00Z" w:id="7039"/>
        </w:trPr>
        <w:tc>
          <w:tcPr>
            <w:cnfStyle w:val="001000000000" w:firstRow="0" w:lastRow="0" w:firstColumn="1" w:lastColumn="0" w:oddVBand="0" w:evenVBand="0" w:oddHBand="0" w:evenHBand="0" w:firstRowFirstColumn="0" w:firstRowLastColumn="0" w:lastRowFirstColumn="0" w:lastRowLastColumn="0"/>
            <w:tcW w:w="2405" w:type="dxa"/>
          </w:tcPr>
          <w:p w:rsidRPr="002400D8" w:rsidR="00E01E82" w:rsidP="00E01E82" w:rsidRDefault="00E01E82" w14:paraId="6E766026" w14:textId="09596DCA">
            <w:pPr>
              <w:pStyle w:val="BodyText"/>
              <w:rPr>
                <w:ins w:author="Andreyeva, Julia" w:date="2022-03-28T14:05:00Z" w:id="7040"/>
                <w:rFonts w:asciiTheme="minorHAnsi" w:hAnsiTheme="minorHAnsi" w:cstheme="minorHAnsi"/>
                <w:szCs w:val="20"/>
              </w:rPr>
            </w:pPr>
            <w:ins w:author="Andreyeva, Julia" w:date="2022-03-28T14:05:00Z" w:id="7041">
              <w:r w:rsidRPr="002400D8">
                <w:rPr>
                  <w:rFonts w:asciiTheme="minorHAnsi" w:hAnsiTheme="minorHAnsi" w:cstheme="minorHAnsi"/>
                  <w:b w:val="0"/>
                  <w:bCs w:val="0"/>
                  <w:szCs w:val="20"/>
                </w:rPr>
                <w:t>JTI_SUBTYPE_TYPE</w:t>
              </w:r>
            </w:ins>
          </w:p>
        </w:tc>
        <w:tc>
          <w:tcPr>
            <w:tcW w:w="1557" w:type="dxa"/>
          </w:tcPr>
          <w:p w:rsidR="00E01E82" w:rsidP="00E01E82" w:rsidRDefault="00E01E82" w14:paraId="4E5374A2" w14:textId="46D58CE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42"/>
                <w:rFonts w:asciiTheme="minorHAnsi" w:hAnsiTheme="minorHAnsi" w:cstheme="minorHAnsi"/>
                <w:szCs w:val="20"/>
              </w:rPr>
            </w:pPr>
            <w:ins w:author="Andreyeva, Julia" w:date="2022-03-28T14:05:00Z" w:id="7043">
              <w:r>
                <w:rPr>
                  <w:rFonts w:asciiTheme="minorHAnsi" w:hAnsiTheme="minorHAnsi" w:cstheme="minorHAnsi"/>
                  <w:szCs w:val="20"/>
                </w:rPr>
                <w:t>Stock Return</w:t>
              </w:r>
            </w:ins>
          </w:p>
        </w:tc>
        <w:tc>
          <w:tcPr>
            <w:tcW w:w="1417" w:type="dxa"/>
          </w:tcPr>
          <w:p w:rsidR="00E01E82" w:rsidP="00E01E82" w:rsidRDefault="00E01E82" w14:paraId="72AE5B2B" w14:textId="098BBF2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44"/>
                <w:rFonts w:asciiTheme="minorHAnsi" w:hAnsiTheme="minorHAnsi" w:cstheme="minorHAnsi"/>
                <w:szCs w:val="20"/>
              </w:rPr>
            </w:pPr>
            <w:ins w:author="Andreyeva, Julia" w:date="2022-03-28T14:05:00Z" w:id="7045">
              <w:r>
                <w:rPr>
                  <w:rFonts w:asciiTheme="minorHAnsi" w:hAnsiTheme="minorHAnsi" w:cstheme="minorHAnsi"/>
                  <w:szCs w:val="20"/>
                </w:rPr>
                <w:t>Stock Return</w:t>
              </w:r>
            </w:ins>
          </w:p>
        </w:tc>
        <w:tc>
          <w:tcPr>
            <w:tcW w:w="1357" w:type="dxa"/>
          </w:tcPr>
          <w:p w:rsidRPr="002400D8" w:rsidR="00E01E82" w:rsidP="00E01E82" w:rsidRDefault="00E01E82" w14:paraId="25EC652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46"/>
                <w:rFonts w:asciiTheme="minorHAnsi" w:hAnsiTheme="minorHAnsi" w:cstheme="minorHAnsi"/>
                <w:szCs w:val="20"/>
              </w:rPr>
            </w:pPr>
          </w:p>
        </w:tc>
        <w:tc>
          <w:tcPr>
            <w:tcW w:w="1264" w:type="dxa"/>
          </w:tcPr>
          <w:p w:rsidR="00E01E82" w:rsidP="00E01E82" w:rsidRDefault="00E01E82" w14:paraId="78F24031" w14:textId="10AFBDE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47"/>
                <w:rFonts w:ascii="Arial" w:hAnsi="Arial" w:cs="Arial"/>
                <w:szCs w:val="20"/>
              </w:rPr>
            </w:pPr>
            <w:ins w:author="Andreyeva, Julia" w:date="2022-03-28T14:05:00Z" w:id="7048">
              <w:r>
                <w:rPr>
                  <w:rFonts w:ascii="Arial" w:hAnsi="Arial" w:cs="Arial"/>
                  <w:szCs w:val="20"/>
                </w:rPr>
                <w:t>ENU</w:t>
              </w:r>
            </w:ins>
          </w:p>
        </w:tc>
        <w:tc>
          <w:tcPr>
            <w:tcW w:w="1918" w:type="dxa"/>
          </w:tcPr>
          <w:p w:rsidR="00E01E82" w:rsidP="00E01E82" w:rsidRDefault="00E01E82" w14:paraId="009597A2" w14:textId="40F4478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5:00Z" w:id="7049"/>
                <w:rFonts w:asciiTheme="minorHAnsi" w:hAnsiTheme="minorHAnsi" w:cstheme="minorHAnsi"/>
                <w:szCs w:val="20"/>
              </w:rPr>
            </w:pPr>
            <w:ins w:author="Andreyeva, Julia" w:date="2022-03-28T14:05:00Z" w:id="7050">
              <w:r>
                <w:rPr>
                  <w:rFonts w:asciiTheme="minorHAnsi" w:hAnsiTheme="minorHAnsi" w:cstheme="minorHAnsi"/>
                  <w:szCs w:val="20"/>
                </w:rPr>
                <w:t>Stock Return</w:t>
              </w:r>
            </w:ins>
          </w:p>
        </w:tc>
      </w:tr>
      <w:tr w:rsidRPr="002400D8" w:rsidR="00F67D67" w:rsidTr="00F67D67" w14:paraId="1374BB4F" w14:textId="77777777">
        <w:trPr>
          <w:trHeight w:val="127"/>
          <w:ins w:author="Andreyeva, Julia" w:date="2022-03-28T13:46:00Z" w:id="7051"/>
        </w:trPr>
        <w:tc>
          <w:tcPr>
            <w:cnfStyle w:val="001000000000" w:firstRow="0" w:lastRow="0" w:firstColumn="1" w:lastColumn="0" w:oddVBand="0" w:evenVBand="0" w:oddHBand="0" w:evenHBand="0" w:firstRowFirstColumn="0" w:firstRowLastColumn="0" w:lastRowFirstColumn="0" w:lastRowLastColumn="0"/>
            <w:tcW w:w="2405" w:type="dxa"/>
          </w:tcPr>
          <w:p w:rsidR="00F67D67" w:rsidP="00F67D67" w:rsidRDefault="00F67D67" w14:paraId="549EC3E5" w14:textId="0D5ED9AA">
            <w:pPr>
              <w:pStyle w:val="BodyText"/>
              <w:rPr>
                <w:ins w:author="Andreyeva, Julia" w:date="2022-03-28T13:46:00Z" w:id="7052"/>
                <w:rFonts w:asciiTheme="minorHAnsi" w:hAnsiTheme="minorHAnsi" w:cstheme="minorHAnsi"/>
                <w:szCs w:val="20"/>
              </w:rPr>
            </w:pPr>
            <w:ins w:author="Andreyeva, Julia" w:date="2022-03-28T13:46:00Z" w:id="7053">
              <w:r>
                <w:rPr>
                  <w:rFonts w:asciiTheme="minorHAnsi" w:hAnsiTheme="minorHAnsi" w:cstheme="minorHAnsi"/>
                  <w:b w:val="0"/>
                  <w:bCs w:val="0"/>
                  <w:szCs w:val="20"/>
                </w:rPr>
                <w:t>JTI_STOCK_TYPE</w:t>
              </w:r>
            </w:ins>
          </w:p>
        </w:tc>
        <w:tc>
          <w:tcPr>
            <w:tcW w:w="1557" w:type="dxa"/>
          </w:tcPr>
          <w:p w:rsidR="00F67D67" w:rsidP="00F67D67" w:rsidRDefault="00F67D67" w14:paraId="69CE186F" w14:textId="0AD1005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54"/>
                <w:rFonts w:asciiTheme="minorHAnsi" w:hAnsiTheme="minorHAnsi" w:cstheme="minorHAnsi"/>
                <w:szCs w:val="20"/>
              </w:rPr>
            </w:pPr>
            <w:ins w:author="Andreyeva, Julia" w:date="2022-03-28T13:46:00Z" w:id="7055">
              <w:r>
                <w:rPr>
                  <w:rFonts w:asciiTheme="minorHAnsi" w:hAnsiTheme="minorHAnsi" w:cstheme="minorHAnsi"/>
                  <w:szCs w:val="20"/>
                </w:rPr>
                <w:t>All</w:t>
              </w:r>
            </w:ins>
          </w:p>
        </w:tc>
        <w:tc>
          <w:tcPr>
            <w:tcW w:w="1417" w:type="dxa"/>
          </w:tcPr>
          <w:p w:rsidR="00F67D67" w:rsidP="00F67D67" w:rsidRDefault="00F67D67" w14:paraId="228C37E9" w14:textId="0F0625C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56"/>
                <w:rFonts w:asciiTheme="minorHAnsi" w:hAnsiTheme="minorHAnsi" w:cstheme="minorHAnsi"/>
                <w:szCs w:val="20"/>
              </w:rPr>
            </w:pPr>
            <w:ins w:author="Andreyeva, Julia" w:date="2022-03-28T13:46:00Z" w:id="7057">
              <w:r>
                <w:rPr>
                  <w:rFonts w:asciiTheme="minorHAnsi" w:hAnsiTheme="minorHAnsi" w:cstheme="minorHAnsi"/>
                  <w:szCs w:val="20"/>
                </w:rPr>
                <w:t>All</w:t>
              </w:r>
            </w:ins>
          </w:p>
        </w:tc>
        <w:tc>
          <w:tcPr>
            <w:tcW w:w="1357" w:type="dxa"/>
          </w:tcPr>
          <w:p w:rsidRPr="002400D8" w:rsidR="00F67D67" w:rsidP="00F67D67" w:rsidRDefault="00F67D67" w14:paraId="7849BA7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58"/>
                <w:rFonts w:asciiTheme="minorHAnsi" w:hAnsiTheme="minorHAnsi" w:cstheme="minorHAnsi"/>
                <w:szCs w:val="20"/>
              </w:rPr>
            </w:pPr>
          </w:p>
        </w:tc>
        <w:tc>
          <w:tcPr>
            <w:tcW w:w="1264" w:type="dxa"/>
          </w:tcPr>
          <w:p w:rsidR="00F67D67" w:rsidP="00F67D67" w:rsidRDefault="00F67D67" w14:paraId="3F833262" w14:textId="79E3957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59"/>
                <w:rFonts w:asciiTheme="minorHAnsi" w:hAnsiTheme="minorHAnsi" w:cstheme="minorHAnsi"/>
                <w:szCs w:val="20"/>
              </w:rPr>
            </w:pPr>
            <w:ins w:author="Andreyeva, Julia" w:date="2022-03-28T13:46:00Z" w:id="7060">
              <w:r>
                <w:rPr>
                  <w:rFonts w:ascii="Arial" w:hAnsi="Arial" w:cs="Arial"/>
                  <w:szCs w:val="20"/>
                </w:rPr>
                <w:t>KZA</w:t>
              </w:r>
            </w:ins>
          </w:p>
        </w:tc>
        <w:tc>
          <w:tcPr>
            <w:tcW w:w="1918" w:type="dxa"/>
          </w:tcPr>
          <w:p w:rsidRPr="002400D8" w:rsidR="00F67D67" w:rsidP="00F67D67" w:rsidRDefault="00F67D67" w14:paraId="2730BAA3" w14:textId="2AEA2D2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61"/>
                <w:rFonts w:asciiTheme="minorHAnsi" w:hAnsiTheme="minorHAnsi" w:cstheme="minorHAnsi"/>
                <w:szCs w:val="20"/>
              </w:rPr>
            </w:pPr>
            <w:ins w:author="Andreyeva, Julia" w:date="2022-03-28T13:46:00Z" w:id="7062">
              <w:r>
                <w:rPr>
                  <w:rFonts w:asciiTheme="minorHAnsi" w:hAnsiTheme="minorHAnsi" w:cstheme="minorHAnsi"/>
                  <w:szCs w:val="20"/>
                </w:rPr>
                <w:t>All</w:t>
              </w:r>
            </w:ins>
          </w:p>
        </w:tc>
      </w:tr>
      <w:tr w:rsidRPr="002400D8" w:rsidR="00E01E82" w:rsidTr="00F67D67" w14:paraId="74DAE566" w14:textId="77777777">
        <w:trPr>
          <w:trHeight w:val="127"/>
          <w:ins w:author="Andreyeva, Julia" w:date="2022-03-28T14:06:00Z" w:id="7063"/>
        </w:trPr>
        <w:tc>
          <w:tcPr>
            <w:cnfStyle w:val="001000000000" w:firstRow="0" w:lastRow="0" w:firstColumn="1" w:lastColumn="0" w:oddVBand="0" w:evenVBand="0" w:oddHBand="0" w:evenHBand="0" w:firstRowFirstColumn="0" w:firstRowLastColumn="0" w:lastRowFirstColumn="0" w:lastRowLastColumn="0"/>
            <w:tcW w:w="2405" w:type="dxa"/>
          </w:tcPr>
          <w:p w:rsidR="00E01E82" w:rsidP="00E01E82" w:rsidRDefault="00E01E82" w14:paraId="05BC2DB8" w14:textId="11181728">
            <w:pPr>
              <w:pStyle w:val="BodyText"/>
              <w:rPr>
                <w:ins w:author="Andreyeva, Julia" w:date="2022-03-28T14:06:00Z" w:id="7064"/>
                <w:rFonts w:asciiTheme="minorHAnsi" w:hAnsiTheme="minorHAnsi" w:cstheme="minorHAnsi"/>
                <w:szCs w:val="20"/>
              </w:rPr>
            </w:pPr>
            <w:ins w:author="Andreyeva, Julia" w:date="2022-03-28T14:06:00Z" w:id="7065">
              <w:r>
                <w:rPr>
                  <w:rFonts w:asciiTheme="minorHAnsi" w:hAnsiTheme="minorHAnsi" w:cstheme="minorHAnsi"/>
                  <w:b w:val="0"/>
                  <w:bCs w:val="0"/>
                  <w:szCs w:val="20"/>
                </w:rPr>
                <w:t>JTI_STOCK_TYPE</w:t>
              </w:r>
            </w:ins>
          </w:p>
        </w:tc>
        <w:tc>
          <w:tcPr>
            <w:tcW w:w="1557" w:type="dxa"/>
          </w:tcPr>
          <w:p w:rsidR="00E01E82" w:rsidP="00E01E82" w:rsidRDefault="00E01E82" w14:paraId="1F32A6E4" w14:textId="643D1FE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66"/>
                <w:rFonts w:asciiTheme="minorHAnsi" w:hAnsiTheme="minorHAnsi" w:cstheme="minorHAnsi"/>
                <w:szCs w:val="20"/>
              </w:rPr>
            </w:pPr>
            <w:ins w:author="Andreyeva, Julia" w:date="2022-03-28T14:06:00Z" w:id="7067">
              <w:r>
                <w:rPr>
                  <w:rFonts w:asciiTheme="minorHAnsi" w:hAnsiTheme="minorHAnsi" w:cstheme="minorHAnsi"/>
                  <w:szCs w:val="20"/>
                </w:rPr>
                <w:t>All</w:t>
              </w:r>
            </w:ins>
          </w:p>
        </w:tc>
        <w:tc>
          <w:tcPr>
            <w:tcW w:w="1417" w:type="dxa"/>
          </w:tcPr>
          <w:p w:rsidR="00E01E82" w:rsidP="00E01E82" w:rsidRDefault="00E01E82" w14:paraId="75393165" w14:textId="17FD36D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68"/>
                <w:rFonts w:asciiTheme="minorHAnsi" w:hAnsiTheme="minorHAnsi" w:cstheme="minorHAnsi"/>
                <w:szCs w:val="20"/>
              </w:rPr>
            </w:pPr>
            <w:ins w:author="Andreyeva, Julia" w:date="2022-03-28T14:06:00Z" w:id="7069">
              <w:r>
                <w:rPr>
                  <w:rFonts w:asciiTheme="minorHAnsi" w:hAnsiTheme="minorHAnsi" w:cstheme="minorHAnsi"/>
                  <w:szCs w:val="20"/>
                </w:rPr>
                <w:t>All</w:t>
              </w:r>
            </w:ins>
          </w:p>
        </w:tc>
        <w:tc>
          <w:tcPr>
            <w:tcW w:w="1357" w:type="dxa"/>
          </w:tcPr>
          <w:p w:rsidRPr="002400D8" w:rsidR="00E01E82" w:rsidP="00E01E82" w:rsidRDefault="00E01E82" w14:paraId="2E28F53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70"/>
                <w:rFonts w:asciiTheme="minorHAnsi" w:hAnsiTheme="minorHAnsi" w:cstheme="minorHAnsi"/>
                <w:szCs w:val="20"/>
              </w:rPr>
            </w:pPr>
          </w:p>
        </w:tc>
        <w:tc>
          <w:tcPr>
            <w:tcW w:w="1264" w:type="dxa"/>
          </w:tcPr>
          <w:p w:rsidR="00E01E82" w:rsidP="00E01E82" w:rsidRDefault="00E01E82" w14:paraId="74540CD4" w14:textId="375028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71"/>
                <w:rFonts w:ascii="Arial" w:hAnsi="Arial" w:cs="Arial"/>
                <w:szCs w:val="20"/>
              </w:rPr>
            </w:pPr>
            <w:ins w:author="Andreyeva, Julia" w:date="2022-03-28T14:06:00Z" w:id="7072">
              <w:r>
                <w:rPr>
                  <w:rFonts w:ascii="Arial" w:hAnsi="Arial" w:cs="Arial"/>
                  <w:szCs w:val="20"/>
                </w:rPr>
                <w:t>ENU</w:t>
              </w:r>
            </w:ins>
          </w:p>
        </w:tc>
        <w:tc>
          <w:tcPr>
            <w:tcW w:w="1918" w:type="dxa"/>
          </w:tcPr>
          <w:p w:rsidR="00E01E82" w:rsidP="00E01E82" w:rsidRDefault="00E01E82" w14:paraId="577D16A7" w14:textId="0D4CFFB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73"/>
                <w:rFonts w:asciiTheme="minorHAnsi" w:hAnsiTheme="minorHAnsi" w:cstheme="minorHAnsi"/>
                <w:szCs w:val="20"/>
              </w:rPr>
            </w:pPr>
            <w:ins w:author="Andreyeva, Julia" w:date="2022-03-28T14:06:00Z" w:id="7074">
              <w:r>
                <w:rPr>
                  <w:rFonts w:asciiTheme="minorHAnsi" w:hAnsiTheme="minorHAnsi" w:cstheme="minorHAnsi"/>
                  <w:szCs w:val="20"/>
                </w:rPr>
                <w:t>All</w:t>
              </w:r>
            </w:ins>
          </w:p>
        </w:tc>
      </w:tr>
      <w:tr w:rsidRPr="002400D8" w:rsidR="00F67D67" w:rsidTr="00F67D67" w14:paraId="55AC54BB" w14:textId="77777777">
        <w:trPr>
          <w:trHeight w:val="127"/>
          <w:ins w:author="Andreyeva, Julia" w:date="2022-03-28T13:46:00Z" w:id="7075"/>
        </w:trPr>
        <w:tc>
          <w:tcPr>
            <w:cnfStyle w:val="001000000000" w:firstRow="0" w:lastRow="0" w:firstColumn="1" w:lastColumn="0" w:oddVBand="0" w:evenVBand="0" w:oddHBand="0" w:evenHBand="0" w:firstRowFirstColumn="0" w:firstRowLastColumn="0" w:lastRowFirstColumn="0" w:lastRowLastColumn="0"/>
            <w:tcW w:w="2405" w:type="dxa"/>
          </w:tcPr>
          <w:p w:rsidR="00F67D67" w:rsidP="00F67D67" w:rsidRDefault="00F67D67" w14:paraId="41733A54" w14:textId="74D3A38F">
            <w:pPr>
              <w:pStyle w:val="BodyText"/>
              <w:rPr>
                <w:ins w:author="Andreyeva, Julia" w:date="2022-03-28T13:46:00Z" w:id="7076"/>
                <w:rFonts w:asciiTheme="minorHAnsi" w:hAnsiTheme="minorHAnsi" w:cstheme="minorHAnsi"/>
                <w:szCs w:val="20"/>
              </w:rPr>
            </w:pPr>
            <w:ins w:author="Andreyeva, Julia" w:date="2022-03-28T13:46:00Z" w:id="7077">
              <w:r>
                <w:rPr>
                  <w:rFonts w:asciiTheme="minorHAnsi" w:hAnsiTheme="minorHAnsi" w:cstheme="minorHAnsi"/>
                  <w:b w:val="0"/>
                  <w:bCs w:val="0"/>
                  <w:szCs w:val="20"/>
                </w:rPr>
                <w:lastRenderedPageBreak/>
                <w:t>JTI_STOCK_TYPE</w:t>
              </w:r>
            </w:ins>
          </w:p>
        </w:tc>
        <w:tc>
          <w:tcPr>
            <w:tcW w:w="1557" w:type="dxa"/>
          </w:tcPr>
          <w:p w:rsidR="00F67D67" w:rsidP="00F67D67" w:rsidRDefault="00F67D67" w14:paraId="7C91793F" w14:textId="7636961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78"/>
                <w:rFonts w:asciiTheme="minorHAnsi" w:hAnsiTheme="minorHAnsi" w:cstheme="minorHAnsi"/>
                <w:szCs w:val="20"/>
              </w:rPr>
            </w:pPr>
            <w:ins w:author="Andreyeva, Julia" w:date="2022-03-28T13:46:00Z" w:id="7079">
              <w:r>
                <w:rPr>
                  <w:rFonts w:asciiTheme="minorHAnsi" w:hAnsiTheme="minorHAnsi" w:cstheme="minorHAnsi"/>
                  <w:szCs w:val="20"/>
                </w:rPr>
                <w:t>Available</w:t>
              </w:r>
            </w:ins>
          </w:p>
        </w:tc>
        <w:tc>
          <w:tcPr>
            <w:tcW w:w="1417" w:type="dxa"/>
          </w:tcPr>
          <w:p w:rsidR="00F67D67" w:rsidP="00F67D67" w:rsidRDefault="00F67D67" w14:paraId="73E56E67" w14:textId="2728D4F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80"/>
                <w:rFonts w:asciiTheme="minorHAnsi" w:hAnsiTheme="minorHAnsi" w:cstheme="minorHAnsi"/>
                <w:szCs w:val="20"/>
              </w:rPr>
            </w:pPr>
            <w:ins w:author="Andreyeva, Julia" w:date="2022-03-28T13:46:00Z" w:id="7081">
              <w:r>
                <w:rPr>
                  <w:rFonts w:asciiTheme="minorHAnsi" w:hAnsiTheme="minorHAnsi" w:cstheme="minorHAnsi"/>
                  <w:szCs w:val="20"/>
                </w:rPr>
                <w:t>Available</w:t>
              </w:r>
            </w:ins>
          </w:p>
        </w:tc>
        <w:tc>
          <w:tcPr>
            <w:tcW w:w="1357" w:type="dxa"/>
          </w:tcPr>
          <w:p w:rsidRPr="002400D8" w:rsidR="00F67D67" w:rsidP="00F67D67" w:rsidRDefault="00F67D67" w14:paraId="43C963D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82"/>
                <w:rFonts w:asciiTheme="minorHAnsi" w:hAnsiTheme="minorHAnsi" w:cstheme="minorHAnsi"/>
                <w:szCs w:val="20"/>
              </w:rPr>
            </w:pPr>
          </w:p>
        </w:tc>
        <w:tc>
          <w:tcPr>
            <w:tcW w:w="1264" w:type="dxa"/>
          </w:tcPr>
          <w:p w:rsidR="00F67D67" w:rsidP="00F67D67" w:rsidRDefault="00F67D67" w14:paraId="2007599D" w14:textId="647F9F4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83"/>
                <w:rFonts w:asciiTheme="minorHAnsi" w:hAnsiTheme="minorHAnsi" w:cstheme="minorHAnsi"/>
                <w:szCs w:val="20"/>
              </w:rPr>
            </w:pPr>
            <w:ins w:author="Andreyeva, Julia" w:date="2022-03-28T13:46:00Z" w:id="7084">
              <w:r>
                <w:rPr>
                  <w:rFonts w:ascii="Arial" w:hAnsi="Arial" w:cs="Arial"/>
                  <w:szCs w:val="20"/>
                </w:rPr>
                <w:t>KZA</w:t>
              </w:r>
            </w:ins>
          </w:p>
        </w:tc>
        <w:tc>
          <w:tcPr>
            <w:tcW w:w="1918" w:type="dxa"/>
          </w:tcPr>
          <w:p w:rsidRPr="002400D8" w:rsidR="00F67D67" w:rsidP="00F67D67" w:rsidRDefault="00F67D67" w14:paraId="5505AC35" w14:textId="0F0EA84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085"/>
                <w:rFonts w:asciiTheme="minorHAnsi" w:hAnsiTheme="minorHAnsi" w:cstheme="minorHAnsi"/>
                <w:szCs w:val="20"/>
              </w:rPr>
            </w:pPr>
            <w:ins w:author="Andreyeva, Julia" w:date="2022-03-28T13:46:00Z" w:id="7086">
              <w:r>
                <w:rPr>
                  <w:rFonts w:asciiTheme="minorHAnsi" w:hAnsiTheme="minorHAnsi" w:cstheme="minorHAnsi"/>
                  <w:szCs w:val="20"/>
                </w:rPr>
                <w:t>Available</w:t>
              </w:r>
            </w:ins>
          </w:p>
        </w:tc>
      </w:tr>
      <w:tr w:rsidRPr="002400D8" w:rsidR="00E01E82" w:rsidTr="00F67D67" w14:paraId="06AC8ED1" w14:textId="77777777">
        <w:trPr>
          <w:trHeight w:val="127"/>
          <w:ins w:author="Andreyeva, Julia" w:date="2022-03-28T14:06:00Z" w:id="7087"/>
        </w:trPr>
        <w:tc>
          <w:tcPr>
            <w:cnfStyle w:val="001000000000" w:firstRow="0" w:lastRow="0" w:firstColumn="1" w:lastColumn="0" w:oddVBand="0" w:evenVBand="0" w:oddHBand="0" w:evenHBand="0" w:firstRowFirstColumn="0" w:firstRowLastColumn="0" w:lastRowFirstColumn="0" w:lastRowLastColumn="0"/>
            <w:tcW w:w="2405" w:type="dxa"/>
          </w:tcPr>
          <w:p w:rsidR="00E01E82" w:rsidP="00E01E82" w:rsidRDefault="00E01E82" w14:paraId="780BF93B" w14:textId="12CCC7AB">
            <w:pPr>
              <w:pStyle w:val="BodyText"/>
              <w:rPr>
                <w:ins w:author="Andreyeva, Julia" w:date="2022-03-28T14:06:00Z" w:id="7088"/>
                <w:rFonts w:asciiTheme="minorHAnsi" w:hAnsiTheme="minorHAnsi" w:cstheme="minorHAnsi"/>
                <w:szCs w:val="20"/>
              </w:rPr>
            </w:pPr>
            <w:ins w:author="Andreyeva, Julia" w:date="2022-03-28T14:06:00Z" w:id="7089">
              <w:r>
                <w:rPr>
                  <w:rFonts w:asciiTheme="minorHAnsi" w:hAnsiTheme="minorHAnsi" w:cstheme="minorHAnsi"/>
                  <w:b w:val="0"/>
                  <w:bCs w:val="0"/>
                  <w:szCs w:val="20"/>
                </w:rPr>
                <w:t>JTI_STOCK_TYPE</w:t>
              </w:r>
            </w:ins>
          </w:p>
        </w:tc>
        <w:tc>
          <w:tcPr>
            <w:tcW w:w="1557" w:type="dxa"/>
          </w:tcPr>
          <w:p w:rsidR="00E01E82" w:rsidP="00E01E82" w:rsidRDefault="00E01E82" w14:paraId="7E65552D" w14:textId="5514ABA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90"/>
                <w:rFonts w:asciiTheme="minorHAnsi" w:hAnsiTheme="minorHAnsi" w:cstheme="minorHAnsi"/>
                <w:szCs w:val="20"/>
              </w:rPr>
            </w:pPr>
            <w:ins w:author="Andreyeva, Julia" w:date="2022-03-28T14:06:00Z" w:id="7091">
              <w:r>
                <w:rPr>
                  <w:rFonts w:asciiTheme="minorHAnsi" w:hAnsiTheme="minorHAnsi" w:cstheme="minorHAnsi"/>
                  <w:szCs w:val="20"/>
                </w:rPr>
                <w:t>Available</w:t>
              </w:r>
            </w:ins>
          </w:p>
        </w:tc>
        <w:tc>
          <w:tcPr>
            <w:tcW w:w="1417" w:type="dxa"/>
          </w:tcPr>
          <w:p w:rsidR="00E01E82" w:rsidP="00E01E82" w:rsidRDefault="00E01E82" w14:paraId="10818C39" w14:textId="15094E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92"/>
                <w:rFonts w:asciiTheme="minorHAnsi" w:hAnsiTheme="minorHAnsi" w:cstheme="minorHAnsi"/>
                <w:szCs w:val="20"/>
              </w:rPr>
            </w:pPr>
            <w:ins w:author="Andreyeva, Julia" w:date="2022-03-28T14:06:00Z" w:id="7093">
              <w:r>
                <w:rPr>
                  <w:rFonts w:asciiTheme="minorHAnsi" w:hAnsiTheme="minorHAnsi" w:cstheme="minorHAnsi"/>
                  <w:szCs w:val="20"/>
                </w:rPr>
                <w:t>Available</w:t>
              </w:r>
            </w:ins>
          </w:p>
        </w:tc>
        <w:tc>
          <w:tcPr>
            <w:tcW w:w="1357" w:type="dxa"/>
          </w:tcPr>
          <w:p w:rsidRPr="002400D8" w:rsidR="00E01E82" w:rsidP="00E01E82" w:rsidRDefault="00E01E82" w14:paraId="54ED175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94"/>
                <w:rFonts w:asciiTheme="minorHAnsi" w:hAnsiTheme="minorHAnsi" w:cstheme="minorHAnsi"/>
                <w:szCs w:val="20"/>
              </w:rPr>
            </w:pPr>
          </w:p>
        </w:tc>
        <w:tc>
          <w:tcPr>
            <w:tcW w:w="1264" w:type="dxa"/>
          </w:tcPr>
          <w:p w:rsidR="00E01E82" w:rsidP="00E01E82" w:rsidRDefault="00E01E82" w14:paraId="26A513AA" w14:textId="64164B7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95"/>
                <w:rFonts w:ascii="Arial" w:hAnsi="Arial" w:cs="Arial"/>
                <w:szCs w:val="20"/>
              </w:rPr>
            </w:pPr>
            <w:ins w:author="Andreyeva, Julia" w:date="2022-03-28T14:06:00Z" w:id="7096">
              <w:r>
                <w:rPr>
                  <w:rFonts w:ascii="Arial" w:hAnsi="Arial" w:cs="Arial"/>
                  <w:szCs w:val="20"/>
                </w:rPr>
                <w:t>ENU</w:t>
              </w:r>
            </w:ins>
          </w:p>
        </w:tc>
        <w:tc>
          <w:tcPr>
            <w:tcW w:w="1918" w:type="dxa"/>
          </w:tcPr>
          <w:p w:rsidR="00E01E82" w:rsidP="00E01E82" w:rsidRDefault="00E01E82" w14:paraId="25F016EF" w14:textId="3D755FD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097"/>
                <w:rFonts w:asciiTheme="minorHAnsi" w:hAnsiTheme="minorHAnsi" w:cstheme="minorHAnsi"/>
                <w:szCs w:val="20"/>
              </w:rPr>
            </w:pPr>
            <w:ins w:author="Andreyeva, Julia" w:date="2022-03-28T14:06:00Z" w:id="7098">
              <w:r>
                <w:rPr>
                  <w:rFonts w:asciiTheme="minorHAnsi" w:hAnsiTheme="minorHAnsi" w:cstheme="minorHAnsi"/>
                  <w:szCs w:val="20"/>
                </w:rPr>
                <w:t>Available</w:t>
              </w:r>
            </w:ins>
          </w:p>
        </w:tc>
      </w:tr>
      <w:tr w:rsidRPr="002400D8" w:rsidR="00F67D67" w:rsidTr="00F67D67" w14:paraId="31CD5CB9" w14:textId="77777777">
        <w:trPr>
          <w:trHeight w:val="127"/>
          <w:ins w:author="Andreyeva, Julia" w:date="2022-03-28T13:46:00Z" w:id="7099"/>
        </w:trPr>
        <w:tc>
          <w:tcPr>
            <w:cnfStyle w:val="001000000000" w:firstRow="0" w:lastRow="0" w:firstColumn="1" w:lastColumn="0" w:oddVBand="0" w:evenVBand="0" w:oddHBand="0" w:evenHBand="0" w:firstRowFirstColumn="0" w:firstRowLastColumn="0" w:lastRowFirstColumn="0" w:lastRowLastColumn="0"/>
            <w:tcW w:w="2405" w:type="dxa"/>
          </w:tcPr>
          <w:p w:rsidR="00F67D67" w:rsidP="00F67D67" w:rsidRDefault="00F67D67" w14:paraId="4C275A61" w14:textId="4059C5AB">
            <w:pPr>
              <w:pStyle w:val="BodyText"/>
              <w:rPr>
                <w:ins w:author="Andreyeva, Julia" w:date="2022-03-28T13:46:00Z" w:id="7100"/>
                <w:rFonts w:asciiTheme="minorHAnsi" w:hAnsiTheme="minorHAnsi" w:cstheme="minorHAnsi"/>
                <w:szCs w:val="20"/>
              </w:rPr>
            </w:pPr>
            <w:ins w:author="Andreyeva, Julia" w:date="2022-03-28T13:46:00Z" w:id="7101">
              <w:r>
                <w:rPr>
                  <w:rFonts w:asciiTheme="minorHAnsi" w:hAnsiTheme="minorHAnsi" w:cstheme="minorHAnsi"/>
                  <w:b w:val="0"/>
                  <w:bCs w:val="0"/>
                  <w:szCs w:val="20"/>
                </w:rPr>
                <w:t>JTI_STOCK_TYPE</w:t>
              </w:r>
            </w:ins>
          </w:p>
        </w:tc>
        <w:tc>
          <w:tcPr>
            <w:tcW w:w="1557" w:type="dxa"/>
          </w:tcPr>
          <w:p w:rsidR="00F67D67" w:rsidP="00F67D67" w:rsidRDefault="00F67D67" w14:paraId="1CC319BA" w14:textId="4F00F4D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102"/>
                <w:rFonts w:asciiTheme="minorHAnsi" w:hAnsiTheme="minorHAnsi" w:cstheme="minorHAnsi"/>
                <w:szCs w:val="20"/>
              </w:rPr>
            </w:pPr>
            <w:ins w:author="Andreyeva, Julia" w:date="2022-03-28T13:46:00Z" w:id="7103">
              <w:r>
                <w:rPr>
                  <w:rFonts w:asciiTheme="minorHAnsi" w:hAnsiTheme="minorHAnsi" w:cstheme="minorHAnsi"/>
                  <w:szCs w:val="20"/>
                </w:rPr>
                <w:t>Blocked</w:t>
              </w:r>
            </w:ins>
          </w:p>
        </w:tc>
        <w:tc>
          <w:tcPr>
            <w:tcW w:w="1417" w:type="dxa"/>
          </w:tcPr>
          <w:p w:rsidR="00F67D67" w:rsidP="00F67D67" w:rsidRDefault="00F67D67" w14:paraId="03BEA9EC" w14:textId="72BE573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104"/>
                <w:rFonts w:asciiTheme="minorHAnsi" w:hAnsiTheme="minorHAnsi" w:cstheme="minorHAnsi"/>
                <w:szCs w:val="20"/>
              </w:rPr>
            </w:pPr>
            <w:ins w:author="Andreyeva, Julia" w:date="2022-03-28T13:46:00Z" w:id="7105">
              <w:r>
                <w:rPr>
                  <w:rFonts w:asciiTheme="minorHAnsi" w:hAnsiTheme="minorHAnsi" w:cstheme="minorHAnsi"/>
                  <w:szCs w:val="20"/>
                </w:rPr>
                <w:t>Blocked</w:t>
              </w:r>
            </w:ins>
          </w:p>
        </w:tc>
        <w:tc>
          <w:tcPr>
            <w:tcW w:w="1357" w:type="dxa"/>
          </w:tcPr>
          <w:p w:rsidRPr="002400D8" w:rsidR="00F67D67" w:rsidP="00F67D67" w:rsidRDefault="00F67D67" w14:paraId="448982C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106"/>
                <w:rFonts w:asciiTheme="minorHAnsi" w:hAnsiTheme="minorHAnsi" w:cstheme="minorHAnsi"/>
                <w:szCs w:val="20"/>
              </w:rPr>
            </w:pPr>
          </w:p>
        </w:tc>
        <w:tc>
          <w:tcPr>
            <w:tcW w:w="1264" w:type="dxa"/>
          </w:tcPr>
          <w:p w:rsidR="00F67D67" w:rsidP="00F67D67" w:rsidRDefault="00F67D67" w14:paraId="6A6BB18F" w14:textId="0B23C04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107"/>
                <w:rFonts w:asciiTheme="minorHAnsi" w:hAnsiTheme="minorHAnsi" w:cstheme="minorHAnsi"/>
                <w:szCs w:val="20"/>
              </w:rPr>
            </w:pPr>
            <w:ins w:author="Andreyeva, Julia" w:date="2022-03-28T13:46:00Z" w:id="7108">
              <w:r>
                <w:rPr>
                  <w:rFonts w:ascii="Arial" w:hAnsi="Arial" w:cs="Arial"/>
                  <w:szCs w:val="20"/>
                </w:rPr>
                <w:t>KZA</w:t>
              </w:r>
            </w:ins>
          </w:p>
        </w:tc>
        <w:tc>
          <w:tcPr>
            <w:tcW w:w="1918" w:type="dxa"/>
          </w:tcPr>
          <w:p w:rsidRPr="002400D8" w:rsidR="00F67D67" w:rsidP="00F67D67" w:rsidRDefault="00F67D67" w14:paraId="4087B8E7" w14:textId="759436B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3:46:00Z" w:id="7109"/>
                <w:rFonts w:asciiTheme="minorHAnsi" w:hAnsiTheme="minorHAnsi" w:cstheme="minorHAnsi"/>
                <w:szCs w:val="20"/>
              </w:rPr>
            </w:pPr>
            <w:ins w:author="Andreyeva, Julia" w:date="2022-03-28T13:46:00Z" w:id="7110">
              <w:r>
                <w:rPr>
                  <w:rFonts w:asciiTheme="minorHAnsi" w:hAnsiTheme="minorHAnsi" w:cstheme="minorHAnsi"/>
                  <w:szCs w:val="20"/>
                </w:rPr>
                <w:t>Blocked</w:t>
              </w:r>
            </w:ins>
          </w:p>
        </w:tc>
      </w:tr>
      <w:tr w:rsidRPr="002400D8" w:rsidR="00E01E82" w:rsidTr="00F67D67" w14:paraId="436CCF2F" w14:textId="77777777">
        <w:trPr>
          <w:trHeight w:val="127"/>
          <w:ins w:author="Andreyeva, Julia" w:date="2022-03-28T14:06:00Z" w:id="7111"/>
        </w:trPr>
        <w:tc>
          <w:tcPr>
            <w:cnfStyle w:val="001000000000" w:firstRow="0" w:lastRow="0" w:firstColumn="1" w:lastColumn="0" w:oddVBand="0" w:evenVBand="0" w:oddHBand="0" w:evenHBand="0" w:firstRowFirstColumn="0" w:firstRowLastColumn="0" w:lastRowFirstColumn="0" w:lastRowLastColumn="0"/>
            <w:tcW w:w="2405" w:type="dxa"/>
          </w:tcPr>
          <w:p w:rsidR="00E01E82" w:rsidP="00E01E82" w:rsidRDefault="00E01E82" w14:paraId="4C7E4B06" w14:textId="6E34348E">
            <w:pPr>
              <w:pStyle w:val="BodyText"/>
              <w:rPr>
                <w:ins w:author="Andreyeva, Julia" w:date="2022-03-28T14:06:00Z" w:id="7112"/>
                <w:rFonts w:asciiTheme="minorHAnsi" w:hAnsiTheme="minorHAnsi" w:cstheme="minorHAnsi"/>
                <w:szCs w:val="20"/>
              </w:rPr>
            </w:pPr>
            <w:ins w:author="Andreyeva, Julia" w:date="2022-03-28T14:06:00Z" w:id="7113">
              <w:r>
                <w:rPr>
                  <w:rFonts w:asciiTheme="minorHAnsi" w:hAnsiTheme="minorHAnsi" w:cstheme="minorHAnsi"/>
                  <w:b w:val="0"/>
                  <w:bCs w:val="0"/>
                  <w:szCs w:val="20"/>
                </w:rPr>
                <w:t>JTI_STOCK_TYPE</w:t>
              </w:r>
            </w:ins>
          </w:p>
        </w:tc>
        <w:tc>
          <w:tcPr>
            <w:tcW w:w="1557" w:type="dxa"/>
          </w:tcPr>
          <w:p w:rsidR="00E01E82" w:rsidP="00E01E82" w:rsidRDefault="00E01E82" w14:paraId="24111367" w14:textId="63D1245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114"/>
                <w:rFonts w:asciiTheme="minorHAnsi" w:hAnsiTheme="minorHAnsi" w:cstheme="minorHAnsi"/>
                <w:szCs w:val="20"/>
              </w:rPr>
            </w:pPr>
            <w:ins w:author="Andreyeva, Julia" w:date="2022-03-28T14:06:00Z" w:id="7115">
              <w:r>
                <w:rPr>
                  <w:rFonts w:asciiTheme="minorHAnsi" w:hAnsiTheme="minorHAnsi" w:cstheme="minorHAnsi"/>
                  <w:szCs w:val="20"/>
                </w:rPr>
                <w:t>Blocked</w:t>
              </w:r>
            </w:ins>
          </w:p>
        </w:tc>
        <w:tc>
          <w:tcPr>
            <w:tcW w:w="1417" w:type="dxa"/>
          </w:tcPr>
          <w:p w:rsidR="00E01E82" w:rsidP="00E01E82" w:rsidRDefault="00E01E82" w14:paraId="3E221150" w14:textId="696D22D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116"/>
                <w:rFonts w:asciiTheme="minorHAnsi" w:hAnsiTheme="minorHAnsi" w:cstheme="minorHAnsi"/>
                <w:szCs w:val="20"/>
              </w:rPr>
            </w:pPr>
            <w:ins w:author="Andreyeva, Julia" w:date="2022-03-28T14:06:00Z" w:id="7117">
              <w:r>
                <w:rPr>
                  <w:rFonts w:asciiTheme="minorHAnsi" w:hAnsiTheme="minorHAnsi" w:cstheme="minorHAnsi"/>
                  <w:szCs w:val="20"/>
                </w:rPr>
                <w:t>Blocked</w:t>
              </w:r>
            </w:ins>
          </w:p>
        </w:tc>
        <w:tc>
          <w:tcPr>
            <w:tcW w:w="1357" w:type="dxa"/>
          </w:tcPr>
          <w:p w:rsidRPr="002400D8" w:rsidR="00E01E82" w:rsidP="00E01E82" w:rsidRDefault="00E01E82" w14:paraId="3BFEFB1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118"/>
                <w:rFonts w:asciiTheme="minorHAnsi" w:hAnsiTheme="minorHAnsi" w:cstheme="minorHAnsi"/>
                <w:szCs w:val="20"/>
              </w:rPr>
            </w:pPr>
          </w:p>
        </w:tc>
        <w:tc>
          <w:tcPr>
            <w:tcW w:w="1264" w:type="dxa"/>
          </w:tcPr>
          <w:p w:rsidR="00E01E82" w:rsidP="00E01E82" w:rsidRDefault="00E01E82" w14:paraId="3FF255DA" w14:textId="23201B5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119"/>
                <w:rFonts w:ascii="Arial" w:hAnsi="Arial" w:cs="Arial"/>
                <w:szCs w:val="20"/>
              </w:rPr>
            </w:pPr>
            <w:ins w:author="Andreyeva, Julia" w:date="2022-03-28T14:06:00Z" w:id="7120">
              <w:r>
                <w:rPr>
                  <w:rFonts w:ascii="Arial" w:hAnsi="Arial" w:cs="Arial"/>
                  <w:szCs w:val="20"/>
                </w:rPr>
                <w:t>ENU</w:t>
              </w:r>
            </w:ins>
          </w:p>
        </w:tc>
        <w:tc>
          <w:tcPr>
            <w:tcW w:w="1918" w:type="dxa"/>
          </w:tcPr>
          <w:p w:rsidR="00E01E82" w:rsidP="00E01E82" w:rsidRDefault="00E01E82" w14:paraId="4ED45925" w14:textId="7C73E27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06:00Z" w:id="7121"/>
                <w:rFonts w:asciiTheme="minorHAnsi" w:hAnsiTheme="minorHAnsi" w:cstheme="minorHAnsi"/>
                <w:szCs w:val="20"/>
              </w:rPr>
            </w:pPr>
            <w:ins w:author="Andreyeva, Julia" w:date="2022-03-28T14:06:00Z" w:id="7122">
              <w:r>
                <w:rPr>
                  <w:rFonts w:asciiTheme="minorHAnsi" w:hAnsiTheme="minorHAnsi" w:cstheme="minorHAnsi"/>
                  <w:szCs w:val="20"/>
                </w:rPr>
                <w:t>Blocked</w:t>
              </w:r>
            </w:ins>
          </w:p>
        </w:tc>
      </w:tr>
    </w:tbl>
    <w:p w:rsidRPr="00E906A2" w:rsidR="009452C5" w:rsidP="00D31061" w:rsidRDefault="009452C5" w14:paraId="7176A0E0" w14:textId="77777777">
      <w:pPr>
        <w:rPr>
          <w:ins w:author="Andreyeva, Julia" w:date="2022-03-03T17:17:00Z" w:id="7123"/>
          <w:b/>
          <w:bCs/>
          <w:color w:val="00857E" w:themeColor="accent3" w:themeShade="BF"/>
          <w:lang w:val="en-US"/>
          <w:rPrChange w:author="Andreyeva, Julia" w:date="2022-03-03T17:34:00Z" w:id="7124">
            <w:rPr>
              <w:ins w:author="Andreyeva, Julia" w:date="2022-03-03T17:17:00Z" w:id="7125"/>
              <w:b/>
              <w:bCs/>
              <w:color w:val="C00000"/>
              <w:lang w:val="en-US"/>
            </w:rPr>
          </w:rPrChange>
        </w:rPr>
      </w:pPr>
    </w:p>
    <w:p w:rsidRPr="00140A91" w:rsidR="00B01AAC" w:rsidP="00D31061" w:rsidRDefault="0087564F" w14:paraId="1C3582BF" w14:textId="0E5B23C5">
      <w:pPr>
        <w:rPr>
          <w:ins w:author="Andreyeva, Julia" w:date="2022-03-03T17:40:00Z" w:id="7126"/>
          <w:b/>
          <w:bCs/>
          <w:lang w:val="en-US"/>
          <w:rPrChange w:author="Andreyeva, Julia" w:date="2022-03-18T14:20:00Z" w:id="7127">
            <w:rPr>
              <w:ins w:author="Andreyeva, Julia" w:date="2022-03-03T17:40:00Z" w:id="7128"/>
              <w:b/>
              <w:bCs/>
              <w:color w:val="00857E" w:themeColor="accent3" w:themeShade="BF"/>
              <w:lang w:val="en-US"/>
            </w:rPr>
          </w:rPrChange>
        </w:rPr>
      </w:pPr>
      <w:ins w:author="Andreyeva, Julia" w:date="2022-03-03T17:40:00Z" w:id="7129">
        <w:r w:rsidRPr="00140A91">
          <w:rPr>
            <w:b/>
            <w:bCs/>
            <w:lang w:val="en-US"/>
            <w:rPrChange w:author="Andreyeva, Julia" w:date="2022-03-18T14:20:00Z" w:id="7130">
              <w:rPr>
                <w:b/>
                <w:bCs/>
                <w:color w:val="C00000"/>
                <w:lang w:val="en-US"/>
              </w:rPr>
            </w:rPrChange>
          </w:rPr>
          <w:t>Price list</w:t>
        </w:r>
      </w:ins>
    </w:p>
    <w:tbl>
      <w:tblPr>
        <w:tblStyle w:val="GridTable1Light-Accent6"/>
        <w:tblW w:w="9864" w:type="dxa"/>
        <w:tblLayout w:type="fixed"/>
        <w:tblLook w:val="01E0" w:firstRow="1" w:lastRow="1" w:firstColumn="1" w:lastColumn="1" w:noHBand="0" w:noVBand="0"/>
      </w:tblPr>
      <w:tblGrid>
        <w:gridCol w:w="988"/>
        <w:gridCol w:w="2976"/>
        <w:gridCol w:w="1843"/>
        <w:gridCol w:w="1276"/>
        <w:gridCol w:w="2781"/>
        <w:tblGridChange w:id="7131">
          <w:tblGrid>
            <w:gridCol w:w="988"/>
            <w:gridCol w:w="2976"/>
            <w:gridCol w:w="1843"/>
            <w:gridCol w:w="1276"/>
            <w:gridCol w:w="2781"/>
          </w:tblGrid>
        </w:tblGridChange>
      </w:tblGrid>
      <w:tr w:rsidRPr="00B00E4F" w:rsidR="006B30DA" w:rsidTr="00362BCE" w14:paraId="7676E0AB" w14:textId="77777777">
        <w:trPr>
          <w:cnfStyle w:val="100000000000" w:firstRow="1" w:lastRow="0" w:firstColumn="0" w:lastColumn="0" w:oddVBand="0" w:evenVBand="0" w:oddHBand="0" w:evenHBand="0" w:firstRowFirstColumn="0" w:firstRowLastColumn="0" w:lastRowFirstColumn="0" w:lastRowLastColumn="0"/>
          <w:ins w:author="Andreyeva, Julia" w:date="2022-03-03T17:40:00Z" w:id="7132"/>
        </w:trPr>
        <w:tc>
          <w:tcPr>
            <w:cnfStyle w:val="001000000000" w:firstRow="0" w:lastRow="0" w:firstColumn="1" w:lastColumn="0" w:oddVBand="0" w:evenVBand="0" w:oddHBand="0" w:evenHBand="0" w:firstRowFirstColumn="0" w:firstRowLastColumn="0" w:lastRowFirstColumn="0" w:lastRowLastColumn="0"/>
            <w:tcW w:w="988" w:type="dxa"/>
            <w:shd w:val="clear" w:color="auto" w:fill="2B5D9A" w:themeFill="accent6" w:themeFillShade="BF"/>
          </w:tcPr>
          <w:p w:rsidRPr="00B00E4F" w:rsidR="006B30DA" w:rsidP="00362BCE" w:rsidRDefault="006B30DA" w14:paraId="4EF20170" w14:textId="77777777">
            <w:pPr>
              <w:pStyle w:val="BodyText"/>
              <w:rPr>
                <w:ins w:author="Andreyeva, Julia" w:date="2022-03-03T17:40:00Z" w:id="7133"/>
                <w:rFonts w:ascii="Arial" w:hAnsi="Arial" w:cs="Arial"/>
                <w:color w:val="FFFFFF" w:themeColor="background1"/>
                <w:szCs w:val="20"/>
              </w:rPr>
            </w:pPr>
            <w:ins w:author="Andreyeva, Julia" w:date="2022-03-03T17:40:00Z" w:id="7134">
              <w:r w:rsidRPr="00B00E4F">
                <w:rPr>
                  <w:rFonts w:ascii="Arial" w:hAnsi="Arial" w:cs="Arial"/>
                  <w:color w:val="FFFFFF" w:themeColor="background1"/>
                  <w:szCs w:val="20"/>
                </w:rPr>
                <w:t>Type</w:t>
              </w:r>
            </w:ins>
          </w:p>
        </w:tc>
        <w:tc>
          <w:tcPr>
            <w:tcW w:w="2976" w:type="dxa"/>
            <w:shd w:val="clear" w:color="auto" w:fill="2B5D9A" w:themeFill="accent6" w:themeFillShade="BF"/>
          </w:tcPr>
          <w:p w:rsidRPr="00B00E4F" w:rsidR="006B30DA" w:rsidP="00362BCE" w:rsidRDefault="006B30DA" w14:paraId="352E16D5"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40:00Z" w:id="7135"/>
                <w:rFonts w:ascii="Arial" w:hAnsi="Arial" w:cs="Arial"/>
                <w:color w:val="FFFFFF" w:themeColor="background1"/>
                <w:szCs w:val="20"/>
              </w:rPr>
            </w:pPr>
            <w:ins w:author="Andreyeva, Julia" w:date="2022-03-03T17:40:00Z" w:id="7136">
              <w:r w:rsidRPr="00B00E4F">
                <w:rPr>
                  <w:rFonts w:ascii="Arial" w:hAnsi="Arial" w:cs="Arial"/>
                  <w:color w:val="FFFFFF" w:themeColor="background1"/>
                  <w:szCs w:val="20"/>
                </w:rPr>
                <w:t>Format</w:t>
              </w:r>
            </w:ins>
          </w:p>
        </w:tc>
        <w:tc>
          <w:tcPr>
            <w:tcW w:w="1843" w:type="dxa"/>
            <w:shd w:val="clear" w:color="auto" w:fill="2B5D9A" w:themeFill="accent6" w:themeFillShade="BF"/>
          </w:tcPr>
          <w:p w:rsidRPr="00B00E4F" w:rsidR="006B30DA" w:rsidP="00362BCE" w:rsidRDefault="006B30DA" w14:paraId="442EA77F"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40:00Z" w:id="7137"/>
                <w:rFonts w:ascii="Arial" w:hAnsi="Arial" w:cs="Arial"/>
                <w:color w:val="FFFFFF" w:themeColor="background1"/>
                <w:szCs w:val="20"/>
              </w:rPr>
            </w:pPr>
            <w:ins w:author="Andreyeva, Julia" w:date="2022-03-03T17:40:00Z" w:id="7138">
              <w:r w:rsidRPr="00B00E4F">
                <w:rPr>
                  <w:rFonts w:ascii="Arial" w:hAnsi="Arial" w:cs="Arial"/>
                  <w:color w:val="FFFFFF" w:themeColor="background1"/>
                  <w:szCs w:val="20"/>
                </w:rPr>
                <w:t>Caption ENU</w:t>
              </w:r>
            </w:ins>
          </w:p>
        </w:tc>
        <w:tc>
          <w:tcPr>
            <w:tcW w:w="1276" w:type="dxa"/>
            <w:shd w:val="clear" w:color="auto" w:fill="2B5D9A" w:themeFill="accent6" w:themeFillShade="BF"/>
          </w:tcPr>
          <w:p w:rsidRPr="00B00E4F" w:rsidR="006B30DA" w:rsidP="00362BCE" w:rsidRDefault="006B30DA" w14:paraId="4CDC7CDE"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40:00Z" w:id="7139"/>
                <w:rFonts w:ascii="Arial" w:hAnsi="Arial" w:cs="Arial"/>
                <w:color w:val="FFFFFF" w:themeColor="background1"/>
                <w:szCs w:val="20"/>
              </w:rPr>
            </w:pPr>
            <w:ins w:author="Andreyeva, Julia" w:date="2022-03-03T17:40:00Z" w:id="7140">
              <w:r w:rsidRPr="00B00E4F">
                <w:rPr>
                  <w:rFonts w:ascii="Arial" w:hAnsi="Arial" w:cs="Arial"/>
                  <w:color w:val="FFFFFF" w:themeColor="background1"/>
                  <w:szCs w:val="20"/>
                </w:rPr>
                <w:t>Language</w:t>
              </w:r>
            </w:ins>
          </w:p>
        </w:tc>
        <w:tc>
          <w:tcPr>
            <w:cnfStyle w:val="000100000000" w:firstRow="0" w:lastRow="0" w:firstColumn="0" w:lastColumn="1" w:oddVBand="0" w:evenVBand="0" w:oddHBand="0" w:evenHBand="0" w:firstRowFirstColumn="0" w:firstRowLastColumn="0" w:lastRowFirstColumn="0" w:lastRowLastColumn="0"/>
            <w:tcW w:w="2781" w:type="dxa"/>
            <w:shd w:val="clear" w:color="auto" w:fill="2B5D9A" w:themeFill="accent6" w:themeFillShade="BF"/>
          </w:tcPr>
          <w:p w:rsidRPr="00B00E4F" w:rsidR="006B30DA" w:rsidP="00362BCE" w:rsidRDefault="006B30DA" w14:paraId="41AF204C" w14:textId="77777777">
            <w:pPr>
              <w:pStyle w:val="BodyText"/>
              <w:rPr>
                <w:ins w:author="Andreyeva, Julia" w:date="2022-03-03T17:40:00Z" w:id="7141"/>
                <w:rFonts w:ascii="Arial" w:hAnsi="Arial" w:cs="Arial"/>
                <w:color w:val="FFFFFF" w:themeColor="background1"/>
                <w:szCs w:val="20"/>
              </w:rPr>
            </w:pPr>
            <w:ins w:author="Andreyeva, Julia" w:date="2022-03-03T17:40:00Z" w:id="7142">
              <w:r w:rsidRPr="00B00E4F">
                <w:rPr>
                  <w:rFonts w:ascii="Arial" w:hAnsi="Arial" w:cs="Arial"/>
                  <w:color w:val="FFFFFF" w:themeColor="background1"/>
                  <w:szCs w:val="20"/>
                </w:rPr>
                <w:t>Caption LOCAL</w:t>
              </w:r>
              <w:r>
                <w:rPr>
                  <w:rFonts w:ascii="Arial" w:hAnsi="Arial" w:cs="Arial"/>
                  <w:color w:val="FFFFFF" w:themeColor="background1"/>
                  <w:szCs w:val="20"/>
                </w:rPr>
                <w:t xml:space="preserve"> EIR</w:t>
              </w:r>
            </w:ins>
          </w:p>
        </w:tc>
      </w:tr>
      <w:tr w:rsidRPr="00B00E4F" w:rsidR="00DB39D4" w:rsidTr="00362BCE" w14:paraId="39C4442E" w14:textId="77777777">
        <w:trPr>
          <w:trHeight w:val="70"/>
          <w:ins w:author="Andreyeva, Julia" w:date="2022-03-28T14:22:00Z" w:id="7143"/>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00DB39D4" w:rsidP="00DB39D4" w:rsidRDefault="00DB39D4" w14:paraId="688C1386" w14:textId="1F3F07FE">
            <w:pPr>
              <w:pStyle w:val="BodyText"/>
              <w:rPr>
                <w:ins w:author="Andreyeva, Julia" w:date="2022-03-28T14:22:00Z" w:id="7144"/>
                <w:rFonts w:ascii="Arial" w:hAnsi="Arial" w:cs="Arial"/>
                <w:szCs w:val="20"/>
              </w:rPr>
            </w:pPr>
            <w:ins w:author="Andreyeva, Julia" w:date="2022-03-28T14:22:00Z" w:id="7145">
              <w:r>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B6405F" w:rsidR="00DB39D4" w:rsidP="00DB39D4" w:rsidRDefault="00DB39D4" w14:paraId="60D5DD0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46"/>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Pr="0035373B" w:rsidR="00DB39D4" w:rsidP="00DB39D4" w:rsidRDefault="00DB39D4" w14:paraId="078C940F" w14:textId="5022660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47"/>
                <w:rFonts w:ascii="Arial" w:hAnsi="Arial" w:cs="Arial"/>
                <w:szCs w:val="20"/>
              </w:rPr>
            </w:pPr>
            <w:ins w:author="Andreyeva, Julia" w:date="2022-03-28T14:22:00Z" w:id="7148">
              <w:r w:rsidRPr="0035373B">
                <w:rPr>
                  <w:rFonts w:ascii="Arial" w:hAnsi="Arial" w:cs="Arial"/>
                  <w:szCs w:val="20"/>
                </w:rPr>
                <w:t>Category</w:t>
              </w:r>
            </w:ins>
          </w:p>
        </w:tc>
        <w:tc>
          <w:tcPr>
            <w:tcW w:w="1276" w:type="dxa"/>
            <w:tcBorders>
              <w:top w:val="single" w:color="8CB1DE" w:themeColor="accent6" w:themeTint="99" w:sz="4" w:space="0"/>
              <w:bottom w:val="single" w:color="8CB1DE" w:themeColor="accent6" w:themeTint="99" w:sz="4" w:space="0"/>
            </w:tcBorders>
          </w:tcPr>
          <w:p w:rsidRPr="00B6405F" w:rsidR="00DB39D4" w:rsidP="00DB39D4" w:rsidRDefault="00DB39D4" w14:paraId="3718C05E" w14:textId="73A2976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49"/>
                <w:rFonts w:ascii="Arial" w:hAnsi="Arial" w:cs="Arial"/>
                <w:szCs w:val="20"/>
              </w:rPr>
            </w:pPr>
            <w:ins w:author="Andreyeva, Julia" w:date="2022-03-28T14:22:00Z" w:id="7150">
              <w:r>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68221D" w:rsidR="00DB39D4" w:rsidP="00DB39D4" w:rsidRDefault="00DB39D4" w14:paraId="4B98A379" w14:textId="0DB2C5A0">
            <w:pPr>
              <w:pStyle w:val="BodyText"/>
              <w:rPr>
                <w:ins w:author="Andreyeva, Julia" w:date="2022-03-28T14:22:00Z" w:id="7151"/>
                <w:rFonts w:ascii="Arial" w:hAnsi="Arial" w:cs="Arial"/>
                <w:b w:val="0"/>
                <w:szCs w:val="20"/>
              </w:rPr>
            </w:pPr>
            <w:ins w:author="Andreyeva, Julia" w:date="2022-03-28T14:22:00Z" w:id="7152">
              <w:r w:rsidRPr="00AE2229">
                <w:rPr>
                  <w:rFonts w:ascii="Arial" w:hAnsi="Arial" w:cs="Arial"/>
                  <w:b w:val="0"/>
                  <w:bCs w:val="0"/>
                  <w:szCs w:val="20"/>
                </w:rPr>
                <w:t>Category</w:t>
              </w:r>
            </w:ins>
          </w:p>
        </w:tc>
      </w:tr>
      <w:tr w:rsidRPr="00B00E4F" w:rsidR="006D197E" w:rsidTr="00362BCE" w14:paraId="353B165C" w14:textId="77777777">
        <w:trPr>
          <w:trHeight w:val="70"/>
          <w:ins w:author="Andreyeva, Julia" w:date="2022-03-03T17:40:00Z" w:id="7153"/>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B00E4F" w:rsidR="006D197E" w:rsidP="006D197E" w:rsidRDefault="006D197E" w14:paraId="4995F0E3" w14:textId="77777777">
            <w:pPr>
              <w:pStyle w:val="BodyText"/>
              <w:rPr>
                <w:ins w:author="Andreyeva, Julia" w:date="2022-03-03T17:40:00Z" w:id="7154"/>
                <w:rFonts w:ascii="Arial" w:hAnsi="Arial" w:cs="Arial"/>
                <w:b w:val="0"/>
                <w:bCs w:val="0"/>
                <w:szCs w:val="20"/>
              </w:rPr>
            </w:pPr>
            <w:ins w:author="Andreyeva, Julia" w:date="2022-03-03T17:40:00Z" w:id="7155">
              <w:r>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B6405F" w:rsidR="006D197E" w:rsidP="006D197E" w:rsidRDefault="006D197E" w14:paraId="18471C8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156"/>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Pr="00B6405F" w:rsidR="006D197E" w:rsidP="006D197E" w:rsidRDefault="006D197E" w14:paraId="7B1EBF6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157"/>
                <w:rFonts w:ascii="Arial" w:hAnsi="Arial" w:cs="Arial"/>
                <w:szCs w:val="20"/>
              </w:rPr>
            </w:pPr>
            <w:ins w:author="Andreyeva, Julia" w:date="2022-03-03T17:40:00Z" w:id="7158">
              <w:r w:rsidRPr="0035373B">
                <w:rPr>
                  <w:rFonts w:ascii="Arial" w:hAnsi="Arial" w:cs="Arial"/>
                  <w:szCs w:val="20"/>
                </w:rPr>
                <w:t>Category</w:t>
              </w:r>
            </w:ins>
          </w:p>
        </w:tc>
        <w:tc>
          <w:tcPr>
            <w:tcW w:w="1276" w:type="dxa"/>
            <w:tcBorders>
              <w:top w:val="single" w:color="8CB1DE" w:themeColor="accent6" w:themeTint="99" w:sz="4" w:space="0"/>
              <w:bottom w:val="single" w:color="8CB1DE" w:themeColor="accent6" w:themeTint="99" w:sz="4" w:space="0"/>
            </w:tcBorders>
          </w:tcPr>
          <w:p w:rsidRPr="00B6405F" w:rsidR="006D197E" w:rsidP="006D197E" w:rsidRDefault="006D197E" w14:paraId="65A2F55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159"/>
                <w:rFonts w:ascii="Arial" w:hAnsi="Arial" w:cs="Arial"/>
                <w:szCs w:val="20"/>
              </w:rPr>
            </w:pPr>
            <w:ins w:author="Andreyeva, Julia" w:date="2022-03-03T17:40:00Z" w:id="7160">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6D197E" w:rsidP="006D197E" w:rsidRDefault="006D197E" w14:paraId="37AAF9BA" w14:textId="4D8B5DE5">
            <w:pPr>
              <w:pStyle w:val="BodyText"/>
              <w:rPr>
                <w:ins w:author="Andreyeva, Julia" w:date="2022-03-03T17:40:00Z" w:id="7161"/>
                <w:rFonts w:ascii="Arial" w:hAnsi="Arial" w:cs="Arial"/>
                <w:b w:val="0"/>
                <w:bCs w:val="0"/>
                <w:szCs w:val="20"/>
                <w:rPrChange w:author="Andreyeva, Julia" w:date="2022-03-31T14:10:00Z" w:id="7162">
                  <w:rPr>
                    <w:ins w:author="Andreyeva, Julia" w:date="2022-03-03T17:40:00Z" w:id="7163"/>
                    <w:rFonts w:ascii="Arial" w:hAnsi="Arial" w:cs="Arial"/>
                    <w:b w:val="0"/>
                    <w:bCs w:val="0"/>
                    <w:szCs w:val="20"/>
                  </w:rPr>
                </w:rPrChange>
              </w:rPr>
            </w:pPr>
            <w:ins w:author="Andreyeva, Julia" w:date="2022-03-15T14:34:00Z" w:id="7164">
              <w:r w:rsidRPr="00F60814">
                <w:rPr>
                  <w:rFonts w:ascii="Arial" w:hAnsi="Arial" w:cs="Arial"/>
                  <w:b w:val="0"/>
                  <w:bCs w:val="0"/>
                  <w:szCs w:val="20"/>
                  <w:rPrChange w:author="Andreyeva, Julia" w:date="2022-03-31T14:10:00Z" w:id="7165">
                    <w:rPr>
                      <w:rFonts w:ascii="Arial" w:hAnsi="Arial" w:cs="Arial"/>
                      <w:szCs w:val="20"/>
                    </w:rPr>
                  </w:rPrChange>
                </w:rPr>
                <w:t>Category</w:t>
              </w:r>
            </w:ins>
          </w:p>
        </w:tc>
      </w:tr>
      <w:tr w:rsidRPr="00B00E4F" w:rsidR="00DB39D4" w:rsidTr="00362BCE" w14:paraId="149B534B" w14:textId="77777777">
        <w:trPr>
          <w:trHeight w:val="70"/>
          <w:ins w:author="Andreyeva, Julia" w:date="2022-03-28T14:22:00Z" w:id="7166"/>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00DB39D4" w:rsidP="00DB39D4" w:rsidRDefault="00DB39D4" w14:paraId="4C3FD38F" w14:textId="236534A8">
            <w:pPr>
              <w:pStyle w:val="BodyText"/>
              <w:rPr>
                <w:ins w:author="Andreyeva, Julia" w:date="2022-03-28T14:22:00Z" w:id="7167"/>
                <w:rFonts w:ascii="Arial" w:hAnsi="Arial" w:cs="Arial"/>
                <w:szCs w:val="20"/>
              </w:rPr>
            </w:pPr>
            <w:ins w:author="Andreyeva, Julia" w:date="2022-03-28T14:22:00Z" w:id="7168">
              <w:r w:rsidRPr="00A0116B">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B6405F" w:rsidR="00DB39D4" w:rsidP="00DB39D4" w:rsidRDefault="00DB39D4" w14:paraId="47A3F13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69"/>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Pr="0035373B" w:rsidR="00DB39D4" w:rsidP="00DB39D4" w:rsidRDefault="00DB39D4" w14:paraId="776888EA" w14:textId="7CA1D57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70"/>
                <w:rFonts w:ascii="Arial" w:hAnsi="Arial" w:cs="Arial"/>
                <w:szCs w:val="20"/>
              </w:rPr>
            </w:pPr>
            <w:ins w:author="Andreyeva, Julia" w:date="2022-03-28T14:22:00Z" w:id="7171">
              <w:r>
                <w:rPr>
                  <w:rFonts w:ascii="Arial" w:hAnsi="Arial" w:cs="Arial"/>
                  <w:szCs w:val="20"/>
                </w:rPr>
                <w:t>Target List</w:t>
              </w:r>
            </w:ins>
          </w:p>
        </w:tc>
        <w:tc>
          <w:tcPr>
            <w:tcW w:w="1276" w:type="dxa"/>
            <w:tcBorders>
              <w:top w:val="single" w:color="8CB1DE" w:themeColor="accent6" w:themeTint="99" w:sz="4" w:space="0"/>
              <w:bottom w:val="single" w:color="8CB1DE" w:themeColor="accent6" w:themeTint="99" w:sz="4" w:space="0"/>
            </w:tcBorders>
          </w:tcPr>
          <w:p w:rsidRPr="00B6405F" w:rsidR="00DB39D4" w:rsidP="00DB39D4" w:rsidRDefault="00DB39D4" w14:paraId="005967FB" w14:textId="586C532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72"/>
                <w:rFonts w:ascii="Arial" w:hAnsi="Arial" w:cs="Arial"/>
                <w:szCs w:val="20"/>
              </w:rPr>
            </w:pPr>
            <w:ins w:author="Andreyeva, Julia" w:date="2022-03-28T14:22:00Z" w:id="7173">
              <w:r>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DB39D4" w:rsidP="00DB39D4" w:rsidRDefault="00DB39D4" w14:paraId="00F6BC1D" w14:textId="20134C3C">
            <w:pPr>
              <w:pStyle w:val="BodyText"/>
              <w:rPr>
                <w:ins w:author="Andreyeva, Julia" w:date="2022-03-28T14:22:00Z" w:id="7174"/>
                <w:rFonts w:ascii="Arial" w:hAnsi="Arial" w:cs="Arial"/>
                <w:b w:val="0"/>
                <w:bCs w:val="0"/>
                <w:szCs w:val="20"/>
                <w:rPrChange w:author="Andreyeva, Julia" w:date="2022-03-31T14:10:00Z" w:id="7175">
                  <w:rPr>
                    <w:ins w:author="Andreyeva, Julia" w:date="2022-03-28T14:22:00Z" w:id="7176"/>
                    <w:rFonts w:ascii="Arial" w:hAnsi="Arial" w:cs="Arial"/>
                    <w:b w:val="0"/>
                    <w:szCs w:val="20"/>
                  </w:rPr>
                </w:rPrChange>
              </w:rPr>
            </w:pPr>
            <w:ins w:author="Andreyeva, Julia" w:date="2022-03-28T14:22:00Z" w:id="7177">
              <w:r w:rsidRPr="00F60814">
                <w:rPr>
                  <w:rFonts w:ascii="Arial" w:hAnsi="Arial" w:cs="Arial"/>
                  <w:b w:val="0"/>
                  <w:bCs w:val="0"/>
                  <w:szCs w:val="20"/>
                  <w:rPrChange w:author="Andreyeva, Julia" w:date="2022-03-31T14:10:00Z" w:id="7178">
                    <w:rPr>
                      <w:rFonts w:ascii="Arial" w:hAnsi="Arial" w:cs="Arial"/>
                      <w:b w:val="0"/>
                      <w:bCs w:val="0"/>
                      <w:szCs w:val="20"/>
                    </w:rPr>
                  </w:rPrChange>
                </w:rPr>
                <w:t>Target List</w:t>
              </w:r>
            </w:ins>
          </w:p>
        </w:tc>
      </w:tr>
      <w:tr w:rsidRPr="00B00E4F" w:rsidR="006D197E" w:rsidTr="00362BCE" w14:paraId="67D7EEFE" w14:textId="77777777">
        <w:trPr>
          <w:trHeight w:val="70"/>
          <w:ins w:author="Andreyeva, Julia" w:date="2022-03-03T17:40:00Z" w:id="7179"/>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A0116B" w:rsidR="006D197E" w:rsidP="006D197E" w:rsidRDefault="006D197E" w14:paraId="36D58D55" w14:textId="77777777">
            <w:pPr>
              <w:pStyle w:val="BodyText"/>
              <w:rPr>
                <w:ins w:author="Andreyeva, Julia" w:date="2022-03-03T17:40:00Z" w:id="7180"/>
                <w:rFonts w:ascii="Arial" w:hAnsi="Arial" w:cs="Arial"/>
                <w:b w:val="0"/>
                <w:bCs w:val="0"/>
                <w:szCs w:val="20"/>
              </w:rPr>
            </w:pPr>
            <w:ins w:author="Andreyeva, Julia" w:date="2022-03-03T17:40:00Z" w:id="7181">
              <w:r w:rsidRPr="00A0116B">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C4363C" w:rsidR="006D197E" w:rsidP="006D197E" w:rsidRDefault="006D197E" w14:paraId="399BBB6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182"/>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Pr="00C4363C" w:rsidR="006D197E" w:rsidP="006D197E" w:rsidRDefault="006D197E" w14:paraId="26719A9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183"/>
                <w:rFonts w:ascii="Arial" w:hAnsi="Arial" w:cs="Arial"/>
                <w:szCs w:val="20"/>
              </w:rPr>
            </w:pPr>
            <w:ins w:author="Andreyeva, Julia" w:date="2022-03-03T17:40:00Z" w:id="7184">
              <w:r>
                <w:rPr>
                  <w:rFonts w:ascii="Arial" w:hAnsi="Arial" w:cs="Arial"/>
                  <w:szCs w:val="20"/>
                </w:rPr>
                <w:t>Target List</w:t>
              </w:r>
            </w:ins>
          </w:p>
        </w:tc>
        <w:tc>
          <w:tcPr>
            <w:tcW w:w="1276" w:type="dxa"/>
            <w:tcBorders>
              <w:top w:val="single" w:color="8CB1DE" w:themeColor="accent6" w:themeTint="99" w:sz="4" w:space="0"/>
              <w:bottom w:val="single" w:color="8CB1DE" w:themeColor="accent6" w:themeTint="99" w:sz="4" w:space="0"/>
            </w:tcBorders>
          </w:tcPr>
          <w:p w:rsidRPr="00C4363C" w:rsidR="006D197E" w:rsidP="006D197E" w:rsidRDefault="006D197E" w14:paraId="6F4363F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185"/>
                <w:rFonts w:ascii="Arial" w:hAnsi="Arial" w:cs="Arial"/>
                <w:szCs w:val="20"/>
              </w:rPr>
            </w:pPr>
            <w:ins w:author="Andreyeva, Julia" w:date="2022-03-03T17:40:00Z" w:id="7186">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6D197E" w:rsidP="006D197E" w:rsidRDefault="006D197E" w14:paraId="075F233F" w14:textId="769DF8F9">
            <w:pPr>
              <w:pStyle w:val="BodyText"/>
              <w:rPr>
                <w:ins w:author="Andreyeva, Julia" w:date="2022-03-03T17:40:00Z" w:id="7187"/>
                <w:rFonts w:ascii="Arial" w:hAnsi="Arial" w:cs="Arial"/>
                <w:b w:val="0"/>
                <w:bCs w:val="0"/>
                <w:szCs w:val="20"/>
                <w:rPrChange w:author="Andreyeva, Julia" w:date="2022-03-31T14:10:00Z" w:id="7188">
                  <w:rPr>
                    <w:ins w:author="Andreyeva, Julia" w:date="2022-03-03T17:40:00Z" w:id="7189"/>
                    <w:rFonts w:ascii="Arial" w:hAnsi="Arial" w:cs="Arial"/>
                    <w:szCs w:val="20"/>
                  </w:rPr>
                </w:rPrChange>
              </w:rPr>
            </w:pPr>
            <w:ins w:author="Andreyeva, Julia" w:date="2022-03-15T14:34:00Z" w:id="7190">
              <w:r w:rsidRPr="00F60814">
                <w:rPr>
                  <w:rFonts w:ascii="Arial" w:hAnsi="Arial" w:cs="Arial"/>
                  <w:b w:val="0"/>
                  <w:bCs w:val="0"/>
                  <w:szCs w:val="20"/>
                  <w:rPrChange w:author="Andreyeva, Julia" w:date="2022-03-31T14:10:00Z" w:id="7191">
                    <w:rPr>
                      <w:rFonts w:ascii="Arial" w:hAnsi="Arial" w:cs="Arial"/>
                      <w:szCs w:val="20"/>
                    </w:rPr>
                  </w:rPrChange>
                </w:rPr>
                <w:t>Target List</w:t>
              </w:r>
            </w:ins>
          </w:p>
        </w:tc>
      </w:tr>
      <w:tr w:rsidRPr="00B00E4F" w:rsidR="00DB39D4" w:rsidTr="00362BCE" w14:paraId="103B344E" w14:textId="77777777">
        <w:trPr>
          <w:trHeight w:val="70"/>
          <w:ins w:author="Andreyeva, Julia" w:date="2022-03-28T14:22:00Z" w:id="7192"/>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A0116B" w:rsidR="00DB39D4" w:rsidP="00DB39D4" w:rsidRDefault="00DB39D4" w14:paraId="02E714DE" w14:textId="3C664EFD">
            <w:pPr>
              <w:pStyle w:val="BodyText"/>
              <w:rPr>
                <w:ins w:author="Andreyeva, Julia" w:date="2022-03-28T14:22:00Z" w:id="7193"/>
                <w:rFonts w:ascii="Arial" w:hAnsi="Arial" w:cs="Arial"/>
                <w:szCs w:val="20"/>
              </w:rPr>
            </w:pPr>
            <w:ins w:author="Andreyeva, Julia" w:date="2022-03-28T14:23:00Z" w:id="7194">
              <w:r w:rsidRPr="00A0116B">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76182D8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95"/>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00DB39D4" w:rsidP="00DB39D4" w:rsidRDefault="00DB39D4" w14:paraId="1896E285" w14:textId="3BF11BD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96"/>
                <w:rFonts w:ascii="Arial" w:hAnsi="Arial" w:cs="Arial"/>
                <w:szCs w:val="20"/>
              </w:rPr>
            </w:pPr>
            <w:ins w:author="Andreyeva, Julia" w:date="2022-03-28T14:23:00Z" w:id="7197">
              <w:r>
                <w:rPr>
                  <w:rFonts w:ascii="Arial" w:hAnsi="Arial" w:cs="Arial"/>
                  <w:szCs w:val="20"/>
                </w:rPr>
                <w:t>Distributor</w:t>
              </w:r>
            </w:ins>
          </w:p>
        </w:tc>
        <w:tc>
          <w:tcPr>
            <w:tcW w:w="1276" w:type="dxa"/>
            <w:tcBorders>
              <w:top w:val="single" w:color="8CB1DE" w:themeColor="accent6" w:themeTint="99" w:sz="4" w:space="0"/>
              <w:bottom w:val="single" w:color="8CB1DE" w:themeColor="accent6" w:themeTint="99" w:sz="4" w:space="0"/>
            </w:tcBorders>
          </w:tcPr>
          <w:p w:rsidR="00DB39D4" w:rsidP="00DB39D4" w:rsidRDefault="00DB39D4" w14:paraId="6F7CD052" w14:textId="24E9B3C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2:00Z" w:id="7198"/>
                <w:rFonts w:ascii="Arial" w:hAnsi="Arial" w:cs="Arial"/>
                <w:szCs w:val="20"/>
              </w:rPr>
            </w:pPr>
            <w:ins w:author="Andreyeva, Julia" w:date="2022-03-28T14:23:00Z" w:id="7199">
              <w:r>
                <w:rPr>
                  <w:rFonts w:ascii="Arial" w:hAnsi="Arial" w:cs="Arial"/>
                  <w:szCs w:val="20"/>
                </w:rPr>
                <w:t>EIR</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DB39D4" w:rsidP="00DB39D4" w:rsidRDefault="00DB39D4" w14:paraId="2250C8FC" w14:textId="6C18198F">
            <w:pPr>
              <w:pStyle w:val="BodyText"/>
              <w:rPr>
                <w:ins w:author="Andreyeva, Julia" w:date="2022-03-28T14:22:00Z" w:id="7200"/>
                <w:rFonts w:ascii="Arial" w:hAnsi="Arial" w:cs="Arial"/>
                <w:b w:val="0"/>
                <w:bCs w:val="0"/>
                <w:szCs w:val="20"/>
                <w:rPrChange w:author="Andreyeva, Julia" w:date="2022-03-31T14:10:00Z" w:id="7201">
                  <w:rPr>
                    <w:ins w:author="Andreyeva, Julia" w:date="2022-03-28T14:22:00Z" w:id="7202"/>
                    <w:rFonts w:ascii="Arial" w:hAnsi="Arial" w:cs="Arial"/>
                    <w:b w:val="0"/>
                    <w:szCs w:val="20"/>
                  </w:rPr>
                </w:rPrChange>
              </w:rPr>
            </w:pPr>
            <w:ins w:author="Andreyeva, Julia" w:date="2022-03-28T14:23:00Z" w:id="7203">
              <w:r w:rsidRPr="00F60814">
                <w:rPr>
                  <w:rFonts w:ascii="Arial" w:hAnsi="Arial" w:cs="Arial"/>
                  <w:b w:val="0"/>
                  <w:bCs w:val="0"/>
                  <w:szCs w:val="20"/>
                  <w:rPrChange w:author="Andreyeva, Julia" w:date="2022-03-31T14:10:00Z" w:id="7204">
                    <w:rPr>
                      <w:rFonts w:ascii="Arial" w:hAnsi="Arial" w:cs="Arial"/>
                      <w:b w:val="0"/>
                      <w:bCs w:val="0"/>
                      <w:szCs w:val="20"/>
                    </w:rPr>
                  </w:rPrChange>
                </w:rPr>
                <w:t>Distributor</w:t>
              </w:r>
            </w:ins>
          </w:p>
        </w:tc>
      </w:tr>
      <w:tr w:rsidRPr="00B00E4F" w:rsidR="006D197E" w:rsidTr="00362BCE" w14:paraId="3CB0ACCC" w14:textId="77777777">
        <w:trPr>
          <w:trHeight w:val="70"/>
          <w:ins w:author="Andreyeva, Julia" w:date="2022-03-03T17:40:00Z" w:id="7205"/>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A0116B" w:rsidR="006D197E" w:rsidP="006D197E" w:rsidRDefault="006D197E" w14:paraId="61F86E92" w14:textId="77777777">
            <w:pPr>
              <w:pStyle w:val="BodyText"/>
              <w:rPr>
                <w:ins w:author="Andreyeva, Julia" w:date="2022-03-03T17:40:00Z" w:id="7206"/>
                <w:rFonts w:ascii="Arial" w:hAnsi="Arial" w:cs="Arial"/>
                <w:b w:val="0"/>
                <w:bCs w:val="0"/>
                <w:szCs w:val="20"/>
              </w:rPr>
            </w:pPr>
            <w:ins w:author="Andreyeva, Julia" w:date="2022-03-03T17:40:00Z" w:id="7207">
              <w:r w:rsidRPr="00A0116B">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C4363C" w:rsidR="006D197E" w:rsidP="006D197E" w:rsidRDefault="006D197E" w14:paraId="12B6D14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08"/>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006D197E" w:rsidP="006D197E" w:rsidRDefault="006D197E" w14:paraId="0A86418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09"/>
                <w:rFonts w:ascii="Arial" w:hAnsi="Arial" w:cs="Arial"/>
                <w:szCs w:val="20"/>
              </w:rPr>
            </w:pPr>
            <w:ins w:author="Andreyeva, Julia" w:date="2022-03-03T17:40:00Z" w:id="7210">
              <w:r>
                <w:rPr>
                  <w:rFonts w:ascii="Arial" w:hAnsi="Arial" w:cs="Arial"/>
                  <w:szCs w:val="20"/>
                </w:rPr>
                <w:t>Distributor</w:t>
              </w:r>
            </w:ins>
          </w:p>
        </w:tc>
        <w:tc>
          <w:tcPr>
            <w:tcW w:w="1276" w:type="dxa"/>
            <w:tcBorders>
              <w:top w:val="single" w:color="8CB1DE" w:themeColor="accent6" w:themeTint="99" w:sz="4" w:space="0"/>
              <w:bottom w:val="single" w:color="8CB1DE" w:themeColor="accent6" w:themeTint="99" w:sz="4" w:space="0"/>
            </w:tcBorders>
          </w:tcPr>
          <w:p w:rsidR="006D197E" w:rsidP="006D197E" w:rsidRDefault="006D197E" w14:paraId="5B8D3B4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11"/>
                <w:rFonts w:ascii="Arial" w:hAnsi="Arial" w:cs="Arial"/>
                <w:szCs w:val="20"/>
              </w:rPr>
            </w:pPr>
            <w:ins w:author="Andreyeva, Julia" w:date="2022-03-03T17:40:00Z" w:id="7212">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6D197E" w:rsidP="006D197E" w:rsidRDefault="006D197E" w14:paraId="5428CF97" w14:textId="2565600B">
            <w:pPr>
              <w:pStyle w:val="BodyText"/>
              <w:rPr>
                <w:ins w:author="Andreyeva, Julia" w:date="2022-03-03T17:40:00Z" w:id="7213"/>
                <w:rFonts w:ascii="Arial" w:hAnsi="Arial" w:cs="Arial"/>
                <w:b w:val="0"/>
                <w:bCs w:val="0"/>
                <w:szCs w:val="20"/>
                <w:rPrChange w:author="Andreyeva, Julia" w:date="2022-03-31T14:10:00Z" w:id="7214">
                  <w:rPr>
                    <w:ins w:author="Andreyeva, Julia" w:date="2022-03-03T17:40:00Z" w:id="7215"/>
                    <w:rFonts w:ascii="Arial" w:hAnsi="Arial" w:cs="Arial"/>
                    <w:szCs w:val="20"/>
                  </w:rPr>
                </w:rPrChange>
              </w:rPr>
            </w:pPr>
            <w:ins w:author="Andreyeva, Julia" w:date="2022-03-15T14:34:00Z" w:id="7216">
              <w:r w:rsidRPr="00F60814">
                <w:rPr>
                  <w:rFonts w:ascii="Arial" w:hAnsi="Arial" w:cs="Arial"/>
                  <w:b w:val="0"/>
                  <w:bCs w:val="0"/>
                  <w:szCs w:val="20"/>
                  <w:rPrChange w:author="Andreyeva, Julia" w:date="2022-03-31T14:10:00Z" w:id="7217">
                    <w:rPr>
                      <w:rFonts w:ascii="Arial" w:hAnsi="Arial" w:cs="Arial"/>
                      <w:szCs w:val="20"/>
                    </w:rPr>
                  </w:rPrChange>
                </w:rPr>
                <w:t>Distributor</w:t>
              </w:r>
            </w:ins>
          </w:p>
        </w:tc>
      </w:tr>
      <w:tr w:rsidRPr="00B00E4F" w:rsidR="00DB39D4" w:rsidTr="00362BCE" w14:paraId="38E66BCB" w14:textId="77777777">
        <w:trPr>
          <w:trHeight w:val="70"/>
          <w:ins w:author="Andreyeva, Julia" w:date="2022-03-28T14:23:00Z" w:id="7218"/>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C4363C" w:rsidR="00DB39D4" w:rsidP="00DB39D4" w:rsidRDefault="00DB39D4" w14:paraId="741107A4" w14:textId="0FA266E8">
            <w:pPr>
              <w:pStyle w:val="BodyText"/>
              <w:rPr>
                <w:ins w:author="Andreyeva, Julia" w:date="2022-03-28T14:23:00Z" w:id="7219"/>
                <w:rFonts w:ascii="Arial" w:hAnsi="Arial" w:cs="Arial"/>
                <w:szCs w:val="20"/>
              </w:rPr>
            </w:pPr>
            <w:ins w:author="Andreyeva, Julia" w:date="2022-03-28T14:23:00Z" w:id="7220">
              <w:r w:rsidRPr="00C4363C">
                <w:rPr>
                  <w:rFonts w:ascii="Arial" w:hAnsi="Arial" w:cs="Arial"/>
                  <w:b w:val="0"/>
                  <w:bCs w:val="0"/>
                  <w:szCs w:val="20"/>
                </w:rPr>
                <w:t>Button</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4C5F078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21"/>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Pr="00C4363C" w:rsidR="00DB39D4" w:rsidP="00DB39D4" w:rsidRDefault="00DB39D4" w14:paraId="74B1987E" w14:textId="6452874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22"/>
                <w:rFonts w:ascii="Arial" w:hAnsi="Arial" w:cs="Arial"/>
                <w:szCs w:val="20"/>
              </w:rPr>
            </w:pPr>
            <w:ins w:author="Andreyeva, Julia" w:date="2022-03-28T14:23:00Z" w:id="7223">
              <w:r w:rsidRPr="00C4363C">
                <w:rPr>
                  <w:rFonts w:ascii="Arial" w:hAnsi="Arial" w:cs="Arial"/>
                  <w:szCs w:val="20"/>
                </w:rPr>
                <w:t>Apply</w:t>
              </w:r>
            </w:ins>
          </w:p>
        </w:tc>
        <w:tc>
          <w:tcPr>
            <w:tcW w:w="1276" w:type="dxa"/>
            <w:tcBorders>
              <w:top w:val="single" w:color="8CB1DE" w:themeColor="accent6" w:themeTint="99" w:sz="4" w:space="0"/>
              <w:bottom w:val="single" w:color="8CB1DE" w:themeColor="accent6" w:themeTint="99" w:sz="4" w:space="0"/>
            </w:tcBorders>
          </w:tcPr>
          <w:p w:rsidRPr="00C4363C" w:rsidR="00DB39D4" w:rsidP="00DB39D4" w:rsidRDefault="00DB39D4" w14:paraId="5C3405AB" w14:textId="675F422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24"/>
                <w:rFonts w:ascii="Arial" w:hAnsi="Arial" w:cs="Arial"/>
                <w:szCs w:val="20"/>
              </w:rPr>
            </w:pPr>
            <w:ins w:author="Andreyeva, Julia" w:date="2022-03-28T14:23:00Z" w:id="7225">
              <w:r w:rsidRPr="00C4363C">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DB39D4" w:rsidP="00DB39D4" w:rsidRDefault="00DB39D4" w14:paraId="52CA608A" w14:textId="3A9E1202">
            <w:pPr>
              <w:pStyle w:val="BodyText"/>
              <w:rPr>
                <w:ins w:author="Andreyeva, Julia" w:date="2022-03-28T14:23:00Z" w:id="7226"/>
                <w:rFonts w:ascii="Arial" w:hAnsi="Arial" w:cs="Arial"/>
                <w:b w:val="0"/>
                <w:bCs w:val="0"/>
                <w:szCs w:val="20"/>
                <w:rPrChange w:author="Andreyeva, Julia" w:date="2022-03-31T14:10:00Z" w:id="7227">
                  <w:rPr>
                    <w:ins w:author="Andreyeva, Julia" w:date="2022-03-28T14:23:00Z" w:id="7228"/>
                    <w:rFonts w:ascii="Arial" w:hAnsi="Arial" w:cs="Arial"/>
                    <w:b w:val="0"/>
                    <w:szCs w:val="20"/>
                  </w:rPr>
                </w:rPrChange>
              </w:rPr>
            </w:pPr>
            <w:ins w:author="Andreyeva, Julia" w:date="2022-03-28T14:23:00Z" w:id="7229">
              <w:r w:rsidRPr="00F60814">
                <w:rPr>
                  <w:rFonts w:ascii="Arial" w:hAnsi="Arial" w:cs="Arial"/>
                  <w:b w:val="0"/>
                  <w:bCs w:val="0"/>
                  <w:szCs w:val="20"/>
                  <w:rPrChange w:author="Andreyeva, Julia" w:date="2022-03-31T14:10:00Z" w:id="7230">
                    <w:rPr>
                      <w:rFonts w:ascii="Arial" w:hAnsi="Arial" w:cs="Arial"/>
                      <w:b w:val="0"/>
                      <w:bCs w:val="0"/>
                      <w:szCs w:val="20"/>
                    </w:rPr>
                  </w:rPrChange>
                </w:rPr>
                <w:t>Apply</w:t>
              </w:r>
            </w:ins>
          </w:p>
        </w:tc>
      </w:tr>
      <w:tr w:rsidRPr="00B00E4F" w:rsidR="006D197E" w:rsidTr="00362BCE" w14:paraId="76B59CC6" w14:textId="77777777">
        <w:trPr>
          <w:trHeight w:val="70"/>
          <w:ins w:author="Andreyeva, Julia" w:date="2022-03-03T17:40:00Z" w:id="7231"/>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C4363C" w:rsidR="006D197E" w:rsidP="006D197E" w:rsidRDefault="006D197E" w14:paraId="60E1D8E3" w14:textId="77777777">
            <w:pPr>
              <w:pStyle w:val="BodyText"/>
              <w:rPr>
                <w:ins w:author="Andreyeva, Julia" w:date="2022-03-03T17:40:00Z" w:id="7232"/>
                <w:rFonts w:ascii="Arial" w:hAnsi="Arial" w:cs="Arial"/>
                <w:b w:val="0"/>
                <w:bCs w:val="0"/>
                <w:szCs w:val="20"/>
              </w:rPr>
            </w:pPr>
            <w:ins w:author="Andreyeva, Julia" w:date="2022-03-03T17:40:00Z" w:id="7233">
              <w:r w:rsidRPr="00C4363C">
                <w:rPr>
                  <w:rFonts w:ascii="Arial" w:hAnsi="Arial" w:cs="Arial"/>
                  <w:b w:val="0"/>
                  <w:bCs w:val="0"/>
                  <w:szCs w:val="20"/>
                </w:rPr>
                <w:t>Button</w:t>
              </w:r>
            </w:ins>
          </w:p>
        </w:tc>
        <w:tc>
          <w:tcPr>
            <w:tcW w:w="2976" w:type="dxa"/>
            <w:tcBorders>
              <w:top w:val="single" w:color="8CB1DE" w:themeColor="accent6" w:themeTint="99" w:sz="4" w:space="0"/>
              <w:bottom w:val="single" w:color="8CB1DE" w:themeColor="accent6" w:themeTint="99" w:sz="4" w:space="0"/>
            </w:tcBorders>
          </w:tcPr>
          <w:p w:rsidRPr="00C4363C" w:rsidR="006D197E" w:rsidP="006D197E" w:rsidRDefault="006D197E" w14:paraId="534A60F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34"/>
                <w:rFonts w:ascii="Arial" w:hAnsi="Arial" w:cs="Arial"/>
                <w:szCs w:val="20"/>
              </w:rPr>
            </w:pPr>
          </w:p>
        </w:tc>
        <w:tc>
          <w:tcPr>
            <w:tcW w:w="1843" w:type="dxa"/>
            <w:tcBorders>
              <w:top w:val="single" w:color="8CB1DE" w:themeColor="accent6" w:themeTint="99" w:sz="4" w:space="0"/>
              <w:bottom w:val="single" w:color="8CB1DE" w:themeColor="accent6" w:themeTint="99" w:sz="4" w:space="0"/>
            </w:tcBorders>
          </w:tcPr>
          <w:p w:rsidRPr="00C4363C" w:rsidR="006D197E" w:rsidP="006D197E" w:rsidRDefault="006D197E" w14:paraId="6775EDA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35"/>
                <w:rFonts w:ascii="Arial" w:hAnsi="Arial" w:cs="Arial"/>
                <w:szCs w:val="20"/>
              </w:rPr>
            </w:pPr>
            <w:ins w:author="Andreyeva, Julia" w:date="2022-03-03T17:40:00Z" w:id="7236">
              <w:r w:rsidRPr="00C4363C">
                <w:rPr>
                  <w:rFonts w:ascii="Arial" w:hAnsi="Arial" w:cs="Arial"/>
                  <w:szCs w:val="20"/>
                </w:rPr>
                <w:t>Apply</w:t>
              </w:r>
            </w:ins>
          </w:p>
        </w:tc>
        <w:tc>
          <w:tcPr>
            <w:tcW w:w="1276" w:type="dxa"/>
            <w:tcBorders>
              <w:top w:val="single" w:color="8CB1DE" w:themeColor="accent6" w:themeTint="99" w:sz="4" w:space="0"/>
              <w:bottom w:val="single" w:color="8CB1DE" w:themeColor="accent6" w:themeTint="99" w:sz="4" w:space="0"/>
            </w:tcBorders>
          </w:tcPr>
          <w:p w:rsidRPr="00C4363C" w:rsidR="006D197E" w:rsidP="006D197E" w:rsidRDefault="006D197E" w14:paraId="322AA29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37"/>
                <w:rFonts w:ascii="Arial" w:hAnsi="Arial" w:cs="Arial"/>
                <w:szCs w:val="20"/>
              </w:rPr>
            </w:pPr>
            <w:ins w:author="Andreyeva, Julia" w:date="2022-03-03T17:40:00Z" w:id="7238">
              <w:r w:rsidRPr="00C4363C">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6D197E" w:rsidP="006D197E" w:rsidRDefault="006D197E" w14:paraId="28AC57EB" w14:textId="3D225BF0">
            <w:pPr>
              <w:pStyle w:val="BodyText"/>
              <w:rPr>
                <w:ins w:author="Andreyeva, Julia" w:date="2022-03-03T17:40:00Z" w:id="7239"/>
                <w:rFonts w:ascii="Arial" w:hAnsi="Arial" w:cs="Arial"/>
                <w:b w:val="0"/>
                <w:bCs w:val="0"/>
                <w:szCs w:val="20"/>
                <w:rPrChange w:author="Andreyeva, Julia" w:date="2022-03-31T14:10:00Z" w:id="7240">
                  <w:rPr>
                    <w:ins w:author="Andreyeva, Julia" w:date="2022-03-03T17:40:00Z" w:id="7241"/>
                    <w:rFonts w:ascii="Arial" w:hAnsi="Arial" w:cs="Arial"/>
                    <w:b w:val="0"/>
                    <w:bCs w:val="0"/>
                    <w:szCs w:val="20"/>
                  </w:rPr>
                </w:rPrChange>
              </w:rPr>
            </w:pPr>
            <w:ins w:author="Andreyeva, Julia" w:date="2022-03-15T14:34:00Z" w:id="7242">
              <w:r w:rsidRPr="00F60814">
                <w:rPr>
                  <w:rFonts w:ascii="Arial" w:hAnsi="Arial" w:cs="Arial"/>
                  <w:b w:val="0"/>
                  <w:bCs w:val="0"/>
                  <w:szCs w:val="20"/>
                  <w:rPrChange w:author="Andreyeva, Julia" w:date="2022-03-31T14:10:00Z" w:id="7243">
                    <w:rPr>
                      <w:rFonts w:ascii="Arial" w:hAnsi="Arial" w:cs="Arial"/>
                      <w:szCs w:val="20"/>
                    </w:rPr>
                  </w:rPrChange>
                </w:rPr>
                <w:t>Apply</w:t>
              </w:r>
            </w:ins>
          </w:p>
        </w:tc>
      </w:tr>
      <w:tr w:rsidRPr="00B00E4F" w:rsidR="00DB39D4" w:rsidTr="001477FA" w14:paraId="3EF99D7F" w14:textId="77777777">
        <w:trPr>
          <w:trHeight w:val="70"/>
          <w:ins w:author="Andreyeva, Julia" w:date="2022-03-28T14:23:00Z" w:id="7244"/>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C4363C" w:rsidR="00DB39D4" w:rsidP="00DB39D4" w:rsidRDefault="00DB39D4" w14:paraId="74C469DD" w14:textId="5FA48EAC">
            <w:pPr>
              <w:pStyle w:val="BodyText"/>
              <w:rPr>
                <w:ins w:author="Andreyeva, Julia" w:date="2022-03-28T14:23:00Z" w:id="7245"/>
                <w:rFonts w:ascii="Arial" w:hAnsi="Arial" w:cs="Arial"/>
                <w:szCs w:val="20"/>
              </w:rPr>
            </w:pPr>
            <w:ins w:author="Andreyeva, Julia" w:date="2022-03-28T14:23:00Z" w:id="7246">
              <w:r w:rsidRPr="00C4363C">
                <w:rPr>
                  <w:rFonts w:ascii="Arial" w:hAnsi="Arial" w:cs="Arial"/>
                  <w:b w:val="0"/>
                  <w:bCs w:val="0"/>
                  <w:szCs w:val="20"/>
                </w:rPr>
                <w:t>Button</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2E1E460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47"/>
                <w:rFonts w:ascii="Arial" w:hAnsi="Arial" w:cs="Arial"/>
                <w:b/>
                <w:bCs/>
                <w:szCs w:val="20"/>
              </w:rPr>
            </w:pPr>
          </w:p>
        </w:tc>
        <w:tc>
          <w:tcPr>
            <w:tcW w:w="1843" w:type="dxa"/>
            <w:tcBorders>
              <w:top w:val="single" w:color="8CB1DE" w:themeColor="accent6" w:themeTint="99" w:sz="4" w:space="0"/>
              <w:bottom w:val="single" w:color="8CB1DE" w:themeColor="accent6" w:themeTint="99" w:sz="4" w:space="0"/>
            </w:tcBorders>
          </w:tcPr>
          <w:p w:rsidRPr="00C4363C" w:rsidR="00DB39D4" w:rsidP="00DB39D4" w:rsidRDefault="00DB39D4" w14:paraId="5A719FC2" w14:textId="47023EC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48"/>
                <w:rFonts w:ascii="Arial" w:hAnsi="Arial" w:cs="Arial"/>
                <w:szCs w:val="20"/>
              </w:rPr>
            </w:pPr>
            <w:ins w:author="Andreyeva, Julia" w:date="2022-03-28T14:23:00Z" w:id="7249">
              <w:r w:rsidRPr="00C4363C">
                <w:rPr>
                  <w:rFonts w:ascii="Arial" w:hAnsi="Arial" w:cs="Arial"/>
                  <w:szCs w:val="20"/>
                </w:rPr>
                <w:t>Submit Target List</w:t>
              </w:r>
            </w:ins>
          </w:p>
        </w:tc>
        <w:tc>
          <w:tcPr>
            <w:tcW w:w="1276" w:type="dxa"/>
            <w:tcBorders>
              <w:top w:val="single" w:color="8CB1DE" w:themeColor="accent6" w:themeTint="99" w:sz="4" w:space="0"/>
              <w:bottom w:val="single" w:color="8CB1DE" w:themeColor="accent6" w:themeTint="99" w:sz="4" w:space="0"/>
            </w:tcBorders>
          </w:tcPr>
          <w:p w:rsidRPr="00C4363C" w:rsidR="00DB39D4" w:rsidP="00DB39D4" w:rsidRDefault="00DB39D4" w14:paraId="540AC32C" w14:textId="4E5C202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50"/>
                <w:rFonts w:ascii="Arial" w:hAnsi="Arial" w:cs="Arial"/>
                <w:szCs w:val="20"/>
              </w:rPr>
            </w:pPr>
            <w:ins w:author="Andreyeva, Julia" w:date="2022-03-28T14:23:00Z" w:id="7251">
              <w:r w:rsidRPr="00C4363C">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F60814" w:rsidR="00DB39D4" w:rsidP="00DB39D4" w:rsidRDefault="00DB39D4" w14:paraId="3BEE45D4" w14:textId="0CAE38B1">
            <w:pPr>
              <w:pStyle w:val="BodyText"/>
              <w:rPr>
                <w:ins w:author="Andreyeva, Julia" w:date="2022-03-28T14:23:00Z" w:id="7252"/>
                <w:rFonts w:ascii="Arial" w:hAnsi="Arial" w:cs="Arial"/>
                <w:b w:val="0"/>
                <w:bCs w:val="0"/>
                <w:szCs w:val="20"/>
                <w:rPrChange w:author="Andreyeva, Julia" w:date="2022-03-31T14:10:00Z" w:id="7253">
                  <w:rPr>
                    <w:ins w:author="Andreyeva, Julia" w:date="2022-03-28T14:23:00Z" w:id="7254"/>
                    <w:rFonts w:ascii="Arial" w:hAnsi="Arial" w:cs="Arial"/>
                    <w:b w:val="0"/>
                    <w:szCs w:val="20"/>
                  </w:rPr>
                </w:rPrChange>
              </w:rPr>
            </w:pPr>
            <w:ins w:author="Andreyeva, Julia" w:date="2022-03-28T14:23:00Z" w:id="7255">
              <w:r w:rsidRPr="00F60814">
                <w:rPr>
                  <w:rFonts w:ascii="Arial" w:hAnsi="Arial" w:cs="Arial"/>
                  <w:b w:val="0"/>
                  <w:bCs w:val="0"/>
                  <w:szCs w:val="20"/>
                  <w:rPrChange w:author="Andreyeva, Julia" w:date="2022-03-31T14:10:00Z" w:id="7256">
                    <w:rPr>
                      <w:rFonts w:ascii="Arial" w:hAnsi="Arial" w:cs="Arial"/>
                      <w:b w:val="0"/>
                      <w:bCs w:val="0"/>
                      <w:szCs w:val="20"/>
                    </w:rPr>
                  </w:rPrChange>
                </w:rPr>
                <w:t>Submit Target List</w:t>
              </w:r>
            </w:ins>
          </w:p>
        </w:tc>
      </w:tr>
      <w:tr w:rsidRPr="00B00E4F" w:rsidR="006D197E" w:rsidTr="001477FA" w14:paraId="3164EDA2" w14:textId="77777777">
        <w:tblPrEx>
          <w:tblW w:w="9864" w:type="dxa"/>
          <w:tblLayout w:type="fixed"/>
          <w:tblLook w:val="01E0" w:firstRow="1" w:lastRow="1" w:firstColumn="1" w:lastColumn="1" w:noHBand="0" w:noVBand="0"/>
          <w:tblPrExChange w:author="Andreyeva, Julia" w:date="2022-03-28T14:19:00Z" w:id="7257">
            <w:tblPrEx>
              <w:tblW w:w="9864" w:type="dxa"/>
              <w:tblLayout w:type="fixed"/>
              <w:tblLook w:val="01E0" w:firstRow="1" w:lastRow="1" w:firstColumn="1" w:lastColumn="1" w:noHBand="0" w:noVBand="0"/>
            </w:tblPrEx>
          </w:tblPrExChange>
        </w:tblPrEx>
        <w:trPr>
          <w:trHeight w:val="70"/>
          <w:ins w:author="Andreyeva, Julia" w:date="2022-03-03T17:40:00Z" w:id="7258"/>
          <w:trPrChange w:author="Andreyeva, Julia" w:date="2022-03-28T14:19:00Z" w:id="7259">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19:00Z" w:id="7260">
              <w:tcPr>
                <w:tcW w:w="988" w:type="dxa"/>
                <w:tcBorders>
                  <w:top w:val="single" w:color="8CB1DE" w:themeColor="accent6" w:themeTint="99" w:sz="4" w:space="0"/>
                </w:tcBorders>
              </w:tcPr>
            </w:tcPrChange>
          </w:tcPr>
          <w:p w:rsidRPr="00C4363C" w:rsidR="006D197E" w:rsidP="006D197E" w:rsidRDefault="006D197E" w14:paraId="304C3FEE" w14:textId="77777777">
            <w:pPr>
              <w:pStyle w:val="BodyText"/>
              <w:rPr>
                <w:ins w:author="Andreyeva, Julia" w:date="2022-03-03T17:40:00Z" w:id="7261"/>
                <w:rFonts w:ascii="Arial" w:hAnsi="Arial" w:cs="Arial"/>
                <w:b w:val="0"/>
                <w:bCs w:val="0"/>
                <w:szCs w:val="20"/>
              </w:rPr>
            </w:pPr>
            <w:ins w:author="Andreyeva, Julia" w:date="2022-03-03T17:40:00Z" w:id="7262">
              <w:r w:rsidRPr="00C4363C">
                <w:rPr>
                  <w:rFonts w:ascii="Arial" w:hAnsi="Arial" w:cs="Arial"/>
                  <w:b w:val="0"/>
                  <w:bCs w:val="0"/>
                  <w:szCs w:val="20"/>
                </w:rPr>
                <w:t>Button</w:t>
              </w:r>
            </w:ins>
          </w:p>
        </w:tc>
        <w:tc>
          <w:tcPr>
            <w:tcW w:w="0" w:type="dxa"/>
            <w:tcBorders>
              <w:top w:val="single" w:color="8CB1DE" w:themeColor="accent6" w:themeTint="99" w:sz="4" w:space="0"/>
              <w:bottom w:val="single" w:color="8CB1DE" w:themeColor="accent6" w:themeTint="99" w:sz="4" w:space="0"/>
            </w:tcBorders>
            <w:tcPrChange w:author="Andreyeva, Julia" w:date="2022-03-28T14:19:00Z" w:id="7263">
              <w:tcPr>
                <w:tcW w:w="2976" w:type="dxa"/>
                <w:tcBorders>
                  <w:top w:val="single" w:color="8CB1DE" w:themeColor="accent6" w:themeTint="99" w:sz="4" w:space="0"/>
                </w:tcBorders>
              </w:tcPr>
            </w:tcPrChange>
          </w:tcPr>
          <w:p w:rsidRPr="00C4363C" w:rsidR="006D197E" w:rsidP="006D197E" w:rsidRDefault="006D197E" w14:paraId="783D6BC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64"/>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19:00Z" w:id="7265">
              <w:tcPr>
                <w:tcW w:w="1843" w:type="dxa"/>
                <w:tcBorders>
                  <w:top w:val="single" w:color="8CB1DE" w:themeColor="accent6" w:themeTint="99" w:sz="4" w:space="0"/>
                </w:tcBorders>
              </w:tcPr>
            </w:tcPrChange>
          </w:tcPr>
          <w:p w:rsidRPr="00C4363C" w:rsidR="006D197E" w:rsidP="006D197E" w:rsidRDefault="006D197E" w14:paraId="675D3EE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66"/>
                <w:rFonts w:ascii="Arial" w:hAnsi="Arial" w:cs="Arial"/>
                <w:b/>
                <w:bCs/>
                <w:szCs w:val="20"/>
              </w:rPr>
            </w:pPr>
            <w:ins w:author="Andreyeva, Julia" w:date="2022-03-03T17:40:00Z" w:id="7267">
              <w:r w:rsidRPr="00C4363C">
                <w:rPr>
                  <w:rFonts w:ascii="Arial" w:hAnsi="Arial" w:cs="Arial"/>
                  <w:szCs w:val="20"/>
                </w:rPr>
                <w:t>Submit Target List</w:t>
              </w:r>
            </w:ins>
          </w:p>
        </w:tc>
        <w:tc>
          <w:tcPr>
            <w:tcW w:w="0" w:type="dxa"/>
            <w:tcBorders>
              <w:top w:val="single" w:color="8CB1DE" w:themeColor="accent6" w:themeTint="99" w:sz="4" w:space="0"/>
              <w:bottom w:val="single" w:color="8CB1DE" w:themeColor="accent6" w:themeTint="99" w:sz="4" w:space="0"/>
            </w:tcBorders>
            <w:tcPrChange w:author="Andreyeva, Julia" w:date="2022-03-28T14:19:00Z" w:id="7268">
              <w:tcPr>
                <w:tcW w:w="1276" w:type="dxa"/>
                <w:tcBorders>
                  <w:top w:val="single" w:color="8CB1DE" w:themeColor="accent6" w:themeTint="99" w:sz="4" w:space="0"/>
                </w:tcBorders>
              </w:tcPr>
            </w:tcPrChange>
          </w:tcPr>
          <w:p w:rsidRPr="00C4363C" w:rsidR="006D197E" w:rsidP="006D197E" w:rsidRDefault="006D197E" w14:paraId="7F4252E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0:00Z" w:id="7269"/>
                <w:rFonts w:ascii="Arial" w:hAnsi="Arial" w:cs="Arial"/>
                <w:b/>
                <w:bCs/>
                <w:szCs w:val="20"/>
              </w:rPr>
            </w:pPr>
            <w:ins w:author="Andreyeva, Julia" w:date="2022-03-03T17:40:00Z" w:id="7270">
              <w:r w:rsidRPr="00C4363C">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19:00Z" w:id="7271">
              <w:tcPr>
                <w:tcW w:w="2781" w:type="dxa"/>
                <w:tcBorders>
                  <w:top w:val="single" w:color="8CB1DE" w:themeColor="accent6" w:themeTint="99" w:sz="4" w:space="0"/>
                </w:tcBorders>
              </w:tcPr>
            </w:tcPrChange>
          </w:tcPr>
          <w:p w:rsidRPr="00F60814" w:rsidR="006D197E" w:rsidP="006D197E" w:rsidRDefault="006D197E" w14:paraId="2E73F403" w14:textId="6A2DED23">
            <w:pPr>
              <w:pStyle w:val="BodyText"/>
              <w:rPr>
                <w:ins w:author="Andreyeva, Julia" w:date="2022-03-03T17:40:00Z" w:id="7272"/>
                <w:rFonts w:ascii="Arial" w:hAnsi="Arial" w:cs="Arial"/>
                <w:b w:val="0"/>
                <w:bCs w:val="0"/>
                <w:szCs w:val="20"/>
                <w:rPrChange w:author="Andreyeva, Julia" w:date="2022-03-31T14:10:00Z" w:id="7273">
                  <w:rPr>
                    <w:ins w:author="Andreyeva, Julia" w:date="2022-03-03T17:40:00Z" w:id="7274"/>
                    <w:rFonts w:ascii="Arial" w:hAnsi="Arial" w:cs="Arial"/>
                    <w:b w:val="0"/>
                    <w:bCs w:val="0"/>
                    <w:szCs w:val="20"/>
                  </w:rPr>
                </w:rPrChange>
              </w:rPr>
            </w:pPr>
            <w:ins w:author="Andreyeva, Julia" w:date="2022-03-15T14:34:00Z" w:id="7275">
              <w:r w:rsidRPr="00F60814">
                <w:rPr>
                  <w:rFonts w:ascii="Arial" w:hAnsi="Arial" w:cs="Arial"/>
                  <w:b w:val="0"/>
                  <w:bCs w:val="0"/>
                  <w:szCs w:val="20"/>
                  <w:rPrChange w:author="Andreyeva, Julia" w:date="2022-03-31T14:10:00Z" w:id="7276">
                    <w:rPr>
                      <w:rFonts w:ascii="Arial" w:hAnsi="Arial" w:cs="Arial"/>
                      <w:szCs w:val="20"/>
                    </w:rPr>
                  </w:rPrChange>
                </w:rPr>
                <w:t>Submit Target List</w:t>
              </w:r>
            </w:ins>
          </w:p>
        </w:tc>
      </w:tr>
      <w:tr w:rsidRPr="00B00E4F" w:rsidR="00DB39D4" w:rsidTr="001477FA" w14:paraId="6287B014" w14:textId="77777777">
        <w:tblPrEx>
          <w:tblW w:w="9864" w:type="dxa"/>
          <w:tblLayout w:type="fixed"/>
          <w:tblLook w:val="01E0" w:firstRow="1" w:lastRow="1" w:firstColumn="1" w:lastColumn="1" w:noHBand="0" w:noVBand="0"/>
          <w:tblPrExChange w:author="Andreyeva, Julia" w:date="2022-03-28T14:19:00Z" w:id="7277">
            <w:tblPrEx>
              <w:tblW w:w="9864" w:type="dxa"/>
              <w:tblLayout w:type="fixed"/>
              <w:tblLook w:val="01E0" w:firstRow="1" w:lastRow="1" w:firstColumn="1" w:lastColumn="1" w:noHBand="0" w:noVBand="0"/>
            </w:tblPrEx>
          </w:tblPrExChange>
        </w:tblPrEx>
        <w:trPr>
          <w:trHeight w:val="70"/>
          <w:ins w:author="Andreyeva, Julia" w:date="2022-03-28T14:19:00Z" w:id="7278"/>
          <w:trPrChange w:author="Andreyeva, Julia" w:date="2022-03-28T14:19:00Z" w:id="7279">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19:00Z" w:id="7280">
              <w:tcPr>
                <w:tcW w:w="988" w:type="dxa"/>
                <w:tcBorders>
                  <w:top w:val="single" w:color="8CB1DE" w:themeColor="accent6" w:themeTint="99" w:sz="4" w:space="0"/>
                </w:tcBorders>
              </w:tcPr>
            </w:tcPrChange>
          </w:tcPr>
          <w:p w:rsidRPr="00C4363C" w:rsidR="00DB39D4" w:rsidP="00DB39D4" w:rsidRDefault="00DB39D4" w14:paraId="1B4CC882" w14:textId="55F786BB">
            <w:pPr>
              <w:pStyle w:val="BodyText"/>
              <w:rPr>
                <w:ins w:author="Andreyeva, Julia" w:date="2022-03-28T14:19:00Z" w:id="7281"/>
                <w:rFonts w:ascii="Arial" w:hAnsi="Arial" w:cs="Arial"/>
                <w:szCs w:val="20"/>
              </w:rPr>
            </w:pPr>
            <w:ins w:author="Andreyeva, Julia" w:date="2022-03-28T14:21:00Z" w:id="7282">
              <w:r>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19:00Z" w:id="7283">
              <w:tcPr>
                <w:tcW w:w="2976" w:type="dxa"/>
                <w:tcBorders>
                  <w:top w:val="single" w:color="8CB1DE" w:themeColor="accent6" w:themeTint="99" w:sz="4" w:space="0"/>
                </w:tcBorders>
              </w:tcPr>
            </w:tcPrChange>
          </w:tcPr>
          <w:p w:rsidRPr="00C4363C" w:rsidR="00DB39D4" w:rsidP="00DB39D4" w:rsidRDefault="00DB39D4" w14:paraId="6BB4F3D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19:00Z" w:id="7284"/>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19:00Z" w:id="7285">
              <w:tcPr>
                <w:tcW w:w="1843" w:type="dxa"/>
                <w:tcBorders>
                  <w:top w:val="single" w:color="8CB1DE" w:themeColor="accent6" w:themeTint="99" w:sz="4" w:space="0"/>
                </w:tcBorders>
              </w:tcPr>
            </w:tcPrChange>
          </w:tcPr>
          <w:p w:rsidRPr="00C4363C" w:rsidR="00DB39D4" w:rsidP="00DB39D4" w:rsidRDefault="00DB39D4" w14:paraId="17FBB6C2" w14:textId="13F8A45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19:00Z" w:id="7286"/>
                <w:rFonts w:ascii="Arial" w:hAnsi="Arial" w:cs="Arial"/>
                <w:szCs w:val="20"/>
              </w:rPr>
            </w:pPr>
            <w:ins w:author="Andreyeva, Julia" w:date="2022-03-28T14:21:00Z" w:id="7287">
              <w:r w:rsidRPr="0035373B">
                <w:rPr>
                  <w:rFonts w:ascii="Arial" w:hAnsi="Arial" w:cs="Arial"/>
                  <w:szCs w:val="20"/>
                </w:rPr>
                <w:t>Category</w:t>
              </w:r>
            </w:ins>
          </w:p>
        </w:tc>
        <w:tc>
          <w:tcPr>
            <w:tcW w:w="0" w:type="dxa"/>
            <w:tcBorders>
              <w:top w:val="single" w:color="8CB1DE" w:themeColor="accent6" w:themeTint="99" w:sz="4" w:space="0"/>
              <w:bottom w:val="single" w:color="8CB1DE" w:themeColor="accent6" w:themeTint="99" w:sz="4" w:space="0"/>
            </w:tcBorders>
            <w:tcPrChange w:author="Andreyeva, Julia" w:date="2022-03-28T14:19:00Z" w:id="7288">
              <w:tcPr>
                <w:tcW w:w="1276" w:type="dxa"/>
                <w:tcBorders>
                  <w:top w:val="single" w:color="8CB1DE" w:themeColor="accent6" w:themeTint="99" w:sz="4" w:space="0"/>
                </w:tcBorders>
              </w:tcPr>
            </w:tcPrChange>
          </w:tcPr>
          <w:p w:rsidRPr="00C4363C" w:rsidR="00DB39D4" w:rsidP="00DB39D4" w:rsidRDefault="00DB39D4" w14:paraId="2E9EEBBF" w14:textId="7309130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19:00Z" w:id="7289"/>
                <w:rFonts w:ascii="Arial" w:hAnsi="Arial" w:cs="Arial"/>
                <w:szCs w:val="20"/>
              </w:rPr>
            </w:pPr>
            <w:ins w:author="Andreyeva, Julia" w:date="2022-03-28T14:21:00Z" w:id="7290">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19:00Z" w:id="7291">
              <w:tcPr>
                <w:tcW w:w="2781" w:type="dxa"/>
                <w:tcBorders>
                  <w:top w:val="single" w:color="8CB1DE" w:themeColor="accent6" w:themeTint="99" w:sz="4" w:space="0"/>
                </w:tcBorders>
              </w:tcPr>
            </w:tcPrChange>
          </w:tcPr>
          <w:p w:rsidRPr="0068221D" w:rsidR="00DB39D4" w:rsidP="00DB39D4" w:rsidRDefault="00DB39D4" w14:paraId="21C6CBDD" w14:textId="44C4EFAD">
            <w:pPr>
              <w:pStyle w:val="BodyText"/>
              <w:rPr>
                <w:ins w:author="Andreyeva, Julia" w:date="2022-03-28T14:19:00Z" w:id="7292"/>
                <w:rFonts w:ascii="Arial" w:hAnsi="Arial" w:cs="Arial"/>
                <w:b w:val="0"/>
                <w:szCs w:val="20"/>
              </w:rPr>
            </w:pPr>
            <w:ins w:author="Andreyeva, Julia" w:date="2022-03-28T14:21:00Z" w:id="7293">
              <w:r w:rsidRPr="00171CA5">
                <w:rPr>
                  <w:rFonts w:ascii="Arial" w:hAnsi="Arial" w:cs="Arial"/>
                  <w:b w:val="0"/>
                  <w:bCs w:val="0"/>
                  <w:szCs w:val="20"/>
                </w:rPr>
                <w:t>Category</w:t>
              </w:r>
            </w:ins>
          </w:p>
        </w:tc>
      </w:tr>
      <w:tr w:rsidRPr="00B00E4F" w:rsidR="00DB39D4" w:rsidTr="001477FA" w14:paraId="7BDC4437" w14:textId="77777777">
        <w:trPr>
          <w:trHeight w:val="70"/>
          <w:ins w:author="Andreyeva, Julia" w:date="2022-03-28T14:23:00Z" w:id="7294"/>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00DB39D4" w:rsidP="00DB39D4" w:rsidRDefault="00DB39D4" w14:paraId="2F323890" w14:textId="2A48F3BE">
            <w:pPr>
              <w:pStyle w:val="BodyText"/>
              <w:rPr>
                <w:ins w:author="Andreyeva, Julia" w:date="2022-03-28T14:23:00Z" w:id="7295"/>
                <w:rFonts w:ascii="Arial" w:hAnsi="Arial" w:cs="Arial"/>
                <w:szCs w:val="20"/>
              </w:rPr>
            </w:pPr>
            <w:ins w:author="Andreyeva, Julia" w:date="2022-03-28T14:23:00Z" w:id="7296">
              <w:r>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34B0C55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97"/>
                <w:rFonts w:ascii="Arial" w:hAnsi="Arial" w:cs="Arial"/>
                <w:b/>
                <w:bCs/>
                <w:szCs w:val="20"/>
              </w:rPr>
            </w:pPr>
          </w:p>
        </w:tc>
        <w:tc>
          <w:tcPr>
            <w:tcW w:w="1843" w:type="dxa"/>
            <w:tcBorders>
              <w:top w:val="single" w:color="8CB1DE" w:themeColor="accent6" w:themeTint="99" w:sz="4" w:space="0"/>
              <w:bottom w:val="single" w:color="8CB1DE" w:themeColor="accent6" w:themeTint="99" w:sz="4" w:space="0"/>
            </w:tcBorders>
          </w:tcPr>
          <w:p w:rsidRPr="0035373B" w:rsidR="00DB39D4" w:rsidP="00DB39D4" w:rsidRDefault="00DB39D4" w14:paraId="7C8EF942" w14:textId="4BBB79C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298"/>
                <w:rFonts w:ascii="Arial" w:hAnsi="Arial" w:cs="Arial"/>
                <w:szCs w:val="20"/>
              </w:rPr>
            </w:pPr>
            <w:ins w:author="Andreyeva, Julia" w:date="2022-03-28T14:23:00Z" w:id="7299">
              <w:r w:rsidRPr="0035373B">
                <w:rPr>
                  <w:rFonts w:ascii="Arial" w:hAnsi="Arial" w:cs="Arial"/>
                  <w:szCs w:val="20"/>
                </w:rPr>
                <w:t>Category</w:t>
              </w:r>
            </w:ins>
          </w:p>
        </w:tc>
        <w:tc>
          <w:tcPr>
            <w:tcW w:w="1276" w:type="dxa"/>
            <w:tcBorders>
              <w:top w:val="single" w:color="8CB1DE" w:themeColor="accent6" w:themeTint="99" w:sz="4" w:space="0"/>
              <w:bottom w:val="single" w:color="8CB1DE" w:themeColor="accent6" w:themeTint="99" w:sz="4" w:space="0"/>
            </w:tcBorders>
          </w:tcPr>
          <w:p w:rsidR="00DB39D4" w:rsidP="00DB39D4" w:rsidRDefault="00DB39D4" w14:paraId="13FD5FB3" w14:textId="111ED78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3:00Z" w:id="7300"/>
                <w:rFonts w:ascii="Arial" w:hAnsi="Arial" w:cs="Arial"/>
                <w:szCs w:val="20"/>
              </w:rPr>
            </w:pPr>
            <w:ins w:author="Andreyeva, Julia" w:date="2022-03-28T14:23:00Z" w:id="7301">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171CA5" w:rsidR="00DB39D4" w:rsidP="00DB39D4" w:rsidRDefault="00DB39D4" w14:paraId="7A4D2047" w14:textId="0BE27B31">
            <w:pPr>
              <w:pStyle w:val="BodyText"/>
              <w:rPr>
                <w:ins w:author="Andreyeva, Julia" w:date="2022-03-28T14:23:00Z" w:id="7302"/>
                <w:rFonts w:ascii="Arial" w:hAnsi="Arial" w:cs="Arial"/>
                <w:szCs w:val="20"/>
              </w:rPr>
            </w:pPr>
            <w:ins w:author="Andreyeva, Julia" w:date="2022-03-28T14:23:00Z" w:id="7303">
              <w:r w:rsidRPr="00171CA5">
                <w:rPr>
                  <w:rFonts w:ascii="Arial" w:hAnsi="Arial" w:cs="Arial"/>
                  <w:b w:val="0"/>
                  <w:bCs w:val="0"/>
                  <w:szCs w:val="20"/>
                </w:rPr>
                <w:t>Category</w:t>
              </w:r>
            </w:ins>
          </w:p>
        </w:tc>
      </w:tr>
      <w:tr w:rsidRPr="00B00E4F" w:rsidR="00DB39D4" w:rsidTr="001477FA" w14:paraId="4E7BF1E7" w14:textId="77777777">
        <w:tblPrEx>
          <w:tblW w:w="9864" w:type="dxa"/>
          <w:tblLayout w:type="fixed"/>
          <w:tblLook w:val="01E0" w:firstRow="1" w:lastRow="1" w:firstColumn="1" w:lastColumn="1" w:noHBand="0" w:noVBand="0"/>
          <w:tblPrExChange w:author="Andreyeva, Julia" w:date="2022-03-28T14:20:00Z" w:id="7304">
            <w:tblPrEx>
              <w:tblW w:w="9864" w:type="dxa"/>
              <w:tblLayout w:type="fixed"/>
              <w:tblLook w:val="01E0" w:firstRow="1" w:lastRow="1" w:firstColumn="1" w:lastColumn="1" w:noHBand="0" w:noVBand="0"/>
            </w:tblPrEx>
          </w:tblPrExChange>
        </w:tblPrEx>
        <w:trPr>
          <w:trHeight w:val="70"/>
          <w:ins w:author="Andreyeva, Julia" w:date="2022-03-28T14:19:00Z" w:id="7305"/>
          <w:trPrChange w:author="Andreyeva, Julia" w:date="2022-03-28T14:20:00Z" w:id="7306">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0:00Z" w:id="7307">
              <w:tcPr>
                <w:tcW w:w="988" w:type="dxa"/>
                <w:tcBorders>
                  <w:top w:val="single" w:color="8CB1DE" w:themeColor="accent6" w:themeTint="99" w:sz="4" w:space="0"/>
                </w:tcBorders>
              </w:tcPr>
            </w:tcPrChange>
          </w:tcPr>
          <w:p w:rsidRPr="00C4363C" w:rsidR="00DB39D4" w:rsidP="00DB39D4" w:rsidRDefault="00DB39D4" w14:paraId="01DF72DC" w14:textId="522B8C6C">
            <w:pPr>
              <w:pStyle w:val="BodyText"/>
              <w:rPr>
                <w:ins w:author="Andreyeva, Julia" w:date="2022-03-28T14:19:00Z" w:id="7308"/>
                <w:rFonts w:ascii="Arial" w:hAnsi="Arial" w:cs="Arial"/>
                <w:szCs w:val="20"/>
              </w:rPr>
            </w:pPr>
            <w:ins w:author="Andreyeva, Julia" w:date="2022-03-28T14:21:00Z" w:id="7309">
              <w:r w:rsidRPr="00A0116B">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20:00Z" w:id="7310">
              <w:tcPr>
                <w:tcW w:w="2976" w:type="dxa"/>
                <w:tcBorders>
                  <w:top w:val="single" w:color="8CB1DE" w:themeColor="accent6" w:themeTint="99" w:sz="4" w:space="0"/>
                </w:tcBorders>
              </w:tcPr>
            </w:tcPrChange>
          </w:tcPr>
          <w:p w:rsidRPr="00C4363C" w:rsidR="00DB39D4" w:rsidP="00DB39D4" w:rsidRDefault="00DB39D4" w14:paraId="74460C8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19:00Z" w:id="7311"/>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0:00Z" w:id="7312">
              <w:tcPr>
                <w:tcW w:w="1843" w:type="dxa"/>
                <w:tcBorders>
                  <w:top w:val="single" w:color="8CB1DE" w:themeColor="accent6" w:themeTint="99" w:sz="4" w:space="0"/>
                </w:tcBorders>
              </w:tcPr>
            </w:tcPrChange>
          </w:tcPr>
          <w:p w:rsidRPr="00C4363C" w:rsidR="00DB39D4" w:rsidP="00DB39D4" w:rsidRDefault="00DB39D4" w14:paraId="3E5C8AFD" w14:textId="6BB6FD7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19:00Z" w:id="7313"/>
                <w:rFonts w:ascii="Arial" w:hAnsi="Arial" w:cs="Arial"/>
                <w:szCs w:val="20"/>
              </w:rPr>
            </w:pPr>
            <w:ins w:author="Andreyeva, Julia" w:date="2022-03-28T14:21:00Z" w:id="7314">
              <w:r>
                <w:rPr>
                  <w:rFonts w:ascii="Arial" w:hAnsi="Arial" w:cs="Arial"/>
                  <w:szCs w:val="20"/>
                </w:rPr>
                <w:t>Target List</w:t>
              </w:r>
            </w:ins>
          </w:p>
        </w:tc>
        <w:tc>
          <w:tcPr>
            <w:tcW w:w="0" w:type="dxa"/>
            <w:tcBorders>
              <w:top w:val="single" w:color="8CB1DE" w:themeColor="accent6" w:themeTint="99" w:sz="4" w:space="0"/>
              <w:bottom w:val="single" w:color="8CB1DE" w:themeColor="accent6" w:themeTint="99" w:sz="4" w:space="0"/>
            </w:tcBorders>
            <w:tcPrChange w:author="Andreyeva, Julia" w:date="2022-03-28T14:20:00Z" w:id="7315">
              <w:tcPr>
                <w:tcW w:w="1276" w:type="dxa"/>
                <w:tcBorders>
                  <w:top w:val="single" w:color="8CB1DE" w:themeColor="accent6" w:themeTint="99" w:sz="4" w:space="0"/>
                </w:tcBorders>
              </w:tcPr>
            </w:tcPrChange>
          </w:tcPr>
          <w:p w:rsidRPr="00C4363C" w:rsidR="00DB39D4" w:rsidP="00DB39D4" w:rsidRDefault="00DB39D4" w14:paraId="7F4CEFF0" w14:textId="6D45387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19:00Z" w:id="7316"/>
                <w:rFonts w:ascii="Arial" w:hAnsi="Arial" w:cs="Arial"/>
                <w:szCs w:val="20"/>
              </w:rPr>
            </w:pPr>
            <w:ins w:author="Andreyeva, Julia" w:date="2022-03-28T14:21:00Z" w:id="7317">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0:00Z" w:id="7318">
              <w:tcPr>
                <w:tcW w:w="2781" w:type="dxa"/>
                <w:tcBorders>
                  <w:top w:val="single" w:color="8CB1DE" w:themeColor="accent6" w:themeTint="99" w:sz="4" w:space="0"/>
                </w:tcBorders>
              </w:tcPr>
            </w:tcPrChange>
          </w:tcPr>
          <w:p w:rsidRPr="0068221D" w:rsidR="00DB39D4" w:rsidP="00DB39D4" w:rsidRDefault="00DB39D4" w14:paraId="459DB6D5" w14:textId="6627F169">
            <w:pPr>
              <w:pStyle w:val="BodyText"/>
              <w:rPr>
                <w:ins w:author="Andreyeva, Julia" w:date="2022-03-28T14:19:00Z" w:id="7319"/>
                <w:rFonts w:ascii="Arial" w:hAnsi="Arial" w:cs="Arial"/>
                <w:b w:val="0"/>
                <w:szCs w:val="20"/>
              </w:rPr>
            </w:pPr>
            <w:ins w:author="Andreyeva, Julia" w:date="2022-03-28T14:21:00Z" w:id="7320">
              <w:r w:rsidRPr="00171CA5">
                <w:rPr>
                  <w:rFonts w:ascii="Arial" w:hAnsi="Arial" w:cs="Arial"/>
                  <w:b w:val="0"/>
                  <w:bCs w:val="0"/>
                  <w:szCs w:val="20"/>
                </w:rPr>
                <w:t>Target List</w:t>
              </w:r>
            </w:ins>
          </w:p>
        </w:tc>
      </w:tr>
      <w:tr w:rsidRPr="00B00E4F" w:rsidR="00DB39D4" w:rsidTr="001477FA" w14:paraId="63EDBA1D" w14:textId="77777777">
        <w:trPr>
          <w:trHeight w:val="70"/>
          <w:ins w:author="Andreyeva, Julia" w:date="2022-03-28T14:24:00Z" w:id="7321"/>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A0116B" w:rsidR="00DB39D4" w:rsidP="00DB39D4" w:rsidRDefault="00DB39D4" w14:paraId="331BEB01" w14:textId="3ED39E8D">
            <w:pPr>
              <w:pStyle w:val="BodyText"/>
              <w:rPr>
                <w:ins w:author="Andreyeva, Julia" w:date="2022-03-28T14:24:00Z" w:id="7322"/>
                <w:rFonts w:ascii="Arial" w:hAnsi="Arial" w:cs="Arial"/>
                <w:szCs w:val="20"/>
              </w:rPr>
            </w:pPr>
            <w:ins w:author="Andreyeva, Julia" w:date="2022-03-28T14:24:00Z" w:id="7323">
              <w:r w:rsidRPr="00A0116B">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511341F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24"/>
                <w:rFonts w:ascii="Arial" w:hAnsi="Arial" w:cs="Arial"/>
                <w:b/>
                <w:bCs/>
                <w:szCs w:val="20"/>
              </w:rPr>
            </w:pPr>
          </w:p>
        </w:tc>
        <w:tc>
          <w:tcPr>
            <w:tcW w:w="1843" w:type="dxa"/>
            <w:tcBorders>
              <w:top w:val="single" w:color="8CB1DE" w:themeColor="accent6" w:themeTint="99" w:sz="4" w:space="0"/>
              <w:bottom w:val="single" w:color="8CB1DE" w:themeColor="accent6" w:themeTint="99" w:sz="4" w:space="0"/>
            </w:tcBorders>
          </w:tcPr>
          <w:p w:rsidR="00DB39D4" w:rsidP="00DB39D4" w:rsidRDefault="00DB39D4" w14:paraId="6AD711FF" w14:textId="57764D8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25"/>
                <w:rFonts w:ascii="Arial" w:hAnsi="Arial" w:cs="Arial"/>
                <w:szCs w:val="20"/>
              </w:rPr>
            </w:pPr>
            <w:ins w:author="Andreyeva, Julia" w:date="2022-03-28T14:24:00Z" w:id="7326">
              <w:r>
                <w:rPr>
                  <w:rFonts w:ascii="Arial" w:hAnsi="Arial" w:cs="Arial"/>
                  <w:szCs w:val="20"/>
                </w:rPr>
                <w:t>Target List</w:t>
              </w:r>
            </w:ins>
          </w:p>
        </w:tc>
        <w:tc>
          <w:tcPr>
            <w:tcW w:w="1276" w:type="dxa"/>
            <w:tcBorders>
              <w:top w:val="single" w:color="8CB1DE" w:themeColor="accent6" w:themeTint="99" w:sz="4" w:space="0"/>
              <w:bottom w:val="single" w:color="8CB1DE" w:themeColor="accent6" w:themeTint="99" w:sz="4" w:space="0"/>
            </w:tcBorders>
          </w:tcPr>
          <w:p w:rsidR="00DB39D4" w:rsidP="00DB39D4" w:rsidRDefault="00DB39D4" w14:paraId="57DA5F58" w14:textId="3B2C11F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27"/>
                <w:rFonts w:ascii="Arial" w:hAnsi="Arial" w:cs="Arial"/>
                <w:szCs w:val="20"/>
              </w:rPr>
            </w:pPr>
            <w:ins w:author="Andreyeva, Julia" w:date="2022-03-28T14:24:00Z" w:id="7328">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171CA5" w:rsidR="00DB39D4" w:rsidP="00DB39D4" w:rsidRDefault="00DB39D4" w14:paraId="6F88889C" w14:textId="34959CF9">
            <w:pPr>
              <w:pStyle w:val="BodyText"/>
              <w:rPr>
                <w:ins w:author="Andreyeva, Julia" w:date="2022-03-28T14:24:00Z" w:id="7329"/>
                <w:rFonts w:ascii="Arial" w:hAnsi="Arial" w:cs="Arial"/>
                <w:szCs w:val="20"/>
              </w:rPr>
            </w:pPr>
            <w:ins w:author="Andreyeva, Julia" w:date="2022-03-28T14:24:00Z" w:id="7330">
              <w:r w:rsidRPr="00171CA5">
                <w:rPr>
                  <w:rFonts w:ascii="Arial" w:hAnsi="Arial" w:cs="Arial"/>
                  <w:b w:val="0"/>
                  <w:bCs w:val="0"/>
                  <w:szCs w:val="20"/>
                </w:rPr>
                <w:t>Target List</w:t>
              </w:r>
            </w:ins>
          </w:p>
        </w:tc>
      </w:tr>
      <w:tr w:rsidRPr="00B00E4F" w:rsidR="00DB39D4" w:rsidTr="001477FA" w14:paraId="319F94A1" w14:textId="77777777">
        <w:tblPrEx>
          <w:tblW w:w="9864" w:type="dxa"/>
          <w:tblLayout w:type="fixed"/>
          <w:tblLook w:val="01E0" w:firstRow="1" w:lastRow="1" w:firstColumn="1" w:lastColumn="1" w:noHBand="0" w:noVBand="0"/>
          <w:tblPrExChange w:author="Andreyeva, Julia" w:date="2022-03-28T14:20:00Z" w:id="7331">
            <w:tblPrEx>
              <w:tblW w:w="9864" w:type="dxa"/>
              <w:tblLayout w:type="fixed"/>
              <w:tblLook w:val="01E0" w:firstRow="1" w:lastRow="1" w:firstColumn="1" w:lastColumn="1" w:noHBand="0" w:noVBand="0"/>
            </w:tblPrEx>
          </w:tblPrExChange>
        </w:tblPrEx>
        <w:trPr>
          <w:trHeight w:val="70"/>
          <w:ins w:author="Andreyeva, Julia" w:date="2022-03-28T14:20:00Z" w:id="7332"/>
          <w:trPrChange w:author="Andreyeva, Julia" w:date="2022-03-28T14:20:00Z" w:id="7333">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0:00Z" w:id="7334">
              <w:tcPr>
                <w:tcW w:w="988" w:type="dxa"/>
                <w:tcBorders>
                  <w:top w:val="single" w:color="8CB1DE" w:themeColor="accent6" w:themeTint="99" w:sz="4" w:space="0"/>
                </w:tcBorders>
              </w:tcPr>
            </w:tcPrChange>
          </w:tcPr>
          <w:p w:rsidRPr="00C4363C" w:rsidR="00DB39D4" w:rsidP="00DB39D4" w:rsidRDefault="00DB39D4" w14:paraId="6684D6FC" w14:textId="25654826">
            <w:pPr>
              <w:pStyle w:val="BodyText"/>
              <w:rPr>
                <w:ins w:author="Andreyeva, Julia" w:date="2022-03-28T14:20:00Z" w:id="7335"/>
                <w:rFonts w:ascii="Arial" w:hAnsi="Arial" w:cs="Arial"/>
                <w:szCs w:val="20"/>
              </w:rPr>
            </w:pPr>
            <w:ins w:author="Andreyeva, Julia" w:date="2022-03-28T14:21:00Z" w:id="7336">
              <w:r w:rsidRPr="00A0116B">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20:00Z" w:id="7337">
              <w:tcPr>
                <w:tcW w:w="2976" w:type="dxa"/>
                <w:tcBorders>
                  <w:top w:val="single" w:color="8CB1DE" w:themeColor="accent6" w:themeTint="99" w:sz="4" w:space="0"/>
                </w:tcBorders>
              </w:tcPr>
            </w:tcPrChange>
          </w:tcPr>
          <w:p w:rsidRPr="00C4363C" w:rsidR="00DB39D4" w:rsidP="00DB39D4" w:rsidRDefault="00DB39D4" w14:paraId="11387DE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38"/>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0:00Z" w:id="7339">
              <w:tcPr>
                <w:tcW w:w="1843" w:type="dxa"/>
                <w:tcBorders>
                  <w:top w:val="single" w:color="8CB1DE" w:themeColor="accent6" w:themeTint="99" w:sz="4" w:space="0"/>
                </w:tcBorders>
              </w:tcPr>
            </w:tcPrChange>
          </w:tcPr>
          <w:p w:rsidRPr="00C4363C" w:rsidR="00DB39D4" w:rsidP="00DB39D4" w:rsidRDefault="00DB39D4" w14:paraId="3F43DB05" w14:textId="398DAF1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40"/>
                <w:rFonts w:ascii="Arial" w:hAnsi="Arial" w:cs="Arial"/>
                <w:szCs w:val="20"/>
              </w:rPr>
            </w:pPr>
            <w:ins w:author="Andreyeva, Julia" w:date="2022-03-28T14:21:00Z" w:id="7341">
              <w:r>
                <w:rPr>
                  <w:rFonts w:ascii="Arial" w:hAnsi="Arial" w:cs="Arial"/>
                  <w:szCs w:val="20"/>
                </w:rPr>
                <w:t>Distributor</w:t>
              </w:r>
            </w:ins>
          </w:p>
        </w:tc>
        <w:tc>
          <w:tcPr>
            <w:tcW w:w="0" w:type="dxa"/>
            <w:tcBorders>
              <w:top w:val="single" w:color="8CB1DE" w:themeColor="accent6" w:themeTint="99" w:sz="4" w:space="0"/>
              <w:bottom w:val="single" w:color="8CB1DE" w:themeColor="accent6" w:themeTint="99" w:sz="4" w:space="0"/>
            </w:tcBorders>
            <w:tcPrChange w:author="Andreyeva, Julia" w:date="2022-03-28T14:20:00Z" w:id="7342">
              <w:tcPr>
                <w:tcW w:w="1276" w:type="dxa"/>
                <w:tcBorders>
                  <w:top w:val="single" w:color="8CB1DE" w:themeColor="accent6" w:themeTint="99" w:sz="4" w:space="0"/>
                </w:tcBorders>
              </w:tcPr>
            </w:tcPrChange>
          </w:tcPr>
          <w:p w:rsidRPr="00C4363C" w:rsidR="00DB39D4" w:rsidP="00DB39D4" w:rsidRDefault="00DB39D4" w14:paraId="29361434" w14:textId="4E5964C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43"/>
                <w:rFonts w:ascii="Arial" w:hAnsi="Arial" w:cs="Arial"/>
                <w:szCs w:val="20"/>
              </w:rPr>
            </w:pPr>
            <w:ins w:author="Andreyeva, Julia" w:date="2022-03-28T14:21:00Z" w:id="7344">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0:00Z" w:id="7345">
              <w:tcPr>
                <w:tcW w:w="2781" w:type="dxa"/>
                <w:tcBorders>
                  <w:top w:val="single" w:color="8CB1DE" w:themeColor="accent6" w:themeTint="99" w:sz="4" w:space="0"/>
                </w:tcBorders>
              </w:tcPr>
            </w:tcPrChange>
          </w:tcPr>
          <w:p w:rsidRPr="0068221D" w:rsidR="00DB39D4" w:rsidP="00DB39D4" w:rsidRDefault="00DB39D4" w14:paraId="1AB1CA03" w14:textId="0B823A81">
            <w:pPr>
              <w:pStyle w:val="BodyText"/>
              <w:rPr>
                <w:ins w:author="Andreyeva, Julia" w:date="2022-03-28T14:20:00Z" w:id="7346"/>
                <w:rFonts w:ascii="Arial" w:hAnsi="Arial" w:cs="Arial"/>
                <w:b w:val="0"/>
                <w:szCs w:val="20"/>
              </w:rPr>
            </w:pPr>
            <w:ins w:author="Andreyeva, Julia" w:date="2022-03-28T14:21:00Z" w:id="7347">
              <w:r w:rsidRPr="00171CA5">
                <w:rPr>
                  <w:rFonts w:ascii="Arial" w:hAnsi="Arial" w:cs="Arial"/>
                  <w:b w:val="0"/>
                  <w:bCs w:val="0"/>
                  <w:szCs w:val="20"/>
                </w:rPr>
                <w:t>Distributor</w:t>
              </w:r>
            </w:ins>
          </w:p>
        </w:tc>
      </w:tr>
      <w:tr w:rsidRPr="00B00E4F" w:rsidR="00DB39D4" w:rsidTr="001477FA" w14:paraId="439BBC9C" w14:textId="77777777">
        <w:trPr>
          <w:trHeight w:val="70"/>
          <w:ins w:author="Andreyeva, Julia" w:date="2022-03-28T14:24:00Z" w:id="7348"/>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A0116B" w:rsidR="00DB39D4" w:rsidP="00DB39D4" w:rsidRDefault="00DB39D4" w14:paraId="2C5F968F" w14:textId="7CB17B67">
            <w:pPr>
              <w:pStyle w:val="BodyText"/>
              <w:rPr>
                <w:ins w:author="Andreyeva, Julia" w:date="2022-03-28T14:24:00Z" w:id="7349"/>
                <w:rFonts w:ascii="Arial" w:hAnsi="Arial" w:cs="Arial"/>
                <w:szCs w:val="20"/>
              </w:rPr>
            </w:pPr>
            <w:ins w:author="Andreyeva, Julia" w:date="2022-03-28T14:24:00Z" w:id="7350">
              <w:r w:rsidRPr="00A0116B">
                <w:rPr>
                  <w:rFonts w:ascii="Arial" w:hAnsi="Arial" w:cs="Arial"/>
                  <w:b w:val="0"/>
                  <w:bCs w:val="0"/>
                  <w:szCs w:val="20"/>
                </w:rPr>
                <w:t>Field</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6A1FB7C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51"/>
                <w:rFonts w:ascii="Arial" w:hAnsi="Arial" w:cs="Arial"/>
                <w:b/>
                <w:bCs/>
                <w:szCs w:val="20"/>
              </w:rPr>
            </w:pPr>
          </w:p>
        </w:tc>
        <w:tc>
          <w:tcPr>
            <w:tcW w:w="1843" w:type="dxa"/>
            <w:tcBorders>
              <w:top w:val="single" w:color="8CB1DE" w:themeColor="accent6" w:themeTint="99" w:sz="4" w:space="0"/>
              <w:bottom w:val="single" w:color="8CB1DE" w:themeColor="accent6" w:themeTint="99" w:sz="4" w:space="0"/>
            </w:tcBorders>
          </w:tcPr>
          <w:p w:rsidR="00DB39D4" w:rsidP="00DB39D4" w:rsidRDefault="00DB39D4" w14:paraId="5DDA203D" w14:textId="3FD8248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52"/>
                <w:rFonts w:ascii="Arial" w:hAnsi="Arial" w:cs="Arial"/>
                <w:szCs w:val="20"/>
              </w:rPr>
            </w:pPr>
            <w:ins w:author="Andreyeva, Julia" w:date="2022-03-28T14:24:00Z" w:id="7353">
              <w:r>
                <w:rPr>
                  <w:rFonts w:ascii="Arial" w:hAnsi="Arial" w:cs="Arial"/>
                  <w:szCs w:val="20"/>
                </w:rPr>
                <w:t>Distributor</w:t>
              </w:r>
            </w:ins>
          </w:p>
        </w:tc>
        <w:tc>
          <w:tcPr>
            <w:tcW w:w="1276" w:type="dxa"/>
            <w:tcBorders>
              <w:top w:val="single" w:color="8CB1DE" w:themeColor="accent6" w:themeTint="99" w:sz="4" w:space="0"/>
              <w:bottom w:val="single" w:color="8CB1DE" w:themeColor="accent6" w:themeTint="99" w:sz="4" w:space="0"/>
            </w:tcBorders>
          </w:tcPr>
          <w:p w:rsidR="00DB39D4" w:rsidP="00DB39D4" w:rsidRDefault="00DB39D4" w14:paraId="1413A0ED" w14:textId="4CD3C7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54"/>
                <w:rFonts w:ascii="Arial" w:hAnsi="Arial" w:cs="Arial"/>
                <w:szCs w:val="20"/>
              </w:rPr>
            </w:pPr>
            <w:ins w:author="Andreyeva, Julia" w:date="2022-03-28T14:24:00Z" w:id="7355">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171CA5" w:rsidR="00DB39D4" w:rsidP="00DB39D4" w:rsidRDefault="00DB39D4" w14:paraId="501152A1" w14:textId="008167D2">
            <w:pPr>
              <w:pStyle w:val="BodyText"/>
              <w:rPr>
                <w:ins w:author="Andreyeva, Julia" w:date="2022-03-28T14:24:00Z" w:id="7356"/>
                <w:rFonts w:ascii="Arial" w:hAnsi="Arial" w:cs="Arial"/>
                <w:szCs w:val="20"/>
              </w:rPr>
            </w:pPr>
            <w:ins w:author="Andreyeva, Julia" w:date="2022-03-28T14:24:00Z" w:id="7357">
              <w:r w:rsidRPr="00171CA5">
                <w:rPr>
                  <w:rFonts w:ascii="Arial" w:hAnsi="Arial" w:cs="Arial"/>
                  <w:b w:val="0"/>
                  <w:bCs w:val="0"/>
                  <w:szCs w:val="20"/>
                </w:rPr>
                <w:t>Distributor</w:t>
              </w:r>
            </w:ins>
          </w:p>
        </w:tc>
      </w:tr>
      <w:tr w:rsidRPr="00B00E4F" w:rsidR="00DB39D4" w:rsidTr="001477FA" w14:paraId="74B3EA4B" w14:textId="77777777">
        <w:tblPrEx>
          <w:tblW w:w="9864" w:type="dxa"/>
          <w:tblLayout w:type="fixed"/>
          <w:tblLook w:val="01E0" w:firstRow="1" w:lastRow="1" w:firstColumn="1" w:lastColumn="1" w:noHBand="0" w:noVBand="0"/>
          <w:tblPrExChange w:author="Andreyeva, Julia" w:date="2022-03-28T14:20:00Z" w:id="7358">
            <w:tblPrEx>
              <w:tblW w:w="9864" w:type="dxa"/>
              <w:tblLayout w:type="fixed"/>
              <w:tblLook w:val="01E0" w:firstRow="1" w:lastRow="1" w:firstColumn="1" w:lastColumn="1" w:noHBand="0" w:noVBand="0"/>
            </w:tblPrEx>
          </w:tblPrExChange>
        </w:tblPrEx>
        <w:trPr>
          <w:trHeight w:val="70"/>
          <w:ins w:author="Andreyeva, Julia" w:date="2022-03-28T14:20:00Z" w:id="7359"/>
          <w:trPrChange w:author="Andreyeva, Julia" w:date="2022-03-28T14:20:00Z" w:id="7360">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0:00Z" w:id="7361">
              <w:tcPr>
                <w:tcW w:w="988" w:type="dxa"/>
                <w:tcBorders>
                  <w:top w:val="single" w:color="8CB1DE" w:themeColor="accent6" w:themeTint="99" w:sz="4" w:space="0"/>
                </w:tcBorders>
              </w:tcPr>
            </w:tcPrChange>
          </w:tcPr>
          <w:p w:rsidRPr="00C4363C" w:rsidR="00DB39D4" w:rsidP="00DB39D4" w:rsidRDefault="00DB39D4" w14:paraId="0ABF075A" w14:textId="1E0B2F19">
            <w:pPr>
              <w:pStyle w:val="BodyText"/>
              <w:rPr>
                <w:ins w:author="Andreyeva, Julia" w:date="2022-03-28T14:20:00Z" w:id="7362"/>
                <w:rFonts w:ascii="Arial" w:hAnsi="Arial" w:cs="Arial"/>
                <w:szCs w:val="20"/>
              </w:rPr>
            </w:pPr>
            <w:ins w:author="Andreyeva, Julia" w:date="2022-03-28T14:21:00Z" w:id="7363">
              <w:r w:rsidRPr="00C4363C">
                <w:rPr>
                  <w:rFonts w:ascii="Arial" w:hAnsi="Arial" w:cs="Arial"/>
                  <w:b w:val="0"/>
                  <w:bCs w:val="0"/>
                  <w:szCs w:val="20"/>
                </w:rPr>
                <w:t>Button</w:t>
              </w:r>
            </w:ins>
          </w:p>
        </w:tc>
        <w:tc>
          <w:tcPr>
            <w:tcW w:w="0" w:type="dxa"/>
            <w:tcBorders>
              <w:top w:val="single" w:color="8CB1DE" w:themeColor="accent6" w:themeTint="99" w:sz="4" w:space="0"/>
              <w:bottom w:val="single" w:color="8CB1DE" w:themeColor="accent6" w:themeTint="99" w:sz="4" w:space="0"/>
            </w:tcBorders>
            <w:tcPrChange w:author="Andreyeva, Julia" w:date="2022-03-28T14:20:00Z" w:id="7364">
              <w:tcPr>
                <w:tcW w:w="2976" w:type="dxa"/>
                <w:tcBorders>
                  <w:top w:val="single" w:color="8CB1DE" w:themeColor="accent6" w:themeTint="99" w:sz="4" w:space="0"/>
                </w:tcBorders>
              </w:tcPr>
            </w:tcPrChange>
          </w:tcPr>
          <w:p w:rsidRPr="00C4363C" w:rsidR="00DB39D4" w:rsidP="00DB39D4" w:rsidRDefault="00DB39D4" w14:paraId="5D89C0C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65"/>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0:00Z" w:id="7366">
              <w:tcPr>
                <w:tcW w:w="1843" w:type="dxa"/>
                <w:tcBorders>
                  <w:top w:val="single" w:color="8CB1DE" w:themeColor="accent6" w:themeTint="99" w:sz="4" w:space="0"/>
                </w:tcBorders>
              </w:tcPr>
            </w:tcPrChange>
          </w:tcPr>
          <w:p w:rsidRPr="00C4363C" w:rsidR="00DB39D4" w:rsidP="00DB39D4" w:rsidRDefault="00DB39D4" w14:paraId="08B5EEF6" w14:textId="2E1A897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67"/>
                <w:rFonts w:ascii="Arial" w:hAnsi="Arial" w:cs="Arial"/>
                <w:szCs w:val="20"/>
              </w:rPr>
            </w:pPr>
            <w:ins w:author="Andreyeva, Julia" w:date="2022-03-28T14:21:00Z" w:id="7368">
              <w:r w:rsidRPr="00C4363C">
                <w:rPr>
                  <w:rFonts w:ascii="Arial" w:hAnsi="Arial" w:cs="Arial"/>
                  <w:szCs w:val="20"/>
                </w:rPr>
                <w:t>Apply</w:t>
              </w:r>
            </w:ins>
          </w:p>
        </w:tc>
        <w:tc>
          <w:tcPr>
            <w:tcW w:w="0" w:type="dxa"/>
            <w:tcBorders>
              <w:top w:val="single" w:color="8CB1DE" w:themeColor="accent6" w:themeTint="99" w:sz="4" w:space="0"/>
              <w:bottom w:val="single" w:color="8CB1DE" w:themeColor="accent6" w:themeTint="99" w:sz="4" w:space="0"/>
            </w:tcBorders>
            <w:tcPrChange w:author="Andreyeva, Julia" w:date="2022-03-28T14:20:00Z" w:id="7369">
              <w:tcPr>
                <w:tcW w:w="1276" w:type="dxa"/>
                <w:tcBorders>
                  <w:top w:val="single" w:color="8CB1DE" w:themeColor="accent6" w:themeTint="99" w:sz="4" w:space="0"/>
                </w:tcBorders>
              </w:tcPr>
            </w:tcPrChange>
          </w:tcPr>
          <w:p w:rsidRPr="00C4363C" w:rsidR="00DB39D4" w:rsidP="00DB39D4" w:rsidRDefault="00DB39D4" w14:paraId="469D0438" w14:textId="0555592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70"/>
                <w:rFonts w:ascii="Arial" w:hAnsi="Arial" w:cs="Arial"/>
                <w:szCs w:val="20"/>
              </w:rPr>
            </w:pPr>
            <w:ins w:author="Andreyeva, Julia" w:date="2022-03-28T14:21:00Z" w:id="7371">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0:00Z" w:id="7372">
              <w:tcPr>
                <w:tcW w:w="2781" w:type="dxa"/>
                <w:tcBorders>
                  <w:top w:val="single" w:color="8CB1DE" w:themeColor="accent6" w:themeTint="99" w:sz="4" w:space="0"/>
                </w:tcBorders>
              </w:tcPr>
            </w:tcPrChange>
          </w:tcPr>
          <w:p w:rsidRPr="0068221D" w:rsidR="00DB39D4" w:rsidP="00DB39D4" w:rsidRDefault="00DB39D4" w14:paraId="10B7C2AC" w14:textId="4B1809E5">
            <w:pPr>
              <w:pStyle w:val="BodyText"/>
              <w:rPr>
                <w:ins w:author="Andreyeva, Julia" w:date="2022-03-28T14:20:00Z" w:id="7373"/>
                <w:rFonts w:ascii="Arial" w:hAnsi="Arial" w:cs="Arial"/>
                <w:b w:val="0"/>
                <w:szCs w:val="20"/>
              </w:rPr>
            </w:pPr>
            <w:ins w:author="Andreyeva, Julia" w:date="2022-03-28T14:21:00Z" w:id="7374">
              <w:r w:rsidRPr="00171CA5">
                <w:rPr>
                  <w:rFonts w:ascii="Arial" w:hAnsi="Arial" w:cs="Arial"/>
                  <w:b w:val="0"/>
                  <w:bCs w:val="0"/>
                  <w:szCs w:val="20"/>
                </w:rPr>
                <w:t>Apply</w:t>
              </w:r>
            </w:ins>
          </w:p>
        </w:tc>
      </w:tr>
      <w:tr w:rsidRPr="00B00E4F" w:rsidR="00DB39D4" w:rsidTr="001477FA" w14:paraId="2CC67FC8" w14:textId="77777777">
        <w:trPr>
          <w:trHeight w:val="70"/>
          <w:ins w:author="Andreyeva, Julia" w:date="2022-03-28T14:24:00Z" w:id="7375"/>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bottom w:val="single" w:color="8CB1DE" w:themeColor="accent6" w:themeTint="99" w:sz="4" w:space="0"/>
            </w:tcBorders>
          </w:tcPr>
          <w:p w:rsidRPr="00C4363C" w:rsidR="00DB39D4" w:rsidP="00DB39D4" w:rsidRDefault="00DB39D4" w14:paraId="656613F2" w14:textId="565C196E">
            <w:pPr>
              <w:pStyle w:val="BodyText"/>
              <w:rPr>
                <w:ins w:author="Andreyeva, Julia" w:date="2022-03-28T14:24:00Z" w:id="7376"/>
                <w:rFonts w:ascii="Arial" w:hAnsi="Arial" w:cs="Arial"/>
                <w:szCs w:val="20"/>
              </w:rPr>
            </w:pPr>
            <w:ins w:author="Andreyeva, Julia" w:date="2022-03-28T14:24:00Z" w:id="7377">
              <w:r w:rsidRPr="00C4363C">
                <w:rPr>
                  <w:rFonts w:ascii="Arial" w:hAnsi="Arial" w:cs="Arial"/>
                  <w:b w:val="0"/>
                  <w:bCs w:val="0"/>
                  <w:szCs w:val="20"/>
                </w:rPr>
                <w:t>Button</w:t>
              </w:r>
            </w:ins>
          </w:p>
        </w:tc>
        <w:tc>
          <w:tcPr>
            <w:tcW w:w="2976" w:type="dxa"/>
            <w:tcBorders>
              <w:top w:val="single" w:color="8CB1DE" w:themeColor="accent6" w:themeTint="99" w:sz="4" w:space="0"/>
              <w:bottom w:val="single" w:color="8CB1DE" w:themeColor="accent6" w:themeTint="99" w:sz="4" w:space="0"/>
            </w:tcBorders>
          </w:tcPr>
          <w:p w:rsidRPr="00C4363C" w:rsidR="00DB39D4" w:rsidP="00DB39D4" w:rsidRDefault="00DB39D4" w14:paraId="1818222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78"/>
                <w:rFonts w:ascii="Arial" w:hAnsi="Arial" w:cs="Arial"/>
                <w:b/>
                <w:bCs/>
                <w:szCs w:val="20"/>
              </w:rPr>
            </w:pPr>
          </w:p>
        </w:tc>
        <w:tc>
          <w:tcPr>
            <w:tcW w:w="1843" w:type="dxa"/>
            <w:tcBorders>
              <w:top w:val="single" w:color="8CB1DE" w:themeColor="accent6" w:themeTint="99" w:sz="4" w:space="0"/>
              <w:bottom w:val="single" w:color="8CB1DE" w:themeColor="accent6" w:themeTint="99" w:sz="4" w:space="0"/>
            </w:tcBorders>
          </w:tcPr>
          <w:p w:rsidRPr="00C4363C" w:rsidR="00DB39D4" w:rsidP="00DB39D4" w:rsidRDefault="00DB39D4" w14:paraId="70E1FF16" w14:textId="2648686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79"/>
                <w:rFonts w:ascii="Arial" w:hAnsi="Arial" w:cs="Arial"/>
                <w:szCs w:val="20"/>
              </w:rPr>
            </w:pPr>
            <w:ins w:author="Andreyeva, Julia" w:date="2022-03-28T14:24:00Z" w:id="7380">
              <w:r w:rsidRPr="00C4363C">
                <w:rPr>
                  <w:rFonts w:ascii="Arial" w:hAnsi="Arial" w:cs="Arial"/>
                  <w:szCs w:val="20"/>
                </w:rPr>
                <w:t>Apply</w:t>
              </w:r>
            </w:ins>
          </w:p>
        </w:tc>
        <w:tc>
          <w:tcPr>
            <w:tcW w:w="1276" w:type="dxa"/>
            <w:tcBorders>
              <w:top w:val="single" w:color="8CB1DE" w:themeColor="accent6" w:themeTint="99" w:sz="4" w:space="0"/>
              <w:bottom w:val="single" w:color="8CB1DE" w:themeColor="accent6" w:themeTint="99" w:sz="4" w:space="0"/>
            </w:tcBorders>
          </w:tcPr>
          <w:p w:rsidR="00DB39D4" w:rsidP="00DB39D4" w:rsidRDefault="00DB39D4" w14:paraId="2903EA8D" w14:textId="28199D1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4:00Z" w:id="7381"/>
                <w:rFonts w:ascii="Arial" w:hAnsi="Arial" w:cs="Arial"/>
                <w:szCs w:val="20"/>
              </w:rPr>
            </w:pPr>
            <w:ins w:author="Andreyeva, Julia" w:date="2022-03-28T14:24:00Z" w:id="7382">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bottom w:val="single" w:color="8CB1DE" w:themeColor="accent6" w:themeTint="99" w:sz="4" w:space="0"/>
            </w:tcBorders>
          </w:tcPr>
          <w:p w:rsidRPr="00171CA5" w:rsidR="00DB39D4" w:rsidP="00DB39D4" w:rsidRDefault="00DB39D4" w14:paraId="1649EAEF" w14:textId="42AF8454">
            <w:pPr>
              <w:pStyle w:val="BodyText"/>
              <w:rPr>
                <w:ins w:author="Andreyeva, Julia" w:date="2022-03-28T14:24:00Z" w:id="7383"/>
                <w:rFonts w:ascii="Arial" w:hAnsi="Arial" w:cs="Arial"/>
                <w:szCs w:val="20"/>
              </w:rPr>
            </w:pPr>
            <w:ins w:author="Andreyeva, Julia" w:date="2022-03-28T14:24:00Z" w:id="7384">
              <w:r w:rsidRPr="00171CA5">
                <w:rPr>
                  <w:rFonts w:ascii="Arial" w:hAnsi="Arial" w:cs="Arial"/>
                  <w:b w:val="0"/>
                  <w:bCs w:val="0"/>
                  <w:szCs w:val="20"/>
                </w:rPr>
                <w:t>Apply</w:t>
              </w:r>
            </w:ins>
          </w:p>
        </w:tc>
      </w:tr>
      <w:tr w:rsidRPr="00B00E4F" w:rsidR="00DB39D4" w:rsidTr="00DB39D4" w14:paraId="07671058" w14:textId="77777777">
        <w:tblPrEx>
          <w:tblW w:w="9864" w:type="dxa"/>
          <w:tblLayout w:type="fixed"/>
          <w:tblLook w:val="01E0" w:firstRow="1" w:lastRow="1" w:firstColumn="1" w:lastColumn="1" w:noHBand="0" w:noVBand="0"/>
          <w:tblPrExChange w:author="Andreyeva, Julia" w:date="2022-03-28T14:24:00Z" w:id="7385">
            <w:tblPrEx>
              <w:tblW w:w="9864" w:type="dxa"/>
              <w:tblLayout w:type="fixed"/>
              <w:tblLook w:val="01E0" w:firstRow="1" w:lastRow="1" w:firstColumn="1" w:lastColumn="1" w:noHBand="0" w:noVBand="0"/>
            </w:tblPrEx>
          </w:tblPrExChange>
        </w:tblPrEx>
        <w:trPr>
          <w:trHeight w:val="70"/>
          <w:ins w:author="Andreyeva, Julia" w:date="2022-03-28T14:20:00Z" w:id="7386"/>
          <w:trPrChange w:author="Andreyeva, Julia" w:date="2022-03-28T14:24:00Z" w:id="7387">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4:00Z" w:id="7388">
              <w:tcPr>
                <w:tcW w:w="988" w:type="dxa"/>
                <w:tcBorders>
                  <w:top w:val="single" w:color="8CB1DE" w:themeColor="accent6" w:themeTint="99" w:sz="4" w:space="0"/>
                </w:tcBorders>
              </w:tcPr>
            </w:tcPrChange>
          </w:tcPr>
          <w:p w:rsidRPr="00C4363C" w:rsidR="00DB39D4" w:rsidP="00DB39D4" w:rsidRDefault="00DB39D4" w14:paraId="0F97BEDE" w14:textId="74407F76">
            <w:pPr>
              <w:pStyle w:val="BodyText"/>
              <w:rPr>
                <w:ins w:author="Andreyeva, Julia" w:date="2022-03-28T14:20:00Z" w:id="7389"/>
                <w:rFonts w:ascii="Arial" w:hAnsi="Arial" w:cs="Arial"/>
                <w:szCs w:val="20"/>
              </w:rPr>
            </w:pPr>
            <w:ins w:author="Andreyeva, Julia" w:date="2022-03-28T14:21:00Z" w:id="7390">
              <w:r w:rsidRPr="00C4363C">
                <w:rPr>
                  <w:rFonts w:ascii="Arial" w:hAnsi="Arial" w:cs="Arial"/>
                  <w:b w:val="0"/>
                  <w:bCs w:val="0"/>
                  <w:szCs w:val="20"/>
                </w:rPr>
                <w:t>Button</w:t>
              </w:r>
            </w:ins>
          </w:p>
        </w:tc>
        <w:tc>
          <w:tcPr>
            <w:tcW w:w="0" w:type="dxa"/>
            <w:tcBorders>
              <w:top w:val="single" w:color="8CB1DE" w:themeColor="accent6" w:themeTint="99" w:sz="4" w:space="0"/>
              <w:bottom w:val="single" w:color="8CB1DE" w:themeColor="accent6" w:themeTint="99" w:sz="4" w:space="0"/>
            </w:tcBorders>
            <w:tcPrChange w:author="Andreyeva, Julia" w:date="2022-03-28T14:24:00Z" w:id="7391">
              <w:tcPr>
                <w:tcW w:w="2976" w:type="dxa"/>
                <w:tcBorders>
                  <w:top w:val="single" w:color="8CB1DE" w:themeColor="accent6" w:themeTint="99" w:sz="4" w:space="0"/>
                </w:tcBorders>
              </w:tcPr>
            </w:tcPrChange>
          </w:tcPr>
          <w:p w:rsidRPr="00C4363C" w:rsidR="00DB39D4" w:rsidP="00DB39D4" w:rsidRDefault="00DB39D4" w14:paraId="4B81FA2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92"/>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4:00Z" w:id="7393">
              <w:tcPr>
                <w:tcW w:w="1843" w:type="dxa"/>
                <w:tcBorders>
                  <w:top w:val="single" w:color="8CB1DE" w:themeColor="accent6" w:themeTint="99" w:sz="4" w:space="0"/>
                </w:tcBorders>
              </w:tcPr>
            </w:tcPrChange>
          </w:tcPr>
          <w:p w:rsidRPr="00C4363C" w:rsidR="00DB39D4" w:rsidP="00DB39D4" w:rsidRDefault="00DB39D4" w14:paraId="54668A26" w14:textId="6966D9E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94"/>
                <w:rFonts w:ascii="Arial" w:hAnsi="Arial" w:cs="Arial"/>
                <w:szCs w:val="20"/>
              </w:rPr>
            </w:pPr>
            <w:ins w:author="Andreyeva, Julia" w:date="2022-03-28T14:21:00Z" w:id="7395">
              <w:r w:rsidRPr="00C4363C">
                <w:rPr>
                  <w:rFonts w:ascii="Arial" w:hAnsi="Arial" w:cs="Arial"/>
                  <w:szCs w:val="20"/>
                </w:rPr>
                <w:t>Submit Target List</w:t>
              </w:r>
            </w:ins>
          </w:p>
        </w:tc>
        <w:tc>
          <w:tcPr>
            <w:tcW w:w="0" w:type="dxa"/>
            <w:tcBorders>
              <w:top w:val="single" w:color="8CB1DE" w:themeColor="accent6" w:themeTint="99" w:sz="4" w:space="0"/>
              <w:bottom w:val="single" w:color="8CB1DE" w:themeColor="accent6" w:themeTint="99" w:sz="4" w:space="0"/>
            </w:tcBorders>
            <w:tcPrChange w:author="Andreyeva, Julia" w:date="2022-03-28T14:24:00Z" w:id="7396">
              <w:tcPr>
                <w:tcW w:w="1276" w:type="dxa"/>
                <w:tcBorders>
                  <w:top w:val="single" w:color="8CB1DE" w:themeColor="accent6" w:themeTint="99" w:sz="4" w:space="0"/>
                </w:tcBorders>
              </w:tcPr>
            </w:tcPrChange>
          </w:tcPr>
          <w:p w:rsidRPr="00DB39D4" w:rsidR="00DB39D4" w:rsidP="00DB39D4" w:rsidRDefault="00DB39D4" w14:paraId="7CCEC7CA" w14:textId="6C1838C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0:00Z" w:id="7397"/>
                <w:rFonts w:ascii="Arial" w:hAnsi="Arial" w:cs="Arial"/>
                <w:bCs/>
                <w:szCs w:val="20"/>
                <w:rPrChange w:author="Andreyeva, Julia" w:date="2022-03-28T14:25:00Z" w:id="7398">
                  <w:rPr>
                    <w:ins w:author="Andreyeva, Julia" w:date="2022-03-28T14:20:00Z" w:id="7399"/>
                    <w:rFonts w:ascii="Arial" w:hAnsi="Arial" w:cs="Arial"/>
                    <w:szCs w:val="20"/>
                  </w:rPr>
                </w:rPrChange>
              </w:rPr>
            </w:pPr>
            <w:ins w:author="Andreyeva, Julia" w:date="2022-03-28T14:21:00Z" w:id="7400">
              <w:r w:rsidRPr="00DB39D4">
                <w:rPr>
                  <w:rFonts w:ascii="Arial" w:hAnsi="Arial" w:cs="Arial"/>
                  <w:bCs/>
                  <w:szCs w:val="20"/>
                  <w:rPrChange w:author="Andreyeva, Julia" w:date="2022-03-28T14:25:00Z" w:id="7401">
                    <w:rPr>
                      <w:rFonts w:ascii="Arial" w:hAnsi="Arial" w:cs="Arial"/>
                      <w:szCs w:val="20"/>
                    </w:rPr>
                  </w:rPrChange>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4:00Z" w:id="7402">
              <w:tcPr>
                <w:tcW w:w="2781" w:type="dxa"/>
                <w:tcBorders>
                  <w:top w:val="single" w:color="8CB1DE" w:themeColor="accent6" w:themeTint="99" w:sz="4" w:space="0"/>
                </w:tcBorders>
              </w:tcPr>
            </w:tcPrChange>
          </w:tcPr>
          <w:p w:rsidRPr="0068221D" w:rsidR="00DB39D4" w:rsidP="00DB39D4" w:rsidRDefault="00DB39D4" w14:paraId="23D3977B" w14:textId="29C3A0A2">
            <w:pPr>
              <w:pStyle w:val="BodyText"/>
              <w:rPr>
                <w:ins w:author="Andreyeva, Julia" w:date="2022-03-28T14:20:00Z" w:id="7403"/>
                <w:rFonts w:ascii="Arial" w:hAnsi="Arial" w:cs="Arial"/>
                <w:b w:val="0"/>
                <w:szCs w:val="20"/>
              </w:rPr>
            </w:pPr>
            <w:ins w:author="Andreyeva, Julia" w:date="2022-03-28T14:21:00Z" w:id="7404">
              <w:r w:rsidRPr="00C4363C">
                <w:rPr>
                  <w:rFonts w:ascii="Arial" w:hAnsi="Arial" w:cs="Arial"/>
                  <w:b w:val="0"/>
                  <w:bCs w:val="0"/>
                  <w:szCs w:val="20"/>
                </w:rPr>
                <w:t>Submit Target List</w:t>
              </w:r>
            </w:ins>
          </w:p>
        </w:tc>
      </w:tr>
      <w:tr w:rsidRPr="00B00E4F" w:rsidR="00DB39D4" w:rsidTr="00362BCE" w14:paraId="7DA32D2E" w14:textId="77777777">
        <w:trPr>
          <w:cnfStyle w:val="010000000000" w:firstRow="0" w:lastRow="1" w:firstColumn="0" w:lastColumn="0" w:oddVBand="0" w:evenVBand="0" w:oddHBand="0" w:evenHBand="0" w:firstRowFirstColumn="0" w:firstRowLastColumn="0" w:lastRowFirstColumn="0" w:lastRowLastColumn="0"/>
          <w:trHeight w:val="70"/>
          <w:ins w:author="Andreyeva, Julia" w:date="2022-03-28T14:24:00Z" w:id="7405"/>
        </w:trPr>
        <w:tc>
          <w:tcPr>
            <w:cnfStyle w:val="001000000000" w:firstRow="0" w:lastRow="0" w:firstColumn="1" w:lastColumn="0" w:oddVBand="0" w:evenVBand="0" w:oddHBand="0" w:evenHBand="0" w:firstRowFirstColumn="0" w:firstRowLastColumn="0" w:lastRowFirstColumn="0" w:lastRowLastColumn="0"/>
            <w:tcW w:w="988" w:type="dxa"/>
            <w:tcBorders>
              <w:top w:val="single" w:color="8CB1DE" w:themeColor="accent6" w:themeTint="99" w:sz="4" w:space="0"/>
            </w:tcBorders>
          </w:tcPr>
          <w:p w:rsidRPr="00C4363C" w:rsidR="00DB39D4" w:rsidP="00DB39D4" w:rsidRDefault="00DB39D4" w14:paraId="1EA3DF1C" w14:textId="1D64049C">
            <w:pPr>
              <w:pStyle w:val="BodyText"/>
              <w:rPr>
                <w:ins w:author="Andreyeva, Julia" w:date="2022-03-28T14:24:00Z" w:id="7406"/>
                <w:rFonts w:ascii="Arial" w:hAnsi="Arial" w:cs="Arial"/>
                <w:szCs w:val="20"/>
              </w:rPr>
            </w:pPr>
            <w:ins w:author="Andreyeva, Julia" w:date="2022-03-28T14:24:00Z" w:id="7407">
              <w:r w:rsidRPr="00C4363C">
                <w:rPr>
                  <w:rFonts w:ascii="Arial" w:hAnsi="Arial" w:cs="Arial"/>
                  <w:b w:val="0"/>
                  <w:bCs w:val="0"/>
                  <w:szCs w:val="20"/>
                </w:rPr>
                <w:t>Button</w:t>
              </w:r>
            </w:ins>
          </w:p>
        </w:tc>
        <w:tc>
          <w:tcPr>
            <w:tcW w:w="2976" w:type="dxa"/>
            <w:tcBorders>
              <w:top w:val="single" w:color="8CB1DE" w:themeColor="accent6" w:themeTint="99" w:sz="4" w:space="0"/>
            </w:tcBorders>
          </w:tcPr>
          <w:p w:rsidRPr="00C4363C" w:rsidR="00DB39D4" w:rsidP="00DB39D4" w:rsidRDefault="00DB39D4" w14:paraId="0FB2EEB8" w14:textId="77777777">
            <w:pPr>
              <w:pStyle w:val="BodyText"/>
              <w:cnfStyle w:val="010000000000" w:firstRow="0" w:lastRow="1" w:firstColumn="0" w:lastColumn="0" w:oddVBand="0" w:evenVBand="0" w:oddHBand="0" w:evenHBand="0" w:firstRowFirstColumn="0" w:firstRowLastColumn="0" w:lastRowFirstColumn="0" w:lastRowLastColumn="0"/>
              <w:rPr>
                <w:ins w:author="Andreyeva, Julia" w:date="2022-03-28T14:24:00Z" w:id="7408"/>
                <w:rFonts w:ascii="Arial" w:hAnsi="Arial" w:cs="Arial"/>
                <w:b w:val="0"/>
                <w:bCs w:val="0"/>
                <w:szCs w:val="20"/>
              </w:rPr>
            </w:pPr>
          </w:p>
        </w:tc>
        <w:tc>
          <w:tcPr>
            <w:tcW w:w="1843" w:type="dxa"/>
            <w:tcBorders>
              <w:top w:val="single" w:color="8CB1DE" w:themeColor="accent6" w:themeTint="99" w:sz="4" w:space="0"/>
            </w:tcBorders>
          </w:tcPr>
          <w:p w:rsidRPr="00C4363C" w:rsidR="00DB39D4" w:rsidP="00DB39D4" w:rsidRDefault="00DB39D4" w14:paraId="5E7CCF80" w14:textId="21119D21">
            <w:pPr>
              <w:pStyle w:val="BodyText"/>
              <w:cnfStyle w:val="010000000000" w:firstRow="0" w:lastRow="1" w:firstColumn="0" w:lastColumn="0" w:oddVBand="0" w:evenVBand="0" w:oddHBand="0" w:evenHBand="0" w:firstRowFirstColumn="0" w:firstRowLastColumn="0" w:lastRowFirstColumn="0" w:lastRowLastColumn="0"/>
              <w:rPr>
                <w:ins w:author="Andreyeva, Julia" w:date="2022-03-28T14:24:00Z" w:id="7409"/>
                <w:rFonts w:ascii="Arial" w:hAnsi="Arial" w:cs="Arial"/>
                <w:szCs w:val="20"/>
              </w:rPr>
            </w:pPr>
            <w:ins w:author="Andreyeva, Julia" w:date="2022-03-28T14:24:00Z" w:id="7410">
              <w:r w:rsidRPr="00C4363C">
                <w:rPr>
                  <w:rFonts w:ascii="Arial" w:hAnsi="Arial" w:cs="Arial"/>
                  <w:b w:val="0"/>
                  <w:bCs w:val="0"/>
                  <w:szCs w:val="20"/>
                </w:rPr>
                <w:t>Submit Target List</w:t>
              </w:r>
            </w:ins>
          </w:p>
        </w:tc>
        <w:tc>
          <w:tcPr>
            <w:tcW w:w="1276" w:type="dxa"/>
            <w:tcBorders>
              <w:top w:val="single" w:color="8CB1DE" w:themeColor="accent6" w:themeTint="99" w:sz="4" w:space="0"/>
            </w:tcBorders>
          </w:tcPr>
          <w:p w:rsidRPr="00DB39D4" w:rsidR="00DB39D4" w:rsidP="00DB39D4" w:rsidRDefault="00DB39D4" w14:paraId="7531465A" w14:textId="58552D14">
            <w:pPr>
              <w:pStyle w:val="BodyText"/>
              <w:cnfStyle w:val="010000000000" w:firstRow="0" w:lastRow="1" w:firstColumn="0" w:lastColumn="0" w:oddVBand="0" w:evenVBand="0" w:oddHBand="0" w:evenHBand="0" w:firstRowFirstColumn="0" w:firstRowLastColumn="0" w:lastRowFirstColumn="0" w:lastRowLastColumn="0"/>
              <w:rPr>
                <w:ins w:author="Andreyeva, Julia" w:date="2022-03-28T14:24:00Z" w:id="7411"/>
                <w:rFonts w:ascii="Arial" w:hAnsi="Arial" w:cs="Arial"/>
                <w:b w:val="0"/>
                <w:szCs w:val="20"/>
              </w:rPr>
            </w:pPr>
            <w:ins w:author="Andreyeva, Julia" w:date="2022-03-28T14:25:00Z" w:id="7412">
              <w:r>
                <w:rPr>
                  <w:rFonts w:ascii="Arial" w:hAnsi="Arial" w:cs="Arial"/>
                  <w:b w:val="0"/>
                  <w:bCs w:val="0"/>
                  <w:szCs w:val="20"/>
                </w:rPr>
                <w:t>ENU</w:t>
              </w:r>
            </w:ins>
          </w:p>
        </w:tc>
        <w:tc>
          <w:tcPr>
            <w:cnfStyle w:val="000100000000" w:firstRow="0" w:lastRow="0" w:firstColumn="0" w:lastColumn="1" w:oddVBand="0" w:evenVBand="0" w:oddHBand="0" w:evenHBand="0" w:firstRowFirstColumn="0" w:firstRowLastColumn="0" w:lastRowFirstColumn="0" w:lastRowLastColumn="0"/>
            <w:tcW w:w="2781" w:type="dxa"/>
            <w:tcBorders>
              <w:top w:val="single" w:color="8CB1DE" w:themeColor="accent6" w:themeTint="99" w:sz="4" w:space="0"/>
            </w:tcBorders>
          </w:tcPr>
          <w:p w:rsidRPr="00C4363C" w:rsidR="00DB39D4" w:rsidP="00DB39D4" w:rsidRDefault="00DB39D4" w14:paraId="7E64D743" w14:textId="2D7A5219">
            <w:pPr>
              <w:pStyle w:val="BodyText"/>
              <w:rPr>
                <w:ins w:author="Andreyeva, Julia" w:date="2022-03-28T14:24:00Z" w:id="7413"/>
                <w:rFonts w:ascii="Arial" w:hAnsi="Arial" w:cs="Arial"/>
                <w:szCs w:val="20"/>
              </w:rPr>
            </w:pPr>
            <w:ins w:author="Andreyeva, Julia" w:date="2022-03-28T14:24:00Z" w:id="7414">
              <w:r w:rsidRPr="00C4363C">
                <w:rPr>
                  <w:rFonts w:ascii="Arial" w:hAnsi="Arial" w:cs="Arial"/>
                  <w:b w:val="0"/>
                  <w:bCs w:val="0"/>
                  <w:szCs w:val="20"/>
                </w:rPr>
                <w:t>Submit Target List</w:t>
              </w:r>
            </w:ins>
          </w:p>
        </w:tc>
      </w:tr>
    </w:tbl>
    <w:p w:rsidR="006B30DA" w:rsidP="00D31061" w:rsidRDefault="006B30DA" w14:paraId="5F26D035" w14:textId="56AF2E6F">
      <w:pPr>
        <w:rPr>
          <w:ins w:author="Andreyeva, Julia" w:date="2022-03-28T14:25:00Z" w:id="7415"/>
          <w:color w:val="00857E" w:themeColor="accent3" w:themeShade="BF"/>
        </w:rPr>
      </w:pPr>
    </w:p>
    <w:p w:rsidR="00DB39D4" w:rsidP="00D31061" w:rsidRDefault="00DB39D4" w14:paraId="19952DD2" w14:textId="0B0B8E6F">
      <w:pPr>
        <w:rPr>
          <w:ins w:author="Andreyeva, Julia" w:date="2022-03-28T14:25:00Z" w:id="7416"/>
          <w:color w:val="00857E" w:themeColor="accent3" w:themeShade="BF"/>
        </w:rPr>
      </w:pPr>
    </w:p>
    <w:p w:rsidR="00DB39D4" w:rsidP="00D31061" w:rsidRDefault="00DB39D4" w14:paraId="5563F431" w14:textId="77777777">
      <w:pPr>
        <w:rPr>
          <w:ins w:author="Andreyeva, Julia" w:date="2022-03-03T17:41:00Z" w:id="7417"/>
          <w:color w:val="00857E" w:themeColor="accent3" w:themeShade="BF"/>
        </w:rPr>
      </w:pPr>
    </w:p>
    <w:tbl>
      <w:tblPr>
        <w:tblStyle w:val="GridTable1Light-Accent6"/>
        <w:tblW w:w="9918" w:type="dxa"/>
        <w:tblLayout w:type="fixed"/>
        <w:tblLook w:val="06A0" w:firstRow="1" w:lastRow="0" w:firstColumn="1" w:lastColumn="0" w:noHBand="1" w:noVBand="1"/>
        <w:tblPrChange w:author="Andreyeva, Julia" w:date="2022-03-28T14:26:00Z" w:id="7418">
          <w:tblPr>
            <w:tblStyle w:val="GridTable1Light-Accent6"/>
            <w:tblW w:w="9918" w:type="dxa"/>
            <w:tblLayout w:type="fixed"/>
            <w:tblLook w:val="06A0" w:firstRow="1" w:lastRow="0" w:firstColumn="1" w:lastColumn="0" w:noHBand="1" w:noVBand="1"/>
          </w:tblPr>
        </w:tblPrChange>
      </w:tblPr>
      <w:tblGrid>
        <w:gridCol w:w="3114"/>
        <w:gridCol w:w="1701"/>
        <w:gridCol w:w="1559"/>
        <w:gridCol w:w="992"/>
        <w:gridCol w:w="1134"/>
        <w:gridCol w:w="1418"/>
        <w:tblGridChange w:id="7419">
          <w:tblGrid>
            <w:gridCol w:w="2972"/>
            <w:gridCol w:w="142"/>
            <w:gridCol w:w="848"/>
            <w:gridCol w:w="853"/>
            <w:gridCol w:w="564"/>
            <w:gridCol w:w="995"/>
            <w:gridCol w:w="362"/>
            <w:gridCol w:w="630"/>
            <w:gridCol w:w="189"/>
            <w:gridCol w:w="445"/>
            <w:gridCol w:w="500"/>
            <w:gridCol w:w="315"/>
            <w:gridCol w:w="1103"/>
          </w:tblGrid>
        </w:tblGridChange>
      </w:tblGrid>
      <w:tr w:rsidRPr="002400D8" w:rsidR="004C40FA" w:rsidTr="004C40FA" w14:paraId="0F92582A" w14:textId="77777777">
        <w:trPr>
          <w:cnfStyle w:val="100000000000" w:firstRow="1" w:lastRow="0" w:firstColumn="0" w:lastColumn="0" w:oddVBand="0" w:evenVBand="0" w:oddHBand="0" w:evenHBand="0" w:firstRowFirstColumn="0" w:firstRowLastColumn="0" w:lastRowFirstColumn="0" w:lastRowLastColumn="0"/>
          <w:trHeight w:val="128"/>
          <w:ins w:author="Andreyeva, Julia" w:date="2022-03-03T17:41:00Z" w:id="7420"/>
          <w:trPrChange w:author="Andreyeva, Julia" w:date="2022-03-28T14:26:00Z" w:id="7421">
            <w:trPr>
              <w:trHeight w:val="128"/>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hideMark/>
            <w:tcPrChange w:author="Andreyeva, Julia" w:date="2022-03-28T14:26:00Z" w:id="7422">
              <w:tcPr>
                <w:tcW w:w="3114" w:type="dxa"/>
                <w:gridSpan w:val="2"/>
                <w:shd w:val="clear" w:color="auto" w:fill="2B5D9A" w:themeFill="accent6" w:themeFillShade="BF"/>
                <w:hideMark/>
              </w:tcPr>
            </w:tcPrChange>
          </w:tcPr>
          <w:p w:rsidRPr="002400D8" w:rsidR="00CC134E" w:rsidP="00362BCE" w:rsidRDefault="00CC134E" w14:paraId="30ACAA80" w14:textId="77777777">
            <w:pPr>
              <w:pStyle w:val="BodyText"/>
              <w:spacing w:after="144" w:afterLines="60"/>
              <w:cnfStyle w:val="101000000000" w:firstRow="1" w:lastRow="0" w:firstColumn="1" w:lastColumn="0" w:oddVBand="0" w:evenVBand="0" w:oddHBand="0" w:evenHBand="0" w:firstRowFirstColumn="0" w:firstRowLastColumn="0" w:lastRowFirstColumn="0" w:lastRowLastColumn="0"/>
              <w:rPr>
                <w:ins w:author="Andreyeva, Julia" w:date="2022-03-03T17:41:00Z" w:id="7423"/>
                <w:rFonts w:ascii="Arial" w:hAnsi="Arial" w:cs="Arial"/>
                <w:bCs w:val="0"/>
                <w:color w:val="FFFFFF" w:themeColor="background1"/>
                <w:szCs w:val="20"/>
              </w:rPr>
            </w:pPr>
            <w:ins w:author="Andreyeva, Julia" w:date="2022-03-03T17:41:00Z" w:id="7424">
              <w:r w:rsidRPr="002400D8">
                <w:rPr>
                  <w:rFonts w:ascii="Arial" w:hAnsi="Arial" w:cs="Arial"/>
                  <w:bCs w:val="0"/>
                  <w:color w:val="FFFFFF" w:themeColor="background1"/>
                  <w:szCs w:val="20"/>
                </w:rPr>
                <w:lastRenderedPageBreak/>
                <w:t>Type</w:t>
              </w:r>
            </w:ins>
          </w:p>
        </w:tc>
        <w:tc>
          <w:tcPr>
            <w:tcW w:w="0" w:type="dxa"/>
            <w:shd w:val="clear" w:color="auto" w:fill="2B5D9A" w:themeFill="accent6" w:themeFillShade="BF"/>
            <w:hideMark/>
            <w:tcPrChange w:author="Andreyeva, Julia" w:date="2022-03-28T14:26:00Z" w:id="7425">
              <w:tcPr>
                <w:tcW w:w="1701" w:type="dxa"/>
                <w:gridSpan w:val="2"/>
                <w:shd w:val="clear" w:color="auto" w:fill="2B5D9A" w:themeFill="accent6" w:themeFillShade="BF"/>
                <w:hideMark/>
              </w:tcPr>
            </w:tcPrChange>
          </w:tcPr>
          <w:p w:rsidRPr="002400D8" w:rsidR="00CC134E" w:rsidP="00362BCE" w:rsidRDefault="00CC134E" w14:paraId="6B15BA27"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41:00Z" w:id="7426"/>
                <w:rFonts w:ascii="Arial" w:hAnsi="Arial" w:cs="Arial"/>
                <w:bCs w:val="0"/>
                <w:color w:val="FFFFFF" w:themeColor="background1"/>
                <w:szCs w:val="20"/>
              </w:rPr>
            </w:pPr>
            <w:ins w:author="Andreyeva, Julia" w:date="2022-03-03T17:41:00Z" w:id="7427">
              <w:r w:rsidRPr="002400D8">
                <w:rPr>
                  <w:rFonts w:ascii="Arial" w:hAnsi="Arial" w:cs="Arial"/>
                  <w:bCs w:val="0"/>
                  <w:color w:val="FFFFFF" w:themeColor="background1"/>
                  <w:szCs w:val="20"/>
                </w:rPr>
                <w:t>Display</w:t>
              </w:r>
            </w:ins>
          </w:p>
        </w:tc>
        <w:tc>
          <w:tcPr>
            <w:tcW w:w="0" w:type="dxa"/>
            <w:shd w:val="clear" w:color="auto" w:fill="2B5D9A" w:themeFill="accent6" w:themeFillShade="BF"/>
            <w:hideMark/>
            <w:tcPrChange w:author="Andreyeva, Julia" w:date="2022-03-28T14:26:00Z" w:id="7428">
              <w:tcPr>
                <w:tcW w:w="1559" w:type="dxa"/>
                <w:gridSpan w:val="2"/>
                <w:shd w:val="clear" w:color="auto" w:fill="2B5D9A" w:themeFill="accent6" w:themeFillShade="BF"/>
                <w:hideMark/>
              </w:tcPr>
            </w:tcPrChange>
          </w:tcPr>
          <w:p w:rsidRPr="002400D8" w:rsidR="00CC134E" w:rsidP="00362BCE" w:rsidRDefault="00CC134E" w14:paraId="3B935936"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41:00Z" w:id="7429"/>
                <w:rFonts w:ascii="Arial" w:hAnsi="Arial" w:cs="Arial"/>
                <w:bCs w:val="0"/>
                <w:color w:val="FFFFFF" w:themeColor="background1"/>
                <w:szCs w:val="20"/>
              </w:rPr>
            </w:pPr>
            <w:ins w:author="Andreyeva, Julia" w:date="2022-03-03T17:41:00Z" w:id="7430">
              <w:r w:rsidRPr="002400D8">
                <w:rPr>
                  <w:rFonts w:ascii="Arial" w:hAnsi="Arial" w:cs="Arial"/>
                  <w:bCs w:val="0"/>
                  <w:color w:val="FFFFFF" w:themeColor="background1"/>
                  <w:szCs w:val="20"/>
                </w:rPr>
                <w:t>LIC</w:t>
              </w:r>
            </w:ins>
          </w:p>
        </w:tc>
        <w:tc>
          <w:tcPr>
            <w:tcW w:w="992" w:type="dxa"/>
            <w:shd w:val="clear" w:color="auto" w:fill="2B5D9A" w:themeFill="accent6" w:themeFillShade="BF"/>
            <w:hideMark/>
            <w:tcPrChange w:author="Andreyeva, Julia" w:date="2022-03-28T14:26:00Z" w:id="7431">
              <w:tcPr>
                <w:tcW w:w="1181" w:type="dxa"/>
                <w:gridSpan w:val="3"/>
                <w:shd w:val="clear" w:color="auto" w:fill="2B5D9A" w:themeFill="accent6" w:themeFillShade="BF"/>
                <w:hideMark/>
              </w:tcPr>
            </w:tcPrChange>
          </w:tcPr>
          <w:p w:rsidRPr="002400D8" w:rsidR="00CC134E" w:rsidP="00362BCE" w:rsidRDefault="00CC134E" w14:paraId="1ED24DF4"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41:00Z" w:id="7432"/>
                <w:rFonts w:ascii="Arial" w:hAnsi="Arial" w:cs="Arial"/>
                <w:bCs w:val="0"/>
                <w:color w:val="FFFFFF" w:themeColor="background1"/>
                <w:szCs w:val="20"/>
              </w:rPr>
            </w:pPr>
            <w:ins w:author="Andreyeva, Julia" w:date="2022-03-03T17:41:00Z" w:id="7433">
              <w:r w:rsidRPr="002400D8">
                <w:rPr>
                  <w:rFonts w:ascii="Arial" w:hAnsi="Arial" w:cs="Arial"/>
                  <w:bCs w:val="0"/>
                  <w:color w:val="FFFFFF" w:themeColor="background1"/>
                  <w:szCs w:val="20"/>
                </w:rPr>
                <w:t>Parent LIC</w:t>
              </w:r>
            </w:ins>
          </w:p>
        </w:tc>
        <w:tc>
          <w:tcPr>
            <w:tcW w:w="1134" w:type="dxa"/>
            <w:shd w:val="clear" w:color="auto" w:fill="2B5D9A" w:themeFill="accent6" w:themeFillShade="BF"/>
            <w:hideMark/>
            <w:tcPrChange w:author="Andreyeva, Julia" w:date="2022-03-28T14:26:00Z" w:id="7434">
              <w:tcPr>
                <w:tcW w:w="1260" w:type="dxa"/>
                <w:gridSpan w:val="3"/>
                <w:shd w:val="clear" w:color="auto" w:fill="2B5D9A" w:themeFill="accent6" w:themeFillShade="BF"/>
                <w:hideMark/>
              </w:tcPr>
            </w:tcPrChange>
          </w:tcPr>
          <w:p w:rsidRPr="002400D8" w:rsidR="00CC134E" w:rsidP="00362BCE" w:rsidRDefault="00CC134E" w14:paraId="05053B3F" w14:textId="77777777">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41:00Z" w:id="7435"/>
                <w:rFonts w:ascii="Arial" w:hAnsi="Arial" w:cs="Arial"/>
                <w:bCs w:val="0"/>
                <w:color w:val="FFFFFF" w:themeColor="background1"/>
                <w:szCs w:val="20"/>
              </w:rPr>
            </w:pPr>
            <w:ins w:author="Andreyeva, Julia" w:date="2022-03-03T17:41:00Z" w:id="7436">
              <w:r w:rsidRPr="002400D8">
                <w:rPr>
                  <w:rFonts w:ascii="Arial" w:hAnsi="Arial" w:cs="Arial"/>
                  <w:bCs w:val="0"/>
                  <w:color w:val="FFFFFF" w:themeColor="background1"/>
                  <w:szCs w:val="20"/>
                </w:rPr>
                <w:t>Language</w:t>
              </w:r>
            </w:ins>
          </w:p>
        </w:tc>
        <w:tc>
          <w:tcPr>
            <w:tcW w:w="1418" w:type="dxa"/>
            <w:shd w:val="clear" w:color="auto" w:fill="2B5D9A" w:themeFill="accent6" w:themeFillShade="BF"/>
            <w:hideMark/>
            <w:tcPrChange w:author="Andreyeva, Julia" w:date="2022-03-28T14:26:00Z" w:id="7437">
              <w:tcPr>
                <w:tcW w:w="1103" w:type="dxa"/>
                <w:shd w:val="clear" w:color="auto" w:fill="2B5D9A" w:themeFill="accent6" w:themeFillShade="BF"/>
                <w:hideMark/>
              </w:tcPr>
            </w:tcPrChange>
          </w:tcPr>
          <w:p w:rsidRPr="002400D8" w:rsidR="00CC134E" w:rsidP="00362BCE" w:rsidRDefault="004C40FA" w14:paraId="34BE9CCE" w14:textId="7E065981">
            <w:pPr>
              <w:pStyle w:val="BodyText"/>
              <w:spacing w:after="144" w:afterLines="60"/>
              <w:cnfStyle w:val="100000000000" w:firstRow="1" w:lastRow="0" w:firstColumn="0" w:lastColumn="0" w:oddVBand="0" w:evenVBand="0" w:oddHBand="0" w:evenHBand="0" w:firstRowFirstColumn="0" w:firstRowLastColumn="0" w:lastRowFirstColumn="0" w:lastRowLastColumn="0"/>
              <w:rPr>
                <w:ins w:author="Andreyeva, Julia" w:date="2022-03-03T17:41:00Z" w:id="7438"/>
                <w:rFonts w:ascii="Arial" w:hAnsi="Arial" w:cs="Arial"/>
                <w:bCs w:val="0"/>
                <w:color w:val="FFFFFF" w:themeColor="background1"/>
                <w:szCs w:val="20"/>
              </w:rPr>
            </w:pPr>
            <w:ins w:author="Andreyeva, Julia" w:date="2022-03-28T14:26:00Z" w:id="7439">
              <w:r w:rsidRPr="00B00E4F">
                <w:rPr>
                  <w:rFonts w:ascii="Arial" w:hAnsi="Arial" w:cs="Arial"/>
                  <w:color w:val="FFFFFF" w:themeColor="background1"/>
                  <w:szCs w:val="20"/>
                </w:rPr>
                <w:t>Caption LOCAL</w:t>
              </w:r>
            </w:ins>
          </w:p>
        </w:tc>
      </w:tr>
      <w:tr w:rsidRPr="002400D8" w:rsidR="004C40FA" w:rsidTr="004C40FA" w14:paraId="4C1886F5" w14:textId="77777777">
        <w:trPr>
          <w:trHeight w:val="127"/>
          <w:ins w:author="Andreyeva, Julia" w:date="2022-03-03T17:41:00Z" w:id="7440"/>
          <w:trPrChange w:author="Andreyeva, Julia" w:date="2022-03-28T14:26:00Z" w:id="7441">
            <w:trPr>
              <w:trHeight w:val="127"/>
            </w:trPr>
          </w:trPrChange>
        </w:trPr>
        <w:tc>
          <w:tcPr>
            <w:cnfStyle w:val="001000000000" w:firstRow="0" w:lastRow="0" w:firstColumn="1" w:lastColumn="0" w:oddVBand="0" w:evenVBand="0" w:oddHBand="0" w:evenHBand="0" w:firstRowFirstColumn="0" w:firstRowLastColumn="0" w:lastRowFirstColumn="0" w:lastRowLastColumn="0"/>
            <w:tcW w:w="3114" w:type="dxa"/>
            <w:tcPrChange w:author="Andreyeva, Julia" w:date="2022-03-28T14:26:00Z" w:id="7442">
              <w:tcPr>
                <w:tcW w:w="2972" w:type="dxa"/>
              </w:tcPr>
            </w:tcPrChange>
          </w:tcPr>
          <w:p w:rsidRPr="00FE37E7" w:rsidR="004C40FA" w:rsidP="004C40FA" w:rsidRDefault="004C40FA" w14:paraId="7C4D081D" w14:textId="77777777">
            <w:pPr>
              <w:pStyle w:val="BodyText"/>
              <w:rPr>
                <w:ins w:author="Andreyeva, Julia" w:date="2022-03-03T17:41:00Z" w:id="7443"/>
                <w:rFonts w:asciiTheme="minorHAnsi" w:hAnsiTheme="minorHAnsi" w:cstheme="minorHAnsi"/>
                <w:b w:val="0"/>
                <w:bCs w:val="0"/>
                <w:szCs w:val="20"/>
              </w:rPr>
            </w:pPr>
            <w:ins w:author="Andreyeva, Julia" w:date="2022-03-03T17:41:00Z" w:id="7444">
              <w:r w:rsidRPr="00FE37E7">
                <w:rPr>
                  <w:rFonts w:ascii="Arial" w:hAnsi="Arial" w:cs="Arial"/>
                  <w:b w:val="0"/>
                  <w:bCs w:val="0"/>
                  <w:szCs w:val="20"/>
                </w:rPr>
                <w:t>JTI_PRICELIST_CATEGORY</w:t>
              </w:r>
            </w:ins>
          </w:p>
        </w:tc>
        <w:tc>
          <w:tcPr>
            <w:tcW w:w="1701" w:type="dxa"/>
            <w:tcPrChange w:author="Andreyeva, Julia" w:date="2022-03-28T14:26:00Z" w:id="7445">
              <w:tcPr>
                <w:tcW w:w="990" w:type="dxa"/>
                <w:gridSpan w:val="2"/>
              </w:tcPr>
            </w:tcPrChange>
          </w:tcPr>
          <w:p w:rsidRPr="00FE37E7" w:rsidR="004C40FA" w:rsidP="004C40FA" w:rsidRDefault="004C40FA" w14:paraId="323D3DF7" w14:textId="4FF17614">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46"/>
                <w:rFonts w:asciiTheme="minorHAnsi" w:hAnsiTheme="minorHAnsi" w:cstheme="minorHAnsi"/>
                <w:szCs w:val="20"/>
              </w:rPr>
            </w:pPr>
            <w:ins w:author="Andreyeva, Julia" w:date="2022-03-15T14:34:00Z" w:id="7447">
              <w:r w:rsidRPr="00FE37E7">
                <w:rPr>
                  <w:rFonts w:ascii="Arial" w:hAnsi="Arial" w:cs="Arial"/>
                  <w:szCs w:val="20"/>
                </w:rPr>
                <w:t>Account</w:t>
              </w:r>
            </w:ins>
          </w:p>
        </w:tc>
        <w:tc>
          <w:tcPr>
            <w:tcW w:w="1559" w:type="dxa"/>
            <w:tcPrChange w:author="Andreyeva, Julia" w:date="2022-03-28T14:26:00Z" w:id="7448">
              <w:tcPr>
                <w:tcW w:w="1417" w:type="dxa"/>
                <w:gridSpan w:val="2"/>
              </w:tcPr>
            </w:tcPrChange>
          </w:tcPr>
          <w:p w:rsidRPr="00FE37E7" w:rsidR="004C40FA" w:rsidP="004C40FA" w:rsidRDefault="004C40FA" w14:paraId="727F094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49"/>
                <w:rFonts w:asciiTheme="minorHAnsi" w:hAnsiTheme="minorHAnsi" w:cstheme="minorHAnsi"/>
                <w:szCs w:val="20"/>
              </w:rPr>
            </w:pPr>
            <w:ins w:author="Andreyeva, Julia" w:date="2022-03-03T17:41:00Z" w:id="7450">
              <w:r w:rsidRPr="00FE37E7">
                <w:rPr>
                  <w:rFonts w:ascii="Arial" w:hAnsi="Arial" w:cs="Arial"/>
                  <w:szCs w:val="20"/>
                </w:rPr>
                <w:t>Account</w:t>
              </w:r>
            </w:ins>
          </w:p>
        </w:tc>
        <w:tc>
          <w:tcPr>
            <w:tcW w:w="992" w:type="dxa"/>
            <w:tcPrChange w:author="Andreyeva, Julia" w:date="2022-03-28T14:26:00Z" w:id="7451">
              <w:tcPr>
                <w:tcW w:w="1357" w:type="dxa"/>
                <w:gridSpan w:val="2"/>
              </w:tcPr>
            </w:tcPrChange>
          </w:tcPr>
          <w:p w:rsidRPr="00FE37E7" w:rsidR="004C40FA" w:rsidP="004C40FA" w:rsidRDefault="004C40FA" w14:paraId="0E935C0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52"/>
                <w:rFonts w:asciiTheme="minorHAnsi" w:hAnsiTheme="minorHAnsi" w:cstheme="minorHAnsi"/>
                <w:szCs w:val="20"/>
              </w:rPr>
            </w:pPr>
          </w:p>
        </w:tc>
        <w:tc>
          <w:tcPr>
            <w:tcW w:w="1134" w:type="dxa"/>
            <w:tcPrChange w:author="Andreyeva, Julia" w:date="2022-03-28T14:26:00Z" w:id="7453">
              <w:tcPr>
                <w:tcW w:w="1264" w:type="dxa"/>
                <w:gridSpan w:val="3"/>
              </w:tcPr>
            </w:tcPrChange>
          </w:tcPr>
          <w:p w:rsidRPr="00FE37E7" w:rsidR="004C40FA" w:rsidP="004C40FA" w:rsidRDefault="004C40FA" w14:paraId="463F63B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54"/>
                <w:rFonts w:asciiTheme="minorHAnsi" w:hAnsiTheme="minorHAnsi" w:cstheme="minorHAnsi"/>
                <w:szCs w:val="20"/>
              </w:rPr>
            </w:pPr>
            <w:ins w:author="Andreyeva, Julia" w:date="2022-03-03T17:41:00Z" w:id="7455">
              <w:r w:rsidRPr="00FE37E7">
                <w:rPr>
                  <w:rFonts w:ascii="Arial" w:hAnsi="Arial" w:cs="Arial"/>
                  <w:szCs w:val="20"/>
                </w:rPr>
                <w:t>E</w:t>
              </w:r>
              <w:r>
                <w:rPr>
                  <w:rFonts w:ascii="Arial" w:hAnsi="Arial" w:cs="Arial"/>
                  <w:szCs w:val="20"/>
                </w:rPr>
                <w:t>IR</w:t>
              </w:r>
            </w:ins>
          </w:p>
        </w:tc>
        <w:tc>
          <w:tcPr>
            <w:tcW w:w="1418" w:type="dxa"/>
            <w:tcPrChange w:author="Andreyeva, Julia" w:date="2022-03-28T14:26:00Z" w:id="7456">
              <w:tcPr>
                <w:tcW w:w="1918" w:type="dxa"/>
                <w:gridSpan w:val="3"/>
              </w:tcPr>
            </w:tcPrChange>
          </w:tcPr>
          <w:p w:rsidRPr="00FE37E7" w:rsidR="004C40FA" w:rsidP="004C40FA" w:rsidRDefault="004C40FA" w14:paraId="08E1737F" w14:textId="5405054A">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57"/>
                <w:rFonts w:asciiTheme="minorHAnsi" w:hAnsiTheme="minorHAnsi" w:cstheme="minorHAnsi"/>
                <w:szCs w:val="20"/>
              </w:rPr>
            </w:pPr>
            <w:ins w:author="Andreyeva, Julia" w:date="2022-03-28T14:26:00Z" w:id="7458">
              <w:r w:rsidRPr="00FE37E7">
                <w:rPr>
                  <w:rFonts w:ascii="Arial" w:hAnsi="Arial" w:cs="Arial"/>
                  <w:szCs w:val="20"/>
                </w:rPr>
                <w:t>Account</w:t>
              </w:r>
            </w:ins>
          </w:p>
        </w:tc>
      </w:tr>
      <w:tr w:rsidRPr="002400D8" w:rsidR="00C633D7" w:rsidTr="004C40FA" w14:paraId="5934A92A" w14:textId="77777777">
        <w:trPr>
          <w:trHeight w:val="127"/>
          <w:ins w:author="Andreyeva, Julia" w:date="2022-03-28T14:27:00Z" w:id="7459"/>
        </w:trPr>
        <w:tc>
          <w:tcPr>
            <w:cnfStyle w:val="001000000000" w:firstRow="0" w:lastRow="0" w:firstColumn="1" w:lastColumn="0" w:oddVBand="0" w:evenVBand="0" w:oddHBand="0" w:evenHBand="0" w:firstRowFirstColumn="0" w:firstRowLastColumn="0" w:lastRowFirstColumn="0" w:lastRowLastColumn="0"/>
            <w:tcW w:w="3114" w:type="dxa"/>
          </w:tcPr>
          <w:p w:rsidRPr="00FE37E7" w:rsidR="00C633D7" w:rsidP="00C633D7" w:rsidRDefault="00C633D7" w14:paraId="7907DFBA" w14:textId="529B6ED9">
            <w:pPr>
              <w:pStyle w:val="BodyText"/>
              <w:rPr>
                <w:ins w:author="Andreyeva, Julia" w:date="2022-03-28T14:27:00Z" w:id="7460"/>
                <w:rFonts w:ascii="Arial" w:hAnsi="Arial" w:cs="Arial"/>
                <w:szCs w:val="20"/>
              </w:rPr>
            </w:pPr>
            <w:ins w:author="Andreyeva, Julia" w:date="2022-03-28T14:27:00Z" w:id="7461">
              <w:r w:rsidRPr="00FE37E7">
                <w:rPr>
                  <w:rFonts w:ascii="Arial" w:hAnsi="Arial" w:cs="Arial"/>
                  <w:b w:val="0"/>
                  <w:bCs w:val="0"/>
                  <w:szCs w:val="20"/>
                </w:rPr>
                <w:t>JTI_PRICELIST_CATEGORY</w:t>
              </w:r>
            </w:ins>
          </w:p>
        </w:tc>
        <w:tc>
          <w:tcPr>
            <w:tcW w:w="1701" w:type="dxa"/>
          </w:tcPr>
          <w:p w:rsidRPr="00FE37E7" w:rsidR="00C633D7" w:rsidP="00C633D7" w:rsidRDefault="00C633D7" w14:paraId="3E1ECFAB" w14:textId="2FF86EF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62"/>
                <w:rFonts w:ascii="Arial" w:hAnsi="Arial" w:cs="Arial"/>
                <w:szCs w:val="20"/>
              </w:rPr>
            </w:pPr>
            <w:ins w:author="Andreyeva, Julia" w:date="2022-03-28T14:27:00Z" w:id="7463">
              <w:r w:rsidRPr="00FE37E7">
                <w:rPr>
                  <w:rFonts w:ascii="Arial" w:hAnsi="Arial" w:cs="Arial"/>
                  <w:szCs w:val="20"/>
                </w:rPr>
                <w:t>Account</w:t>
              </w:r>
            </w:ins>
          </w:p>
        </w:tc>
        <w:tc>
          <w:tcPr>
            <w:tcW w:w="1559" w:type="dxa"/>
          </w:tcPr>
          <w:p w:rsidRPr="00FE37E7" w:rsidR="00C633D7" w:rsidP="00C633D7" w:rsidRDefault="00C633D7" w14:paraId="3F119894" w14:textId="68C60EC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64"/>
                <w:rFonts w:ascii="Arial" w:hAnsi="Arial" w:cs="Arial"/>
                <w:szCs w:val="20"/>
              </w:rPr>
            </w:pPr>
            <w:ins w:author="Andreyeva, Julia" w:date="2022-03-28T14:27:00Z" w:id="7465">
              <w:r w:rsidRPr="00FE37E7">
                <w:rPr>
                  <w:rFonts w:ascii="Arial" w:hAnsi="Arial" w:cs="Arial"/>
                  <w:szCs w:val="20"/>
                </w:rPr>
                <w:t>Account</w:t>
              </w:r>
            </w:ins>
          </w:p>
        </w:tc>
        <w:tc>
          <w:tcPr>
            <w:tcW w:w="992" w:type="dxa"/>
          </w:tcPr>
          <w:p w:rsidRPr="00FE37E7" w:rsidR="00C633D7" w:rsidP="00C633D7" w:rsidRDefault="00C633D7" w14:paraId="21174E3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66"/>
                <w:rFonts w:asciiTheme="minorHAnsi" w:hAnsiTheme="minorHAnsi" w:cstheme="minorHAnsi"/>
                <w:szCs w:val="20"/>
              </w:rPr>
            </w:pPr>
          </w:p>
        </w:tc>
        <w:tc>
          <w:tcPr>
            <w:tcW w:w="1134" w:type="dxa"/>
          </w:tcPr>
          <w:p w:rsidRPr="00FE37E7" w:rsidR="00C633D7" w:rsidP="00C633D7" w:rsidRDefault="00C633D7" w14:paraId="162075C4" w14:textId="6F7F6F2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67"/>
                <w:rFonts w:ascii="Arial" w:hAnsi="Arial" w:cs="Arial"/>
                <w:szCs w:val="20"/>
              </w:rPr>
            </w:pPr>
            <w:ins w:author="Andreyeva, Julia" w:date="2022-03-28T14:27:00Z" w:id="7468">
              <w:r w:rsidRPr="00FE37E7">
                <w:rPr>
                  <w:rFonts w:ascii="Arial" w:hAnsi="Arial" w:cs="Arial"/>
                  <w:szCs w:val="20"/>
                </w:rPr>
                <w:t>E</w:t>
              </w:r>
              <w:r>
                <w:rPr>
                  <w:rFonts w:ascii="Arial" w:hAnsi="Arial" w:cs="Arial"/>
                  <w:szCs w:val="20"/>
                </w:rPr>
                <w:t>NU</w:t>
              </w:r>
            </w:ins>
          </w:p>
        </w:tc>
        <w:tc>
          <w:tcPr>
            <w:tcW w:w="1418" w:type="dxa"/>
          </w:tcPr>
          <w:p w:rsidRPr="00FE37E7" w:rsidR="00C633D7" w:rsidP="00C633D7" w:rsidRDefault="00C633D7" w14:paraId="76529540" w14:textId="27933A2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69"/>
                <w:rFonts w:ascii="Arial" w:hAnsi="Arial" w:cs="Arial"/>
                <w:szCs w:val="20"/>
              </w:rPr>
            </w:pPr>
            <w:ins w:author="Andreyeva, Julia" w:date="2022-03-28T14:27:00Z" w:id="7470">
              <w:r w:rsidRPr="00FE37E7">
                <w:rPr>
                  <w:rFonts w:ascii="Arial" w:hAnsi="Arial" w:cs="Arial"/>
                  <w:szCs w:val="20"/>
                </w:rPr>
                <w:t>Account</w:t>
              </w:r>
            </w:ins>
          </w:p>
        </w:tc>
      </w:tr>
      <w:tr w:rsidRPr="002400D8" w:rsidR="004C40FA" w:rsidTr="004C40FA" w14:paraId="1D4E84D4" w14:textId="77777777">
        <w:trPr>
          <w:trHeight w:val="127"/>
          <w:ins w:author="Andreyeva, Julia" w:date="2022-03-03T17:41:00Z" w:id="7471"/>
          <w:trPrChange w:author="Andreyeva, Julia" w:date="2022-03-28T14:26:00Z" w:id="7472">
            <w:trPr>
              <w:trHeight w:val="127"/>
            </w:trPr>
          </w:trPrChange>
        </w:trPr>
        <w:tc>
          <w:tcPr>
            <w:cnfStyle w:val="001000000000" w:firstRow="0" w:lastRow="0" w:firstColumn="1" w:lastColumn="0" w:oddVBand="0" w:evenVBand="0" w:oddHBand="0" w:evenHBand="0" w:firstRowFirstColumn="0" w:firstRowLastColumn="0" w:lastRowFirstColumn="0" w:lastRowLastColumn="0"/>
            <w:tcW w:w="3114" w:type="dxa"/>
            <w:tcPrChange w:author="Andreyeva, Julia" w:date="2022-03-28T14:26:00Z" w:id="7473">
              <w:tcPr>
                <w:tcW w:w="2972" w:type="dxa"/>
              </w:tcPr>
            </w:tcPrChange>
          </w:tcPr>
          <w:p w:rsidRPr="00FE37E7" w:rsidR="004C40FA" w:rsidP="004C40FA" w:rsidRDefault="004C40FA" w14:paraId="63FE4B34" w14:textId="77777777">
            <w:pPr>
              <w:pStyle w:val="BodyText"/>
              <w:rPr>
                <w:ins w:author="Andreyeva, Julia" w:date="2022-03-03T17:41:00Z" w:id="7474"/>
                <w:rFonts w:asciiTheme="minorHAnsi" w:hAnsiTheme="minorHAnsi" w:cstheme="minorHAnsi"/>
                <w:b w:val="0"/>
                <w:bCs w:val="0"/>
                <w:szCs w:val="20"/>
              </w:rPr>
            </w:pPr>
            <w:ins w:author="Andreyeva, Julia" w:date="2022-03-03T17:41:00Z" w:id="7475">
              <w:r w:rsidRPr="00FE37E7">
                <w:rPr>
                  <w:rFonts w:ascii="Arial" w:hAnsi="Arial" w:cs="Arial"/>
                  <w:b w:val="0"/>
                  <w:bCs w:val="0"/>
                  <w:szCs w:val="20"/>
                </w:rPr>
                <w:t>JTI_PRICELIST_CATEGORY</w:t>
              </w:r>
            </w:ins>
          </w:p>
        </w:tc>
        <w:tc>
          <w:tcPr>
            <w:tcW w:w="1701" w:type="dxa"/>
            <w:tcPrChange w:author="Andreyeva, Julia" w:date="2022-03-28T14:26:00Z" w:id="7476">
              <w:tcPr>
                <w:tcW w:w="990" w:type="dxa"/>
                <w:gridSpan w:val="2"/>
              </w:tcPr>
            </w:tcPrChange>
          </w:tcPr>
          <w:p w:rsidRPr="00FE37E7" w:rsidR="004C40FA" w:rsidP="004C40FA" w:rsidRDefault="004C40FA" w14:paraId="2D9800CE" w14:textId="7D4BC66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77"/>
                <w:rFonts w:asciiTheme="minorHAnsi" w:hAnsiTheme="minorHAnsi" w:cstheme="minorHAnsi"/>
                <w:szCs w:val="20"/>
              </w:rPr>
            </w:pPr>
            <w:ins w:author="Andreyeva, Julia" w:date="2022-03-15T14:34:00Z" w:id="7478">
              <w:r w:rsidRPr="00FE37E7">
                <w:rPr>
                  <w:rFonts w:ascii="Arial" w:hAnsi="Arial" w:cs="Arial"/>
                  <w:szCs w:val="20"/>
                </w:rPr>
                <w:t>Distributor</w:t>
              </w:r>
            </w:ins>
          </w:p>
        </w:tc>
        <w:tc>
          <w:tcPr>
            <w:tcW w:w="1559" w:type="dxa"/>
            <w:tcPrChange w:author="Andreyeva, Julia" w:date="2022-03-28T14:26:00Z" w:id="7479">
              <w:tcPr>
                <w:tcW w:w="1417" w:type="dxa"/>
                <w:gridSpan w:val="2"/>
              </w:tcPr>
            </w:tcPrChange>
          </w:tcPr>
          <w:p w:rsidRPr="00FE37E7" w:rsidR="004C40FA" w:rsidP="004C40FA" w:rsidRDefault="004C40FA" w14:paraId="3B639C6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80"/>
                <w:rFonts w:asciiTheme="minorHAnsi" w:hAnsiTheme="minorHAnsi" w:cstheme="minorHAnsi"/>
                <w:szCs w:val="20"/>
              </w:rPr>
            </w:pPr>
            <w:ins w:author="Andreyeva, Julia" w:date="2022-03-03T17:41:00Z" w:id="7481">
              <w:r w:rsidRPr="00FE37E7">
                <w:rPr>
                  <w:rFonts w:ascii="Arial" w:hAnsi="Arial" w:cs="Arial"/>
                  <w:szCs w:val="20"/>
                </w:rPr>
                <w:t>Distributor</w:t>
              </w:r>
            </w:ins>
          </w:p>
        </w:tc>
        <w:tc>
          <w:tcPr>
            <w:tcW w:w="992" w:type="dxa"/>
            <w:tcPrChange w:author="Andreyeva, Julia" w:date="2022-03-28T14:26:00Z" w:id="7482">
              <w:tcPr>
                <w:tcW w:w="1357" w:type="dxa"/>
                <w:gridSpan w:val="2"/>
              </w:tcPr>
            </w:tcPrChange>
          </w:tcPr>
          <w:p w:rsidRPr="00FE37E7" w:rsidR="004C40FA" w:rsidP="004C40FA" w:rsidRDefault="004C40FA" w14:paraId="7774E74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83"/>
                <w:rFonts w:asciiTheme="minorHAnsi" w:hAnsiTheme="minorHAnsi" w:cstheme="minorHAnsi"/>
                <w:szCs w:val="20"/>
              </w:rPr>
            </w:pPr>
          </w:p>
        </w:tc>
        <w:tc>
          <w:tcPr>
            <w:tcW w:w="1134" w:type="dxa"/>
            <w:tcPrChange w:author="Andreyeva, Julia" w:date="2022-03-28T14:26:00Z" w:id="7484">
              <w:tcPr>
                <w:tcW w:w="1264" w:type="dxa"/>
                <w:gridSpan w:val="3"/>
              </w:tcPr>
            </w:tcPrChange>
          </w:tcPr>
          <w:p w:rsidRPr="00FE37E7" w:rsidR="004C40FA" w:rsidP="004C40FA" w:rsidRDefault="004C40FA" w14:paraId="5AD954E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85"/>
                <w:rFonts w:asciiTheme="minorHAnsi" w:hAnsiTheme="minorHAnsi" w:cstheme="minorHAnsi"/>
                <w:szCs w:val="20"/>
              </w:rPr>
            </w:pPr>
            <w:ins w:author="Andreyeva, Julia" w:date="2022-03-03T17:41:00Z" w:id="7486">
              <w:r w:rsidRPr="00FE37E7">
                <w:rPr>
                  <w:rFonts w:ascii="Arial" w:hAnsi="Arial" w:cs="Arial"/>
                  <w:szCs w:val="20"/>
                </w:rPr>
                <w:t>E</w:t>
              </w:r>
              <w:r>
                <w:rPr>
                  <w:rFonts w:ascii="Arial" w:hAnsi="Arial" w:cs="Arial"/>
                  <w:szCs w:val="20"/>
                </w:rPr>
                <w:t>IR</w:t>
              </w:r>
            </w:ins>
          </w:p>
        </w:tc>
        <w:tc>
          <w:tcPr>
            <w:tcW w:w="1418" w:type="dxa"/>
            <w:tcPrChange w:author="Andreyeva, Julia" w:date="2022-03-28T14:26:00Z" w:id="7487">
              <w:tcPr>
                <w:tcW w:w="1918" w:type="dxa"/>
                <w:gridSpan w:val="3"/>
              </w:tcPr>
            </w:tcPrChange>
          </w:tcPr>
          <w:p w:rsidRPr="00FE37E7" w:rsidR="004C40FA" w:rsidP="004C40FA" w:rsidRDefault="004C40FA" w14:paraId="5E9BE289" w14:textId="5FA8C850">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41:00Z" w:id="7488"/>
                <w:rFonts w:asciiTheme="minorHAnsi" w:hAnsiTheme="minorHAnsi" w:cstheme="minorHAnsi"/>
                <w:szCs w:val="20"/>
              </w:rPr>
            </w:pPr>
            <w:ins w:author="Andreyeva, Julia" w:date="2022-03-28T14:26:00Z" w:id="7489">
              <w:r w:rsidRPr="00FE37E7">
                <w:rPr>
                  <w:rFonts w:ascii="Arial" w:hAnsi="Arial" w:cs="Arial"/>
                  <w:szCs w:val="20"/>
                </w:rPr>
                <w:t>Distributor</w:t>
              </w:r>
            </w:ins>
          </w:p>
        </w:tc>
      </w:tr>
      <w:tr w:rsidRPr="002400D8" w:rsidR="00C633D7" w:rsidTr="004C40FA" w14:paraId="60052984" w14:textId="77777777">
        <w:trPr>
          <w:trHeight w:val="127"/>
          <w:ins w:author="Andreyeva, Julia" w:date="2022-03-28T14:27:00Z" w:id="7490"/>
        </w:trPr>
        <w:tc>
          <w:tcPr>
            <w:cnfStyle w:val="001000000000" w:firstRow="0" w:lastRow="0" w:firstColumn="1" w:lastColumn="0" w:oddVBand="0" w:evenVBand="0" w:oddHBand="0" w:evenHBand="0" w:firstRowFirstColumn="0" w:firstRowLastColumn="0" w:lastRowFirstColumn="0" w:lastRowLastColumn="0"/>
            <w:tcW w:w="3114" w:type="dxa"/>
          </w:tcPr>
          <w:p w:rsidRPr="00FE37E7" w:rsidR="00C633D7" w:rsidP="00C633D7" w:rsidRDefault="00C633D7" w14:paraId="7ADEB3C2" w14:textId="7B730030">
            <w:pPr>
              <w:pStyle w:val="BodyText"/>
              <w:rPr>
                <w:ins w:author="Andreyeva, Julia" w:date="2022-03-28T14:27:00Z" w:id="7491"/>
                <w:rFonts w:ascii="Arial" w:hAnsi="Arial" w:cs="Arial"/>
                <w:szCs w:val="20"/>
              </w:rPr>
            </w:pPr>
            <w:ins w:author="Andreyeva, Julia" w:date="2022-03-28T14:27:00Z" w:id="7492">
              <w:r w:rsidRPr="00FE37E7">
                <w:rPr>
                  <w:rFonts w:ascii="Arial" w:hAnsi="Arial" w:cs="Arial"/>
                  <w:b w:val="0"/>
                  <w:bCs w:val="0"/>
                  <w:szCs w:val="20"/>
                </w:rPr>
                <w:t>JTI_PRICELIST_CATEGORY</w:t>
              </w:r>
            </w:ins>
          </w:p>
        </w:tc>
        <w:tc>
          <w:tcPr>
            <w:tcW w:w="1701" w:type="dxa"/>
          </w:tcPr>
          <w:p w:rsidRPr="00FE37E7" w:rsidR="00C633D7" w:rsidP="00C633D7" w:rsidRDefault="00C633D7" w14:paraId="4CA30DEA" w14:textId="05DB26B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93"/>
                <w:rFonts w:ascii="Arial" w:hAnsi="Arial" w:cs="Arial"/>
                <w:szCs w:val="20"/>
              </w:rPr>
            </w:pPr>
            <w:ins w:author="Andreyeva, Julia" w:date="2022-03-28T14:27:00Z" w:id="7494">
              <w:r w:rsidRPr="00FE37E7">
                <w:rPr>
                  <w:rFonts w:ascii="Arial" w:hAnsi="Arial" w:cs="Arial"/>
                  <w:szCs w:val="20"/>
                </w:rPr>
                <w:t>Distributor</w:t>
              </w:r>
            </w:ins>
          </w:p>
        </w:tc>
        <w:tc>
          <w:tcPr>
            <w:tcW w:w="1559" w:type="dxa"/>
          </w:tcPr>
          <w:p w:rsidRPr="00FE37E7" w:rsidR="00C633D7" w:rsidP="00C633D7" w:rsidRDefault="00C633D7" w14:paraId="2659AE57" w14:textId="4368853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95"/>
                <w:rFonts w:ascii="Arial" w:hAnsi="Arial" w:cs="Arial"/>
                <w:szCs w:val="20"/>
              </w:rPr>
            </w:pPr>
            <w:ins w:author="Andreyeva, Julia" w:date="2022-03-28T14:27:00Z" w:id="7496">
              <w:r w:rsidRPr="00FE37E7">
                <w:rPr>
                  <w:rFonts w:ascii="Arial" w:hAnsi="Arial" w:cs="Arial"/>
                  <w:szCs w:val="20"/>
                </w:rPr>
                <w:t>Distributor</w:t>
              </w:r>
            </w:ins>
          </w:p>
        </w:tc>
        <w:tc>
          <w:tcPr>
            <w:tcW w:w="992" w:type="dxa"/>
          </w:tcPr>
          <w:p w:rsidRPr="00FE37E7" w:rsidR="00C633D7" w:rsidP="00C633D7" w:rsidRDefault="00C633D7" w14:paraId="5981FB6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97"/>
                <w:rFonts w:asciiTheme="minorHAnsi" w:hAnsiTheme="minorHAnsi" w:cstheme="minorHAnsi"/>
                <w:szCs w:val="20"/>
              </w:rPr>
            </w:pPr>
          </w:p>
        </w:tc>
        <w:tc>
          <w:tcPr>
            <w:tcW w:w="1134" w:type="dxa"/>
          </w:tcPr>
          <w:p w:rsidRPr="00FE37E7" w:rsidR="00C633D7" w:rsidP="00C633D7" w:rsidRDefault="00C633D7" w14:paraId="6A964FF1" w14:textId="1B99EAD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498"/>
                <w:rFonts w:ascii="Arial" w:hAnsi="Arial" w:cs="Arial"/>
                <w:szCs w:val="20"/>
              </w:rPr>
            </w:pPr>
            <w:ins w:author="Andreyeva, Julia" w:date="2022-03-28T14:27:00Z" w:id="7499">
              <w:r w:rsidRPr="00FE37E7">
                <w:rPr>
                  <w:rFonts w:ascii="Arial" w:hAnsi="Arial" w:cs="Arial"/>
                  <w:szCs w:val="20"/>
                </w:rPr>
                <w:t>E</w:t>
              </w:r>
              <w:r>
                <w:rPr>
                  <w:rFonts w:ascii="Arial" w:hAnsi="Arial" w:cs="Arial"/>
                  <w:szCs w:val="20"/>
                </w:rPr>
                <w:t>NU</w:t>
              </w:r>
            </w:ins>
          </w:p>
        </w:tc>
        <w:tc>
          <w:tcPr>
            <w:tcW w:w="1418" w:type="dxa"/>
          </w:tcPr>
          <w:p w:rsidRPr="00FE37E7" w:rsidR="00C633D7" w:rsidP="00C633D7" w:rsidRDefault="00C633D7" w14:paraId="2385D33A" w14:textId="592A001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500"/>
                <w:rFonts w:ascii="Arial" w:hAnsi="Arial" w:cs="Arial"/>
                <w:szCs w:val="20"/>
              </w:rPr>
            </w:pPr>
            <w:ins w:author="Andreyeva, Julia" w:date="2022-03-28T14:27:00Z" w:id="7501">
              <w:r w:rsidRPr="00FE37E7">
                <w:rPr>
                  <w:rFonts w:ascii="Arial" w:hAnsi="Arial" w:cs="Arial"/>
                  <w:szCs w:val="20"/>
                </w:rPr>
                <w:t>Distributor</w:t>
              </w:r>
            </w:ins>
          </w:p>
        </w:tc>
      </w:tr>
      <w:tr w:rsidRPr="002400D8" w:rsidR="00C633D7" w:rsidTr="004C40FA" w14:paraId="64088140" w14:textId="77777777">
        <w:trPr>
          <w:trHeight w:val="127"/>
          <w:ins w:author="Andreyeva, Julia" w:date="2022-03-28T14:26:00Z" w:id="7502"/>
        </w:trPr>
        <w:tc>
          <w:tcPr>
            <w:cnfStyle w:val="001000000000" w:firstRow="0" w:lastRow="0" w:firstColumn="1" w:lastColumn="0" w:oddVBand="0" w:evenVBand="0" w:oddHBand="0" w:evenHBand="0" w:firstRowFirstColumn="0" w:firstRowLastColumn="0" w:lastRowFirstColumn="0" w:lastRowLastColumn="0"/>
            <w:tcW w:w="3114" w:type="dxa"/>
          </w:tcPr>
          <w:p w:rsidRPr="00FE37E7" w:rsidR="00C633D7" w:rsidP="00C633D7" w:rsidRDefault="00C633D7" w14:paraId="1D939382" w14:textId="2D42CBA8">
            <w:pPr>
              <w:pStyle w:val="BodyText"/>
              <w:rPr>
                <w:ins w:author="Andreyeva, Julia" w:date="2022-03-28T14:26:00Z" w:id="7503"/>
                <w:rFonts w:ascii="Arial" w:hAnsi="Arial" w:cs="Arial"/>
                <w:szCs w:val="20"/>
              </w:rPr>
            </w:pPr>
            <w:ins w:author="Andreyeva, Julia" w:date="2022-03-28T14:27:00Z" w:id="7504">
              <w:r w:rsidRPr="00FE37E7">
                <w:rPr>
                  <w:rFonts w:ascii="Arial" w:hAnsi="Arial" w:cs="Arial"/>
                  <w:b w:val="0"/>
                  <w:bCs w:val="0"/>
                  <w:szCs w:val="20"/>
                </w:rPr>
                <w:t>JTI_PRICELIST_CATEGORY</w:t>
              </w:r>
            </w:ins>
          </w:p>
        </w:tc>
        <w:tc>
          <w:tcPr>
            <w:tcW w:w="1701" w:type="dxa"/>
          </w:tcPr>
          <w:p w:rsidRPr="00FE37E7" w:rsidR="00C633D7" w:rsidP="00C633D7" w:rsidRDefault="00C633D7" w14:paraId="418EB459" w14:textId="768BB58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05"/>
                <w:rFonts w:ascii="Arial" w:hAnsi="Arial" w:cs="Arial"/>
                <w:szCs w:val="20"/>
              </w:rPr>
            </w:pPr>
            <w:ins w:author="Andreyeva, Julia" w:date="2022-03-28T14:27:00Z" w:id="7506">
              <w:r w:rsidRPr="00FE37E7">
                <w:rPr>
                  <w:rFonts w:ascii="Arial" w:hAnsi="Arial" w:cs="Arial"/>
                  <w:szCs w:val="20"/>
                </w:rPr>
                <w:t>Account</w:t>
              </w:r>
            </w:ins>
          </w:p>
        </w:tc>
        <w:tc>
          <w:tcPr>
            <w:tcW w:w="1559" w:type="dxa"/>
          </w:tcPr>
          <w:p w:rsidRPr="00FE37E7" w:rsidR="00C633D7" w:rsidP="00C633D7" w:rsidRDefault="00C633D7" w14:paraId="1AA9972C" w14:textId="68C029E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07"/>
                <w:rFonts w:ascii="Arial" w:hAnsi="Arial" w:cs="Arial"/>
                <w:szCs w:val="20"/>
              </w:rPr>
            </w:pPr>
            <w:ins w:author="Andreyeva, Julia" w:date="2022-03-28T14:27:00Z" w:id="7508">
              <w:r w:rsidRPr="00FE37E7">
                <w:rPr>
                  <w:rFonts w:ascii="Arial" w:hAnsi="Arial" w:cs="Arial"/>
                  <w:szCs w:val="20"/>
                </w:rPr>
                <w:t>Account</w:t>
              </w:r>
            </w:ins>
          </w:p>
        </w:tc>
        <w:tc>
          <w:tcPr>
            <w:tcW w:w="992" w:type="dxa"/>
          </w:tcPr>
          <w:p w:rsidRPr="00FE37E7" w:rsidR="00C633D7" w:rsidP="00C633D7" w:rsidRDefault="00C633D7" w14:paraId="7719287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09"/>
                <w:rFonts w:asciiTheme="minorHAnsi" w:hAnsiTheme="minorHAnsi" w:cstheme="minorHAnsi"/>
                <w:szCs w:val="20"/>
              </w:rPr>
            </w:pPr>
          </w:p>
        </w:tc>
        <w:tc>
          <w:tcPr>
            <w:tcW w:w="1134" w:type="dxa"/>
          </w:tcPr>
          <w:p w:rsidRPr="00FE37E7" w:rsidR="00C633D7" w:rsidP="00C633D7" w:rsidRDefault="00C633D7" w14:paraId="1B32EB0D" w14:textId="2F135FCD">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10"/>
                <w:rFonts w:ascii="Arial" w:hAnsi="Arial" w:cs="Arial"/>
                <w:szCs w:val="20"/>
              </w:rPr>
            </w:pPr>
            <w:ins w:author="Andreyeva, Julia" w:date="2022-03-28T14:27:00Z" w:id="7511">
              <w:r>
                <w:rPr>
                  <w:rFonts w:ascii="Arial" w:hAnsi="Arial" w:cs="Arial"/>
                  <w:szCs w:val="20"/>
                </w:rPr>
                <w:t>KZA</w:t>
              </w:r>
            </w:ins>
          </w:p>
        </w:tc>
        <w:tc>
          <w:tcPr>
            <w:tcW w:w="1418" w:type="dxa"/>
          </w:tcPr>
          <w:p w:rsidRPr="00FE37E7" w:rsidR="00C633D7" w:rsidP="00C633D7" w:rsidRDefault="00C633D7" w14:paraId="0B7008A6" w14:textId="154F04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12"/>
                <w:rFonts w:ascii="Arial" w:hAnsi="Arial" w:cs="Arial"/>
                <w:szCs w:val="20"/>
              </w:rPr>
            </w:pPr>
            <w:ins w:author="Andreyeva, Julia" w:date="2022-03-28T14:27:00Z" w:id="7513">
              <w:r w:rsidRPr="00FE37E7">
                <w:rPr>
                  <w:rFonts w:ascii="Arial" w:hAnsi="Arial" w:cs="Arial"/>
                  <w:szCs w:val="20"/>
                </w:rPr>
                <w:t>Account</w:t>
              </w:r>
            </w:ins>
          </w:p>
        </w:tc>
      </w:tr>
      <w:tr w:rsidRPr="002400D8" w:rsidR="00C633D7" w:rsidTr="004C40FA" w14:paraId="24A3A096" w14:textId="77777777">
        <w:trPr>
          <w:trHeight w:val="127"/>
          <w:ins w:author="Andreyeva, Julia" w:date="2022-03-28T14:27:00Z" w:id="7514"/>
        </w:trPr>
        <w:tc>
          <w:tcPr>
            <w:cnfStyle w:val="001000000000" w:firstRow="0" w:lastRow="0" w:firstColumn="1" w:lastColumn="0" w:oddVBand="0" w:evenVBand="0" w:oddHBand="0" w:evenHBand="0" w:firstRowFirstColumn="0" w:firstRowLastColumn="0" w:lastRowFirstColumn="0" w:lastRowLastColumn="0"/>
            <w:tcW w:w="3114" w:type="dxa"/>
          </w:tcPr>
          <w:p w:rsidRPr="00FE37E7" w:rsidR="00C633D7" w:rsidP="00C633D7" w:rsidRDefault="00C633D7" w14:paraId="63C9E13B" w14:textId="6E5D6D26">
            <w:pPr>
              <w:pStyle w:val="BodyText"/>
              <w:rPr>
                <w:ins w:author="Andreyeva, Julia" w:date="2022-03-28T14:27:00Z" w:id="7515"/>
                <w:rFonts w:ascii="Arial" w:hAnsi="Arial" w:cs="Arial"/>
                <w:szCs w:val="20"/>
              </w:rPr>
            </w:pPr>
            <w:ins w:author="Andreyeva, Julia" w:date="2022-03-28T14:27:00Z" w:id="7516">
              <w:r w:rsidRPr="00FE37E7">
                <w:rPr>
                  <w:rFonts w:ascii="Arial" w:hAnsi="Arial" w:cs="Arial"/>
                  <w:b w:val="0"/>
                  <w:bCs w:val="0"/>
                  <w:szCs w:val="20"/>
                </w:rPr>
                <w:t>JTI_PRICELIST_CATEGORY</w:t>
              </w:r>
            </w:ins>
          </w:p>
        </w:tc>
        <w:tc>
          <w:tcPr>
            <w:tcW w:w="1701" w:type="dxa"/>
          </w:tcPr>
          <w:p w:rsidRPr="00FE37E7" w:rsidR="00C633D7" w:rsidP="00C633D7" w:rsidRDefault="00C633D7" w14:paraId="52D28FEA" w14:textId="1131408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517"/>
                <w:rFonts w:ascii="Arial" w:hAnsi="Arial" w:cs="Arial"/>
                <w:szCs w:val="20"/>
              </w:rPr>
            </w:pPr>
            <w:ins w:author="Andreyeva, Julia" w:date="2022-03-28T14:27:00Z" w:id="7518">
              <w:r w:rsidRPr="00FE37E7">
                <w:rPr>
                  <w:rFonts w:ascii="Arial" w:hAnsi="Arial" w:cs="Arial"/>
                  <w:szCs w:val="20"/>
                </w:rPr>
                <w:t>Account</w:t>
              </w:r>
            </w:ins>
          </w:p>
        </w:tc>
        <w:tc>
          <w:tcPr>
            <w:tcW w:w="1559" w:type="dxa"/>
          </w:tcPr>
          <w:p w:rsidRPr="00FE37E7" w:rsidR="00C633D7" w:rsidP="00C633D7" w:rsidRDefault="00C633D7" w14:paraId="72E7EB08" w14:textId="2984EF9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519"/>
                <w:rFonts w:ascii="Arial" w:hAnsi="Arial" w:cs="Arial"/>
                <w:szCs w:val="20"/>
              </w:rPr>
            </w:pPr>
            <w:ins w:author="Andreyeva, Julia" w:date="2022-03-28T14:27:00Z" w:id="7520">
              <w:r w:rsidRPr="00FE37E7">
                <w:rPr>
                  <w:rFonts w:ascii="Arial" w:hAnsi="Arial" w:cs="Arial"/>
                  <w:szCs w:val="20"/>
                </w:rPr>
                <w:t>Account</w:t>
              </w:r>
            </w:ins>
          </w:p>
        </w:tc>
        <w:tc>
          <w:tcPr>
            <w:tcW w:w="992" w:type="dxa"/>
          </w:tcPr>
          <w:p w:rsidRPr="00FE37E7" w:rsidR="00C633D7" w:rsidP="00C633D7" w:rsidRDefault="00C633D7" w14:paraId="463088B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521"/>
                <w:rFonts w:asciiTheme="minorHAnsi" w:hAnsiTheme="minorHAnsi" w:cstheme="minorHAnsi"/>
                <w:szCs w:val="20"/>
              </w:rPr>
            </w:pPr>
          </w:p>
        </w:tc>
        <w:tc>
          <w:tcPr>
            <w:tcW w:w="1134" w:type="dxa"/>
          </w:tcPr>
          <w:p w:rsidR="00C633D7" w:rsidP="00C633D7" w:rsidRDefault="00C633D7" w14:paraId="4EFABE29" w14:textId="0A6FB0F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522"/>
                <w:rFonts w:ascii="Arial" w:hAnsi="Arial" w:cs="Arial"/>
                <w:szCs w:val="20"/>
              </w:rPr>
            </w:pPr>
            <w:ins w:author="Andreyeva, Julia" w:date="2022-03-28T14:27:00Z" w:id="7523">
              <w:r>
                <w:rPr>
                  <w:rFonts w:ascii="Arial" w:hAnsi="Arial" w:cs="Arial"/>
                  <w:szCs w:val="20"/>
                </w:rPr>
                <w:t>ENU</w:t>
              </w:r>
            </w:ins>
          </w:p>
        </w:tc>
        <w:tc>
          <w:tcPr>
            <w:tcW w:w="1418" w:type="dxa"/>
          </w:tcPr>
          <w:p w:rsidRPr="00FE37E7" w:rsidR="00C633D7" w:rsidP="00C633D7" w:rsidRDefault="00C633D7" w14:paraId="045DFC45" w14:textId="39EDD02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7:00Z" w:id="7524"/>
                <w:rFonts w:ascii="Arial" w:hAnsi="Arial" w:cs="Arial"/>
                <w:szCs w:val="20"/>
              </w:rPr>
            </w:pPr>
            <w:ins w:author="Andreyeva, Julia" w:date="2022-03-28T14:27:00Z" w:id="7525">
              <w:r w:rsidRPr="00FE37E7">
                <w:rPr>
                  <w:rFonts w:ascii="Arial" w:hAnsi="Arial" w:cs="Arial"/>
                  <w:szCs w:val="20"/>
                </w:rPr>
                <w:t>Account</w:t>
              </w:r>
            </w:ins>
          </w:p>
        </w:tc>
      </w:tr>
      <w:tr w:rsidRPr="002400D8" w:rsidR="00C633D7" w:rsidTr="004C40FA" w14:paraId="6A8E4B21" w14:textId="77777777">
        <w:trPr>
          <w:trHeight w:val="127"/>
          <w:ins w:author="Andreyeva, Julia" w:date="2022-03-28T14:26:00Z" w:id="7526"/>
        </w:trPr>
        <w:tc>
          <w:tcPr>
            <w:cnfStyle w:val="001000000000" w:firstRow="0" w:lastRow="0" w:firstColumn="1" w:lastColumn="0" w:oddVBand="0" w:evenVBand="0" w:oddHBand="0" w:evenHBand="0" w:firstRowFirstColumn="0" w:firstRowLastColumn="0" w:lastRowFirstColumn="0" w:lastRowLastColumn="0"/>
            <w:tcW w:w="3114" w:type="dxa"/>
          </w:tcPr>
          <w:p w:rsidRPr="00FE37E7" w:rsidR="00C633D7" w:rsidP="00C633D7" w:rsidRDefault="00C633D7" w14:paraId="004D5C34" w14:textId="13762C52">
            <w:pPr>
              <w:pStyle w:val="BodyText"/>
              <w:rPr>
                <w:ins w:author="Andreyeva, Julia" w:date="2022-03-28T14:26:00Z" w:id="7527"/>
                <w:rFonts w:ascii="Arial" w:hAnsi="Arial" w:cs="Arial"/>
                <w:szCs w:val="20"/>
              </w:rPr>
            </w:pPr>
            <w:ins w:author="Andreyeva, Julia" w:date="2022-03-28T14:27:00Z" w:id="7528">
              <w:r w:rsidRPr="00FE37E7">
                <w:rPr>
                  <w:rFonts w:ascii="Arial" w:hAnsi="Arial" w:cs="Arial"/>
                  <w:b w:val="0"/>
                  <w:bCs w:val="0"/>
                  <w:szCs w:val="20"/>
                </w:rPr>
                <w:t>JTI_PRICELIST_CATEGORY</w:t>
              </w:r>
            </w:ins>
          </w:p>
        </w:tc>
        <w:tc>
          <w:tcPr>
            <w:tcW w:w="1701" w:type="dxa"/>
          </w:tcPr>
          <w:p w:rsidRPr="00FE37E7" w:rsidR="00C633D7" w:rsidP="00C633D7" w:rsidRDefault="00C633D7" w14:paraId="32D6E473" w14:textId="378EEED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29"/>
                <w:rFonts w:ascii="Arial" w:hAnsi="Arial" w:cs="Arial"/>
                <w:szCs w:val="20"/>
              </w:rPr>
            </w:pPr>
            <w:ins w:author="Andreyeva, Julia" w:date="2022-03-28T14:27:00Z" w:id="7530">
              <w:r w:rsidRPr="00FE37E7">
                <w:rPr>
                  <w:rFonts w:ascii="Arial" w:hAnsi="Arial" w:cs="Arial"/>
                  <w:szCs w:val="20"/>
                </w:rPr>
                <w:t>Distributor</w:t>
              </w:r>
            </w:ins>
          </w:p>
        </w:tc>
        <w:tc>
          <w:tcPr>
            <w:tcW w:w="1559" w:type="dxa"/>
          </w:tcPr>
          <w:p w:rsidRPr="00FE37E7" w:rsidR="00C633D7" w:rsidP="00C633D7" w:rsidRDefault="00C633D7" w14:paraId="7906D409" w14:textId="016DE95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31"/>
                <w:rFonts w:ascii="Arial" w:hAnsi="Arial" w:cs="Arial"/>
                <w:szCs w:val="20"/>
              </w:rPr>
            </w:pPr>
            <w:ins w:author="Andreyeva, Julia" w:date="2022-03-28T14:27:00Z" w:id="7532">
              <w:r w:rsidRPr="00FE37E7">
                <w:rPr>
                  <w:rFonts w:ascii="Arial" w:hAnsi="Arial" w:cs="Arial"/>
                  <w:szCs w:val="20"/>
                </w:rPr>
                <w:t>Distributor</w:t>
              </w:r>
            </w:ins>
          </w:p>
        </w:tc>
        <w:tc>
          <w:tcPr>
            <w:tcW w:w="992" w:type="dxa"/>
          </w:tcPr>
          <w:p w:rsidRPr="00FE37E7" w:rsidR="00C633D7" w:rsidP="00C633D7" w:rsidRDefault="00C633D7" w14:paraId="160157B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33"/>
                <w:rFonts w:asciiTheme="minorHAnsi" w:hAnsiTheme="minorHAnsi" w:cstheme="minorHAnsi"/>
                <w:szCs w:val="20"/>
              </w:rPr>
            </w:pPr>
          </w:p>
        </w:tc>
        <w:tc>
          <w:tcPr>
            <w:tcW w:w="1134" w:type="dxa"/>
          </w:tcPr>
          <w:p w:rsidRPr="00FE37E7" w:rsidR="00C633D7" w:rsidP="00C633D7" w:rsidRDefault="00C633D7" w14:paraId="4C8E66BD" w14:textId="709DF87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34"/>
                <w:rFonts w:ascii="Arial" w:hAnsi="Arial" w:cs="Arial"/>
                <w:szCs w:val="20"/>
              </w:rPr>
            </w:pPr>
            <w:ins w:author="Andreyeva, Julia" w:date="2022-03-28T14:27:00Z" w:id="7535">
              <w:r>
                <w:rPr>
                  <w:rFonts w:ascii="Arial" w:hAnsi="Arial" w:cs="Arial"/>
                  <w:szCs w:val="20"/>
                </w:rPr>
                <w:t>KZA</w:t>
              </w:r>
            </w:ins>
          </w:p>
        </w:tc>
        <w:tc>
          <w:tcPr>
            <w:tcW w:w="1418" w:type="dxa"/>
          </w:tcPr>
          <w:p w:rsidRPr="00FE37E7" w:rsidR="00C633D7" w:rsidP="00C633D7" w:rsidRDefault="00C633D7" w14:paraId="0E082C0B" w14:textId="7751ADB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6:00Z" w:id="7536"/>
                <w:rFonts w:ascii="Arial" w:hAnsi="Arial" w:cs="Arial"/>
                <w:szCs w:val="20"/>
              </w:rPr>
            </w:pPr>
            <w:ins w:author="Andreyeva, Julia" w:date="2022-03-28T14:27:00Z" w:id="7537">
              <w:r w:rsidRPr="00FE37E7">
                <w:rPr>
                  <w:rFonts w:ascii="Arial" w:hAnsi="Arial" w:cs="Arial"/>
                  <w:szCs w:val="20"/>
                </w:rPr>
                <w:t>Distributor</w:t>
              </w:r>
            </w:ins>
          </w:p>
        </w:tc>
      </w:tr>
      <w:tr w:rsidRPr="002400D8" w:rsidR="00C633D7" w:rsidTr="004C40FA" w14:paraId="3A31652D" w14:textId="77777777">
        <w:trPr>
          <w:trHeight w:val="127"/>
          <w:ins w:author="Andreyeva, Julia" w:date="2022-03-28T14:28:00Z" w:id="7538"/>
        </w:trPr>
        <w:tc>
          <w:tcPr>
            <w:cnfStyle w:val="001000000000" w:firstRow="0" w:lastRow="0" w:firstColumn="1" w:lastColumn="0" w:oddVBand="0" w:evenVBand="0" w:oddHBand="0" w:evenHBand="0" w:firstRowFirstColumn="0" w:firstRowLastColumn="0" w:lastRowFirstColumn="0" w:lastRowLastColumn="0"/>
            <w:tcW w:w="3114" w:type="dxa"/>
          </w:tcPr>
          <w:p w:rsidRPr="00FE37E7" w:rsidR="00C633D7" w:rsidP="00C633D7" w:rsidRDefault="00C633D7" w14:paraId="52B996AB" w14:textId="19CAAA64">
            <w:pPr>
              <w:pStyle w:val="BodyText"/>
              <w:rPr>
                <w:ins w:author="Andreyeva, Julia" w:date="2022-03-28T14:28:00Z" w:id="7539"/>
                <w:rFonts w:ascii="Arial" w:hAnsi="Arial" w:cs="Arial"/>
                <w:szCs w:val="20"/>
              </w:rPr>
            </w:pPr>
            <w:ins w:author="Andreyeva, Julia" w:date="2022-03-28T14:28:00Z" w:id="7540">
              <w:r w:rsidRPr="00FE37E7">
                <w:rPr>
                  <w:rFonts w:ascii="Arial" w:hAnsi="Arial" w:cs="Arial"/>
                  <w:b w:val="0"/>
                  <w:bCs w:val="0"/>
                  <w:szCs w:val="20"/>
                </w:rPr>
                <w:t>JTI_PRICELIST_CATEGORY</w:t>
              </w:r>
            </w:ins>
          </w:p>
        </w:tc>
        <w:tc>
          <w:tcPr>
            <w:tcW w:w="1701" w:type="dxa"/>
          </w:tcPr>
          <w:p w:rsidRPr="00FE37E7" w:rsidR="00C633D7" w:rsidP="00C633D7" w:rsidRDefault="00C633D7" w14:paraId="34D60D3E" w14:textId="0EF78E3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541"/>
                <w:rFonts w:ascii="Arial" w:hAnsi="Arial" w:cs="Arial"/>
                <w:szCs w:val="20"/>
              </w:rPr>
            </w:pPr>
            <w:ins w:author="Andreyeva, Julia" w:date="2022-03-28T14:28:00Z" w:id="7542">
              <w:r w:rsidRPr="00FE37E7">
                <w:rPr>
                  <w:rFonts w:ascii="Arial" w:hAnsi="Arial" w:cs="Arial"/>
                  <w:szCs w:val="20"/>
                </w:rPr>
                <w:t>Distributor</w:t>
              </w:r>
            </w:ins>
          </w:p>
        </w:tc>
        <w:tc>
          <w:tcPr>
            <w:tcW w:w="1559" w:type="dxa"/>
          </w:tcPr>
          <w:p w:rsidRPr="00FE37E7" w:rsidR="00C633D7" w:rsidP="00C633D7" w:rsidRDefault="00C633D7" w14:paraId="12C6C550" w14:textId="4A172C7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543"/>
                <w:rFonts w:ascii="Arial" w:hAnsi="Arial" w:cs="Arial"/>
                <w:szCs w:val="20"/>
              </w:rPr>
            </w:pPr>
            <w:ins w:author="Andreyeva, Julia" w:date="2022-03-28T14:28:00Z" w:id="7544">
              <w:r w:rsidRPr="00FE37E7">
                <w:rPr>
                  <w:rFonts w:ascii="Arial" w:hAnsi="Arial" w:cs="Arial"/>
                  <w:szCs w:val="20"/>
                </w:rPr>
                <w:t>Distributor</w:t>
              </w:r>
            </w:ins>
          </w:p>
        </w:tc>
        <w:tc>
          <w:tcPr>
            <w:tcW w:w="992" w:type="dxa"/>
          </w:tcPr>
          <w:p w:rsidRPr="00FE37E7" w:rsidR="00C633D7" w:rsidP="00C633D7" w:rsidRDefault="00C633D7" w14:paraId="6E8C53F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545"/>
                <w:rFonts w:asciiTheme="minorHAnsi" w:hAnsiTheme="minorHAnsi" w:cstheme="minorHAnsi"/>
                <w:szCs w:val="20"/>
              </w:rPr>
            </w:pPr>
          </w:p>
        </w:tc>
        <w:tc>
          <w:tcPr>
            <w:tcW w:w="1134" w:type="dxa"/>
          </w:tcPr>
          <w:p w:rsidR="00C633D7" w:rsidP="00C633D7" w:rsidRDefault="00C633D7" w14:paraId="187E3CFE" w14:textId="016DBA0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546"/>
                <w:rFonts w:ascii="Arial" w:hAnsi="Arial" w:cs="Arial"/>
                <w:szCs w:val="20"/>
              </w:rPr>
            </w:pPr>
            <w:ins w:author="Andreyeva, Julia" w:date="2022-03-28T14:28:00Z" w:id="7547">
              <w:r>
                <w:rPr>
                  <w:rFonts w:ascii="Arial" w:hAnsi="Arial" w:cs="Arial"/>
                  <w:szCs w:val="20"/>
                </w:rPr>
                <w:t>ENU</w:t>
              </w:r>
            </w:ins>
          </w:p>
        </w:tc>
        <w:tc>
          <w:tcPr>
            <w:tcW w:w="1418" w:type="dxa"/>
          </w:tcPr>
          <w:p w:rsidRPr="00FE37E7" w:rsidR="00C633D7" w:rsidP="00C633D7" w:rsidRDefault="00C633D7" w14:paraId="3DF6A554" w14:textId="48B0217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548"/>
                <w:rFonts w:ascii="Arial" w:hAnsi="Arial" w:cs="Arial"/>
                <w:szCs w:val="20"/>
              </w:rPr>
            </w:pPr>
            <w:ins w:author="Andreyeva, Julia" w:date="2022-03-28T14:28:00Z" w:id="7549">
              <w:r w:rsidRPr="00FE37E7">
                <w:rPr>
                  <w:rFonts w:ascii="Arial" w:hAnsi="Arial" w:cs="Arial"/>
                  <w:szCs w:val="20"/>
                </w:rPr>
                <w:t>Distributor</w:t>
              </w:r>
            </w:ins>
          </w:p>
        </w:tc>
      </w:tr>
    </w:tbl>
    <w:p w:rsidR="00CC134E" w:rsidP="00D31061" w:rsidRDefault="00CC134E" w14:paraId="2615E2DB" w14:textId="77777777">
      <w:pPr>
        <w:rPr>
          <w:ins w:author="Andreyeva, Julia" w:date="2022-03-03T17:55:00Z" w:id="7550"/>
          <w:color w:val="00857E" w:themeColor="accent3" w:themeShade="BF"/>
        </w:rPr>
      </w:pPr>
    </w:p>
    <w:p w:rsidRPr="00140A91" w:rsidR="00EF3C6E" w:rsidP="00D31061" w:rsidRDefault="00EF3C6E" w14:paraId="2C0AAC19" w14:textId="3078FDFF">
      <w:pPr>
        <w:rPr>
          <w:ins w:author="Andreyeva, Julia" w:date="2022-03-03T17:55:00Z" w:id="7551"/>
          <w:b/>
          <w:bCs/>
          <w:lang w:val="en-US"/>
          <w:rPrChange w:author="Andreyeva, Julia" w:date="2022-03-18T14:21:00Z" w:id="7552">
            <w:rPr>
              <w:ins w:author="Andreyeva, Julia" w:date="2022-03-03T17:55:00Z" w:id="7553"/>
              <w:b/>
              <w:bCs/>
              <w:color w:val="00857E" w:themeColor="accent3" w:themeShade="BF"/>
              <w:lang w:val="en-US"/>
            </w:rPr>
          </w:rPrChange>
        </w:rPr>
      </w:pPr>
      <w:ins w:author="Andreyeva, Julia" w:date="2022-03-03T17:55:00Z" w:id="7554">
        <w:r w:rsidRPr="00140A91">
          <w:rPr>
            <w:b/>
            <w:bCs/>
            <w:lang w:val="en-US"/>
            <w:rPrChange w:author="Andreyeva, Julia" w:date="2022-03-18T14:21:00Z" w:id="7555">
              <w:rPr>
                <w:b/>
                <w:bCs/>
                <w:color w:val="C00000"/>
                <w:lang w:val="en-US"/>
              </w:rPr>
            </w:rPrChange>
          </w:rPr>
          <w:t>Product templates</w:t>
        </w:r>
      </w:ins>
    </w:p>
    <w:tbl>
      <w:tblPr>
        <w:tblStyle w:val="GridTable1Light-Accent6"/>
        <w:tblW w:w="9864" w:type="dxa"/>
        <w:tblLayout w:type="fixed"/>
        <w:tblLook w:val="01E0" w:firstRow="1" w:lastRow="1" w:firstColumn="1" w:lastColumn="1" w:noHBand="0" w:noVBand="0"/>
      </w:tblPr>
      <w:tblGrid>
        <w:gridCol w:w="1129"/>
        <w:gridCol w:w="2977"/>
        <w:gridCol w:w="1985"/>
        <w:gridCol w:w="1417"/>
        <w:gridCol w:w="2356"/>
        <w:tblGridChange w:id="7556">
          <w:tblGrid>
            <w:gridCol w:w="1129"/>
            <w:gridCol w:w="2977"/>
            <w:gridCol w:w="1985"/>
            <w:gridCol w:w="1417"/>
            <w:gridCol w:w="2356"/>
          </w:tblGrid>
        </w:tblGridChange>
      </w:tblGrid>
      <w:tr w:rsidRPr="00B00E4F" w:rsidR="00063F6E" w:rsidTr="00362BCE" w14:paraId="2174DEE1" w14:textId="77777777">
        <w:trPr>
          <w:cnfStyle w:val="100000000000" w:firstRow="1" w:lastRow="0" w:firstColumn="0" w:lastColumn="0" w:oddVBand="0" w:evenVBand="0" w:oddHBand="0" w:evenHBand="0" w:firstRowFirstColumn="0" w:firstRowLastColumn="0" w:lastRowFirstColumn="0" w:lastRowLastColumn="0"/>
          <w:ins w:author="Andreyeva, Julia" w:date="2022-03-03T17:56:00Z" w:id="7557"/>
        </w:trPr>
        <w:tc>
          <w:tcPr>
            <w:cnfStyle w:val="001000000000" w:firstRow="0" w:lastRow="0" w:firstColumn="1" w:lastColumn="0" w:oddVBand="0" w:evenVBand="0" w:oddHBand="0" w:evenHBand="0" w:firstRowFirstColumn="0" w:firstRowLastColumn="0" w:lastRowFirstColumn="0" w:lastRowLastColumn="0"/>
            <w:tcW w:w="1129" w:type="dxa"/>
            <w:shd w:val="clear" w:color="auto" w:fill="2B5D9A" w:themeFill="accent6" w:themeFillShade="BF"/>
          </w:tcPr>
          <w:p w:rsidRPr="00B00E4F" w:rsidR="00063F6E" w:rsidP="00362BCE" w:rsidRDefault="00063F6E" w14:paraId="7B5C8586" w14:textId="77777777">
            <w:pPr>
              <w:pStyle w:val="BodyText"/>
              <w:rPr>
                <w:ins w:author="Andreyeva, Julia" w:date="2022-03-03T17:56:00Z" w:id="7558"/>
                <w:rFonts w:ascii="Arial" w:hAnsi="Arial" w:cs="Arial"/>
                <w:color w:val="FFFFFF" w:themeColor="background1"/>
                <w:szCs w:val="20"/>
              </w:rPr>
            </w:pPr>
            <w:ins w:author="Andreyeva, Julia" w:date="2022-03-03T17:56:00Z" w:id="7559">
              <w:r w:rsidRPr="00B00E4F">
                <w:rPr>
                  <w:rFonts w:ascii="Arial" w:hAnsi="Arial" w:cs="Arial"/>
                  <w:color w:val="FFFFFF" w:themeColor="background1"/>
                  <w:szCs w:val="20"/>
                </w:rPr>
                <w:t>Type</w:t>
              </w:r>
            </w:ins>
          </w:p>
        </w:tc>
        <w:tc>
          <w:tcPr>
            <w:tcW w:w="2977" w:type="dxa"/>
            <w:shd w:val="clear" w:color="auto" w:fill="2B5D9A" w:themeFill="accent6" w:themeFillShade="BF"/>
          </w:tcPr>
          <w:p w:rsidRPr="00B00E4F" w:rsidR="00063F6E" w:rsidP="00362BCE" w:rsidRDefault="00063F6E" w14:paraId="277B4F7B"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56:00Z" w:id="7560"/>
                <w:rFonts w:ascii="Arial" w:hAnsi="Arial" w:cs="Arial"/>
                <w:color w:val="FFFFFF" w:themeColor="background1"/>
                <w:szCs w:val="20"/>
              </w:rPr>
            </w:pPr>
            <w:ins w:author="Andreyeva, Julia" w:date="2022-03-03T17:56:00Z" w:id="7561">
              <w:r w:rsidRPr="00B00E4F">
                <w:rPr>
                  <w:rFonts w:ascii="Arial" w:hAnsi="Arial" w:cs="Arial"/>
                  <w:color w:val="FFFFFF" w:themeColor="background1"/>
                  <w:szCs w:val="20"/>
                </w:rPr>
                <w:t>Format</w:t>
              </w:r>
            </w:ins>
          </w:p>
        </w:tc>
        <w:tc>
          <w:tcPr>
            <w:tcW w:w="1985" w:type="dxa"/>
            <w:shd w:val="clear" w:color="auto" w:fill="2B5D9A" w:themeFill="accent6" w:themeFillShade="BF"/>
          </w:tcPr>
          <w:p w:rsidRPr="00B00E4F" w:rsidR="00063F6E" w:rsidP="00362BCE" w:rsidRDefault="00063F6E" w14:paraId="40A4E771"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56:00Z" w:id="7562"/>
                <w:rFonts w:ascii="Arial" w:hAnsi="Arial" w:cs="Arial"/>
                <w:color w:val="FFFFFF" w:themeColor="background1"/>
                <w:szCs w:val="20"/>
              </w:rPr>
            </w:pPr>
            <w:ins w:author="Andreyeva, Julia" w:date="2022-03-03T17:56:00Z" w:id="7563">
              <w:r w:rsidRPr="00B00E4F">
                <w:rPr>
                  <w:rFonts w:ascii="Arial" w:hAnsi="Arial" w:cs="Arial"/>
                  <w:color w:val="FFFFFF" w:themeColor="background1"/>
                  <w:szCs w:val="20"/>
                </w:rPr>
                <w:t>Caption ENU</w:t>
              </w:r>
            </w:ins>
          </w:p>
        </w:tc>
        <w:tc>
          <w:tcPr>
            <w:tcW w:w="1417" w:type="dxa"/>
            <w:shd w:val="clear" w:color="auto" w:fill="2B5D9A" w:themeFill="accent6" w:themeFillShade="BF"/>
          </w:tcPr>
          <w:p w:rsidRPr="00B00E4F" w:rsidR="00063F6E" w:rsidP="00362BCE" w:rsidRDefault="00063F6E" w14:paraId="114FB804"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56:00Z" w:id="7564"/>
                <w:rFonts w:ascii="Arial" w:hAnsi="Arial" w:cs="Arial"/>
                <w:color w:val="FFFFFF" w:themeColor="background1"/>
                <w:szCs w:val="20"/>
              </w:rPr>
            </w:pPr>
            <w:ins w:author="Andreyeva, Julia" w:date="2022-03-03T17:56:00Z" w:id="7565">
              <w:r w:rsidRPr="00B00E4F">
                <w:rPr>
                  <w:rFonts w:ascii="Arial" w:hAnsi="Arial" w:cs="Arial"/>
                  <w:color w:val="FFFFFF" w:themeColor="background1"/>
                  <w:szCs w:val="20"/>
                </w:rPr>
                <w:t>Language</w:t>
              </w:r>
            </w:ins>
          </w:p>
        </w:tc>
        <w:tc>
          <w:tcPr>
            <w:cnfStyle w:val="000100000000" w:firstRow="0" w:lastRow="0" w:firstColumn="0" w:lastColumn="1" w:oddVBand="0" w:evenVBand="0" w:oddHBand="0" w:evenHBand="0" w:firstRowFirstColumn="0" w:firstRowLastColumn="0" w:lastRowFirstColumn="0" w:lastRowLastColumn="0"/>
            <w:tcW w:w="2356" w:type="dxa"/>
            <w:shd w:val="clear" w:color="auto" w:fill="2B5D9A" w:themeFill="accent6" w:themeFillShade="BF"/>
          </w:tcPr>
          <w:p w:rsidRPr="00B00E4F" w:rsidR="00063F6E" w:rsidP="00362BCE" w:rsidRDefault="00063F6E" w14:paraId="3A531C63" w14:textId="77777777">
            <w:pPr>
              <w:pStyle w:val="BodyText"/>
              <w:rPr>
                <w:ins w:author="Andreyeva, Julia" w:date="2022-03-03T17:56:00Z" w:id="7566"/>
                <w:rFonts w:ascii="Arial" w:hAnsi="Arial" w:cs="Arial"/>
                <w:color w:val="FFFFFF" w:themeColor="background1"/>
                <w:szCs w:val="20"/>
              </w:rPr>
            </w:pPr>
            <w:ins w:author="Andreyeva, Julia" w:date="2022-03-03T17:56:00Z" w:id="7567">
              <w:r w:rsidRPr="00B00E4F">
                <w:rPr>
                  <w:rFonts w:ascii="Arial" w:hAnsi="Arial" w:cs="Arial"/>
                  <w:color w:val="FFFFFF" w:themeColor="background1"/>
                  <w:szCs w:val="20"/>
                </w:rPr>
                <w:t>Caption LOCAL</w:t>
              </w:r>
              <w:r>
                <w:rPr>
                  <w:rFonts w:ascii="Arial" w:hAnsi="Arial" w:cs="Arial"/>
                  <w:color w:val="FFFFFF" w:themeColor="background1"/>
                  <w:szCs w:val="20"/>
                </w:rPr>
                <w:t xml:space="preserve"> EIR</w:t>
              </w:r>
            </w:ins>
          </w:p>
        </w:tc>
      </w:tr>
      <w:tr w:rsidRPr="00B00E4F" w:rsidR="00D02BCE" w:rsidTr="00362BCE" w14:paraId="42101377" w14:textId="77777777">
        <w:trPr>
          <w:trHeight w:val="70"/>
          <w:ins w:author="Andreyeva, Julia" w:date="2022-03-28T14:31:00Z" w:id="7568"/>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47C29F71" w14:textId="5FC32E55">
            <w:pPr>
              <w:pStyle w:val="BodyText"/>
              <w:rPr>
                <w:ins w:author="Andreyeva, Julia" w:date="2022-03-28T14:31:00Z" w:id="7569"/>
                <w:rFonts w:ascii="Arial" w:hAnsi="Arial" w:cs="Arial"/>
                <w:szCs w:val="20"/>
              </w:rPr>
            </w:pPr>
            <w:ins w:author="Andreyeva, Julia" w:date="2022-03-28T14:31:00Z" w:id="7570">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106B921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571"/>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09D110C5" w14:textId="5DD55CC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572"/>
                <w:rFonts w:ascii="Arial" w:hAnsi="Arial" w:cs="Arial"/>
                <w:szCs w:val="20"/>
              </w:rPr>
            </w:pPr>
            <w:ins w:author="Andreyeva, Julia" w:date="2022-03-28T14:31:00Z" w:id="7573">
              <w:r w:rsidRPr="00211BC2">
                <w:rPr>
                  <w:rFonts w:ascii="Arial" w:hAnsi="Arial" w:cs="Arial"/>
                  <w:szCs w:val="20"/>
                </w:rPr>
                <w:t>Category</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347D0BD1" w14:textId="56C72E9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574"/>
                <w:rFonts w:ascii="Arial" w:hAnsi="Arial" w:cs="Arial"/>
                <w:szCs w:val="20"/>
              </w:rPr>
            </w:pPr>
            <w:ins w:author="Andreyeva, Julia" w:date="2022-03-28T14:31:00Z" w:id="7575">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E72597" w:rsidR="00D02BCE" w:rsidP="00D02BCE" w:rsidRDefault="00D02BCE" w14:paraId="3C3B17E2" w14:textId="001625F3">
            <w:pPr>
              <w:pStyle w:val="BodyText"/>
              <w:rPr>
                <w:ins w:author="Andreyeva, Julia" w:date="2022-03-28T14:31:00Z" w:id="7576"/>
                <w:rFonts w:ascii="Arial" w:hAnsi="Arial" w:cs="Arial"/>
                <w:szCs w:val="20"/>
              </w:rPr>
            </w:pPr>
            <w:ins w:author="Andreyeva, Julia" w:date="2022-03-28T14:31:00Z" w:id="7577">
              <w:r w:rsidRPr="00E72597">
                <w:rPr>
                  <w:rFonts w:ascii="Arial" w:hAnsi="Arial" w:cs="Arial"/>
                  <w:b w:val="0"/>
                  <w:bCs w:val="0"/>
                  <w:szCs w:val="20"/>
                </w:rPr>
                <w:t>Category</w:t>
              </w:r>
            </w:ins>
          </w:p>
        </w:tc>
      </w:tr>
      <w:tr w:rsidRPr="00B00E4F" w:rsidR="00063F6E" w:rsidTr="00362BCE" w14:paraId="732CA5B1" w14:textId="77777777">
        <w:trPr>
          <w:trHeight w:val="70"/>
          <w:ins w:author="Andreyeva, Julia" w:date="2022-03-03T17:56:00Z" w:id="7578"/>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Pr="00B00E4F" w:rsidR="00063F6E" w:rsidP="00362BCE" w:rsidRDefault="00063F6E" w14:paraId="1B971A35" w14:textId="77777777">
            <w:pPr>
              <w:pStyle w:val="BodyText"/>
              <w:rPr>
                <w:ins w:author="Andreyeva, Julia" w:date="2022-03-03T17:56:00Z" w:id="7579"/>
                <w:rFonts w:ascii="Arial" w:hAnsi="Arial" w:cs="Arial"/>
                <w:b w:val="0"/>
                <w:bCs w:val="0"/>
                <w:szCs w:val="20"/>
              </w:rPr>
            </w:pPr>
            <w:ins w:author="Andreyeva, Julia" w:date="2022-03-03T17:56:00Z" w:id="7580">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063F6E" w:rsidP="00362BCE" w:rsidRDefault="00063F6E" w14:paraId="0ED52D2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581"/>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063F6E" w:rsidP="00362BCE" w:rsidRDefault="00063F6E" w14:paraId="23314EF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582"/>
                <w:rFonts w:ascii="Arial" w:hAnsi="Arial" w:cs="Arial"/>
                <w:szCs w:val="20"/>
              </w:rPr>
            </w:pPr>
            <w:ins w:author="Andreyeva, Julia" w:date="2022-03-03T17:56:00Z" w:id="7583">
              <w:r w:rsidRPr="00211BC2">
                <w:rPr>
                  <w:rFonts w:ascii="Arial" w:hAnsi="Arial" w:cs="Arial"/>
                  <w:szCs w:val="20"/>
                </w:rPr>
                <w:t>Category</w:t>
              </w:r>
            </w:ins>
          </w:p>
        </w:tc>
        <w:tc>
          <w:tcPr>
            <w:tcW w:w="1417" w:type="dxa"/>
            <w:tcBorders>
              <w:top w:val="single" w:color="8CB1DE" w:themeColor="accent6" w:themeTint="99" w:sz="4" w:space="0"/>
              <w:bottom w:val="single" w:color="8CB1DE" w:themeColor="accent6" w:themeTint="99" w:sz="4" w:space="0"/>
            </w:tcBorders>
          </w:tcPr>
          <w:p w:rsidRPr="00B00E4F" w:rsidR="00063F6E" w:rsidP="00362BCE" w:rsidRDefault="00063F6E" w14:paraId="35AE220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584"/>
                <w:rFonts w:ascii="Arial" w:hAnsi="Arial" w:cs="Arial"/>
                <w:b/>
                <w:bCs/>
                <w:szCs w:val="20"/>
              </w:rPr>
            </w:pPr>
            <w:ins w:author="Andreyeva, Julia" w:date="2022-03-03T17:56:00Z" w:id="7585">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E72597" w:rsidR="00063F6E" w:rsidP="00362BCE" w:rsidRDefault="00063F6E" w14:paraId="745B71E0" w14:textId="77777777">
            <w:pPr>
              <w:pStyle w:val="BodyText"/>
              <w:rPr>
                <w:ins w:author="Andreyeva, Julia" w:date="2022-03-03T17:56:00Z" w:id="7586"/>
                <w:rFonts w:ascii="Arial" w:hAnsi="Arial" w:cs="Arial"/>
                <w:b w:val="0"/>
                <w:bCs w:val="0"/>
                <w:szCs w:val="20"/>
              </w:rPr>
            </w:pPr>
            <w:ins w:author="Andreyeva, Julia" w:date="2022-03-03T17:56:00Z" w:id="7587">
              <w:r w:rsidRPr="00E72597">
                <w:rPr>
                  <w:rFonts w:ascii="Arial" w:hAnsi="Arial" w:cs="Arial"/>
                  <w:b w:val="0"/>
                  <w:bCs w:val="0"/>
                  <w:szCs w:val="20"/>
                </w:rPr>
                <w:t>Category</w:t>
              </w:r>
            </w:ins>
          </w:p>
        </w:tc>
      </w:tr>
      <w:tr w:rsidRPr="00B00E4F" w:rsidR="00D02BCE" w:rsidTr="00362BCE" w14:paraId="62BB781B" w14:textId="77777777">
        <w:trPr>
          <w:trHeight w:val="70"/>
          <w:ins w:author="Andreyeva, Julia" w:date="2022-03-28T14:31:00Z" w:id="7588"/>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7BDEBD59" w14:textId="1E303FCB">
            <w:pPr>
              <w:pStyle w:val="BodyText"/>
              <w:rPr>
                <w:ins w:author="Andreyeva, Julia" w:date="2022-03-28T14:31:00Z" w:id="7589"/>
                <w:rFonts w:ascii="Arial" w:hAnsi="Arial" w:cs="Arial"/>
                <w:szCs w:val="20"/>
              </w:rPr>
            </w:pPr>
            <w:ins w:author="Andreyeva, Julia" w:date="2022-03-28T14:31:00Z" w:id="7590">
              <w:r>
                <w:rPr>
                  <w:rFonts w:ascii="Arial" w:hAnsi="Arial" w:cs="Arial"/>
                  <w:b w:val="0"/>
                  <w:bCs w:val="0"/>
                  <w:szCs w:val="20"/>
                </w:rPr>
                <w:t>LOV</w:t>
              </w:r>
            </w:ins>
          </w:p>
        </w:tc>
        <w:tc>
          <w:tcPr>
            <w:tcW w:w="2977" w:type="dxa"/>
            <w:tcBorders>
              <w:top w:val="single" w:color="8CB1DE" w:themeColor="accent6" w:themeTint="99" w:sz="4" w:space="0"/>
              <w:bottom w:val="single" w:color="8CB1DE" w:themeColor="accent6" w:themeTint="99" w:sz="4" w:space="0"/>
            </w:tcBorders>
          </w:tcPr>
          <w:p w:rsidRPr="00AC7A31" w:rsidR="00D02BCE" w:rsidP="00D02BCE" w:rsidRDefault="00D02BCE" w14:paraId="2B12FF29" w14:textId="3C0C00F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591"/>
                <w:rFonts w:ascii="Arial" w:hAnsi="Arial" w:cs="Arial"/>
                <w:szCs w:val="20"/>
              </w:rPr>
            </w:pPr>
            <w:ins w:author="Andreyeva, Julia" w:date="2022-03-28T14:31:00Z" w:id="7592">
              <w:r w:rsidRPr="00AC7A31">
                <w:rPr>
                  <w:rFonts w:ascii="Arial" w:hAnsi="Arial" w:cs="Arial"/>
                  <w:szCs w:val="20"/>
                </w:rPr>
                <w:t>JTI_TEMPLATE_CATEGORY</w:t>
              </w:r>
            </w:ins>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12D39D3E" w14:textId="338D389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593"/>
                <w:rFonts w:ascii="Arial" w:hAnsi="Arial" w:cs="Arial"/>
                <w:szCs w:val="20"/>
              </w:rPr>
            </w:pPr>
            <w:ins w:author="Andreyeva, Julia" w:date="2022-03-28T14:31:00Z" w:id="7594">
              <w:r>
                <w:rPr>
                  <w:rFonts w:ascii="Arial" w:hAnsi="Arial" w:cs="Arial"/>
                  <w:szCs w:val="20"/>
                </w:rPr>
                <w:t>Account</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5B4402BA" w14:textId="1443A3B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595"/>
                <w:rFonts w:ascii="Arial" w:hAnsi="Arial" w:cs="Arial"/>
                <w:szCs w:val="20"/>
              </w:rPr>
            </w:pPr>
            <w:ins w:author="Andreyeva, Julia" w:date="2022-03-28T14:31:00Z" w:id="7596">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E72597" w:rsidR="00D02BCE" w:rsidP="00D02BCE" w:rsidRDefault="00D02BCE" w14:paraId="5B29840B" w14:textId="2D0F7B45">
            <w:pPr>
              <w:pStyle w:val="BodyText"/>
              <w:rPr>
                <w:ins w:author="Andreyeva, Julia" w:date="2022-03-28T14:31:00Z" w:id="7597"/>
                <w:rFonts w:ascii="Arial" w:hAnsi="Arial" w:cs="Arial"/>
                <w:szCs w:val="20"/>
              </w:rPr>
            </w:pPr>
            <w:ins w:author="Andreyeva, Julia" w:date="2022-03-28T14:31:00Z" w:id="7598">
              <w:r w:rsidRPr="00E72597">
                <w:rPr>
                  <w:rFonts w:ascii="Arial" w:hAnsi="Arial" w:cs="Arial"/>
                  <w:b w:val="0"/>
                  <w:bCs w:val="0"/>
                  <w:szCs w:val="20"/>
                </w:rPr>
                <w:t>Account</w:t>
              </w:r>
            </w:ins>
          </w:p>
        </w:tc>
      </w:tr>
      <w:tr w:rsidRPr="00B00E4F" w:rsidR="00D02BCE" w:rsidTr="00362BCE" w14:paraId="1FC0A96E" w14:textId="77777777">
        <w:trPr>
          <w:trHeight w:val="70"/>
          <w:ins w:author="Andreyeva, Julia" w:date="2022-03-28T14:31:00Z" w:id="7599"/>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3F1989F1" w14:textId="1C520983">
            <w:pPr>
              <w:pStyle w:val="BodyText"/>
              <w:rPr>
                <w:ins w:author="Andreyeva, Julia" w:date="2022-03-28T14:31:00Z" w:id="7600"/>
                <w:rFonts w:ascii="Arial" w:hAnsi="Arial" w:cs="Arial"/>
                <w:szCs w:val="20"/>
              </w:rPr>
            </w:pPr>
            <w:ins w:author="Andreyeva, Julia" w:date="2022-03-28T14:31:00Z" w:id="7601">
              <w:r>
                <w:rPr>
                  <w:rFonts w:ascii="Arial" w:hAnsi="Arial" w:cs="Arial"/>
                  <w:b w:val="0"/>
                  <w:bCs w:val="0"/>
                  <w:szCs w:val="20"/>
                </w:rPr>
                <w:t>LOV</w:t>
              </w:r>
            </w:ins>
          </w:p>
        </w:tc>
        <w:tc>
          <w:tcPr>
            <w:tcW w:w="2977" w:type="dxa"/>
            <w:tcBorders>
              <w:top w:val="single" w:color="8CB1DE" w:themeColor="accent6" w:themeTint="99" w:sz="4" w:space="0"/>
              <w:bottom w:val="single" w:color="8CB1DE" w:themeColor="accent6" w:themeTint="99" w:sz="4" w:space="0"/>
            </w:tcBorders>
          </w:tcPr>
          <w:p w:rsidRPr="00AC7A31" w:rsidR="00D02BCE" w:rsidP="00D02BCE" w:rsidRDefault="00D02BCE" w14:paraId="51CDB785" w14:textId="1243A29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602"/>
                <w:rFonts w:ascii="Arial" w:hAnsi="Arial" w:cs="Arial"/>
                <w:szCs w:val="20"/>
              </w:rPr>
            </w:pPr>
            <w:ins w:author="Andreyeva, Julia" w:date="2022-03-28T14:31:00Z" w:id="7603">
              <w:r w:rsidRPr="00AC7A31">
                <w:rPr>
                  <w:rFonts w:ascii="Arial" w:hAnsi="Arial" w:cs="Arial"/>
                  <w:szCs w:val="20"/>
                </w:rPr>
                <w:t>JTI_TEMPLATE_CATEGORY</w:t>
              </w:r>
            </w:ins>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5C064268" w14:textId="47C2011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604"/>
                <w:rFonts w:ascii="Arial" w:hAnsi="Arial" w:cs="Arial"/>
                <w:szCs w:val="20"/>
              </w:rPr>
            </w:pPr>
            <w:ins w:author="Andreyeva, Julia" w:date="2022-03-28T14:31:00Z" w:id="7605">
              <w:r>
                <w:rPr>
                  <w:rFonts w:ascii="Arial" w:hAnsi="Arial" w:cs="Arial"/>
                  <w:szCs w:val="20"/>
                </w:rPr>
                <w:t>Account</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772E687E" w14:textId="78B138C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1:00Z" w:id="7606"/>
                <w:rFonts w:ascii="Arial" w:hAnsi="Arial" w:cs="Arial"/>
                <w:szCs w:val="20"/>
              </w:rPr>
            </w:pPr>
            <w:ins w:author="Andreyeva, Julia" w:date="2022-03-28T14:31:00Z" w:id="7607">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E72597" w:rsidR="00D02BCE" w:rsidP="00D02BCE" w:rsidRDefault="00D02BCE" w14:paraId="4A6BAC60" w14:textId="1CABB49B">
            <w:pPr>
              <w:pStyle w:val="BodyText"/>
              <w:rPr>
                <w:ins w:author="Andreyeva, Julia" w:date="2022-03-28T14:31:00Z" w:id="7608"/>
                <w:rFonts w:ascii="Arial" w:hAnsi="Arial" w:cs="Arial"/>
                <w:szCs w:val="20"/>
              </w:rPr>
            </w:pPr>
            <w:ins w:author="Andreyeva, Julia" w:date="2022-03-28T14:31:00Z" w:id="7609">
              <w:r w:rsidRPr="00E72597">
                <w:rPr>
                  <w:rFonts w:ascii="Arial" w:hAnsi="Arial" w:cs="Arial"/>
                  <w:b w:val="0"/>
                  <w:bCs w:val="0"/>
                  <w:szCs w:val="20"/>
                </w:rPr>
                <w:t>Account</w:t>
              </w:r>
            </w:ins>
          </w:p>
        </w:tc>
      </w:tr>
      <w:tr w:rsidRPr="00B00E4F" w:rsidR="00D02BCE" w:rsidTr="00362BCE" w14:paraId="430B708E" w14:textId="77777777">
        <w:trPr>
          <w:trHeight w:val="70"/>
          <w:ins w:author="Andreyeva, Julia" w:date="2022-03-03T17:56:00Z" w:id="7610"/>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12DD794E" w14:textId="5912CFD7">
            <w:pPr>
              <w:pStyle w:val="BodyText"/>
              <w:rPr>
                <w:ins w:author="Andreyeva, Julia" w:date="2022-03-03T17:56:00Z" w:id="7611"/>
                <w:rFonts w:ascii="Arial" w:hAnsi="Arial" w:cs="Arial"/>
                <w:b w:val="0"/>
                <w:bCs w:val="0"/>
                <w:szCs w:val="20"/>
              </w:rPr>
            </w:pPr>
            <w:ins w:author="Andreyeva, Julia" w:date="2022-03-28T14:32:00Z" w:id="7612">
              <w:r>
                <w:rPr>
                  <w:rFonts w:ascii="Arial" w:hAnsi="Arial" w:cs="Arial"/>
                  <w:b w:val="0"/>
                  <w:bCs w:val="0"/>
                  <w:szCs w:val="20"/>
                </w:rPr>
                <w:t>LOV</w:t>
              </w:r>
            </w:ins>
          </w:p>
        </w:tc>
        <w:tc>
          <w:tcPr>
            <w:tcW w:w="2977" w:type="dxa"/>
            <w:tcBorders>
              <w:top w:val="single" w:color="8CB1DE" w:themeColor="accent6" w:themeTint="99" w:sz="4" w:space="0"/>
              <w:bottom w:val="single" w:color="8CB1DE" w:themeColor="accent6" w:themeTint="99" w:sz="4" w:space="0"/>
            </w:tcBorders>
          </w:tcPr>
          <w:p w:rsidRPr="00734000" w:rsidR="00D02BCE" w:rsidP="00D02BCE" w:rsidRDefault="00D02BCE" w14:paraId="55835E81" w14:textId="41BC40C0">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13"/>
                <w:rFonts w:ascii="Arial" w:hAnsi="Arial" w:cs="Arial"/>
                <w:b/>
                <w:bCs/>
                <w:szCs w:val="20"/>
                <w:highlight w:val="yellow"/>
              </w:rPr>
            </w:pPr>
            <w:ins w:author="Andreyeva, Julia" w:date="2022-03-28T14:32:00Z" w:id="7614">
              <w:r w:rsidRPr="00AC7A31">
                <w:rPr>
                  <w:rFonts w:ascii="Arial" w:hAnsi="Arial" w:cs="Arial"/>
                  <w:szCs w:val="20"/>
                </w:rPr>
                <w:t>JTI_TEMPLATE_CATEGORY</w:t>
              </w:r>
            </w:ins>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2BCD6B68" w14:textId="6E0CD0D3">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15"/>
                <w:rFonts w:ascii="Arial" w:hAnsi="Arial" w:cs="Arial"/>
                <w:szCs w:val="20"/>
              </w:rPr>
            </w:pPr>
            <w:ins w:author="Andreyeva, Julia" w:date="2022-03-28T14:32:00Z" w:id="7616">
              <w:r>
                <w:rPr>
                  <w:rFonts w:ascii="Arial" w:hAnsi="Arial" w:cs="Arial"/>
                  <w:szCs w:val="20"/>
                </w:rPr>
                <w:t>Distributor</w:t>
              </w:r>
            </w:ins>
          </w:p>
        </w:tc>
        <w:tc>
          <w:tcPr>
            <w:tcW w:w="1417" w:type="dxa"/>
            <w:tcBorders>
              <w:top w:val="single" w:color="8CB1DE" w:themeColor="accent6" w:themeTint="99" w:sz="4" w:space="0"/>
              <w:bottom w:val="single" w:color="8CB1DE" w:themeColor="accent6" w:themeTint="99" w:sz="4" w:space="0"/>
            </w:tcBorders>
          </w:tcPr>
          <w:p w:rsidRPr="00B00E4F" w:rsidR="00D02BCE" w:rsidP="00D02BCE" w:rsidRDefault="00D02BCE" w14:paraId="029E47E1" w14:textId="3153BDC5">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17"/>
                <w:rFonts w:ascii="Arial" w:hAnsi="Arial" w:cs="Arial"/>
                <w:b/>
                <w:bCs/>
                <w:szCs w:val="20"/>
              </w:rPr>
            </w:pPr>
            <w:ins w:author="Andreyeva, Julia" w:date="2022-03-28T14:32:00Z" w:id="7618">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E72597" w:rsidR="00D02BCE" w:rsidP="00D02BCE" w:rsidRDefault="00D02BCE" w14:paraId="0D384714" w14:textId="277C190C">
            <w:pPr>
              <w:pStyle w:val="BodyText"/>
              <w:rPr>
                <w:ins w:author="Andreyeva, Julia" w:date="2022-03-03T17:56:00Z" w:id="7619"/>
                <w:rFonts w:ascii="Arial" w:hAnsi="Arial" w:cs="Arial"/>
                <w:b w:val="0"/>
                <w:bCs w:val="0"/>
                <w:szCs w:val="20"/>
              </w:rPr>
            </w:pPr>
            <w:ins w:author="Andreyeva, Julia" w:date="2022-03-28T14:32:00Z" w:id="7620">
              <w:r w:rsidRPr="00E72597">
                <w:rPr>
                  <w:rFonts w:ascii="Arial" w:hAnsi="Arial" w:cs="Arial"/>
                  <w:b w:val="0"/>
                  <w:bCs w:val="0"/>
                  <w:szCs w:val="20"/>
                </w:rPr>
                <w:t>Distributor</w:t>
              </w:r>
            </w:ins>
          </w:p>
        </w:tc>
      </w:tr>
      <w:tr w:rsidRPr="00B00E4F" w:rsidR="00063F6E" w:rsidTr="00362BCE" w14:paraId="32A7B7C4" w14:textId="77777777">
        <w:trPr>
          <w:trHeight w:val="70"/>
          <w:ins w:author="Andreyeva, Julia" w:date="2022-03-03T17:56:00Z" w:id="7621"/>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063F6E" w:rsidP="00362BCE" w:rsidRDefault="00063F6E" w14:paraId="28E9E174" w14:textId="77777777">
            <w:pPr>
              <w:pStyle w:val="BodyText"/>
              <w:rPr>
                <w:ins w:author="Andreyeva, Julia" w:date="2022-03-03T17:56:00Z" w:id="7622"/>
                <w:rFonts w:ascii="Arial" w:hAnsi="Arial" w:cs="Arial"/>
                <w:b w:val="0"/>
                <w:bCs w:val="0"/>
                <w:szCs w:val="20"/>
              </w:rPr>
            </w:pPr>
            <w:ins w:author="Andreyeva, Julia" w:date="2022-03-03T17:56:00Z" w:id="7623">
              <w:r>
                <w:rPr>
                  <w:rFonts w:ascii="Arial" w:hAnsi="Arial" w:cs="Arial"/>
                  <w:b w:val="0"/>
                  <w:bCs w:val="0"/>
                  <w:szCs w:val="20"/>
                </w:rPr>
                <w:t>LOV</w:t>
              </w:r>
            </w:ins>
          </w:p>
        </w:tc>
        <w:tc>
          <w:tcPr>
            <w:tcW w:w="2977" w:type="dxa"/>
            <w:tcBorders>
              <w:top w:val="single" w:color="8CB1DE" w:themeColor="accent6" w:themeTint="99" w:sz="4" w:space="0"/>
              <w:bottom w:val="single" w:color="8CB1DE" w:themeColor="accent6" w:themeTint="99" w:sz="4" w:space="0"/>
            </w:tcBorders>
          </w:tcPr>
          <w:p w:rsidRPr="00734000" w:rsidR="00063F6E" w:rsidP="00362BCE" w:rsidRDefault="00063F6E" w14:paraId="2F7ADC9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24"/>
                <w:rFonts w:ascii="Arial" w:hAnsi="Arial" w:cs="Arial"/>
                <w:szCs w:val="20"/>
                <w:highlight w:val="yellow"/>
              </w:rPr>
            </w:pPr>
            <w:ins w:author="Andreyeva, Julia" w:date="2022-03-03T17:56:00Z" w:id="7625">
              <w:r w:rsidRPr="00AC7A31">
                <w:rPr>
                  <w:rFonts w:ascii="Arial" w:hAnsi="Arial" w:cs="Arial"/>
                  <w:szCs w:val="20"/>
                </w:rPr>
                <w:t>JTI_TEMPLATE_CATEGORY</w:t>
              </w:r>
            </w:ins>
          </w:p>
        </w:tc>
        <w:tc>
          <w:tcPr>
            <w:tcW w:w="1985" w:type="dxa"/>
            <w:tcBorders>
              <w:top w:val="single" w:color="8CB1DE" w:themeColor="accent6" w:themeTint="99" w:sz="4" w:space="0"/>
              <w:bottom w:val="single" w:color="8CB1DE" w:themeColor="accent6" w:themeTint="99" w:sz="4" w:space="0"/>
            </w:tcBorders>
          </w:tcPr>
          <w:p w:rsidR="00063F6E" w:rsidP="00362BCE" w:rsidRDefault="00063F6E" w14:paraId="176D17D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26"/>
                <w:rFonts w:ascii="Arial" w:hAnsi="Arial" w:cs="Arial"/>
                <w:szCs w:val="20"/>
              </w:rPr>
            </w:pPr>
            <w:ins w:author="Andreyeva, Julia" w:date="2022-03-03T17:56:00Z" w:id="7627">
              <w:r>
                <w:rPr>
                  <w:rFonts w:ascii="Arial" w:hAnsi="Arial" w:cs="Arial"/>
                  <w:szCs w:val="20"/>
                </w:rPr>
                <w:t>Distributor</w:t>
              </w:r>
            </w:ins>
          </w:p>
        </w:tc>
        <w:tc>
          <w:tcPr>
            <w:tcW w:w="1417" w:type="dxa"/>
            <w:tcBorders>
              <w:top w:val="single" w:color="8CB1DE" w:themeColor="accent6" w:themeTint="99" w:sz="4" w:space="0"/>
              <w:bottom w:val="single" w:color="8CB1DE" w:themeColor="accent6" w:themeTint="99" w:sz="4" w:space="0"/>
            </w:tcBorders>
          </w:tcPr>
          <w:p w:rsidRPr="00B00E4F" w:rsidR="00063F6E" w:rsidP="00362BCE" w:rsidRDefault="00063F6E" w14:paraId="4F39946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28"/>
                <w:rFonts w:ascii="Arial" w:hAnsi="Arial" w:cs="Arial"/>
                <w:b/>
                <w:bCs/>
                <w:szCs w:val="20"/>
              </w:rPr>
            </w:pPr>
            <w:ins w:author="Andreyeva, Julia" w:date="2022-03-03T17:56:00Z" w:id="7629">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E72597" w:rsidR="00063F6E" w:rsidP="00362BCE" w:rsidRDefault="00063F6E" w14:paraId="6EFE73A7" w14:textId="77777777">
            <w:pPr>
              <w:pStyle w:val="BodyText"/>
              <w:rPr>
                <w:ins w:author="Andreyeva, Julia" w:date="2022-03-03T17:56:00Z" w:id="7630"/>
                <w:rFonts w:ascii="Arial" w:hAnsi="Arial" w:cs="Arial"/>
                <w:b w:val="0"/>
                <w:bCs w:val="0"/>
                <w:szCs w:val="20"/>
              </w:rPr>
            </w:pPr>
            <w:ins w:author="Andreyeva, Julia" w:date="2022-03-03T17:56:00Z" w:id="7631">
              <w:r w:rsidRPr="00E72597">
                <w:rPr>
                  <w:rFonts w:ascii="Arial" w:hAnsi="Arial" w:cs="Arial"/>
                  <w:b w:val="0"/>
                  <w:bCs w:val="0"/>
                  <w:szCs w:val="20"/>
                </w:rPr>
                <w:t>Distributor</w:t>
              </w:r>
            </w:ins>
          </w:p>
        </w:tc>
      </w:tr>
      <w:tr w:rsidRPr="00B00E4F" w:rsidR="00D02BCE" w:rsidTr="00362BCE" w14:paraId="4432CD7F" w14:textId="77777777">
        <w:trPr>
          <w:trHeight w:val="70"/>
          <w:ins w:author="Andreyeva, Julia" w:date="2022-03-28T14:32:00Z" w:id="7632"/>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0B3BA572" w14:textId="35B6C4CF">
            <w:pPr>
              <w:pStyle w:val="BodyText"/>
              <w:rPr>
                <w:ins w:author="Andreyeva, Julia" w:date="2022-03-28T14:32:00Z" w:id="7633"/>
                <w:rFonts w:ascii="Arial" w:hAnsi="Arial" w:cs="Arial"/>
                <w:szCs w:val="20"/>
              </w:rPr>
            </w:pPr>
            <w:ins w:author="Andreyeva, Julia" w:date="2022-03-28T14:32:00Z" w:id="7634">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0A46B07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2:00Z" w:id="7635"/>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54EC01CB" w14:textId="3FA8F71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2:00Z" w:id="7636"/>
                <w:rFonts w:ascii="Arial" w:hAnsi="Arial" w:cs="Arial"/>
                <w:szCs w:val="20"/>
              </w:rPr>
            </w:pPr>
            <w:ins w:author="Andreyeva, Julia" w:date="2022-03-28T14:32:00Z" w:id="7637">
              <w:r w:rsidRPr="00211BC2">
                <w:rPr>
                  <w:rFonts w:ascii="Arial" w:hAnsi="Arial" w:cs="Arial"/>
                  <w:szCs w:val="20"/>
                </w:rPr>
                <w:t>Target list</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7D0DB6AA" w14:textId="0A9C980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2:00Z" w:id="7638"/>
                <w:rFonts w:ascii="Arial" w:hAnsi="Arial" w:cs="Arial"/>
                <w:szCs w:val="20"/>
              </w:rPr>
            </w:pPr>
            <w:ins w:author="Andreyeva, Julia" w:date="2022-03-28T14:32:00Z" w:id="7639">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C633D7" w:rsidR="00D02BCE" w:rsidP="00D02BCE" w:rsidRDefault="00D02BCE" w14:paraId="12258382" w14:textId="5E809882">
            <w:pPr>
              <w:pStyle w:val="BodyText"/>
              <w:rPr>
                <w:ins w:author="Andreyeva, Julia" w:date="2022-03-28T14:32:00Z" w:id="7640"/>
                <w:rFonts w:ascii="Arial" w:hAnsi="Arial" w:cs="Arial"/>
                <w:b w:val="0"/>
                <w:szCs w:val="20"/>
              </w:rPr>
            </w:pPr>
            <w:ins w:author="Andreyeva, Julia" w:date="2022-03-28T14:32:00Z" w:id="7641">
              <w:r w:rsidRPr="00AE2229">
                <w:rPr>
                  <w:rFonts w:ascii="Arial" w:hAnsi="Arial" w:cs="Arial"/>
                  <w:b w:val="0"/>
                  <w:bCs w:val="0"/>
                  <w:szCs w:val="20"/>
                </w:rPr>
                <w:t>Target list</w:t>
              </w:r>
            </w:ins>
          </w:p>
        </w:tc>
      </w:tr>
      <w:tr w:rsidRPr="00B00E4F" w:rsidR="009C4A8A" w:rsidTr="00362BCE" w14:paraId="496CE588" w14:textId="77777777">
        <w:trPr>
          <w:trHeight w:val="70"/>
          <w:ins w:author="Andreyeva, Julia" w:date="2022-03-03T17:56:00Z" w:id="7642"/>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9C4A8A" w:rsidP="009C4A8A" w:rsidRDefault="009C4A8A" w14:paraId="6741BBD5" w14:textId="77777777">
            <w:pPr>
              <w:pStyle w:val="BodyText"/>
              <w:rPr>
                <w:ins w:author="Andreyeva, Julia" w:date="2022-03-03T17:56:00Z" w:id="7643"/>
                <w:rFonts w:ascii="Arial" w:hAnsi="Arial" w:cs="Arial"/>
                <w:b w:val="0"/>
                <w:bCs w:val="0"/>
                <w:szCs w:val="20"/>
              </w:rPr>
            </w:pPr>
            <w:ins w:author="Andreyeva, Julia" w:date="2022-03-03T17:56:00Z" w:id="7644">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9C4A8A" w:rsidP="009C4A8A" w:rsidRDefault="009C4A8A" w14:paraId="5FCFCE3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45"/>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9C4A8A" w:rsidP="009C4A8A" w:rsidRDefault="009C4A8A" w14:paraId="42270D2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46"/>
                <w:rFonts w:ascii="Arial" w:hAnsi="Arial" w:cs="Arial"/>
                <w:szCs w:val="20"/>
              </w:rPr>
            </w:pPr>
            <w:ins w:author="Andreyeva, Julia" w:date="2022-03-03T17:56:00Z" w:id="7647">
              <w:r w:rsidRPr="00211BC2">
                <w:rPr>
                  <w:rFonts w:ascii="Arial" w:hAnsi="Arial" w:cs="Arial"/>
                  <w:szCs w:val="20"/>
                </w:rPr>
                <w:t>Target list</w:t>
              </w:r>
            </w:ins>
          </w:p>
        </w:tc>
        <w:tc>
          <w:tcPr>
            <w:tcW w:w="1417" w:type="dxa"/>
            <w:tcBorders>
              <w:top w:val="single" w:color="8CB1DE" w:themeColor="accent6" w:themeTint="99" w:sz="4" w:space="0"/>
              <w:bottom w:val="single" w:color="8CB1DE" w:themeColor="accent6" w:themeTint="99" w:sz="4" w:space="0"/>
            </w:tcBorders>
          </w:tcPr>
          <w:p w:rsidRPr="00B00E4F" w:rsidR="009C4A8A" w:rsidP="009C4A8A" w:rsidRDefault="009C4A8A" w14:paraId="6F2FECE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48"/>
                <w:rFonts w:ascii="Arial" w:hAnsi="Arial" w:cs="Arial"/>
                <w:b/>
                <w:bCs/>
                <w:szCs w:val="20"/>
              </w:rPr>
            </w:pPr>
            <w:ins w:author="Andreyeva, Julia" w:date="2022-03-03T17:56:00Z" w:id="7649">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9C4A8A" w:rsidP="009C4A8A" w:rsidRDefault="009C4A8A" w14:paraId="1CA0370E" w14:textId="06C7281A">
            <w:pPr>
              <w:pStyle w:val="BodyText"/>
              <w:rPr>
                <w:ins w:author="Andreyeva, Julia" w:date="2022-03-03T17:56:00Z" w:id="7650"/>
                <w:rFonts w:ascii="Arial" w:hAnsi="Arial" w:cs="Arial"/>
                <w:b w:val="0"/>
                <w:bCs w:val="0"/>
                <w:szCs w:val="20"/>
                <w:rPrChange w:author="Andreyeva, Julia" w:date="2022-03-31T14:10:00Z" w:id="7651">
                  <w:rPr>
                    <w:ins w:author="Andreyeva, Julia" w:date="2022-03-03T17:56:00Z" w:id="7652"/>
                    <w:rFonts w:ascii="Arial" w:hAnsi="Arial" w:cs="Arial"/>
                    <w:b w:val="0"/>
                    <w:bCs w:val="0"/>
                    <w:szCs w:val="20"/>
                  </w:rPr>
                </w:rPrChange>
              </w:rPr>
            </w:pPr>
            <w:ins w:author="Andreyeva, Julia" w:date="2022-03-15T14:35:00Z" w:id="7653">
              <w:r w:rsidRPr="00F60814">
                <w:rPr>
                  <w:rFonts w:ascii="Arial" w:hAnsi="Arial" w:cs="Arial"/>
                  <w:b w:val="0"/>
                  <w:bCs w:val="0"/>
                  <w:szCs w:val="20"/>
                  <w:rPrChange w:author="Andreyeva, Julia" w:date="2022-03-31T14:10:00Z" w:id="7654">
                    <w:rPr>
                      <w:rFonts w:ascii="Arial" w:hAnsi="Arial" w:cs="Arial"/>
                      <w:szCs w:val="20"/>
                    </w:rPr>
                  </w:rPrChange>
                </w:rPr>
                <w:t>Target list</w:t>
              </w:r>
            </w:ins>
          </w:p>
        </w:tc>
      </w:tr>
      <w:tr w:rsidRPr="00B00E4F" w:rsidR="00D02BCE" w:rsidTr="00362BCE" w14:paraId="06AF270D" w14:textId="77777777">
        <w:trPr>
          <w:trHeight w:val="70"/>
          <w:ins w:author="Andreyeva, Julia" w:date="2022-03-28T14:32:00Z" w:id="7655"/>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55CCFE2C" w14:textId="16D39E57">
            <w:pPr>
              <w:pStyle w:val="BodyText"/>
              <w:rPr>
                <w:ins w:author="Andreyeva, Julia" w:date="2022-03-28T14:32:00Z" w:id="7656"/>
                <w:rFonts w:ascii="Arial" w:hAnsi="Arial" w:cs="Arial"/>
                <w:szCs w:val="20"/>
              </w:rPr>
            </w:pPr>
            <w:ins w:author="Andreyeva, Julia" w:date="2022-03-28T14:33:00Z" w:id="7657">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343FC33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2:00Z" w:id="7658"/>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0D30D7AC" w14:textId="4F6E20D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2:00Z" w:id="7659"/>
                <w:rFonts w:ascii="Arial" w:hAnsi="Arial" w:cs="Arial"/>
                <w:szCs w:val="20"/>
              </w:rPr>
            </w:pPr>
            <w:ins w:author="Andreyeva, Julia" w:date="2022-03-28T14:33:00Z" w:id="7660">
              <w:r>
                <w:rPr>
                  <w:rFonts w:ascii="Arial" w:hAnsi="Arial" w:cs="Arial"/>
                  <w:szCs w:val="20"/>
                </w:rPr>
                <w:t>Distributor</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25CE87ED" w14:textId="7DEB1CC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2:00Z" w:id="7661"/>
                <w:rFonts w:ascii="Arial" w:hAnsi="Arial" w:cs="Arial"/>
                <w:szCs w:val="20"/>
              </w:rPr>
            </w:pPr>
            <w:ins w:author="Andreyeva, Julia" w:date="2022-03-28T14:33:00Z" w:id="7662">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D02BCE" w:rsidP="00D02BCE" w:rsidRDefault="00D02BCE" w14:paraId="7F41498A" w14:textId="2C9F30A5">
            <w:pPr>
              <w:pStyle w:val="BodyText"/>
              <w:rPr>
                <w:ins w:author="Andreyeva, Julia" w:date="2022-03-28T14:32:00Z" w:id="7663"/>
                <w:rFonts w:ascii="Arial" w:hAnsi="Arial" w:cs="Arial"/>
                <w:b w:val="0"/>
                <w:bCs w:val="0"/>
                <w:szCs w:val="20"/>
                <w:rPrChange w:author="Andreyeva, Julia" w:date="2022-03-31T14:10:00Z" w:id="7664">
                  <w:rPr>
                    <w:ins w:author="Andreyeva, Julia" w:date="2022-03-28T14:32:00Z" w:id="7665"/>
                    <w:rFonts w:ascii="Arial" w:hAnsi="Arial" w:cs="Arial"/>
                    <w:b w:val="0"/>
                    <w:szCs w:val="20"/>
                  </w:rPr>
                </w:rPrChange>
              </w:rPr>
            </w:pPr>
            <w:ins w:author="Andreyeva, Julia" w:date="2022-03-28T14:33:00Z" w:id="7666">
              <w:r w:rsidRPr="00F60814">
                <w:rPr>
                  <w:rFonts w:ascii="Arial" w:hAnsi="Arial" w:cs="Arial"/>
                  <w:b w:val="0"/>
                  <w:bCs w:val="0"/>
                  <w:szCs w:val="20"/>
                  <w:rPrChange w:author="Andreyeva, Julia" w:date="2022-03-31T14:10:00Z" w:id="7667">
                    <w:rPr>
                      <w:rFonts w:ascii="Arial" w:hAnsi="Arial" w:cs="Arial"/>
                      <w:b w:val="0"/>
                      <w:bCs w:val="0"/>
                      <w:szCs w:val="20"/>
                    </w:rPr>
                  </w:rPrChange>
                </w:rPr>
                <w:t>Distributor</w:t>
              </w:r>
            </w:ins>
          </w:p>
        </w:tc>
      </w:tr>
      <w:tr w:rsidRPr="00B00E4F" w:rsidR="009C4A8A" w:rsidTr="00362BCE" w14:paraId="7B20135E" w14:textId="77777777">
        <w:trPr>
          <w:trHeight w:val="70"/>
          <w:ins w:author="Andreyeva, Julia" w:date="2022-03-03T17:56:00Z" w:id="7668"/>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9C4A8A" w:rsidP="009C4A8A" w:rsidRDefault="009C4A8A" w14:paraId="71AE7D40" w14:textId="77777777">
            <w:pPr>
              <w:pStyle w:val="BodyText"/>
              <w:rPr>
                <w:ins w:author="Andreyeva, Julia" w:date="2022-03-03T17:56:00Z" w:id="7669"/>
                <w:rFonts w:ascii="Arial" w:hAnsi="Arial" w:cs="Arial"/>
                <w:b w:val="0"/>
                <w:bCs w:val="0"/>
                <w:szCs w:val="20"/>
              </w:rPr>
            </w:pPr>
            <w:ins w:author="Andreyeva, Julia" w:date="2022-03-03T17:56:00Z" w:id="7670">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9C4A8A" w:rsidP="009C4A8A" w:rsidRDefault="009C4A8A" w14:paraId="4E08013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71"/>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9C4A8A" w:rsidP="009C4A8A" w:rsidRDefault="009C4A8A" w14:paraId="2422F29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72"/>
                <w:rFonts w:ascii="Arial" w:hAnsi="Arial" w:cs="Arial"/>
                <w:szCs w:val="20"/>
              </w:rPr>
            </w:pPr>
            <w:ins w:author="Andreyeva, Julia" w:date="2022-03-03T17:56:00Z" w:id="7673">
              <w:r>
                <w:rPr>
                  <w:rFonts w:ascii="Arial" w:hAnsi="Arial" w:cs="Arial"/>
                  <w:szCs w:val="20"/>
                </w:rPr>
                <w:t>Distributor</w:t>
              </w:r>
            </w:ins>
          </w:p>
        </w:tc>
        <w:tc>
          <w:tcPr>
            <w:tcW w:w="1417" w:type="dxa"/>
            <w:tcBorders>
              <w:top w:val="single" w:color="8CB1DE" w:themeColor="accent6" w:themeTint="99" w:sz="4" w:space="0"/>
              <w:bottom w:val="single" w:color="8CB1DE" w:themeColor="accent6" w:themeTint="99" w:sz="4" w:space="0"/>
            </w:tcBorders>
          </w:tcPr>
          <w:p w:rsidRPr="00B00E4F" w:rsidR="009C4A8A" w:rsidP="009C4A8A" w:rsidRDefault="009C4A8A" w14:paraId="6BC18EB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74"/>
                <w:rFonts w:ascii="Arial" w:hAnsi="Arial" w:cs="Arial"/>
                <w:b/>
                <w:bCs/>
                <w:szCs w:val="20"/>
              </w:rPr>
            </w:pPr>
            <w:ins w:author="Andreyeva, Julia" w:date="2022-03-03T17:56:00Z" w:id="7675">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9C4A8A" w:rsidP="009C4A8A" w:rsidRDefault="009C4A8A" w14:paraId="7B8D69C8" w14:textId="215A26FE">
            <w:pPr>
              <w:pStyle w:val="BodyText"/>
              <w:rPr>
                <w:ins w:author="Andreyeva, Julia" w:date="2022-03-03T17:56:00Z" w:id="7676"/>
                <w:rFonts w:ascii="Arial" w:hAnsi="Arial" w:cs="Arial"/>
                <w:b w:val="0"/>
                <w:bCs w:val="0"/>
                <w:szCs w:val="20"/>
                <w:rPrChange w:author="Andreyeva, Julia" w:date="2022-03-31T14:10:00Z" w:id="7677">
                  <w:rPr>
                    <w:ins w:author="Andreyeva, Julia" w:date="2022-03-03T17:56:00Z" w:id="7678"/>
                    <w:rFonts w:ascii="Arial" w:hAnsi="Arial" w:cs="Arial"/>
                    <w:b w:val="0"/>
                    <w:bCs w:val="0"/>
                    <w:szCs w:val="20"/>
                  </w:rPr>
                </w:rPrChange>
              </w:rPr>
            </w:pPr>
            <w:ins w:author="Andreyeva, Julia" w:date="2022-03-15T14:35:00Z" w:id="7679">
              <w:r w:rsidRPr="00F60814">
                <w:rPr>
                  <w:rFonts w:ascii="Arial" w:hAnsi="Arial" w:cs="Arial"/>
                  <w:b w:val="0"/>
                  <w:bCs w:val="0"/>
                  <w:szCs w:val="20"/>
                  <w:rPrChange w:author="Andreyeva, Julia" w:date="2022-03-31T14:10:00Z" w:id="7680">
                    <w:rPr>
                      <w:rFonts w:ascii="Arial" w:hAnsi="Arial" w:cs="Arial"/>
                      <w:szCs w:val="20"/>
                    </w:rPr>
                  </w:rPrChange>
                </w:rPr>
                <w:t>Distributor</w:t>
              </w:r>
            </w:ins>
          </w:p>
        </w:tc>
      </w:tr>
      <w:tr w:rsidRPr="00B00E4F" w:rsidR="00D02BCE" w:rsidTr="00362BCE" w14:paraId="278B16CC" w14:textId="77777777">
        <w:trPr>
          <w:trHeight w:val="70"/>
          <w:ins w:author="Andreyeva, Julia" w:date="2022-03-28T14:33:00Z" w:id="7681"/>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Pr="00256E7F" w:rsidR="00D02BCE" w:rsidP="00D02BCE" w:rsidRDefault="00D02BCE" w14:paraId="7B6AEDD1" w14:textId="49BE8564">
            <w:pPr>
              <w:pStyle w:val="BodyText"/>
              <w:rPr>
                <w:ins w:author="Andreyeva, Julia" w:date="2022-03-28T14:33:00Z" w:id="7682"/>
                <w:rFonts w:ascii="Arial" w:hAnsi="Arial" w:cs="Arial"/>
                <w:szCs w:val="20"/>
              </w:rPr>
            </w:pPr>
            <w:ins w:author="Andreyeva, Julia" w:date="2022-03-28T14:33:00Z" w:id="7683">
              <w:r w:rsidRPr="00256E7F">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50326BB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684"/>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395BA1B4" w14:textId="2D1022E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685"/>
                <w:rFonts w:ascii="Arial" w:hAnsi="Arial" w:cs="Arial"/>
                <w:szCs w:val="20"/>
              </w:rPr>
            </w:pPr>
            <w:ins w:author="Andreyeva, Julia" w:date="2022-03-28T14:33:00Z" w:id="7686">
              <w:r>
                <w:rPr>
                  <w:rFonts w:ascii="Arial" w:hAnsi="Arial" w:cs="Arial"/>
                  <w:szCs w:val="20"/>
                </w:rPr>
                <w:t>Additional code</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0B5735C9" w14:textId="1E42BC8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687"/>
                <w:rFonts w:ascii="Arial" w:hAnsi="Arial" w:cs="Arial"/>
                <w:szCs w:val="20"/>
              </w:rPr>
            </w:pPr>
            <w:ins w:author="Andreyeva, Julia" w:date="2022-03-28T14:33:00Z" w:id="7688">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D02BCE" w:rsidP="00D02BCE" w:rsidRDefault="00D02BCE" w14:paraId="2BB706C2" w14:textId="26D578DF">
            <w:pPr>
              <w:pStyle w:val="BodyText"/>
              <w:rPr>
                <w:ins w:author="Andreyeva, Julia" w:date="2022-03-28T14:33:00Z" w:id="7689"/>
                <w:rFonts w:ascii="Arial" w:hAnsi="Arial" w:cs="Arial"/>
                <w:b w:val="0"/>
                <w:bCs w:val="0"/>
                <w:szCs w:val="20"/>
                <w:rPrChange w:author="Andreyeva, Julia" w:date="2022-03-31T14:10:00Z" w:id="7690">
                  <w:rPr>
                    <w:ins w:author="Andreyeva, Julia" w:date="2022-03-28T14:33:00Z" w:id="7691"/>
                    <w:rFonts w:ascii="Arial" w:hAnsi="Arial" w:cs="Arial"/>
                    <w:b w:val="0"/>
                    <w:szCs w:val="20"/>
                  </w:rPr>
                </w:rPrChange>
              </w:rPr>
            </w:pPr>
            <w:ins w:author="Andreyeva, Julia" w:date="2022-03-28T14:33:00Z" w:id="7692">
              <w:r w:rsidRPr="00F60814">
                <w:rPr>
                  <w:rFonts w:ascii="Arial" w:hAnsi="Arial" w:cs="Arial"/>
                  <w:b w:val="0"/>
                  <w:bCs w:val="0"/>
                  <w:szCs w:val="20"/>
                  <w:rPrChange w:author="Andreyeva, Julia" w:date="2022-03-31T14:10:00Z" w:id="7693">
                    <w:rPr>
                      <w:rFonts w:ascii="Arial" w:hAnsi="Arial" w:cs="Arial"/>
                      <w:b w:val="0"/>
                      <w:bCs w:val="0"/>
                      <w:szCs w:val="20"/>
                    </w:rPr>
                  </w:rPrChange>
                </w:rPr>
                <w:t>Additional code</w:t>
              </w:r>
            </w:ins>
          </w:p>
        </w:tc>
      </w:tr>
      <w:tr w:rsidRPr="00B00E4F" w:rsidR="009C4A8A" w:rsidTr="00362BCE" w14:paraId="79BF8B29" w14:textId="77777777">
        <w:trPr>
          <w:trHeight w:val="70"/>
          <w:ins w:author="Andreyeva, Julia" w:date="2022-03-03T17:56:00Z" w:id="7694"/>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Pr="00256E7F" w:rsidR="009C4A8A" w:rsidP="009C4A8A" w:rsidRDefault="009C4A8A" w14:paraId="1893E4C7" w14:textId="77777777">
            <w:pPr>
              <w:pStyle w:val="BodyText"/>
              <w:rPr>
                <w:ins w:author="Andreyeva, Julia" w:date="2022-03-03T17:56:00Z" w:id="7695"/>
                <w:rFonts w:ascii="Arial" w:hAnsi="Arial" w:cs="Arial"/>
                <w:b w:val="0"/>
                <w:bCs w:val="0"/>
                <w:szCs w:val="20"/>
              </w:rPr>
            </w:pPr>
            <w:ins w:author="Andreyeva, Julia" w:date="2022-03-03T17:56:00Z" w:id="7696">
              <w:r w:rsidRPr="00256E7F">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9C4A8A" w:rsidP="009C4A8A" w:rsidRDefault="009C4A8A" w14:paraId="7CBC61D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97"/>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009C4A8A" w:rsidP="009C4A8A" w:rsidRDefault="009C4A8A" w14:paraId="62031E4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698"/>
                <w:rFonts w:ascii="Arial" w:hAnsi="Arial" w:cs="Arial"/>
                <w:szCs w:val="20"/>
              </w:rPr>
            </w:pPr>
            <w:ins w:author="Andreyeva, Julia" w:date="2022-03-03T17:56:00Z" w:id="7699">
              <w:r>
                <w:rPr>
                  <w:rFonts w:ascii="Arial" w:hAnsi="Arial" w:cs="Arial"/>
                  <w:szCs w:val="20"/>
                </w:rPr>
                <w:t>Additional code</w:t>
              </w:r>
            </w:ins>
          </w:p>
        </w:tc>
        <w:tc>
          <w:tcPr>
            <w:tcW w:w="1417" w:type="dxa"/>
            <w:tcBorders>
              <w:top w:val="single" w:color="8CB1DE" w:themeColor="accent6" w:themeTint="99" w:sz="4" w:space="0"/>
              <w:bottom w:val="single" w:color="8CB1DE" w:themeColor="accent6" w:themeTint="99" w:sz="4" w:space="0"/>
            </w:tcBorders>
          </w:tcPr>
          <w:p w:rsidRPr="00B6405F" w:rsidR="009C4A8A" w:rsidP="009C4A8A" w:rsidRDefault="009C4A8A" w14:paraId="2CAD25E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00"/>
                <w:rFonts w:ascii="Arial" w:hAnsi="Arial" w:cs="Arial"/>
                <w:szCs w:val="20"/>
              </w:rPr>
            </w:pPr>
            <w:ins w:author="Andreyeva, Julia" w:date="2022-03-03T17:56:00Z" w:id="7701">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9C4A8A" w:rsidP="009C4A8A" w:rsidRDefault="009C4A8A" w14:paraId="09937A17" w14:textId="1A96A4EF">
            <w:pPr>
              <w:pStyle w:val="BodyText"/>
              <w:rPr>
                <w:ins w:author="Andreyeva, Julia" w:date="2022-03-03T17:56:00Z" w:id="7702"/>
                <w:rFonts w:ascii="Arial" w:hAnsi="Arial" w:cs="Arial"/>
                <w:b w:val="0"/>
                <w:bCs w:val="0"/>
                <w:szCs w:val="20"/>
                <w:rPrChange w:author="Andreyeva, Julia" w:date="2022-03-31T14:10:00Z" w:id="7703">
                  <w:rPr>
                    <w:ins w:author="Andreyeva, Julia" w:date="2022-03-03T17:56:00Z" w:id="7704"/>
                    <w:rFonts w:ascii="Arial" w:hAnsi="Arial" w:cs="Arial"/>
                    <w:b w:val="0"/>
                    <w:bCs w:val="0"/>
                    <w:szCs w:val="20"/>
                  </w:rPr>
                </w:rPrChange>
              </w:rPr>
            </w:pPr>
            <w:ins w:author="Andreyeva, Julia" w:date="2022-03-15T14:35:00Z" w:id="7705">
              <w:r w:rsidRPr="00F60814">
                <w:rPr>
                  <w:rFonts w:ascii="Arial" w:hAnsi="Arial" w:cs="Arial"/>
                  <w:b w:val="0"/>
                  <w:bCs w:val="0"/>
                  <w:szCs w:val="20"/>
                  <w:rPrChange w:author="Andreyeva, Julia" w:date="2022-03-31T14:10:00Z" w:id="7706">
                    <w:rPr>
                      <w:rFonts w:ascii="Arial" w:hAnsi="Arial" w:cs="Arial"/>
                      <w:szCs w:val="20"/>
                    </w:rPr>
                  </w:rPrChange>
                </w:rPr>
                <w:t>Additional code</w:t>
              </w:r>
            </w:ins>
          </w:p>
        </w:tc>
      </w:tr>
      <w:tr w:rsidRPr="00B00E4F" w:rsidR="00D02BCE" w:rsidTr="00362BCE" w14:paraId="6C21CA8D" w14:textId="77777777">
        <w:trPr>
          <w:trHeight w:val="70"/>
          <w:ins w:author="Andreyeva, Julia" w:date="2022-03-28T14:33:00Z" w:id="7707"/>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30FEA659" w14:textId="3C88A401">
            <w:pPr>
              <w:pStyle w:val="BodyText"/>
              <w:rPr>
                <w:ins w:author="Andreyeva, Julia" w:date="2022-03-28T14:33:00Z" w:id="7708"/>
                <w:rFonts w:ascii="Arial" w:hAnsi="Arial" w:cs="Arial"/>
                <w:szCs w:val="20"/>
              </w:rPr>
            </w:pPr>
            <w:ins w:author="Andreyeva, Julia" w:date="2022-03-28T14:33:00Z" w:id="7709">
              <w:r>
                <w:rPr>
                  <w:rFonts w:ascii="Arial" w:hAnsi="Arial" w:cs="Arial"/>
                  <w:b w:val="0"/>
                  <w:bCs w:val="0"/>
                  <w:szCs w:val="20"/>
                </w:rPr>
                <w:t>Button</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3440679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710"/>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25D3F696" w14:textId="6108853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711"/>
                <w:rFonts w:ascii="Arial" w:hAnsi="Arial" w:cs="Arial"/>
                <w:szCs w:val="20"/>
              </w:rPr>
            </w:pPr>
            <w:ins w:author="Andreyeva, Julia" w:date="2022-03-28T14:33:00Z" w:id="7712">
              <w:r w:rsidRPr="00211BC2">
                <w:rPr>
                  <w:rFonts w:ascii="Arial" w:hAnsi="Arial" w:cs="Arial"/>
                  <w:szCs w:val="20"/>
                </w:rPr>
                <w:t>Apply</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4FA79855" w14:textId="21E9DF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713"/>
                <w:rFonts w:ascii="Arial" w:hAnsi="Arial" w:cs="Arial"/>
                <w:szCs w:val="20"/>
              </w:rPr>
            </w:pPr>
            <w:ins w:author="Andreyeva, Julia" w:date="2022-03-28T14:33:00Z" w:id="7714">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D02BCE" w:rsidP="00D02BCE" w:rsidRDefault="00D02BCE" w14:paraId="6B8BC56D" w14:textId="4AC49392">
            <w:pPr>
              <w:pStyle w:val="BodyText"/>
              <w:rPr>
                <w:ins w:author="Andreyeva, Julia" w:date="2022-03-28T14:33:00Z" w:id="7715"/>
                <w:rFonts w:ascii="Arial" w:hAnsi="Arial" w:cs="Arial"/>
                <w:b w:val="0"/>
                <w:bCs w:val="0"/>
                <w:szCs w:val="20"/>
                <w:rPrChange w:author="Andreyeva, Julia" w:date="2022-03-31T14:10:00Z" w:id="7716">
                  <w:rPr>
                    <w:ins w:author="Andreyeva, Julia" w:date="2022-03-28T14:33:00Z" w:id="7717"/>
                    <w:rFonts w:ascii="Arial" w:hAnsi="Arial" w:cs="Arial"/>
                    <w:b w:val="0"/>
                    <w:szCs w:val="20"/>
                  </w:rPr>
                </w:rPrChange>
              </w:rPr>
            </w:pPr>
            <w:ins w:author="Andreyeva, Julia" w:date="2022-03-28T14:33:00Z" w:id="7718">
              <w:r w:rsidRPr="00F60814">
                <w:rPr>
                  <w:rFonts w:ascii="Arial" w:hAnsi="Arial" w:cs="Arial"/>
                  <w:b w:val="0"/>
                  <w:bCs w:val="0"/>
                  <w:szCs w:val="20"/>
                  <w:rPrChange w:author="Andreyeva, Julia" w:date="2022-03-31T14:10:00Z" w:id="7719">
                    <w:rPr>
                      <w:rFonts w:ascii="Arial" w:hAnsi="Arial" w:cs="Arial"/>
                      <w:b w:val="0"/>
                      <w:bCs w:val="0"/>
                      <w:szCs w:val="20"/>
                    </w:rPr>
                  </w:rPrChange>
                </w:rPr>
                <w:t>Apply</w:t>
              </w:r>
            </w:ins>
          </w:p>
        </w:tc>
      </w:tr>
      <w:tr w:rsidRPr="00B00E4F" w:rsidR="009C4A8A" w:rsidTr="00362BCE" w14:paraId="060247AE" w14:textId="77777777">
        <w:trPr>
          <w:trHeight w:val="70"/>
          <w:ins w:author="Andreyeva, Julia" w:date="2022-03-03T17:56:00Z" w:id="7720"/>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9C4A8A" w:rsidP="009C4A8A" w:rsidRDefault="009C4A8A" w14:paraId="444A96AF" w14:textId="77777777">
            <w:pPr>
              <w:pStyle w:val="BodyText"/>
              <w:rPr>
                <w:ins w:author="Andreyeva, Julia" w:date="2022-03-03T17:56:00Z" w:id="7721"/>
                <w:rFonts w:ascii="Arial" w:hAnsi="Arial" w:cs="Arial"/>
                <w:b w:val="0"/>
                <w:bCs w:val="0"/>
                <w:szCs w:val="20"/>
              </w:rPr>
            </w:pPr>
            <w:ins w:author="Andreyeva, Julia" w:date="2022-03-03T17:56:00Z" w:id="7722">
              <w:r>
                <w:rPr>
                  <w:rFonts w:ascii="Arial" w:hAnsi="Arial" w:cs="Arial"/>
                  <w:b w:val="0"/>
                  <w:bCs w:val="0"/>
                  <w:szCs w:val="20"/>
                </w:rPr>
                <w:t>Button</w:t>
              </w:r>
            </w:ins>
          </w:p>
        </w:tc>
        <w:tc>
          <w:tcPr>
            <w:tcW w:w="2977" w:type="dxa"/>
            <w:tcBorders>
              <w:top w:val="single" w:color="8CB1DE" w:themeColor="accent6" w:themeTint="99" w:sz="4" w:space="0"/>
              <w:bottom w:val="single" w:color="8CB1DE" w:themeColor="accent6" w:themeTint="99" w:sz="4" w:space="0"/>
            </w:tcBorders>
          </w:tcPr>
          <w:p w:rsidRPr="00B00E4F" w:rsidR="009C4A8A" w:rsidP="009C4A8A" w:rsidRDefault="009C4A8A" w14:paraId="7C839BE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23"/>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9C4A8A" w:rsidP="009C4A8A" w:rsidRDefault="009C4A8A" w14:paraId="6000CF1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24"/>
                <w:rFonts w:ascii="Arial" w:hAnsi="Arial" w:cs="Arial"/>
                <w:szCs w:val="20"/>
              </w:rPr>
            </w:pPr>
            <w:ins w:author="Andreyeva, Julia" w:date="2022-03-03T17:56:00Z" w:id="7725">
              <w:r w:rsidRPr="00211BC2">
                <w:rPr>
                  <w:rFonts w:ascii="Arial" w:hAnsi="Arial" w:cs="Arial"/>
                  <w:szCs w:val="20"/>
                </w:rPr>
                <w:t>Apply</w:t>
              </w:r>
            </w:ins>
          </w:p>
        </w:tc>
        <w:tc>
          <w:tcPr>
            <w:tcW w:w="1417" w:type="dxa"/>
            <w:tcBorders>
              <w:top w:val="single" w:color="8CB1DE" w:themeColor="accent6" w:themeTint="99" w:sz="4" w:space="0"/>
              <w:bottom w:val="single" w:color="8CB1DE" w:themeColor="accent6" w:themeTint="99" w:sz="4" w:space="0"/>
            </w:tcBorders>
          </w:tcPr>
          <w:p w:rsidRPr="00B00E4F" w:rsidR="009C4A8A" w:rsidP="009C4A8A" w:rsidRDefault="009C4A8A" w14:paraId="1A14E3F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26"/>
                <w:rFonts w:ascii="Arial" w:hAnsi="Arial" w:cs="Arial"/>
                <w:b/>
                <w:bCs/>
                <w:szCs w:val="20"/>
              </w:rPr>
            </w:pPr>
            <w:ins w:author="Andreyeva, Julia" w:date="2022-03-03T17:56:00Z" w:id="7727">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9C4A8A" w:rsidP="009C4A8A" w:rsidRDefault="009C4A8A" w14:paraId="2E797ECD" w14:textId="20422351">
            <w:pPr>
              <w:pStyle w:val="BodyText"/>
              <w:rPr>
                <w:ins w:author="Andreyeva, Julia" w:date="2022-03-03T17:56:00Z" w:id="7728"/>
                <w:rFonts w:ascii="Arial" w:hAnsi="Arial" w:cs="Arial"/>
                <w:b w:val="0"/>
                <w:bCs w:val="0"/>
                <w:szCs w:val="20"/>
                <w:rPrChange w:author="Andreyeva, Julia" w:date="2022-03-31T14:10:00Z" w:id="7729">
                  <w:rPr>
                    <w:ins w:author="Andreyeva, Julia" w:date="2022-03-03T17:56:00Z" w:id="7730"/>
                    <w:rFonts w:ascii="Arial" w:hAnsi="Arial" w:cs="Arial"/>
                    <w:b w:val="0"/>
                    <w:bCs w:val="0"/>
                    <w:szCs w:val="20"/>
                  </w:rPr>
                </w:rPrChange>
              </w:rPr>
            </w:pPr>
            <w:ins w:author="Andreyeva, Julia" w:date="2022-03-15T14:35:00Z" w:id="7731">
              <w:r w:rsidRPr="00F60814">
                <w:rPr>
                  <w:rFonts w:ascii="Arial" w:hAnsi="Arial" w:cs="Arial"/>
                  <w:b w:val="0"/>
                  <w:bCs w:val="0"/>
                  <w:szCs w:val="20"/>
                  <w:rPrChange w:author="Andreyeva, Julia" w:date="2022-03-31T14:10:00Z" w:id="7732">
                    <w:rPr>
                      <w:rFonts w:ascii="Arial" w:hAnsi="Arial" w:cs="Arial"/>
                      <w:szCs w:val="20"/>
                    </w:rPr>
                  </w:rPrChange>
                </w:rPr>
                <w:t>Apply</w:t>
              </w:r>
            </w:ins>
          </w:p>
        </w:tc>
      </w:tr>
      <w:tr w:rsidRPr="00B00E4F" w:rsidR="00D02BCE" w:rsidTr="00362BCE" w14:paraId="09895362" w14:textId="77777777">
        <w:trPr>
          <w:trHeight w:val="70"/>
          <w:ins w:author="Andreyeva, Julia" w:date="2022-03-28T14:33:00Z" w:id="7733"/>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00C39F9C" w14:textId="4435A71A">
            <w:pPr>
              <w:pStyle w:val="BodyText"/>
              <w:rPr>
                <w:ins w:author="Andreyeva, Julia" w:date="2022-03-28T14:33:00Z" w:id="7734"/>
                <w:rFonts w:ascii="Arial" w:hAnsi="Arial" w:cs="Arial"/>
                <w:szCs w:val="20"/>
              </w:rPr>
            </w:pPr>
            <w:ins w:author="Andreyeva, Julia" w:date="2022-03-28T14:33:00Z" w:id="7735">
              <w:r>
                <w:rPr>
                  <w:rFonts w:ascii="Arial" w:hAnsi="Arial" w:cs="Arial"/>
                  <w:b w:val="0"/>
                  <w:bCs w:val="0"/>
                  <w:szCs w:val="20"/>
                </w:rPr>
                <w:t>Button</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6BCECF5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736"/>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D1B91" w:rsidR="00D02BCE" w:rsidP="00D02BCE" w:rsidRDefault="00D02BCE" w14:paraId="77F5ABED" w14:textId="59585C9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737"/>
                <w:rFonts w:ascii="Arial" w:hAnsi="Arial" w:cs="Arial"/>
                <w:szCs w:val="20"/>
              </w:rPr>
            </w:pPr>
            <w:ins w:author="Andreyeva, Julia" w:date="2022-03-28T14:33:00Z" w:id="7738">
              <w:r w:rsidRPr="002D1B91">
                <w:rPr>
                  <w:rFonts w:ascii="Arial" w:hAnsi="Arial" w:cs="Arial"/>
                  <w:szCs w:val="20"/>
                </w:rPr>
                <w:t>Submit Target List</w:t>
              </w:r>
            </w:ins>
          </w:p>
        </w:tc>
        <w:tc>
          <w:tcPr>
            <w:tcW w:w="1417" w:type="dxa"/>
            <w:tcBorders>
              <w:top w:val="single" w:color="8CB1DE" w:themeColor="accent6" w:themeTint="99" w:sz="4" w:space="0"/>
              <w:bottom w:val="single" w:color="8CB1DE" w:themeColor="accent6" w:themeTint="99" w:sz="4" w:space="0"/>
            </w:tcBorders>
          </w:tcPr>
          <w:p w:rsidRPr="00B6405F" w:rsidR="00D02BCE" w:rsidP="00D02BCE" w:rsidRDefault="00D02BCE" w14:paraId="26D18E9F" w14:textId="0E8AA44F">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3:00Z" w:id="7739"/>
                <w:rFonts w:ascii="Arial" w:hAnsi="Arial" w:cs="Arial"/>
                <w:szCs w:val="20"/>
              </w:rPr>
            </w:pPr>
            <w:ins w:author="Andreyeva, Julia" w:date="2022-03-28T14:33:00Z" w:id="7740">
              <w:r w:rsidRPr="00B6405F">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D02BCE" w:rsidP="00D02BCE" w:rsidRDefault="00D02BCE" w14:paraId="5059366A" w14:textId="27D93333">
            <w:pPr>
              <w:pStyle w:val="BodyText"/>
              <w:rPr>
                <w:ins w:author="Andreyeva, Julia" w:date="2022-03-28T14:33:00Z" w:id="7741"/>
                <w:rFonts w:ascii="Arial" w:hAnsi="Arial" w:cs="Arial"/>
                <w:b w:val="0"/>
                <w:bCs w:val="0"/>
                <w:szCs w:val="20"/>
                <w:rPrChange w:author="Andreyeva, Julia" w:date="2022-03-31T14:10:00Z" w:id="7742">
                  <w:rPr>
                    <w:ins w:author="Andreyeva, Julia" w:date="2022-03-28T14:33:00Z" w:id="7743"/>
                    <w:rFonts w:ascii="Arial" w:hAnsi="Arial" w:cs="Arial"/>
                    <w:b w:val="0"/>
                    <w:szCs w:val="20"/>
                  </w:rPr>
                </w:rPrChange>
              </w:rPr>
            </w:pPr>
            <w:ins w:author="Andreyeva, Julia" w:date="2022-03-28T14:33:00Z" w:id="7744">
              <w:r w:rsidRPr="00F60814">
                <w:rPr>
                  <w:rFonts w:ascii="Arial" w:hAnsi="Arial" w:cs="Arial"/>
                  <w:b w:val="0"/>
                  <w:bCs w:val="0"/>
                  <w:szCs w:val="20"/>
                  <w:rPrChange w:author="Andreyeva, Julia" w:date="2022-03-31T14:10:00Z" w:id="7745">
                    <w:rPr>
                      <w:rFonts w:ascii="Arial" w:hAnsi="Arial" w:cs="Arial"/>
                      <w:b w:val="0"/>
                      <w:bCs w:val="0"/>
                      <w:szCs w:val="20"/>
                    </w:rPr>
                  </w:rPrChange>
                </w:rPr>
                <w:t>Submit Target List</w:t>
              </w:r>
            </w:ins>
          </w:p>
        </w:tc>
      </w:tr>
      <w:tr w:rsidRPr="00B00E4F" w:rsidR="009C4A8A" w:rsidTr="00362BCE" w14:paraId="0F62E5B8" w14:textId="77777777">
        <w:trPr>
          <w:trHeight w:val="70"/>
          <w:ins w:author="Andreyeva, Julia" w:date="2022-03-03T17:56:00Z" w:id="7746"/>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9C4A8A" w:rsidP="009C4A8A" w:rsidRDefault="009C4A8A" w14:paraId="2084A372" w14:textId="77777777">
            <w:pPr>
              <w:pStyle w:val="BodyText"/>
              <w:rPr>
                <w:ins w:author="Andreyeva, Julia" w:date="2022-03-03T17:56:00Z" w:id="7747"/>
                <w:rFonts w:ascii="Arial" w:hAnsi="Arial" w:cs="Arial"/>
                <w:b w:val="0"/>
                <w:bCs w:val="0"/>
                <w:szCs w:val="20"/>
              </w:rPr>
            </w:pPr>
            <w:ins w:author="Andreyeva, Julia" w:date="2022-03-03T17:56:00Z" w:id="7748">
              <w:r>
                <w:rPr>
                  <w:rFonts w:ascii="Arial" w:hAnsi="Arial" w:cs="Arial"/>
                  <w:b w:val="0"/>
                  <w:bCs w:val="0"/>
                  <w:szCs w:val="20"/>
                </w:rPr>
                <w:t>Button</w:t>
              </w:r>
            </w:ins>
          </w:p>
        </w:tc>
        <w:tc>
          <w:tcPr>
            <w:tcW w:w="2977" w:type="dxa"/>
            <w:tcBorders>
              <w:top w:val="single" w:color="8CB1DE" w:themeColor="accent6" w:themeTint="99" w:sz="4" w:space="0"/>
              <w:bottom w:val="single" w:color="8CB1DE" w:themeColor="accent6" w:themeTint="99" w:sz="4" w:space="0"/>
            </w:tcBorders>
          </w:tcPr>
          <w:p w:rsidRPr="00B00E4F" w:rsidR="009C4A8A" w:rsidP="009C4A8A" w:rsidRDefault="009C4A8A" w14:paraId="1B7F1FF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49"/>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D1B91" w:rsidR="009C4A8A" w:rsidP="009C4A8A" w:rsidRDefault="009C4A8A" w14:paraId="76F9E82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50"/>
                <w:rFonts w:ascii="Arial" w:hAnsi="Arial" w:cs="Arial"/>
                <w:szCs w:val="20"/>
              </w:rPr>
            </w:pPr>
            <w:ins w:author="Andreyeva, Julia" w:date="2022-03-03T17:56:00Z" w:id="7751">
              <w:r w:rsidRPr="002D1B91">
                <w:rPr>
                  <w:rFonts w:ascii="Arial" w:hAnsi="Arial" w:cs="Arial"/>
                  <w:szCs w:val="20"/>
                </w:rPr>
                <w:t>Submit Target List</w:t>
              </w:r>
            </w:ins>
          </w:p>
        </w:tc>
        <w:tc>
          <w:tcPr>
            <w:tcW w:w="1417" w:type="dxa"/>
            <w:tcBorders>
              <w:top w:val="single" w:color="8CB1DE" w:themeColor="accent6" w:themeTint="99" w:sz="4" w:space="0"/>
              <w:bottom w:val="single" w:color="8CB1DE" w:themeColor="accent6" w:themeTint="99" w:sz="4" w:space="0"/>
            </w:tcBorders>
          </w:tcPr>
          <w:p w:rsidRPr="00B00E4F" w:rsidR="009C4A8A" w:rsidP="009C4A8A" w:rsidRDefault="009C4A8A" w14:paraId="6C4BD41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52"/>
                <w:rFonts w:ascii="Arial" w:hAnsi="Arial" w:cs="Arial"/>
                <w:b/>
                <w:bCs/>
                <w:szCs w:val="20"/>
              </w:rPr>
            </w:pPr>
            <w:ins w:author="Andreyeva, Julia" w:date="2022-03-03T17:56:00Z" w:id="7753">
              <w:r w:rsidRPr="00B6405F">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F60814" w:rsidR="009C4A8A" w:rsidP="009C4A8A" w:rsidRDefault="009C4A8A" w14:paraId="341471EA" w14:textId="2451A0A3">
            <w:pPr>
              <w:pStyle w:val="BodyText"/>
              <w:rPr>
                <w:ins w:author="Andreyeva, Julia" w:date="2022-03-03T17:56:00Z" w:id="7754"/>
                <w:rFonts w:ascii="Arial" w:hAnsi="Arial" w:cs="Arial"/>
                <w:b w:val="0"/>
                <w:bCs w:val="0"/>
                <w:szCs w:val="20"/>
                <w:rPrChange w:author="Andreyeva, Julia" w:date="2022-03-31T14:10:00Z" w:id="7755">
                  <w:rPr>
                    <w:ins w:author="Andreyeva, Julia" w:date="2022-03-03T17:56:00Z" w:id="7756"/>
                    <w:rFonts w:ascii="Arial" w:hAnsi="Arial" w:cs="Arial"/>
                    <w:b w:val="0"/>
                    <w:bCs w:val="0"/>
                    <w:szCs w:val="20"/>
                  </w:rPr>
                </w:rPrChange>
              </w:rPr>
            </w:pPr>
            <w:ins w:author="Andreyeva, Julia" w:date="2022-03-15T14:35:00Z" w:id="7757">
              <w:r w:rsidRPr="00F60814">
                <w:rPr>
                  <w:rFonts w:ascii="Arial" w:hAnsi="Arial" w:cs="Arial"/>
                  <w:b w:val="0"/>
                  <w:bCs w:val="0"/>
                  <w:szCs w:val="20"/>
                  <w:rPrChange w:author="Andreyeva, Julia" w:date="2022-03-31T14:10:00Z" w:id="7758">
                    <w:rPr>
                      <w:rFonts w:ascii="Arial" w:hAnsi="Arial" w:cs="Arial"/>
                      <w:szCs w:val="20"/>
                    </w:rPr>
                  </w:rPrChange>
                </w:rPr>
                <w:t>Submit Target List</w:t>
              </w:r>
            </w:ins>
          </w:p>
        </w:tc>
      </w:tr>
      <w:tr w:rsidRPr="00B00E4F" w:rsidR="00D02BCE" w:rsidTr="00E14558" w14:paraId="6565E6F3" w14:textId="77777777">
        <w:trPr>
          <w:trHeight w:val="70"/>
          <w:ins w:author="Andreyeva, Julia" w:date="2022-03-28T14:34:00Z" w:id="7759"/>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6E7C7D5B" w14:textId="233638B6">
            <w:pPr>
              <w:pStyle w:val="BodyText"/>
              <w:rPr>
                <w:ins w:author="Andreyeva, Julia" w:date="2022-03-28T14:34:00Z" w:id="7760"/>
                <w:rFonts w:ascii="Arial" w:hAnsi="Arial" w:cs="Arial"/>
                <w:szCs w:val="20"/>
              </w:rPr>
            </w:pPr>
            <w:ins w:author="Andreyeva, Julia" w:date="2022-03-28T14:34:00Z" w:id="7761">
              <w:r>
                <w:rPr>
                  <w:rFonts w:ascii="Arial" w:hAnsi="Arial" w:cs="Arial"/>
                  <w:b w:val="0"/>
                  <w:bCs w:val="0"/>
                  <w:szCs w:val="20"/>
                </w:rPr>
                <w:t>Tab</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38E1F93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762"/>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502318EF" w14:textId="722A6B5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763"/>
                <w:rFonts w:ascii="Arial" w:hAnsi="Arial" w:cs="Arial"/>
                <w:szCs w:val="20"/>
              </w:rPr>
            </w:pPr>
            <w:ins w:author="Andreyeva, Julia" w:date="2022-03-28T14:34:00Z" w:id="7764">
              <w:r>
                <w:rPr>
                  <w:rFonts w:ascii="Arial" w:hAnsi="Arial" w:cs="Arial"/>
                  <w:szCs w:val="20"/>
                </w:rPr>
                <w:t>Target accounts</w:t>
              </w:r>
            </w:ins>
          </w:p>
        </w:tc>
        <w:tc>
          <w:tcPr>
            <w:tcW w:w="1417" w:type="dxa"/>
            <w:tcBorders>
              <w:top w:val="single" w:color="8CB1DE" w:themeColor="accent6" w:themeTint="99" w:sz="4" w:space="0"/>
              <w:bottom w:val="single" w:color="8CB1DE" w:themeColor="accent6" w:themeTint="99" w:sz="4" w:space="0"/>
            </w:tcBorders>
          </w:tcPr>
          <w:p w:rsidRPr="00421C61" w:rsidR="00D02BCE" w:rsidP="00D02BCE" w:rsidRDefault="00D02BCE" w14:paraId="6D80741E" w14:textId="408926F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765"/>
                <w:rFonts w:ascii="Arial" w:hAnsi="Arial" w:cs="Arial"/>
                <w:szCs w:val="20"/>
              </w:rPr>
            </w:pPr>
            <w:ins w:author="Andreyeva, Julia" w:date="2022-03-28T14:34:00Z" w:id="7766">
              <w:r w:rsidRPr="00421C61">
                <w:rPr>
                  <w:rFonts w:ascii="Arial" w:hAnsi="Arial" w:cs="Arial"/>
                  <w:szCs w:val="20"/>
                </w:rPr>
                <w:t>E</w:t>
              </w:r>
              <w:r>
                <w:rPr>
                  <w:rFonts w:ascii="Arial" w:hAnsi="Arial" w:cs="Arial"/>
                  <w:szCs w:val="20"/>
                </w:rPr>
                <w:t>IR</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00D02BCE" w:rsidP="00D02BCE" w:rsidRDefault="00D02BCE" w14:paraId="73F3A74B" w14:textId="3E521FC2">
            <w:pPr>
              <w:pStyle w:val="BodyText"/>
              <w:rPr>
                <w:ins w:author="Andreyeva, Julia" w:date="2022-03-28T14:34:00Z" w:id="7767"/>
                <w:rFonts w:ascii="Arial" w:hAnsi="Arial" w:cs="Arial"/>
                <w:szCs w:val="20"/>
              </w:rPr>
            </w:pPr>
            <w:ins w:author="Andreyeva, Julia" w:date="2022-03-28T14:34:00Z" w:id="7768">
              <w:r>
                <w:rPr>
                  <w:rFonts w:ascii="Arial" w:hAnsi="Arial" w:cs="Arial"/>
                  <w:b w:val="0"/>
                  <w:bCs w:val="0"/>
                  <w:szCs w:val="20"/>
                </w:rPr>
                <w:t>Target accounts</w:t>
              </w:r>
            </w:ins>
          </w:p>
        </w:tc>
      </w:tr>
      <w:tr w:rsidRPr="00B00E4F" w:rsidR="00063F6E" w:rsidTr="00E14558" w14:paraId="6BFCE70E" w14:textId="77777777">
        <w:tblPrEx>
          <w:tblW w:w="9864" w:type="dxa"/>
          <w:tblLayout w:type="fixed"/>
          <w:tblLook w:val="01E0" w:firstRow="1" w:lastRow="1" w:firstColumn="1" w:lastColumn="1" w:noHBand="0" w:noVBand="0"/>
          <w:tblPrExChange w:author="Andreyeva, Julia" w:date="2022-03-28T14:28:00Z" w:id="7769">
            <w:tblPrEx>
              <w:tblW w:w="9864" w:type="dxa"/>
              <w:tblLayout w:type="fixed"/>
              <w:tblLook w:val="01E0" w:firstRow="1" w:lastRow="1" w:firstColumn="1" w:lastColumn="1" w:noHBand="0" w:noVBand="0"/>
            </w:tblPrEx>
          </w:tblPrExChange>
        </w:tblPrEx>
        <w:trPr>
          <w:trHeight w:val="70"/>
          <w:ins w:author="Andreyeva, Julia" w:date="2022-03-03T17:56:00Z" w:id="7770"/>
          <w:trPrChange w:author="Andreyeva, Julia" w:date="2022-03-28T14:28:00Z" w:id="7771">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8:00Z" w:id="7772">
              <w:tcPr>
                <w:tcW w:w="1129" w:type="dxa"/>
                <w:tcBorders>
                  <w:top w:val="single" w:color="8CB1DE" w:themeColor="accent6" w:themeTint="99" w:sz="4" w:space="0"/>
                </w:tcBorders>
              </w:tcPr>
            </w:tcPrChange>
          </w:tcPr>
          <w:p w:rsidR="00063F6E" w:rsidP="00362BCE" w:rsidRDefault="00063F6E" w14:paraId="601370CD" w14:textId="77777777">
            <w:pPr>
              <w:pStyle w:val="BodyText"/>
              <w:rPr>
                <w:ins w:author="Andreyeva, Julia" w:date="2022-03-03T17:56:00Z" w:id="7773"/>
                <w:rFonts w:ascii="Arial" w:hAnsi="Arial" w:cs="Arial"/>
                <w:b w:val="0"/>
                <w:bCs w:val="0"/>
                <w:szCs w:val="20"/>
              </w:rPr>
            </w:pPr>
            <w:ins w:author="Andreyeva, Julia" w:date="2022-03-03T17:56:00Z" w:id="7774">
              <w:r>
                <w:rPr>
                  <w:rFonts w:ascii="Arial" w:hAnsi="Arial" w:cs="Arial"/>
                  <w:b w:val="0"/>
                  <w:bCs w:val="0"/>
                  <w:szCs w:val="20"/>
                </w:rPr>
                <w:lastRenderedPageBreak/>
                <w:t>Tab</w:t>
              </w:r>
            </w:ins>
          </w:p>
        </w:tc>
        <w:tc>
          <w:tcPr>
            <w:tcW w:w="0" w:type="dxa"/>
            <w:tcBorders>
              <w:top w:val="single" w:color="8CB1DE" w:themeColor="accent6" w:themeTint="99" w:sz="4" w:space="0"/>
              <w:bottom w:val="single" w:color="8CB1DE" w:themeColor="accent6" w:themeTint="99" w:sz="4" w:space="0"/>
            </w:tcBorders>
            <w:tcPrChange w:author="Andreyeva, Julia" w:date="2022-03-28T14:28:00Z" w:id="7775">
              <w:tcPr>
                <w:tcW w:w="2977" w:type="dxa"/>
                <w:tcBorders>
                  <w:top w:val="single" w:color="8CB1DE" w:themeColor="accent6" w:themeTint="99" w:sz="4" w:space="0"/>
                </w:tcBorders>
              </w:tcPr>
            </w:tcPrChange>
          </w:tcPr>
          <w:p w:rsidRPr="00B00E4F" w:rsidR="00063F6E" w:rsidP="00362BCE" w:rsidRDefault="00063F6E" w14:paraId="64DB41B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76"/>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8:00Z" w:id="7777">
              <w:tcPr>
                <w:tcW w:w="1985" w:type="dxa"/>
                <w:tcBorders>
                  <w:top w:val="single" w:color="8CB1DE" w:themeColor="accent6" w:themeTint="99" w:sz="4" w:space="0"/>
                </w:tcBorders>
              </w:tcPr>
            </w:tcPrChange>
          </w:tcPr>
          <w:p w:rsidRPr="008A1734" w:rsidR="00063F6E" w:rsidP="00362BCE" w:rsidRDefault="00063F6E" w14:paraId="4A74C9C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78"/>
                <w:rFonts w:ascii="Arial" w:hAnsi="Arial" w:cs="Arial"/>
                <w:b/>
                <w:bCs/>
                <w:szCs w:val="20"/>
              </w:rPr>
            </w:pPr>
            <w:ins w:author="Andreyeva, Julia" w:date="2022-03-03T17:56:00Z" w:id="7779">
              <w:r>
                <w:rPr>
                  <w:rFonts w:ascii="Arial" w:hAnsi="Arial" w:cs="Arial"/>
                  <w:szCs w:val="20"/>
                </w:rPr>
                <w:t>Target accounts</w:t>
              </w:r>
            </w:ins>
          </w:p>
        </w:tc>
        <w:tc>
          <w:tcPr>
            <w:tcW w:w="0" w:type="dxa"/>
            <w:tcBorders>
              <w:top w:val="single" w:color="8CB1DE" w:themeColor="accent6" w:themeTint="99" w:sz="4" w:space="0"/>
              <w:bottom w:val="single" w:color="8CB1DE" w:themeColor="accent6" w:themeTint="99" w:sz="4" w:space="0"/>
            </w:tcBorders>
            <w:tcPrChange w:author="Andreyeva, Julia" w:date="2022-03-28T14:28:00Z" w:id="7780">
              <w:tcPr>
                <w:tcW w:w="1417" w:type="dxa"/>
                <w:tcBorders>
                  <w:top w:val="single" w:color="8CB1DE" w:themeColor="accent6" w:themeTint="99" w:sz="4" w:space="0"/>
                </w:tcBorders>
              </w:tcPr>
            </w:tcPrChange>
          </w:tcPr>
          <w:p w:rsidRPr="00332556" w:rsidR="00063F6E" w:rsidP="00362BCE" w:rsidRDefault="00063F6E" w14:paraId="7D6D5E8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56:00Z" w:id="7781"/>
                <w:rFonts w:ascii="Arial" w:hAnsi="Arial" w:cs="Arial"/>
                <w:b/>
                <w:bCs/>
                <w:szCs w:val="20"/>
              </w:rPr>
            </w:pPr>
            <w:ins w:author="Andreyeva, Julia" w:date="2022-03-03T17:56:00Z" w:id="7782">
              <w:r w:rsidRPr="00421C61">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8:00Z" w:id="7783">
              <w:tcPr>
                <w:tcW w:w="2356" w:type="dxa"/>
                <w:tcBorders>
                  <w:top w:val="single" w:color="8CB1DE" w:themeColor="accent6" w:themeTint="99" w:sz="4" w:space="0"/>
                </w:tcBorders>
              </w:tcPr>
            </w:tcPrChange>
          </w:tcPr>
          <w:p w:rsidRPr="00B00E4F" w:rsidR="00063F6E" w:rsidP="00362BCE" w:rsidRDefault="009C4A8A" w14:paraId="67D1858A" w14:textId="369B36BD">
            <w:pPr>
              <w:pStyle w:val="BodyText"/>
              <w:rPr>
                <w:ins w:author="Andreyeva, Julia" w:date="2022-03-03T17:56:00Z" w:id="7784"/>
                <w:rFonts w:ascii="Arial" w:hAnsi="Arial" w:cs="Arial"/>
                <w:b w:val="0"/>
                <w:bCs w:val="0"/>
                <w:szCs w:val="20"/>
              </w:rPr>
            </w:pPr>
            <w:ins w:author="Andreyeva, Julia" w:date="2022-03-15T14:35:00Z" w:id="7785">
              <w:r>
                <w:rPr>
                  <w:rFonts w:ascii="Arial" w:hAnsi="Arial" w:cs="Arial"/>
                  <w:b w:val="0"/>
                  <w:bCs w:val="0"/>
                  <w:szCs w:val="20"/>
                </w:rPr>
                <w:t>Target accounts</w:t>
              </w:r>
            </w:ins>
          </w:p>
        </w:tc>
      </w:tr>
      <w:tr w:rsidRPr="00B00E4F" w:rsidR="00D02BCE" w:rsidTr="00E14558" w14:paraId="6A83F0A8" w14:textId="77777777">
        <w:tblPrEx>
          <w:tblW w:w="9864" w:type="dxa"/>
          <w:tblLayout w:type="fixed"/>
          <w:tblLook w:val="01E0" w:firstRow="1" w:lastRow="1" w:firstColumn="1" w:lastColumn="1" w:noHBand="0" w:noVBand="0"/>
          <w:tblPrExChange w:author="Andreyeva, Julia" w:date="2022-03-28T14:29:00Z" w:id="7786">
            <w:tblPrEx>
              <w:tblW w:w="9864" w:type="dxa"/>
              <w:tblLayout w:type="fixed"/>
              <w:tblLook w:val="01E0" w:firstRow="1" w:lastRow="1" w:firstColumn="1" w:lastColumn="1" w:noHBand="0" w:noVBand="0"/>
            </w:tblPrEx>
          </w:tblPrExChange>
        </w:tblPrEx>
        <w:trPr>
          <w:trHeight w:val="70"/>
          <w:ins w:author="Andreyeva, Julia" w:date="2022-03-28T14:28:00Z" w:id="7787"/>
          <w:trPrChange w:author="Andreyeva, Julia" w:date="2022-03-28T14:29:00Z" w:id="7788">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789">
              <w:tcPr>
                <w:tcW w:w="1129" w:type="dxa"/>
                <w:tcBorders>
                  <w:top w:val="single" w:color="8CB1DE" w:themeColor="accent6" w:themeTint="99" w:sz="4" w:space="0"/>
                </w:tcBorders>
              </w:tcPr>
            </w:tcPrChange>
          </w:tcPr>
          <w:p w:rsidR="00D02BCE" w:rsidP="00D02BCE" w:rsidRDefault="00D02BCE" w14:paraId="453507F3" w14:textId="14173972">
            <w:pPr>
              <w:pStyle w:val="BodyText"/>
              <w:rPr>
                <w:ins w:author="Andreyeva, Julia" w:date="2022-03-28T14:28:00Z" w:id="7790"/>
                <w:rFonts w:ascii="Arial" w:hAnsi="Arial" w:cs="Arial"/>
                <w:szCs w:val="20"/>
              </w:rPr>
            </w:pPr>
            <w:ins w:author="Andreyeva, Julia" w:date="2022-03-28T14:30:00Z" w:id="7791">
              <w:r>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792">
              <w:tcPr>
                <w:tcW w:w="2977" w:type="dxa"/>
                <w:tcBorders>
                  <w:top w:val="single" w:color="8CB1DE" w:themeColor="accent6" w:themeTint="99" w:sz="4" w:space="0"/>
                </w:tcBorders>
              </w:tcPr>
            </w:tcPrChange>
          </w:tcPr>
          <w:p w:rsidRPr="00B00E4F" w:rsidR="00D02BCE" w:rsidP="00D02BCE" w:rsidRDefault="00D02BCE" w14:paraId="1E7ECDF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793"/>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9:00Z" w:id="7794">
              <w:tcPr>
                <w:tcW w:w="1985" w:type="dxa"/>
                <w:tcBorders>
                  <w:top w:val="single" w:color="8CB1DE" w:themeColor="accent6" w:themeTint="99" w:sz="4" w:space="0"/>
                </w:tcBorders>
              </w:tcPr>
            </w:tcPrChange>
          </w:tcPr>
          <w:p w:rsidR="00D02BCE" w:rsidP="00D02BCE" w:rsidRDefault="00D02BCE" w14:paraId="01B16584" w14:textId="5A038BD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795"/>
                <w:rFonts w:ascii="Arial" w:hAnsi="Arial" w:cs="Arial"/>
                <w:szCs w:val="20"/>
              </w:rPr>
            </w:pPr>
            <w:ins w:author="Andreyeva, Julia" w:date="2022-03-28T14:30:00Z" w:id="7796">
              <w:r w:rsidRPr="00211BC2">
                <w:rPr>
                  <w:rFonts w:ascii="Arial" w:hAnsi="Arial" w:cs="Arial"/>
                  <w:szCs w:val="20"/>
                </w:rPr>
                <w:t>Category</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797">
              <w:tcPr>
                <w:tcW w:w="1417" w:type="dxa"/>
                <w:tcBorders>
                  <w:top w:val="single" w:color="8CB1DE" w:themeColor="accent6" w:themeTint="99" w:sz="4" w:space="0"/>
                </w:tcBorders>
              </w:tcPr>
            </w:tcPrChange>
          </w:tcPr>
          <w:p w:rsidRPr="00421C61" w:rsidR="00D02BCE" w:rsidP="00D02BCE" w:rsidRDefault="00D02BCE" w14:paraId="0D901D12" w14:textId="4F7DFCD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8:00Z" w:id="7798"/>
                <w:rFonts w:ascii="Arial" w:hAnsi="Arial" w:cs="Arial"/>
                <w:szCs w:val="20"/>
              </w:rPr>
            </w:pPr>
            <w:ins w:author="Andreyeva, Julia" w:date="2022-03-28T14:30:00Z" w:id="7799">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00">
              <w:tcPr>
                <w:tcW w:w="2356" w:type="dxa"/>
                <w:tcBorders>
                  <w:top w:val="single" w:color="8CB1DE" w:themeColor="accent6" w:themeTint="99" w:sz="4" w:space="0"/>
                </w:tcBorders>
              </w:tcPr>
            </w:tcPrChange>
          </w:tcPr>
          <w:p w:rsidR="00D02BCE" w:rsidP="00D02BCE" w:rsidRDefault="00D02BCE" w14:paraId="6CB80425" w14:textId="55180D72">
            <w:pPr>
              <w:pStyle w:val="BodyText"/>
              <w:rPr>
                <w:ins w:author="Andreyeva, Julia" w:date="2022-03-28T14:28:00Z" w:id="7801"/>
                <w:rFonts w:ascii="Arial" w:hAnsi="Arial" w:cs="Arial"/>
                <w:szCs w:val="20"/>
              </w:rPr>
            </w:pPr>
            <w:ins w:author="Andreyeva, Julia" w:date="2022-03-28T14:30:00Z" w:id="7802">
              <w:r w:rsidRPr="00656CCB">
                <w:rPr>
                  <w:rFonts w:ascii="Arial" w:hAnsi="Arial" w:cs="Arial"/>
                  <w:b w:val="0"/>
                  <w:bCs w:val="0"/>
                  <w:szCs w:val="20"/>
                </w:rPr>
                <w:t>Category</w:t>
              </w:r>
            </w:ins>
          </w:p>
        </w:tc>
      </w:tr>
      <w:tr w:rsidRPr="00B00E4F" w:rsidR="00D02BCE" w:rsidTr="00E14558" w14:paraId="1F96E7F0" w14:textId="77777777">
        <w:trPr>
          <w:trHeight w:val="70"/>
          <w:ins w:author="Andreyeva, Julia" w:date="2022-03-28T14:34:00Z" w:id="7803"/>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1DA40948" w14:textId="68A9B152">
            <w:pPr>
              <w:pStyle w:val="BodyText"/>
              <w:rPr>
                <w:ins w:author="Andreyeva, Julia" w:date="2022-03-28T14:34:00Z" w:id="7804"/>
                <w:rFonts w:ascii="Arial" w:hAnsi="Arial" w:cs="Arial"/>
                <w:szCs w:val="20"/>
              </w:rPr>
            </w:pPr>
            <w:ins w:author="Andreyeva, Julia" w:date="2022-03-28T14:34:00Z" w:id="7805">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3904DD6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06"/>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0AADDB5C" w14:textId="51048AA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07"/>
                <w:rFonts w:ascii="Arial" w:hAnsi="Arial" w:cs="Arial"/>
                <w:szCs w:val="20"/>
              </w:rPr>
            </w:pPr>
            <w:ins w:author="Andreyeva, Julia" w:date="2022-03-28T14:34:00Z" w:id="7808">
              <w:r w:rsidRPr="00211BC2">
                <w:rPr>
                  <w:rFonts w:ascii="Arial" w:hAnsi="Arial" w:cs="Arial"/>
                  <w:szCs w:val="20"/>
                </w:rPr>
                <w:t>Category</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4AC51B55" w14:textId="5E26201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09"/>
                <w:rFonts w:ascii="Arial" w:hAnsi="Arial" w:cs="Arial"/>
                <w:szCs w:val="20"/>
              </w:rPr>
            </w:pPr>
            <w:ins w:author="Andreyeva, Julia" w:date="2022-03-28T14:34:00Z" w:id="7810">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06B66D97" w14:textId="60086058">
            <w:pPr>
              <w:pStyle w:val="BodyText"/>
              <w:rPr>
                <w:ins w:author="Andreyeva, Julia" w:date="2022-03-28T14:34:00Z" w:id="7811"/>
                <w:rFonts w:ascii="Arial" w:hAnsi="Arial" w:cs="Arial"/>
                <w:szCs w:val="20"/>
              </w:rPr>
            </w:pPr>
            <w:ins w:author="Andreyeva, Julia" w:date="2022-03-28T14:34:00Z" w:id="7812">
              <w:r w:rsidRPr="00656CCB">
                <w:rPr>
                  <w:rFonts w:ascii="Arial" w:hAnsi="Arial" w:cs="Arial"/>
                  <w:b w:val="0"/>
                  <w:bCs w:val="0"/>
                  <w:szCs w:val="20"/>
                </w:rPr>
                <w:t>Category</w:t>
              </w:r>
            </w:ins>
          </w:p>
        </w:tc>
      </w:tr>
      <w:tr w:rsidRPr="00B00E4F" w:rsidR="00D02BCE" w:rsidTr="00E14558" w14:paraId="096186C1" w14:textId="77777777">
        <w:tblPrEx>
          <w:tblW w:w="9864" w:type="dxa"/>
          <w:tblLayout w:type="fixed"/>
          <w:tblLook w:val="01E0" w:firstRow="1" w:lastRow="1" w:firstColumn="1" w:lastColumn="1" w:noHBand="0" w:noVBand="0"/>
          <w:tblPrExChange w:author="Andreyeva, Julia" w:date="2022-03-28T14:29:00Z" w:id="7813">
            <w:tblPrEx>
              <w:tblW w:w="9864" w:type="dxa"/>
              <w:tblLayout w:type="fixed"/>
              <w:tblLook w:val="01E0" w:firstRow="1" w:lastRow="1" w:firstColumn="1" w:lastColumn="1" w:noHBand="0" w:noVBand="0"/>
            </w:tblPrEx>
          </w:tblPrExChange>
        </w:tblPrEx>
        <w:trPr>
          <w:trHeight w:val="70"/>
          <w:ins w:author="Andreyeva, Julia" w:date="2022-03-28T14:29:00Z" w:id="7814"/>
          <w:trPrChange w:author="Andreyeva, Julia" w:date="2022-03-28T14:29:00Z" w:id="7815">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16">
              <w:tcPr>
                <w:tcW w:w="1129" w:type="dxa"/>
                <w:tcBorders>
                  <w:top w:val="single" w:color="8CB1DE" w:themeColor="accent6" w:themeTint="99" w:sz="4" w:space="0"/>
                </w:tcBorders>
              </w:tcPr>
            </w:tcPrChange>
          </w:tcPr>
          <w:p w:rsidR="00D02BCE" w:rsidP="00D02BCE" w:rsidRDefault="00D02BCE" w14:paraId="3F563360" w14:textId="16C8A88E">
            <w:pPr>
              <w:pStyle w:val="BodyText"/>
              <w:rPr>
                <w:ins w:author="Andreyeva, Julia" w:date="2022-03-28T14:29:00Z" w:id="7817"/>
                <w:rFonts w:ascii="Arial" w:hAnsi="Arial" w:cs="Arial"/>
                <w:szCs w:val="20"/>
              </w:rPr>
            </w:pPr>
            <w:ins w:author="Andreyeva, Julia" w:date="2022-03-28T14:30:00Z" w:id="7818">
              <w:r>
                <w:rPr>
                  <w:rFonts w:ascii="Arial" w:hAnsi="Arial" w:cs="Arial"/>
                  <w:b w:val="0"/>
                  <w:bCs w:val="0"/>
                  <w:szCs w:val="20"/>
                </w:rPr>
                <w:t>LOV</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19">
              <w:tcPr>
                <w:tcW w:w="2977" w:type="dxa"/>
                <w:tcBorders>
                  <w:top w:val="single" w:color="8CB1DE" w:themeColor="accent6" w:themeTint="99" w:sz="4" w:space="0"/>
                </w:tcBorders>
              </w:tcPr>
            </w:tcPrChange>
          </w:tcPr>
          <w:p w:rsidRPr="00B00E4F" w:rsidR="00D02BCE" w:rsidP="00D02BCE" w:rsidRDefault="00D02BCE" w14:paraId="68FDB879" w14:textId="2AF716C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20"/>
                <w:rFonts w:ascii="Arial" w:hAnsi="Arial" w:cs="Arial"/>
                <w:b/>
                <w:bCs/>
                <w:szCs w:val="20"/>
              </w:rPr>
            </w:pPr>
            <w:ins w:author="Andreyeva, Julia" w:date="2022-03-28T14:30:00Z" w:id="7821">
              <w:r w:rsidRPr="00AC7A31">
                <w:rPr>
                  <w:rFonts w:ascii="Arial" w:hAnsi="Arial" w:cs="Arial"/>
                  <w:szCs w:val="20"/>
                </w:rPr>
                <w:t>JTI_TEMPLATE_CATEGORY</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22">
              <w:tcPr>
                <w:tcW w:w="1985" w:type="dxa"/>
                <w:tcBorders>
                  <w:top w:val="single" w:color="8CB1DE" w:themeColor="accent6" w:themeTint="99" w:sz="4" w:space="0"/>
                </w:tcBorders>
              </w:tcPr>
            </w:tcPrChange>
          </w:tcPr>
          <w:p w:rsidR="00D02BCE" w:rsidP="00D02BCE" w:rsidRDefault="00D02BCE" w14:paraId="689AE88D" w14:textId="64314C7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23"/>
                <w:rFonts w:ascii="Arial" w:hAnsi="Arial" w:cs="Arial"/>
                <w:szCs w:val="20"/>
              </w:rPr>
            </w:pPr>
            <w:ins w:author="Andreyeva, Julia" w:date="2022-03-28T14:30:00Z" w:id="7824">
              <w:r>
                <w:rPr>
                  <w:rFonts w:ascii="Arial" w:hAnsi="Arial" w:cs="Arial"/>
                  <w:szCs w:val="20"/>
                </w:rPr>
                <w:t>Account</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25">
              <w:tcPr>
                <w:tcW w:w="1417" w:type="dxa"/>
                <w:tcBorders>
                  <w:top w:val="single" w:color="8CB1DE" w:themeColor="accent6" w:themeTint="99" w:sz="4" w:space="0"/>
                </w:tcBorders>
              </w:tcPr>
            </w:tcPrChange>
          </w:tcPr>
          <w:p w:rsidRPr="00421C61" w:rsidR="00D02BCE" w:rsidP="00D02BCE" w:rsidRDefault="00D02BCE" w14:paraId="19D846F6" w14:textId="3DEDE7D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26"/>
                <w:rFonts w:ascii="Arial" w:hAnsi="Arial" w:cs="Arial"/>
                <w:szCs w:val="20"/>
              </w:rPr>
            </w:pPr>
            <w:ins w:author="Andreyeva, Julia" w:date="2022-03-28T14:30:00Z" w:id="7827">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28">
              <w:tcPr>
                <w:tcW w:w="2356" w:type="dxa"/>
                <w:tcBorders>
                  <w:top w:val="single" w:color="8CB1DE" w:themeColor="accent6" w:themeTint="99" w:sz="4" w:space="0"/>
                </w:tcBorders>
              </w:tcPr>
            </w:tcPrChange>
          </w:tcPr>
          <w:p w:rsidR="00D02BCE" w:rsidP="00D02BCE" w:rsidRDefault="00D02BCE" w14:paraId="192707C3" w14:textId="524F8DAE">
            <w:pPr>
              <w:pStyle w:val="BodyText"/>
              <w:rPr>
                <w:ins w:author="Andreyeva, Julia" w:date="2022-03-28T14:29:00Z" w:id="7829"/>
                <w:rFonts w:ascii="Arial" w:hAnsi="Arial" w:cs="Arial"/>
                <w:szCs w:val="20"/>
              </w:rPr>
            </w:pPr>
            <w:ins w:author="Andreyeva, Julia" w:date="2022-03-28T14:30:00Z" w:id="7830">
              <w:r w:rsidRPr="00656CCB">
                <w:rPr>
                  <w:rFonts w:ascii="Arial" w:hAnsi="Arial" w:cs="Arial"/>
                  <w:b w:val="0"/>
                  <w:bCs w:val="0"/>
                  <w:szCs w:val="20"/>
                </w:rPr>
                <w:t>Account</w:t>
              </w:r>
            </w:ins>
          </w:p>
        </w:tc>
      </w:tr>
      <w:tr w:rsidRPr="00B00E4F" w:rsidR="00D02BCE" w:rsidTr="00E14558" w14:paraId="2250D043" w14:textId="77777777">
        <w:trPr>
          <w:trHeight w:val="70"/>
          <w:ins w:author="Andreyeva, Julia" w:date="2022-03-28T14:34:00Z" w:id="7831"/>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1954A15E" w14:textId="4AF7C56C">
            <w:pPr>
              <w:pStyle w:val="BodyText"/>
              <w:rPr>
                <w:ins w:author="Andreyeva, Julia" w:date="2022-03-28T14:34:00Z" w:id="7832"/>
                <w:rFonts w:ascii="Arial" w:hAnsi="Arial" w:cs="Arial"/>
                <w:szCs w:val="20"/>
              </w:rPr>
            </w:pPr>
            <w:ins w:author="Andreyeva, Julia" w:date="2022-03-28T14:34:00Z" w:id="7833">
              <w:r>
                <w:rPr>
                  <w:rFonts w:ascii="Arial" w:hAnsi="Arial" w:cs="Arial"/>
                  <w:b w:val="0"/>
                  <w:bCs w:val="0"/>
                  <w:szCs w:val="20"/>
                </w:rPr>
                <w:t>LOV</w:t>
              </w:r>
            </w:ins>
          </w:p>
        </w:tc>
        <w:tc>
          <w:tcPr>
            <w:tcW w:w="2977" w:type="dxa"/>
            <w:tcBorders>
              <w:top w:val="single" w:color="8CB1DE" w:themeColor="accent6" w:themeTint="99" w:sz="4" w:space="0"/>
              <w:bottom w:val="single" w:color="8CB1DE" w:themeColor="accent6" w:themeTint="99" w:sz="4" w:space="0"/>
            </w:tcBorders>
          </w:tcPr>
          <w:p w:rsidRPr="00AC7A31" w:rsidR="00D02BCE" w:rsidP="00D02BCE" w:rsidRDefault="00D02BCE" w14:paraId="5EBF49D9" w14:textId="1E5D9B3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34"/>
                <w:rFonts w:ascii="Arial" w:hAnsi="Arial" w:cs="Arial"/>
                <w:szCs w:val="20"/>
              </w:rPr>
            </w:pPr>
            <w:ins w:author="Andreyeva, Julia" w:date="2022-03-28T14:34:00Z" w:id="7835">
              <w:r w:rsidRPr="00AC7A31">
                <w:rPr>
                  <w:rFonts w:ascii="Arial" w:hAnsi="Arial" w:cs="Arial"/>
                  <w:szCs w:val="20"/>
                </w:rPr>
                <w:t>JTI_TEMPLATE_CATEGORY</w:t>
              </w:r>
            </w:ins>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6B80DFBC" w14:textId="0817BAA3">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36"/>
                <w:rFonts w:ascii="Arial" w:hAnsi="Arial" w:cs="Arial"/>
                <w:szCs w:val="20"/>
              </w:rPr>
            </w:pPr>
            <w:ins w:author="Andreyeva, Julia" w:date="2022-03-28T14:34:00Z" w:id="7837">
              <w:r>
                <w:rPr>
                  <w:rFonts w:ascii="Arial" w:hAnsi="Arial" w:cs="Arial"/>
                  <w:szCs w:val="20"/>
                </w:rPr>
                <w:t>Account</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4A1425FC" w14:textId="5B09E29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38"/>
                <w:rFonts w:ascii="Arial" w:hAnsi="Arial" w:cs="Arial"/>
                <w:szCs w:val="20"/>
              </w:rPr>
            </w:pPr>
            <w:ins w:author="Andreyeva, Julia" w:date="2022-03-28T14:34:00Z" w:id="7839">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0202039A" w14:textId="2181C904">
            <w:pPr>
              <w:pStyle w:val="BodyText"/>
              <w:rPr>
                <w:ins w:author="Andreyeva, Julia" w:date="2022-03-28T14:34:00Z" w:id="7840"/>
                <w:rFonts w:ascii="Arial" w:hAnsi="Arial" w:cs="Arial"/>
                <w:szCs w:val="20"/>
              </w:rPr>
            </w:pPr>
            <w:ins w:author="Andreyeva, Julia" w:date="2022-03-28T14:34:00Z" w:id="7841">
              <w:r w:rsidRPr="00656CCB">
                <w:rPr>
                  <w:rFonts w:ascii="Arial" w:hAnsi="Arial" w:cs="Arial"/>
                  <w:b w:val="0"/>
                  <w:bCs w:val="0"/>
                  <w:szCs w:val="20"/>
                </w:rPr>
                <w:t>Account</w:t>
              </w:r>
            </w:ins>
          </w:p>
        </w:tc>
      </w:tr>
      <w:tr w:rsidRPr="00B00E4F" w:rsidR="00D02BCE" w:rsidTr="00E14558" w14:paraId="231C6191" w14:textId="77777777">
        <w:tblPrEx>
          <w:tblW w:w="9864" w:type="dxa"/>
          <w:tblLayout w:type="fixed"/>
          <w:tblLook w:val="01E0" w:firstRow="1" w:lastRow="1" w:firstColumn="1" w:lastColumn="1" w:noHBand="0" w:noVBand="0"/>
          <w:tblPrExChange w:author="Andreyeva, Julia" w:date="2022-03-28T14:29:00Z" w:id="7842">
            <w:tblPrEx>
              <w:tblW w:w="9864" w:type="dxa"/>
              <w:tblLayout w:type="fixed"/>
              <w:tblLook w:val="01E0" w:firstRow="1" w:lastRow="1" w:firstColumn="1" w:lastColumn="1" w:noHBand="0" w:noVBand="0"/>
            </w:tblPrEx>
          </w:tblPrExChange>
        </w:tblPrEx>
        <w:trPr>
          <w:trHeight w:val="70"/>
          <w:ins w:author="Andreyeva, Julia" w:date="2022-03-28T14:29:00Z" w:id="7843"/>
          <w:trPrChange w:author="Andreyeva, Julia" w:date="2022-03-28T14:29:00Z" w:id="7844">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45">
              <w:tcPr>
                <w:tcW w:w="1129" w:type="dxa"/>
                <w:tcBorders>
                  <w:top w:val="single" w:color="8CB1DE" w:themeColor="accent6" w:themeTint="99" w:sz="4" w:space="0"/>
                </w:tcBorders>
              </w:tcPr>
            </w:tcPrChange>
          </w:tcPr>
          <w:p w:rsidR="00D02BCE" w:rsidP="00D02BCE" w:rsidRDefault="00D02BCE" w14:paraId="4CA6B903" w14:textId="50FB303D">
            <w:pPr>
              <w:pStyle w:val="BodyText"/>
              <w:rPr>
                <w:ins w:author="Andreyeva, Julia" w:date="2022-03-28T14:29:00Z" w:id="7846"/>
                <w:rFonts w:ascii="Arial" w:hAnsi="Arial" w:cs="Arial"/>
                <w:szCs w:val="20"/>
              </w:rPr>
            </w:pPr>
            <w:ins w:author="Andreyeva, Julia" w:date="2022-03-28T14:30:00Z" w:id="7847">
              <w:r>
                <w:rPr>
                  <w:rFonts w:ascii="Arial" w:hAnsi="Arial" w:cs="Arial"/>
                  <w:b w:val="0"/>
                  <w:bCs w:val="0"/>
                  <w:szCs w:val="20"/>
                </w:rPr>
                <w:t>LOV</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48">
              <w:tcPr>
                <w:tcW w:w="2977" w:type="dxa"/>
                <w:tcBorders>
                  <w:top w:val="single" w:color="8CB1DE" w:themeColor="accent6" w:themeTint="99" w:sz="4" w:space="0"/>
                </w:tcBorders>
              </w:tcPr>
            </w:tcPrChange>
          </w:tcPr>
          <w:p w:rsidRPr="00B00E4F" w:rsidR="00D02BCE" w:rsidP="00D02BCE" w:rsidRDefault="00D02BCE" w14:paraId="33148D9E" w14:textId="4F7680C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49"/>
                <w:rFonts w:ascii="Arial" w:hAnsi="Arial" w:cs="Arial"/>
                <w:b/>
                <w:bCs/>
                <w:szCs w:val="20"/>
              </w:rPr>
            </w:pPr>
            <w:ins w:author="Andreyeva, Julia" w:date="2022-03-28T14:30:00Z" w:id="7850">
              <w:r w:rsidRPr="00AC7A31">
                <w:rPr>
                  <w:rFonts w:ascii="Arial" w:hAnsi="Arial" w:cs="Arial"/>
                  <w:szCs w:val="20"/>
                </w:rPr>
                <w:t>JTI_TEMPLATE_CATEGORY</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51">
              <w:tcPr>
                <w:tcW w:w="1985" w:type="dxa"/>
                <w:tcBorders>
                  <w:top w:val="single" w:color="8CB1DE" w:themeColor="accent6" w:themeTint="99" w:sz="4" w:space="0"/>
                </w:tcBorders>
              </w:tcPr>
            </w:tcPrChange>
          </w:tcPr>
          <w:p w:rsidR="00D02BCE" w:rsidP="00D02BCE" w:rsidRDefault="00D02BCE" w14:paraId="3689C4F5" w14:textId="1038473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52"/>
                <w:rFonts w:ascii="Arial" w:hAnsi="Arial" w:cs="Arial"/>
                <w:szCs w:val="20"/>
              </w:rPr>
            </w:pPr>
            <w:ins w:author="Andreyeva, Julia" w:date="2022-03-28T14:30:00Z" w:id="7853">
              <w:r>
                <w:rPr>
                  <w:rFonts w:ascii="Arial" w:hAnsi="Arial" w:cs="Arial"/>
                  <w:szCs w:val="20"/>
                </w:rPr>
                <w:t>Distributor</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54">
              <w:tcPr>
                <w:tcW w:w="1417" w:type="dxa"/>
                <w:tcBorders>
                  <w:top w:val="single" w:color="8CB1DE" w:themeColor="accent6" w:themeTint="99" w:sz="4" w:space="0"/>
                </w:tcBorders>
              </w:tcPr>
            </w:tcPrChange>
          </w:tcPr>
          <w:p w:rsidRPr="00421C61" w:rsidR="00D02BCE" w:rsidP="00D02BCE" w:rsidRDefault="00D02BCE" w14:paraId="5E55CDAF" w14:textId="5B7A2ED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55"/>
                <w:rFonts w:ascii="Arial" w:hAnsi="Arial" w:cs="Arial"/>
                <w:szCs w:val="20"/>
              </w:rPr>
            </w:pPr>
            <w:ins w:author="Andreyeva, Julia" w:date="2022-03-28T14:30:00Z" w:id="7856">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57">
              <w:tcPr>
                <w:tcW w:w="2356" w:type="dxa"/>
                <w:tcBorders>
                  <w:top w:val="single" w:color="8CB1DE" w:themeColor="accent6" w:themeTint="99" w:sz="4" w:space="0"/>
                </w:tcBorders>
              </w:tcPr>
            </w:tcPrChange>
          </w:tcPr>
          <w:p w:rsidR="00D02BCE" w:rsidP="00D02BCE" w:rsidRDefault="00D02BCE" w14:paraId="1CC094E2" w14:textId="5A10BD6E">
            <w:pPr>
              <w:pStyle w:val="BodyText"/>
              <w:rPr>
                <w:ins w:author="Andreyeva, Julia" w:date="2022-03-28T14:29:00Z" w:id="7858"/>
                <w:rFonts w:ascii="Arial" w:hAnsi="Arial" w:cs="Arial"/>
                <w:szCs w:val="20"/>
              </w:rPr>
            </w:pPr>
            <w:ins w:author="Andreyeva, Julia" w:date="2022-03-28T14:30:00Z" w:id="7859">
              <w:r w:rsidRPr="00656CCB">
                <w:rPr>
                  <w:rFonts w:ascii="Arial" w:hAnsi="Arial" w:cs="Arial"/>
                  <w:b w:val="0"/>
                  <w:bCs w:val="0"/>
                  <w:szCs w:val="20"/>
                </w:rPr>
                <w:t>Distributor</w:t>
              </w:r>
            </w:ins>
          </w:p>
        </w:tc>
      </w:tr>
      <w:tr w:rsidRPr="00B00E4F" w:rsidR="00D02BCE" w:rsidTr="00E14558" w14:paraId="432B71CA" w14:textId="77777777">
        <w:trPr>
          <w:trHeight w:val="70"/>
          <w:ins w:author="Andreyeva, Julia" w:date="2022-03-28T14:34:00Z" w:id="7860"/>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3DD03CFE" w14:textId="300FCE5E">
            <w:pPr>
              <w:pStyle w:val="BodyText"/>
              <w:rPr>
                <w:ins w:author="Andreyeva, Julia" w:date="2022-03-28T14:34:00Z" w:id="7861"/>
                <w:rFonts w:ascii="Arial" w:hAnsi="Arial" w:cs="Arial"/>
                <w:szCs w:val="20"/>
              </w:rPr>
            </w:pPr>
            <w:ins w:author="Andreyeva, Julia" w:date="2022-03-28T14:34:00Z" w:id="7862">
              <w:r>
                <w:rPr>
                  <w:rFonts w:ascii="Arial" w:hAnsi="Arial" w:cs="Arial"/>
                  <w:b w:val="0"/>
                  <w:bCs w:val="0"/>
                  <w:szCs w:val="20"/>
                </w:rPr>
                <w:t>LOV</w:t>
              </w:r>
            </w:ins>
          </w:p>
        </w:tc>
        <w:tc>
          <w:tcPr>
            <w:tcW w:w="2977" w:type="dxa"/>
            <w:tcBorders>
              <w:top w:val="single" w:color="8CB1DE" w:themeColor="accent6" w:themeTint="99" w:sz="4" w:space="0"/>
              <w:bottom w:val="single" w:color="8CB1DE" w:themeColor="accent6" w:themeTint="99" w:sz="4" w:space="0"/>
            </w:tcBorders>
          </w:tcPr>
          <w:p w:rsidRPr="00AC7A31" w:rsidR="00D02BCE" w:rsidP="00D02BCE" w:rsidRDefault="00D02BCE" w14:paraId="78C0A793" w14:textId="696CCAA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63"/>
                <w:rFonts w:ascii="Arial" w:hAnsi="Arial" w:cs="Arial"/>
                <w:szCs w:val="20"/>
              </w:rPr>
            </w:pPr>
            <w:ins w:author="Andreyeva, Julia" w:date="2022-03-28T14:34:00Z" w:id="7864">
              <w:r w:rsidRPr="00AC7A31">
                <w:rPr>
                  <w:rFonts w:ascii="Arial" w:hAnsi="Arial" w:cs="Arial"/>
                  <w:szCs w:val="20"/>
                </w:rPr>
                <w:t>JTI_TEMPLATE_CATEGORY</w:t>
              </w:r>
            </w:ins>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11E9A14D" w14:textId="0DA6849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65"/>
                <w:rFonts w:ascii="Arial" w:hAnsi="Arial" w:cs="Arial"/>
                <w:szCs w:val="20"/>
              </w:rPr>
            </w:pPr>
            <w:ins w:author="Andreyeva, Julia" w:date="2022-03-28T14:34:00Z" w:id="7866">
              <w:r>
                <w:rPr>
                  <w:rFonts w:ascii="Arial" w:hAnsi="Arial" w:cs="Arial"/>
                  <w:szCs w:val="20"/>
                </w:rPr>
                <w:t>Distributor</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4ADDB3DB" w14:textId="17FD872B">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4:00Z" w:id="7867"/>
                <w:rFonts w:ascii="Arial" w:hAnsi="Arial" w:cs="Arial"/>
                <w:szCs w:val="20"/>
              </w:rPr>
            </w:pPr>
            <w:ins w:author="Andreyeva, Julia" w:date="2022-03-28T14:35:00Z" w:id="7868">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3649AAD5" w14:textId="37FD2E1D">
            <w:pPr>
              <w:pStyle w:val="BodyText"/>
              <w:rPr>
                <w:ins w:author="Andreyeva, Julia" w:date="2022-03-28T14:34:00Z" w:id="7869"/>
                <w:rFonts w:ascii="Arial" w:hAnsi="Arial" w:cs="Arial"/>
                <w:szCs w:val="20"/>
              </w:rPr>
            </w:pPr>
            <w:ins w:author="Andreyeva, Julia" w:date="2022-03-28T14:34:00Z" w:id="7870">
              <w:r w:rsidRPr="00656CCB">
                <w:rPr>
                  <w:rFonts w:ascii="Arial" w:hAnsi="Arial" w:cs="Arial"/>
                  <w:b w:val="0"/>
                  <w:bCs w:val="0"/>
                  <w:szCs w:val="20"/>
                </w:rPr>
                <w:t>Distributor</w:t>
              </w:r>
            </w:ins>
          </w:p>
        </w:tc>
      </w:tr>
      <w:tr w:rsidRPr="00B00E4F" w:rsidR="00D02BCE" w:rsidTr="00E14558" w14:paraId="6AF6C081" w14:textId="77777777">
        <w:tblPrEx>
          <w:tblW w:w="9864" w:type="dxa"/>
          <w:tblLayout w:type="fixed"/>
          <w:tblLook w:val="01E0" w:firstRow="1" w:lastRow="1" w:firstColumn="1" w:lastColumn="1" w:noHBand="0" w:noVBand="0"/>
          <w:tblPrExChange w:author="Andreyeva, Julia" w:date="2022-03-28T14:29:00Z" w:id="7871">
            <w:tblPrEx>
              <w:tblW w:w="9864" w:type="dxa"/>
              <w:tblLayout w:type="fixed"/>
              <w:tblLook w:val="01E0" w:firstRow="1" w:lastRow="1" w:firstColumn="1" w:lastColumn="1" w:noHBand="0" w:noVBand="0"/>
            </w:tblPrEx>
          </w:tblPrExChange>
        </w:tblPrEx>
        <w:trPr>
          <w:trHeight w:val="70"/>
          <w:ins w:author="Andreyeva, Julia" w:date="2022-03-28T14:29:00Z" w:id="7872"/>
          <w:trPrChange w:author="Andreyeva, Julia" w:date="2022-03-28T14:29:00Z" w:id="7873">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74">
              <w:tcPr>
                <w:tcW w:w="1129" w:type="dxa"/>
                <w:tcBorders>
                  <w:top w:val="single" w:color="8CB1DE" w:themeColor="accent6" w:themeTint="99" w:sz="4" w:space="0"/>
                </w:tcBorders>
              </w:tcPr>
            </w:tcPrChange>
          </w:tcPr>
          <w:p w:rsidR="00D02BCE" w:rsidP="00D02BCE" w:rsidRDefault="00D02BCE" w14:paraId="71FBBC69" w14:textId="4F40047E">
            <w:pPr>
              <w:pStyle w:val="BodyText"/>
              <w:rPr>
                <w:ins w:author="Andreyeva, Julia" w:date="2022-03-28T14:29:00Z" w:id="7875"/>
                <w:rFonts w:ascii="Arial" w:hAnsi="Arial" w:cs="Arial"/>
                <w:szCs w:val="20"/>
              </w:rPr>
            </w:pPr>
            <w:ins w:author="Andreyeva, Julia" w:date="2022-03-28T14:30:00Z" w:id="7876">
              <w:r>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77">
              <w:tcPr>
                <w:tcW w:w="2977" w:type="dxa"/>
                <w:tcBorders>
                  <w:top w:val="single" w:color="8CB1DE" w:themeColor="accent6" w:themeTint="99" w:sz="4" w:space="0"/>
                </w:tcBorders>
              </w:tcPr>
            </w:tcPrChange>
          </w:tcPr>
          <w:p w:rsidRPr="00B00E4F" w:rsidR="00D02BCE" w:rsidP="00D02BCE" w:rsidRDefault="00D02BCE" w14:paraId="6177F23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78"/>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9:00Z" w:id="7879">
              <w:tcPr>
                <w:tcW w:w="1985" w:type="dxa"/>
                <w:tcBorders>
                  <w:top w:val="single" w:color="8CB1DE" w:themeColor="accent6" w:themeTint="99" w:sz="4" w:space="0"/>
                </w:tcBorders>
              </w:tcPr>
            </w:tcPrChange>
          </w:tcPr>
          <w:p w:rsidR="00D02BCE" w:rsidP="00D02BCE" w:rsidRDefault="00D02BCE" w14:paraId="51951627" w14:textId="65F9465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80"/>
                <w:rFonts w:ascii="Arial" w:hAnsi="Arial" w:cs="Arial"/>
                <w:szCs w:val="20"/>
              </w:rPr>
            </w:pPr>
            <w:ins w:author="Andreyeva, Julia" w:date="2022-03-28T14:30:00Z" w:id="7881">
              <w:r w:rsidRPr="00211BC2">
                <w:rPr>
                  <w:rFonts w:ascii="Arial" w:hAnsi="Arial" w:cs="Arial"/>
                  <w:szCs w:val="20"/>
                </w:rPr>
                <w:t>Target list</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882">
              <w:tcPr>
                <w:tcW w:w="1417" w:type="dxa"/>
                <w:tcBorders>
                  <w:top w:val="single" w:color="8CB1DE" w:themeColor="accent6" w:themeTint="99" w:sz="4" w:space="0"/>
                </w:tcBorders>
              </w:tcPr>
            </w:tcPrChange>
          </w:tcPr>
          <w:p w:rsidRPr="00421C61" w:rsidR="00D02BCE" w:rsidP="00D02BCE" w:rsidRDefault="00D02BCE" w14:paraId="5F7FCA01" w14:textId="5EE0A454">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883"/>
                <w:rFonts w:ascii="Arial" w:hAnsi="Arial" w:cs="Arial"/>
                <w:szCs w:val="20"/>
              </w:rPr>
            </w:pPr>
            <w:ins w:author="Andreyeva, Julia" w:date="2022-03-28T14:30:00Z" w:id="7884">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885">
              <w:tcPr>
                <w:tcW w:w="2356" w:type="dxa"/>
                <w:tcBorders>
                  <w:top w:val="single" w:color="8CB1DE" w:themeColor="accent6" w:themeTint="99" w:sz="4" w:space="0"/>
                </w:tcBorders>
              </w:tcPr>
            </w:tcPrChange>
          </w:tcPr>
          <w:p w:rsidR="00D02BCE" w:rsidP="00D02BCE" w:rsidRDefault="00D02BCE" w14:paraId="44758186" w14:textId="270B6486">
            <w:pPr>
              <w:pStyle w:val="BodyText"/>
              <w:rPr>
                <w:ins w:author="Andreyeva, Julia" w:date="2022-03-28T14:29:00Z" w:id="7886"/>
                <w:rFonts w:ascii="Arial" w:hAnsi="Arial" w:cs="Arial"/>
                <w:szCs w:val="20"/>
              </w:rPr>
            </w:pPr>
            <w:ins w:author="Andreyeva, Julia" w:date="2022-03-28T14:30:00Z" w:id="7887">
              <w:r w:rsidRPr="00656CCB">
                <w:rPr>
                  <w:rFonts w:ascii="Arial" w:hAnsi="Arial" w:cs="Arial"/>
                  <w:b w:val="0"/>
                  <w:bCs w:val="0"/>
                  <w:szCs w:val="20"/>
                </w:rPr>
                <w:t>Target list</w:t>
              </w:r>
            </w:ins>
          </w:p>
        </w:tc>
      </w:tr>
      <w:tr w:rsidRPr="00B00E4F" w:rsidR="00D02BCE" w:rsidTr="00E14558" w14:paraId="0EAEB3FC" w14:textId="77777777">
        <w:trPr>
          <w:trHeight w:val="70"/>
          <w:ins w:author="Andreyeva, Julia" w:date="2022-03-28T14:35:00Z" w:id="7888"/>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0FBA2E58" w14:textId="0A29A054">
            <w:pPr>
              <w:pStyle w:val="BodyText"/>
              <w:rPr>
                <w:ins w:author="Andreyeva, Julia" w:date="2022-03-28T14:35:00Z" w:id="7889"/>
                <w:rFonts w:ascii="Arial" w:hAnsi="Arial" w:cs="Arial"/>
                <w:szCs w:val="20"/>
              </w:rPr>
            </w:pPr>
            <w:ins w:author="Andreyeva, Julia" w:date="2022-03-28T14:35:00Z" w:id="7890">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7490940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891"/>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698C8565" w14:textId="79F876A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892"/>
                <w:rFonts w:ascii="Arial" w:hAnsi="Arial" w:cs="Arial"/>
                <w:szCs w:val="20"/>
              </w:rPr>
            </w:pPr>
            <w:ins w:author="Andreyeva, Julia" w:date="2022-03-28T14:35:00Z" w:id="7893">
              <w:r w:rsidRPr="00211BC2">
                <w:rPr>
                  <w:rFonts w:ascii="Arial" w:hAnsi="Arial" w:cs="Arial"/>
                  <w:szCs w:val="20"/>
                </w:rPr>
                <w:t>Target list</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4EE66967" w14:textId="42E41D3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894"/>
                <w:rFonts w:ascii="Arial" w:hAnsi="Arial" w:cs="Arial"/>
                <w:szCs w:val="20"/>
              </w:rPr>
            </w:pPr>
            <w:ins w:author="Andreyeva, Julia" w:date="2022-03-28T14:35:00Z" w:id="7895">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78667BF7" w14:textId="571E32E6">
            <w:pPr>
              <w:pStyle w:val="BodyText"/>
              <w:rPr>
                <w:ins w:author="Andreyeva, Julia" w:date="2022-03-28T14:35:00Z" w:id="7896"/>
                <w:rFonts w:ascii="Arial" w:hAnsi="Arial" w:cs="Arial"/>
                <w:szCs w:val="20"/>
              </w:rPr>
            </w:pPr>
            <w:ins w:author="Andreyeva, Julia" w:date="2022-03-28T14:35:00Z" w:id="7897">
              <w:r w:rsidRPr="00656CCB">
                <w:rPr>
                  <w:rFonts w:ascii="Arial" w:hAnsi="Arial" w:cs="Arial"/>
                  <w:b w:val="0"/>
                  <w:bCs w:val="0"/>
                  <w:szCs w:val="20"/>
                </w:rPr>
                <w:t>Target list</w:t>
              </w:r>
            </w:ins>
          </w:p>
        </w:tc>
      </w:tr>
      <w:tr w:rsidRPr="00B00E4F" w:rsidR="00D02BCE" w:rsidTr="00E14558" w14:paraId="2AA42769" w14:textId="77777777">
        <w:tblPrEx>
          <w:tblW w:w="9864" w:type="dxa"/>
          <w:tblLayout w:type="fixed"/>
          <w:tblLook w:val="01E0" w:firstRow="1" w:lastRow="1" w:firstColumn="1" w:lastColumn="1" w:noHBand="0" w:noVBand="0"/>
          <w:tblPrExChange w:author="Andreyeva, Julia" w:date="2022-03-28T14:29:00Z" w:id="7898">
            <w:tblPrEx>
              <w:tblW w:w="9864" w:type="dxa"/>
              <w:tblLayout w:type="fixed"/>
              <w:tblLook w:val="01E0" w:firstRow="1" w:lastRow="1" w:firstColumn="1" w:lastColumn="1" w:noHBand="0" w:noVBand="0"/>
            </w:tblPrEx>
          </w:tblPrExChange>
        </w:tblPrEx>
        <w:trPr>
          <w:trHeight w:val="70"/>
          <w:ins w:author="Andreyeva, Julia" w:date="2022-03-28T14:29:00Z" w:id="7899"/>
          <w:trPrChange w:author="Andreyeva, Julia" w:date="2022-03-28T14:29:00Z" w:id="7900">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901">
              <w:tcPr>
                <w:tcW w:w="1129" w:type="dxa"/>
                <w:tcBorders>
                  <w:top w:val="single" w:color="8CB1DE" w:themeColor="accent6" w:themeTint="99" w:sz="4" w:space="0"/>
                </w:tcBorders>
              </w:tcPr>
            </w:tcPrChange>
          </w:tcPr>
          <w:p w:rsidR="00D02BCE" w:rsidP="00D02BCE" w:rsidRDefault="00D02BCE" w14:paraId="351878E6" w14:textId="7B1C2D03">
            <w:pPr>
              <w:pStyle w:val="BodyText"/>
              <w:rPr>
                <w:ins w:author="Andreyeva, Julia" w:date="2022-03-28T14:29:00Z" w:id="7902"/>
                <w:rFonts w:ascii="Arial" w:hAnsi="Arial" w:cs="Arial"/>
                <w:szCs w:val="20"/>
              </w:rPr>
            </w:pPr>
            <w:ins w:author="Andreyeva, Julia" w:date="2022-03-28T14:30:00Z" w:id="7903">
              <w:r>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904">
              <w:tcPr>
                <w:tcW w:w="2977" w:type="dxa"/>
                <w:tcBorders>
                  <w:top w:val="single" w:color="8CB1DE" w:themeColor="accent6" w:themeTint="99" w:sz="4" w:space="0"/>
                </w:tcBorders>
              </w:tcPr>
            </w:tcPrChange>
          </w:tcPr>
          <w:p w:rsidRPr="00B00E4F" w:rsidR="00D02BCE" w:rsidP="00D02BCE" w:rsidRDefault="00D02BCE" w14:paraId="06E2E18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05"/>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9:00Z" w:id="7906">
              <w:tcPr>
                <w:tcW w:w="1985" w:type="dxa"/>
                <w:tcBorders>
                  <w:top w:val="single" w:color="8CB1DE" w:themeColor="accent6" w:themeTint="99" w:sz="4" w:space="0"/>
                </w:tcBorders>
              </w:tcPr>
            </w:tcPrChange>
          </w:tcPr>
          <w:p w:rsidR="00D02BCE" w:rsidP="00D02BCE" w:rsidRDefault="00D02BCE" w14:paraId="48F2C6F1" w14:textId="02F7BF1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07"/>
                <w:rFonts w:ascii="Arial" w:hAnsi="Arial" w:cs="Arial"/>
                <w:szCs w:val="20"/>
              </w:rPr>
            </w:pPr>
            <w:ins w:author="Andreyeva, Julia" w:date="2022-03-28T14:30:00Z" w:id="7908">
              <w:r>
                <w:rPr>
                  <w:rFonts w:ascii="Arial" w:hAnsi="Arial" w:cs="Arial"/>
                  <w:szCs w:val="20"/>
                </w:rPr>
                <w:t>Distributor</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909">
              <w:tcPr>
                <w:tcW w:w="1417" w:type="dxa"/>
                <w:tcBorders>
                  <w:top w:val="single" w:color="8CB1DE" w:themeColor="accent6" w:themeTint="99" w:sz="4" w:space="0"/>
                </w:tcBorders>
              </w:tcPr>
            </w:tcPrChange>
          </w:tcPr>
          <w:p w:rsidRPr="00421C61" w:rsidR="00D02BCE" w:rsidP="00D02BCE" w:rsidRDefault="00D02BCE" w14:paraId="24C6EFA8" w14:textId="230DDBAE">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10"/>
                <w:rFonts w:ascii="Arial" w:hAnsi="Arial" w:cs="Arial"/>
                <w:szCs w:val="20"/>
              </w:rPr>
            </w:pPr>
            <w:ins w:author="Andreyeva, Julia" w:date="2022-03-28T14:30:00Z" w:id="7911">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912">
              <w:tcPr>
                <w:tcW w:w="2356" w:type="dxa"/>
                <w:tcBorders>
                  <w:top w:val="single" w:color="8CB1DE" w:themeColor="accent6" w:themeTint="99" w:sz="4" w:space="0"/>
                </w:tcBorders>
              </w:tcPr>
            </w:tcPrChange>
          </w:tcPr>
          <w:p w:rsidR="00D02BCE" w:rsidP="00D02BCE" w:rsidRDefault="00D02BCE" w14:paraId="7EE4CD47" w14:textId="756B41C0">
            <w:pPr>
              <w:pStyle w:val="BodyText"/>
              <w:rPr>
                <w:ins w:author="Andreyeva, Julia" w:date="2022-03-28T14:29:00Z" w:id="7913"/>
                <w:rFonts w:ascii="Arial" w:hAnsi="Arial" w:cs="Arial"/>
                <w:szCs w:val="20"/>
              </w:rPr>
            </w:pPr>
            <w:ins w:author="Andreyeva, Julia" w:date="2022-03-28T14:30:00Z" w:id="7914">
              <w:r w:rsidRPr="00656CCB">
                <w:rPr>
                  <w:rFonts w:ascii="Arial" w:hAnsi="Arial" w:cs="Arial"/>
                  <w:b w:val="0"/>
                  <w:bCs w:val="0"/>
                  <w:szCs w:val="20"/>
                </w:rPr>
                <w:t>Distributor</w:t>
              </w:r>
            </w:ins>
          </w:p>
        </w:tc>
      </w:tr>
      <w:tr w:rsidRPr="00B00E4F" w:rsidR="00D02BCE" w:rsidTr="00E14558" w14:paraId="1F74B9E4" w14:textId="77777777">
        <w:trPr>
          <w:trHeight w:val="70"/>
          <w:ins w:author="Andreyeva, Julia" w:date="2022-03-28T14:35:00Z" w:id="7915"/>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4922DCE7" w14:textId="1979DAA7">
            <w:pPr>
              <w:pStyle w:val="BodyText"/>
              <w:rPr>
                <w:ins w:author="Andreyeva, Julia" w:date="2022-03-28T14:35:00Z" w:id="7916"/>
                <w:rFonts w:ascii="Arial" w:hAnsi="Arial" w:cs="Arial"/>
                <w:szCs w:val="20"/>
              </w:rPr>
            </w:pPr>
            <w:ins w:author="Andreyeva, Julia" w:date="2022-03-28T14:35:00Z" w:id="7917">
              <w:r>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5981662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918"/>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5438D702" w14:textId="72C5F296">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919"/>
                <w:rFonts w:ascii="Arial" w:hAnsi="Arial" w:cs="Arial"/>
                <w:szCs w:val="20"/>
              </w:rPr>
            </w:pPr>
            <w:ins w:author="Andreyeva, Julia" w:date="2022-03-28T14:35:00Z" w:id="7920">
              <w:r>
                <w:rPr>
                  <w:rFonts w:ascii="Arial" w:hAnsi="Arial" w:cs="Arial"/>
                  <w:szCs w:val="20"/>
                </w:rPr>
                <w:t>Distributor</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239D56B3" w14:textId="7ACD9128">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921"/>
                <w:rFonts w:ascii="Arial" w:hAnsi="Arial" w:cs="Arial"/>
                <w:szCs w:val="20"/>
              </w:rPr>
            </w:pPr>
            <w:ins w:author="Andreyeva, Julia" w:date="2022-03-28T14:35:00Z" w:id="7922">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6613C4E0" w14:textId="06D4D987">
            <w:pPr>
              <w:pStyle w:val="BodyText"/>
              <w:rPr>
                <w:ins w:author="Andreyeva, Julia" w:date="2022-03-28T14:35:00Z" w:id="7923"/>
                <w:rFonts w:ascii="Arial" w:hAnsi="Arial" w:cs="Arial"/>
                <w:szCs w:val="20"/>
              </w:rPr>
            </w:pPr>
            <w:ins w:author="Andreyeva, Julia" w:date="2022-03-28T14:35:00Z" w:id="7924">
              <w:r w:rsidRPr="00656CCB">
                <w:rPr>
                  <w:rFonts w:ascii="Arial" w:hAnsi="Arial" w:cs="Arial"/>
                  <w:b w:val="0"/>
                  <w:bCs w:val="0"/>
                  <w:szCs w:val="20"/>
                </w:rPr>
                <w:t>Distributor</w:t>
              </w:r>
            </w:ins>
          </w:p>
        </w:tc>
      </w:tr>
      <w:tr w:rsidRPr="00B00E4F" w:rsidR="00D02BCE" w:rsidTr="00E14558" w14:paraId="0F5612D7" w14:textId="77777777">
        <w:tblPrEx>
          <w:tblW w:w="9864" w:type="dxa"/>
          <w:tblLayout w:type="fixed"/>
          <w:tblLook w:val="01E0" w:firstRow="1" w:lastRow="1" w:firstColumn="1" w:lastColumn="1" w:noHBand="0" w:noVBand="0"/>
          <w:tblPrExChange w:author="Andreyeva, Julia" w:date="2022-03-28T14:29:00Z" w:id="7925">
            <w:tblPrEx>
              <w:tblW w:w="9864" w:type="dxa"/>
              <w:tblLayout w:type="fixed"/>
              <w:tblLook w:val="01E0" w:firstRow="1" w:lastRow="1" w:firstColumn="1" w:lastColumn="1" w:noHBand="0" w:noVBand="0"/>
            </w:tblPrEx>
          </w:tblPrExChange>
        </w:tblPrEx>
        <w:trPr>
          <w:trHeight w:val="70"/>
          <w:ins w:author="Andreyeva, Julia" w:date="2022-03-28T14:29:00Z" w:id="7926"/>
          <w:trPrChange w:author="Andreyeva, Julia" w:date="2022-03-28T14:29:00Z" w:id="7927">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928">
              <w:tcPr>
                <w:tcW w:w="1129" w:type="dxa"/>
                <w:tcBorders>
                  <w:top w:val="single" w:color="8CB1DE" w:themeColor="accent6" w:themeTint="99" w:sz="4" w:space="0"/>
                </w:tcBorders>
              </w:tcPr>
            </w:tcPrChange>
          </w:tcPr>
          <w:p w:rsidR="00D02BCE" w:rsidP="00D02BCE" w:rsidRDefault="00D02BCE" w14:paraId="4BD3F2BA" w14:textId="2EC665E1">
            <w:pPr>
              <w:pStyle w:val="BodyText"/>
              <w:rPr>
                <w:ins w:author="Andreyeva, Julia" w:date="2022-03-28T14:29:00Z" w:id="7929"/>
                <w:rFonts w:ascii="Arial" w:hAnsi="Arial" w:cs="Arial"/>
                <w:szCs w:val="20"/>
              </w:rPr>
            </w:pPr>
            <w:ins w:author="Andreyeva, Julia" w:date="2022-03-28T14:30:00Z" w:id="7930">
              <w:r w:rsidRPr="00256E7F">
                <w:rPr>
                  <w:rFonts w:ascii="Arial" w:hAnsi="Arial" w:cs="Arial"/>
                  <w:b w:val="0"/>
                  <w:bCs w:val="0"/>
                  <w:szCs w:val="20"/>
                </w:rPr>
                <w:t>Field</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931">
              <w:tcPr>
                <w:tcW w:w="2977" w:type="dxa"/>
                <w:tcBorders>
                  <w:top w:val="single" w:color="8CB1DE" w:themeColor="accent6" w:themeTint="99" w:sz="4" w:space="0"/>
                </w:tcBorders>
              </w:tcPr>
            </w:tcPrChange>
          </w:tcPr>
          <w:p w:rsidRPr="00B00E4F" w:rsidR="00D02BCE" w:rsidP="00D02BCE" w:rsidRDefault="00D02BCE" w14:paraId="1D13A2E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32"/>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9:00Z" w:id="7933">
              <w:tcPr>
                <w:tcW w:w="1985" w:type="dxa"/>
                <w:tcBorders>
                  <w:top w:val="single" w:color="8CB1DE" w:themeColor="accent6" w:themeTint="99" w:sz="4" w:space="0"/>
                </w:tcBorders>
              </w:tcPr>
            </w:tcPrChange>
          </w:tcPr>
          <w:p w:rsidR="00D02BCE" w:rsidP="00D02BCE" w:rsidRDefault="00D02BCE" w14:paraId="155CA5B9" w14:textId="0C3F2E5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34"/>
                <w:rFonts w:ascii="Arial" w:hAnsi="Arial" w:cs="Arial"/>
                <w:szCs w:val="20"/>
              </w:rPr>
            </w:pPr>
            <w:ins w:author="Andreyeva, Julia" w:date="2022-03-28T14:30:00Z" w:id="7935">
              <w:r>
                <w:rPr>
                  <w:rFonts w:ascii="Arial" w:hAnsi="Arial" w:cs="Arial"/>
                  <w:szCs w:val="20"/>
                </w:rPr>
                <w:t>Additional code</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936">
              <w:tcPr>
                <w:tcW w:w="1417" w:type="dxa"/>
                <w:tcBorders>
                  <w:top w:val="single" w:color="8CB1DE" w:themeColor="accent6" w:themeTint="99" w:sz="4" w:space="0"/>
                </w:tcBorders>
              </w:tcPr>
            </w:tcPrChange>
          </w:tcPr>
          <w:p w:rsidRPr="00421C61" w:rsidR="00D02BCE" w:rsidP="00D02BCE" w:rsidRDefault="00D02BCE" w14:paraId="1E4E7A15" w14:textId="1BD8B61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37"/>
                <w:rFonts w:ascii="Arial" w:hAnsi="Arial" w:cs="Arial"/>
                <w:szCs w:val="20"/>
              </w:rPr>
            </w:pPr>
            <w:ins w:author="Andreyeva, Julia" w:date="2022-03-28T14:30:00Z" w:id="7938">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939">
              <w:tcPr>
                <w:tcW w:w="2356" w:type="dxa"/>
                <w:tcBorders>
                  <w:top w:val="single" w:color="8CB1DE" w:themeColor="accent6" w:themeTint="99" w:sz="4" w:space="0"/>
                </w:tcBorders>
              </w:tcPr>
            </w:tcPrChange>
          </w:tcPr>
          <w:p w:rsidR="00D02BCE" w:rsidP="00D02BCE" w:rsidRDefault="00D02BCE" w14:paraId="43AE433B" w14:textId="6EE1DC5A">
            <w:pPr>
              <w:pStyle w:val="BodyText"/>
              <w:rPr>
                <w:ins w:author="Andreyeva, Julia" w:date="2022-03-28T14:29:00Z" w:id="7940"/>
                <w:rFonts w:ascii="Arial" w:hAnsi="Arial" w:cs="Arial"/>
                <w:szCs w:val="20"/>
              </w:rPr>
            </w:pPr>
            <w:ins w:author="Andreyeva, Julia" w:date="2022-03-28T14:30:00Z" w:id="7941">
              <w:r w:rsidRPr="00656CCB">
                <w:rPr>
                  <w:rFonts w:ascii="Arial" w:hAnsi="Arial" w:cs="Arial"/>
                  <w:b w:val="0"/>
                  <w:bCs w:val="0"/>
                  <w:szCs w:val="20"/>
                </w:rPr>
                <w:t>Additional code</w:t>
              </w:r>
            </w:ins>
          </w:p>
        </w:tc>
      </w:tr>
      <w:tr w:rsidRPr="00B00E4F" w:rsidR="00D02BCE" w:rsidTr="00E14558" w14:paraId="6A2B4F9E" w14:textId="77777777">
        <w:trPr>
          <w:trHeight w:val="70"/>
          <w:ins w:author="Andreyeva, Julia" w:date="2022-03-28T14:35:00Z" w:id="7942"/>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Pr="00256E7F" w:rsidR="00D02BCE" w:rsidP="00D02BCE" w:rsidRDefault="00D02BCE" w14:paraId="00C2EC78" w14:textId="2666F192">
            <w:pPr>
              <w:pStyle w:val="BodyText"/>
              <w:rPr>
                <w:ins w:author="Andreyeva, Julia" w:date="2022-03-28T14:35:00Z" w:id="7943"/>
                <w:rFonts w:ascii="Arial" w:hAnsi="Arial" w:cs="Arial"/>
                <w:szCs w:val="20"/>
              </w:rPr>
            </w:pPr>
            <w:ins w:author="Andreyeva, Julia" w:date="2022-03-28T14:35:00Z" w:id="7944">
              <w:r w:rsidRPr="00256E7F">
                <w:rPr>
                  <w:rFonts w:ascii="Arial" w:hAnsi="Arial" w:cs="Arial"/>
                  <w:b w:val="0"/>
                  <w:bCs w:val="0"/>
                  <w:szCs w:val="20"/>
                </w:rPr>
                <w:t>Field</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50F6656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945"/>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00D02BCE" w:rsidP="00D02BCE" w:rsidRDefault="00D02BCE" w14:paraId="179BED0B" w14:textId="564E35E5">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946"/>
                <w:rFonts w:ascii="Arial" w:hAnsi="Arial" w:cs="Arial"/>
                <w:szCs w:val="20"/>
              </w:rPr>
            </w:pPr>
            <w:ins w:author="Andreyeva, Julia" w:date="2022-03-28T14:35:00Z" w:id="7947">
              <w:r>
                <w:rPr>
                  <w:rFonts w:ascii="Arial" w:hAnsi="Arial" w:cs="Arial"/>
                  <w:szCs w:val="20"/>
                </w:rPr>
                <w:t>Additional code</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53E183C8" w14:textId="1FCF899A">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5:00Z" w:id="7948"/>
                <w:rFonts w:ascii="Arial" w:hAnsi="Arial" w:cs="Arial"/>
                <w:szCs w:val="20"/>
              </w:rPr>
            </w:pPr>
            <w:ins w:author="Andreyeva, Julia" w:date="2022-03-28T14:36:00Z" w:id="7949">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0D895FC2" w14:textId="0837D3C7">
            <w:pPr>
              <w:pStyle w:val="BodyText"/>
              <w:rPr>
                <w:ins w:author="Andreyeva, Julia" w:date="2022-03-28T14:35:00Z" w:id="7950"/>
                <w:rFonts w:ascii="Arial" w:hAnsi="Arial" w:cs="Arial"/>
                <w:szCs w:val="20"/>
              </w:rPr>
            </w:pPr>
            <w:ins w:author="Andreyeva, Julia" w:date="2022-03-28T14:35:00Z" w:id="7951">
              <w:r w:rsidRPr="00656CCB">
                <w:rPr>
                  <w:rFonts w:ascii="Arial" w:hAnsi="Arial" w:cs="Arial"/>
                  <w:b w:val="0"/>
                  <w:bCs w:val="0"/>
                  <w:szCs w:val="20"/>
                </w:rPr>
                <w:t>Additional code</w:t>
              </w:r>
            </w:ins>
          </w:p>
        </w:tc>
      </w:tr>
      <w:tr w:rsidRPr="00B00E4F" w:rsidR="00D02BCE" w:rsidTr="00E14558" w14:paraId="37BE0881" w14:textId="77777777">
        <w:tblPrEx>
          <w:tblW w:w="9864" w:type="dxa"/>
          <w:tblLayout w:type="fixed"/>
          <w:tblLook w:val="01E0" w:firstRow="1" w:lastRow="1" w:firstColumn="1" w:lastColumn="1" w:noHBand="0" w:noVBand="0"/>
          <w:tblPrExChange w:author="Andreyeva, Julia" w:date="2022-03-28T14:29:00Z" w:id="7952">
            <w:tblPrEx>
              <w:tblW w:w="9864" w:type="dxa"/>
              <w:tblLayout w:type="fixed"/>
              <w:tblLook w:val="01E0" w:firstRow="1" w:lastRow="1" w:firstColumn="1" w:lastColumn="1" w:noHBand="0" w:noVBand="0"/>
            </w:tblPrEx>
          </w:tblPrExChange>
        </w:tblPrEx>
        <w:trPr>
          <w:trHeight w:val="70"/>
          <w:ins w:author="Andreyeva, Julia" w:date="2022-03-28T14:29:00Z" w:id="7953"/>
          <w:trPrChange w:author="Andreyeva, Julia" w:date="2022-03-28T14:29:00Z" w:id="7954">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955">
              <w:tcPr>
                <w:tcW w:w="1129" w:type="dxa"/>
                <w:tcBorders>
                  <w:top w:val="single" w:color="8CB1DE" w:themeColor="accent6" w:themeTint="99" w:sz="4" w:space="0"/>
                </w:tcBorders>
              </w:tcPr>
            </w:tcPrChange>
          </w:tcPr>
          <w:p w:rsidR="00D02BCE" w:rsidP="00D02BCE" w:rsidRDefault="00D02BCE" w14:paraId="77572D43" w14:textId="69CF6898">
            <w:pPr>
              <w:pStyle w:val="BodyText"/>
              <w:rPr>
                <w:ins w:author="Andreyeva, Julia" w:date="2022-03-28T14:29:00Z" w:id="7956"/>
                <w:rFonts w:ascii="Arial" w:hAnsi="Arial" w:cs="Arial"/>
                <w:szCs w:val="20"/>
              </w:rPr>
            </w:pPr>
            <w:ins w:author="Andreyeva, Julia" w:date="2022-03-28T14:30:00Z" w:id="7957">
              <w:r>
                <w:rPr>
                  <w:rFonts w:ascii="Arial" w:hAnsi="Arial" w:cs="Arial"/>
                  <w:b w:val="0"/>
                  <w:bCs w:val="0"/>
                  <w:szCs w:val="20"/>
                </w:rPr>
                <w:t>Button</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958">
              <w:tcPr>
                <w:tcW w:w="2977" w:type="dxa"/>
                <w:tcBorders>
                  <w:top w:val="single" w:color="8CB1DE" w:themeColor="accent6" w:themeTint="99" w:sz="4" w:space="0"/>
                </w:tcBorders>
              </w:tcPr>
            </w:tcPrChange>
          </w:tcPr>
          <w:p w:rsidRPr="00B00E4F" w:rsidR="00D02BCE" w:rsidP="00D02BCE" w:rsidRDefault="00D02BCE" w14:paraId="6670620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59"/>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29:00Z" w:id="7960">
              <w:tcPr>
                <w:tcW w:w="1985" w:type="dxa"/>
                <w:tcBorders>
                  <w:top w:val="single" w:color="8CB1DE" w:themeColor="accent6" w:themeTint="99" w:sz="4" w:space="0"/>
                </w:tcBorders>
              </w:tcPr>
            </w:tcPrChange>
          </w:tcPr>
          <w:p w:rsidR="00D02BCE" w:rsidP="00D02BCE" w:rsidRDefault="00D02BCE" w14:paraId="006E1FD5" w14:textId="54EC91D1">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61"/>
                <w:rFonts w:ascii="Arial" w:hAnsi="Arial" w:cs="Arial"/>
                <w:szCs w:val="20"/>
              </w:rPr>
            </w:pPr>
            <w:ins w:author="Andreyeva, Julia" w:date="2022-03-28T14:30:00Z" w:id="7962">
              <w:r w:rsidRPr="00211BC2">
                <w:rPr>
                  <w:rFonts w:ascii="Arial" w:hAnsi="Arial" w:cs="Arial"/>
                  <w:szCs w:val="20"/>
                </w:rPr>
                <w:t>Apply</w:t>
              </w:r>
            </w:ins>
          </w:p>
        </w:tc>
        <w:tc>
          <w:tcPr>
            <w:tcW w:w="0" w:type="dxa"/>
            <w:tcBorders>
              <w:top w:val="single" w:color="8CB1DE" w:themeColor="accent6" w:themeTint="99" w:sz="4" w:space="0"/>
              <w:bottom w:val="single" w:color="8CB1DE" w:themeColor="accent6" w:themeTint="99" w:sz="4" w:space="0"/>
            </w:tcBorders>
            <w:tcPrChange w:author="Andreyeva, Julia" w:date="2022-03-28T14:29:00Z" w:id="7963">
              <w:tcPr>
                <w:tcW w:w="1417" w:type="dxa"/>
                <w:tcBorders>
                  <w:top w:val="single" w:color="8CB1DE" w:themeColor="accent6" w:themeTint="99" w:sz="4" w:space="0"/>
                </w:tcBorders>
              </w:tcPr>
            </w:tcPrChange>
          </w:tcPr>
          <w:p w:rsidRPr="00421C61" w:rsidR="00D02BCE" w:rsidP="00D02BCE" w:rsidRDefault="00D02BCE" w14:paraId="1BC7EE12" w14:textId="5E36FCF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64"/>
                <w:rFonts w:ascii="Arial" w:hAnsi="Arial" w:cs="Arial"/>
                <w:szCs w:val="20"/>
              </w:rPr>
            </w:pPr>
            <w:ins w:author="Andreyeva, Julia" w:date="2022-03-28T14:30:00Z" w:id="7965">
              <w:r>
                <w:rPr>
                  <w:rFonts w:ascii="Arial" w:hAnsi="Arial" w:cs="Arial"/>
                  <w:szCs w:val="20"/>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29:00Z" w:id="7966">
              <w:tcPr>
                <w:tcW w:w="2356" w:type="dxa"/>
                <w:tcBorders>
                  <w:top w:val="single" w:color="8CB1DE" w:themeColor="accent6" w:themeTint="99" w:sz="4" w:space="0"/>
                </w:tcBorders>
              </w:tcPr>
            </w:tcPrChange>
          </w:tcPr>
          <w:p w:rsidR="00D02BCE" w:rsidP="00D02BCE" w:rsidRDefault="00D02BCE" w14:paraId="6004EB26" w14:textId="12A2EFC5">
            <w:pPr>
              <w:pStyle w:val="BodyText"/>
              <w:rPr>
                <w:ins w:author="Andreyeva, Julia" w:date="2022-03-28T14:29:00Z" w:id="7967"/>
                <w:rFonts w:ascii="Arial" w:hAnsi="Arial" w:cs="Arial"/>
                <w:szCs w:val="20"/>
              </w:rPr>
            </w:pPr>
            <w:ins w:author="Andreyeva, Julia" w:date="2022-03-28T14:30:00Z" w:id="7968">
              <w:r w:rsidRPr="00656CCB">
                <w:rPr>
                  <w:rFonts w:ascii="Arial" w:hAnsi="Arial" w:cs="Arial"/>
                  <w:b w:val="0"/>
                  <w:bCs w:val="0"/>
                  <w:szCs w:val="20"/>
                </w:rPr>
                <w:t>Apply</w:t>
              </w:r>
            </w:ins>
          </w:p>
        </w:tc>
      </w:tr>
      <w:tr w:rsidRPr="00B00E4F" w:rsidR="00D02BCE" w:rsidTr="00E14558" w14:paraId="76F0270A" w14:textId="77777777">
        <w:trPr>
          <w:trHeight w:val="70"/>
          <w:ins w:author="Andreyeva, Julia" w:date="2022-03-28T14:36:00Z" w:id="7969"/>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bottom w:val="single" w:color="8CB1DE" w:themeColor="accent6" w:themeTint="99" w:sz="4" w:space="0"/>
            </w:tcBorders>
          </w:tcPr>
          <w:p w:rsidR="00D02BCE" w:rsidP="00D02BCE" w:rsidRDefault="00D02BCE" w14:paraId="4D39A658" w14:textId="670A274C">
            <w:pPr>
              <w:pStyle w:val="BodyText"/>
              <w:rPr>
                <w:ins w:author="Andreyeva, Julia" w:date="2022-03-28T14:36:00Z" w:id="7970"/>
                <w:rFonts w:ascii="Arial" w:hAnsi="Arial" w:cs="Arial"/>
                <w:szCs w:val="20"/>
              </w:rPr>
            </w:pPr>
            <w:ins w:author="Andreyeva, Julia" w:date="2022-03-28T14:36:00Z" w:id="7971">
              <w:r>
                <w:rPr>
                  <w:rFonts w:ascii="Arial" w:hAnsi="Arial" w:cs="Arial"/>
                  <w:b w:val="0"/>
                  <w:bCs w:val="0"/>
                  <w:szCs w:val="20"/>
                </w:rPr>
                <w:t>Button</w:t>
              </w:r>
            </w:ins>
          </w:p>
        </w:tc>
        <w:tc>
          <w:tcPr>
            <w:tcW w:w="2977" w:type="dxa"/>
            <w:tcBorders>
              <w:top w:val="single" w:color="8CB1DE" w:themeColor="accent6" w:themeTint="99" w:sz="4" w:space="0"/>
              <w:bottom w:val="single" w:color="8CB1DE" w:themeColor="accent6" w:themeTint="99" w:sz="4" w:space="0"/>
            </w:tcBorders>
          </w:tcPr>
          <w:p w:rsidRPr="00B00E4F" w:rsidR="00D02BCE" w:rsidP="00D02BCE" w:rsidRDefault="00D02BCE" w14:paraId="37AF550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6:00Z" w:id="7972"/>
                <w:rFonts w:ascii="Arial" w:hAnsi="Arial" w:cs="Arial"/>
                <w:b/>
                <w:bCs/>
                <w:szCs w:val="20"/>
              </w:rPr>
            </w:pPr>
          </w:p>
        </w:tc>
        <w:tc>
          <w:tcPr>
            <w:tcW w:w="1985" w:type="dxa"/>
            <w:tcBorders>
              <w:top w:val="single" w:color="8CB1DE" w:themeColor="accent6" w:themeTint="99" w:sz="4" w:space="0"/>
              <w:bottom w:val="single" w:color="8CB1DE" w:themeColor="accent6" w:themeTint="99" w:sz="4" w:space="0"/>
            </w:tcBorders>
          </w:tcPr>
          <w:p w:rsidRPr="00211BC2" w:rsidR="00D02BCE" w:rsidP="00D02BCE" w:rsidRDefault="00D02BCE" w14:paraId="5C5E16A8" w14:textId="0B928500">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6:00Z" w:id="7973"/>
                <w:rFonts w:ascii="Arial" w:hAnsi="Arial" w:cs="Arial"/>
                <w:szCs w:val="20"/>
              </w:rPr>
            </w:pPr>
            <w:ins w:author="Andreyeva, Julia" w:date="2022-03-28T14:36:00Z" w:id="7974">
              <w:r w:rsidRPr="00211BC2">
                <w:rPr>
                  <w:rFonts w:ascii="Arial" w:hAnsi="Arial" w:cs="Arial"/>
                  <w:szCs w:val="20"/>
                </w:rPr>
                <w:t>Apply</w:t>
              </w:r>
            </w:ins>
          </w:p>
        </w:tc>
        <w:tc>
          <w:tcPr>
            <w:tcW w:w="1417" w:type="dxa"/>
            <w:tcBorders>
              <w:top w:val="single" w:color="8CB1DE" w:themeColor="accent6" w:themeTint="99" w:sz="4" w:space="0"/>
              <w:bottom w:val="single" w:color="8CB1DE" w:themeColor="accent6" w:themeTint="99" w:sz="4" w:space="0"/>
            </w:tcBorders>
          </w:tcPr>
          <w:p w:rsidR="00D02BCE" w:rsidP="00D02BCE" w:rsidRDefault="00D02BCE" w14:paraId="20980373" w14:textId="48D48499">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36:00Z" w:id="7975"/>
                <w:rFonts w:ascii="Arial" w:hAnsi="Arial" w:cs="Arial"/>
                <w:szCs w:val="20"/>
              </w:rPr>
            </w:pPr>
            <w:ins w:author="Andreyeva, Julia" w:date="2022-03-28T14:36:00Z" w:id="7976">
              <w:r>
                <w:rPr>
                  <w:rFonts w:ascii="Arial" w:hAnsi="Arial" w:cs="Arial"/>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bottom w:val="single" w:color="8CB1DE" w:themeColor="accent6" w:themeTint="99" w:sz="4" w:space="0"/>
            </w:tcBorders>
          </w:tcPr>
          <w:p w:rsidRPr="00656CCB" w:rsidR="00D02BCE" w:rsidP="00D02BCE" w:rsidRDefault="00D02BCE" w14:paraId="02C91325" w14:textId="4E7E0E82">
            <w:pPr>
              <w:pStyle w:val="BodyText"/>
              <w:rPr>
                <w:ins w:author="Andreyeva, Julia" w:date="2022-03-28T14:36:00Z" w:id="7977"/>
                <w:rFonts w:ascii="Arial" w:hAnsi="Arial" w:cs="Arial"/>
                <w:szCs w:val="20"/>
              </w:rPr>
            </w:pPr>
            <w:ins w:author="Andreyeva, Julia" w:date="2022-03-28T14:36:00Z" w:id="7978">
              <w:r w:rsidRPr="00656CCB">
                <w:rPr>
                  <w:rFonts w:ascii="Arial" w:hAnsi="Arial" w:cs="Arial"/>
                  <w:b w:val="0"/>
                  <w:bCs w:val="0"/>
                  <w:szCs w:val="20"/>
                </w:rPr>
                <w:t>Apply</w:t>
              </w:r>
            </w:ins>
          </w:p>
        </w:tc>
      </w:tr>
      <w:tr w:rsidRPr="00B00E4F" w:rsidR="00D02BCE" w:rsidTr="00D02BCE" w14:paraId="6050A3CC" w14:textId="77777777">
        <w:tblPrEx>
          <w:tblW w:w="9864" w:type="dxa"/>
          <w:tblLayout w:type="fixed"/>
          <w:tblLook w:val="01E0" w:firstRow="1" w:lastRow="1" w:firstColumn="1" w:lastColumn="1" w:noHBand="0" w:noVBand="0"/>
          <w:tblPrExChange w:author="Andreyeva, Julia" w:date="2022-03-28T14:36:00Z" w:id="7979">
            <w:tblPrEx>
              <w:tblW w:w="9864" w:type="dxa"/>
              <w:tblLayout w:type="fixed"/>
              <w:tblLook w:val="01E0" w:firstRow="1" w:lastRow="1" w:firstColumn="1" w:lastColumn="1" w:noHBand="0" w:noVBand="0"/>
            </w:tblPrEx>
          </w:tblPrExChange>
        </w:tblPrEx>
        <w:trPr>
          <w:trHeight w:val="70"/>
          <w:ins w:author="Andreyeva, Julia" w:date="2022-03-28T14:29:00Z" w:id="7980"/>
          <w:trPrChange w:author="Andreyeva, Julia" w:date="2022-03-28T14:36:00Z" w:id="7981">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36:00Z" w:id="7982">
              <w:tcPr>
                <w:tcW w:w="1129" w:type="dxa"/>
                <w:tcBorders>
                  <w:top w:val="single" w:color="8CB1DE" w:themeColor="accent6" w:themeTint="99" w:sz="4" w:space="0"/>
                </w:tcBorders>
              </w:tcPr>
            </w:tcPrChange>
          </w:tcPr>
          <w:p w:rsidR="00D02BCE" w:rsidP="00D02BCE" w:rsidRDefault="00D02BCE" w14:paraId="4357FE75" w14:textId="0FD5212D">
            <w:pPr>
              <w:pStyle w:val="BodyText"/>
              <w:rPr>
                <w:ins w:author="Andreyeva, Julia" w:date="2022-03-28T14:29:00Z" w:id="7983"/>
                <w:rFonts w:ascii="Arial" w:hAnsi="Arial" w:cs="Arial"/>
                <w:szCs w:val="20"/>
              </w:rPr>
            </w:pPr>
            <w:ins w:author="Andreyeva, Julia" w:date="2022-03-28T14:30:00Z" w:id="7984">
              <w:r>
                <w:rPr>
                  <w:rFonts w:ascii="Arial" w:hAnsi="Arial" w:cs="Arial"/>
                  <w:b w:val="0"/>
                  <w:bCs w:val="0"/>
                  <w:szCs w:val="20"/>
                </w:rPr>
                <w:t>Button</w:t>
              </w:r>
            </w:ins>
          </w:p>
        </w:tc>
        <w:tc>
          <w:tcPr>
            <w:tcW w:w="0" w:type="dxa"/>
            <w:tcBorders>
              <w:top w:val="single" w:color="8CB1DE" w:themeColor="accent6" w:themeTint="99" w:sz="4" w:space="0"/>
              <w:bottom w:val="single" w:color="8CB1DE" w:themeColor="accent6" w:themeTint="99" w:sz="4" w:space="0"/>
            </w:tcBorders>
            <w:tcPrChange w:author="Andreyeva, Julia" w:date="2022-03-28T14:36:00Z" w:id="7985">
              <w:tcPr>
                <w:tcW w:w="2977" w:type="dxa"/>
                <w:tcBorders>
                  <w:top w:val="single" w:color="8CB1DE" w:themeColor="accent6" w:themeTint="99" w:sz="4" w:space="0"/>
                </w:tcBorders>
              </w:tcPr>
            </w:tcPrChange>
          </w:tcPr>
          <w:p w:rsidRPr="00B00E4F" w:rsidR="00D02BCE" w:rsidP="00D02BCE" w:rsidRDefault="00D02BCE" w14:paraId="21C9A5B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86"/>
                <w:rFonts w:ascii="Arial" w:hAnsi="Arial" w:cs="Arial"/>
                <w:b/>
                <w:bCs/>
                <w:szCs w:val="20"/>
              </w:rPr>
            </w:pPr>
          </w:p>
        </w:tc>
        <w:tc>
          <w:tcPr>
            <w:tcW w:w="0" w:type="dxa"/>
            <w:tcBorders>
              <w:top w:val="single" w:color="8CB1DE" w:themeColor="accent6" w:themeTint="99" w:sz="4" w:space="0"/>
              <w:bottom w:val="single" w:color="8CB1DE" w:themeColor="accent6" w:themeTint="99" w:sz="4" w:space="0"/>
            </w:tcBorders>
            <w:tcPrChange w:author="Andreyeva, Julia" w:date="2022-03-28T14:36:00Z" w:id="7987">
              <w:tcPr>
                <w:tcW w:w="1985" w:type="dxa"/>
                <w:tcBorders>
                  <w:top w:val="single" w:color="8CB1DE" w:themeColor="accent6" w:themeTint="99" w:sz="4" w:space="0"/>
                </w:tcBorders>
              </w:tcPr>
            </w:tcPrChange>
          </w:tcPr>
          <w:p w:rsidRPr="00D02BCE" w:rsidR="00D02BCE" w:rsidP="00D02BCE" w:rsidRDefault="00D02BCE" w14:paraId="4FE779A1" w14:textId="7E666F32">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88"/>
                <w:rFonts w:ascii="Arial" w:hAnsi="Arial" w:cs="Arial"/>
                <w:bCs/>
                <w:szCs w:val="20"/>
                <w:rPrChange w:author="Andreyeva, Julia" w:date="2022-03-28T14:36:00Z" w:id="7989">
                  <w:rPr>
                    <w:ins w:author="Andreyeva, Julia" w:date="2022-03-28T14:29:00Z" w:id="7990"/>
                    <w:rFonts w:ascii="Arial" w:hAnsi="Arial" w:cs="Arial"/>
                    <w:szCs w:val="20"/>
                  </w:rPr>
                </w:rPrChange>
              </w:rPr>
            </w:pPr>
            <w:ins w:author="Andreyeva, Julia" w:date="2022-03-28T14:30:00Z" w:id="7991">
              <w:r w:rsidRPr="00D02BCE">
                <w:rPr>
                  <w:rFonts w:ascii="Arial" w:hAnsi="Arial" w:cs="Arial"/>
                  <w:bCs/>
                  <w:szCs w:val="20"/>
                  <w:rPrChange w:author="Andreyeva, Julia" w:date="2022-03-28T14:36:00Z" w:id="7992">
                    <w:rPr>
                      <w:rFonts w:ascii="Arial" w:hAnsi="Arial" w:cs="Arial"/>
                      <w:szCs w:val="20"/>
                    </w:rPr>
                  </w:rPrChange>
                </w:rPr>
                <w:t>Submit Target List</w:t>
              </w:r>
            </w:ins>
          </w:p>
        </w:tc>
        <w:tc>
          <w:tcPr>
            <w:tcW w:w="0" w:type="dxa"/>
            <w:tcBorders>
              <w:top w:val="single" w:color="8CB1DE" w:themeColor="accent6" w:themeTint="99" w:sz="4" w:space="0"/>
              <w:bottom w:val="single" w:color="8CB1DE" w:themeColor="accent6" w:themeTint="99" w:sz="4" w:space="0"/>
            </w:tcBorders>
            <w:tcPrChange w:author="Andreyeva, Julia" w:date="2022-03-28T14:36:00Z" w:id="7993">
              <w:tcPr>
                <w:tcW w:w="1417" w:type="dxa"/>
                <w:tcBorders>
                  <w:top w:val="single" w:color="8CB1DE" w:themeColor="accent6" w:themeTint="99" w:sz="4" w:space="0"/>
                </w:tcBorders>
              </w:tcPr>
            </w:tcPrChange>
          </w:tcPr>
          <w:p w:rsidRPr="00D02BCE" w:rsidR="00D02BCE" w:rsidP="00D02BCE" w:rsidRDefault="00D02BCE" w14:paraId="7E320401" w14:textId="4B810E3C">
            <w:pPr>
              <w:pStyle w:val="BodyText"/>
              <w:cnfStyle w:val="000000000000" w:firstRow="0" w:lastRow="0" w:firstColumn="0" w:lastColumn="0" w:oddVBand="0" w:evenVBand="0" w:oddHBand="0" w:evenHBand="0" w:firstRowFirstColumn="0" w:firstRowLastColumn="0" w:lastRowFirstColumn="0" w:lastRowLastColumn="0"/>
              <w:rPr>
                <w:ins w:author="Andreyeva, Julia" w:date="2022-03-28T14:29:00Z" w:id="7994"/>
                <w:rFonts w:ascii="Arial" w:hAnsi="Arial" w:cs="Arial"/>
                <w:bCs/>
                <w:szCs w:val="20"/>
                <w:rPrChange w:author="Andreyeva, Julia" w:date="2022-03-28T14:36:00Z" w:id="7995">
                  <w:rPr>
                    <w:ins w:author="Andreyeva, Julia" w:date="2022-03-28T14:29:00Z" w:id="7996"/>
                    <w:rFonts w:ascii="Arial" w:hAnsi="Arial" w:cs="Arial"/>
                    <w:szCs w:val="20"/>
                  </w:rPr>
                </w:rPrChange>
              </w:rPr>
            </w:pPr>
            <w:ins w:author="Andreyeva, Julia" w:date="2022-03-28T14:31:00Z" w:id="7997">
              <w:r w:rsidRPr="00D02BCE">
                <w:rPr>
                  <w:rFonts w:ascii="Arial" w:hAnsi="Arial" w:cs="Arial"/>
                  <w:bCs/>
                  <w:szCs w:val="20"/>
                  <w:rPrChange w:author="Andreyeva, Julia" w:date="2022-03-28T14:36:00Z" w:id="7998">
                    <w:rPr>
                      <w:rFonts w:ascii="Arial" w:hAnsi="Arial" w:cs="Arial"/>
                      <w:szCs w:val="20"/>
                    </w:rPr>
                  </w:rPrChange>
                </w:rPr>
                <w:t>KZA</w:t>
              </w:r>
            </w:ins>
          </w:p>
        </w:tc>
        <w:tc>
          <w:tcPr>
            <w:cnfStyle w:val="000100000000" w:firstRow="0" w:lastRow="0" w:firstColumn="0" w:lastColumn="1" w:oddVBand="0" w:evenVBand="0" w:oddHBand="0" w:evenHBand="0" w:firstRowFirstColumn="0" w:firstRowLastColumn="0" w:lastRowFirstColumn="0" w:lastRowLastColumn="0"/>
            <w:tcW w:w="0" w:type="dxa"/>
            <w:tcBorders>
              <w:top w:val="single" w:color="8CB1DE" w:themeColor="accent6" w:themeTint="99" w:sz="4" w:space="0"/>
              <w:bottom w:val="single" w:color="8CB1DE" w:themeColor="accent6" w:themeTint="99" w:sz="4" w:space="0"/>
            </w:tcBorders>
            <w:tcPrChange w:author="Andreyeva, Julia" w:date="2022-03-28T14:36:00Z" w:id="7999">
              <w:tcPr>
                <w:tcW w:w="2356" w:type="dxa"/>
                <w:tcBorders>
                  <w:top w:val="single" w:color="8CB1DE" w:themeColor="accent6" w:themeTint="99" w:sz="4" w:space="0"/>
                </w:tcBorders>
              </w:tcPr>
            </w:tcPrChange>
          </w:tcPr>
          <w:p w:rsidR="00D02BCE" w:rsidP="00D02BCE" w:rsidRDefault="00D02BCE" w14:paraId="5FD0977E" w14:textId="3AC4C5AE">
            <w:pPr>
              <w:pStyle w:val="BodyText"/>
              <w:rPr>
                <w:ins w:author="Andreyeva, Julia" w:date="2022-03-28T14:29:00Z" w:id="8000"/>
                <w:rFonts w:ascii="Arial" w:hAnsi="Arial" w:cs="Arial"/>
                <w:szCs w:val="20"/>
              </w:rPr>
            </w:pPr>
            <w:ins w:author="Andreyeva, Julia" w:date="2022-03-28T14:30:00Z" w:id="8001">
              <w:r w:rsidRPr="00656CCB">
                <w:rPr>
                  <w:rFonts w:ascii="Arial" w:hAnsi="Arial" w:cs="Arial"/>
                  <w:b w:val="0"/>
                  <w:bCs w:val="0"/>
                  <w:szCs w:val="20"/>
                </w:rPr>
                <w:t>Submit Target List</w:t>
              </w:r>
            </w:ins>
          </w:p>
        </w:tc>
      </w:tr>
      <w:tr w:rsidRPr="00B00E4F" w:rsidR="00D02BCE" w:rsidTr="00362BCE" w14:paraId="30E0F72F" w14:textId="77777777">
        <w:trPr>
          <w:cnfStyle w:val="010000000000" w:firstRow="0" w:lastRow="1" w:firstColumn="0" w:lastColumn="0" w:oddVBand="0" w:evenVBand="0" w:oddHBand="0" w:evenHBand="0" w:firstRowFirstColumn="0" w:firstRowLastColumn="0" w:lastRowFirstColumn="0" w:lastRowLastColumn="0"/>
          <w:trHeight w:val="70"/>
          <w:ins w:author="Andreyeva, Julia" w:date="2022-03-28T14:36:00Z" w:id="8002"/>
        </w:trPr>
        <w:tc>
          <w:tcPr>
            <w:cnfStyle w:val="001000000000" w:firstRow="0" w:lastRow="0" w:firstColumn="1" w:lastColumn="0" w:oddVBand="0" w:evenVBand="0" w:oddHBand="0" w:evenHBand="0" w:firstRowFirstColumn="0" w:firstRowLastColumn="0" w:lastRowFirstColumn="0" w:lastRowLastColumn="0"/>
            <w:tcW w:w="1129" w:type="dxa"/>
            <w:tcBorders>
              <w:top w:val="single" w:color="8CB1DE" w:themeColor="accent6" w:themeTint="99" w:sz="4" w:space="0"/>
            </w:tcBorders>
          </w:tcPr>
          <w:p w:rsidR="00D02BCE" w:rsidP="00D02BCE" w:rsidRDefault="00D02BCE" w14:paraId="3CE8DCEB" w14:textId="3D07ACBF">
            <w:pPr>
              <w:pStyle w:val="BodyText"/>
              <w:rPr>
                <w:ins w:author="Andreyeva, Julia" w:date="2022-03-28T14:36:00Z" w:id="8003"/>
                <w:rFonts w:ascii="Arial" w:hAnsi="Arial" w:cs="Arial"/>
                <w:szCs w:val="20"/>
              </w:rPr>
            </w:pPr>
            <w:ins w:author="Andreyeva, Julia" w:date="2022-03-28T14:36:00Z" w:id="8004">
              <w:r>
                <w:rPr>
                  <w:rFonts w:ascii="Arial" w:hAnsi="Arial" w:cs="Arial"/>
                  <w:b w:val="0"/>
                  <w:bCs w:val="0"/>
                  <w:szCs w:val="20"/>
                </w:rPr>
                <w:t>Button</w:t>
              </w:r>
            </w:ins>
          </w:p>
        </w:tc>
        <w:tc>
          <w:tcPr>
            <w:tcW w:w="2977" w:type="dxa"/>
            <w:tcBorders>
              <w:top w:val="single" w:color="8CB1DE" w:themeColor="accent6" w:themeTint="99" w:sz="4" w:space="0"/>
            </w:tcBorders>
          </w:tcPr>
          <w:p w:rsidRPr="00B00E4F" w:rsidR="00D02BCE" w:rsidP="00D02BCE" w:rsidRDefault="00D02BCE" w14:paraId="4C6FF9B0" w14:textId="77777777">
            <w:pPr>
              <w:pStyle w:val="BodyText"/>
              <w:cnfStyle w:val="010000000000" w:firstRow="0" w:lastRow="1" w:firstColumn="0" w:lastColumn="0" w:oddVBand="0" w:evenVBand="0" w:oddHBand="0" w:evenHBand="0" w:firstRowFirstColumn="0" w:firstRowLastColumn="0" w:lastRowFirstColumn="0" w:lastRowLastColumn="0"/>
              <w:rPr>
                <w:ins w:author="Andreyeva, Julia" w:date="2022-03-28T14:36:00Z" w:id="8005"/>
                <w:rFonts w:ascii="Arial" w:hAnsi="Arial" w:cs="Arial"/>
                <w:b w:val="0"/>
                <w:bCs w:val="0"/>
                <w:szCs w:val="20"/>
              </w:rPr>
            </w:pPr>
          </w:p>
        </w:tc>
        <w:tc>
          <w:tcPr>
            <w:tcW w:w="1985" w:type="dxa"/>
            <w:tcBorders>
              <w:top w:val="single" w:color="8CB1DE" w:themeColor="accent6" w:themeTint="99" w:sz="4" w:space="0"/>
            </w:tcBorders>
          </w:tcPr>
          <w:p w:rsidRPr="00D02BCE" w:rsidR="00D02BCE" w:rsidP="00D02BCE" w:rsidRDefault="00D02BCE" w14:paraId="7ECAB85D" w14:textId="6A7AF05A">
            <w:pPr>
              <w:pStyle w:val="BodyText"/>
              <w:cnfStyle w:val="010000000000" w:firstRow="0" w:lastRow="1" w:firstColumn="0" w:lastColumn="0" w:oddVBand="0" w:evenVBand="0" w:oddHBand="0" w:evenHBand="0" w:firstRowFirstColumn="0" w:firstRowLastColumn="0" w:lastRowFirstColumn="0" w:lastRowLastColumn="0"/>
              <w:rPr>
                <w:ins w:author="Andreyeva, Julia" w:date="2022-03-28T14:36:00Z" w:id="8006"/>
                <w:rFonts w:ascii="Arial" w:hAnsi="Arial" w:cs="Arial"/>
                <w:b w:val="0"/>
                <w:szCs w:val="20"/>
              </w:rPr>
            </w:pPr>
            <w:ins w:author="Andreyeva, Julia" w:date="2022-03-28T14:36:00Z" w:id="8007">
              <w:r w:rsidRPr="00AE2229">
                <w:rPr>
                  <w:rFonts w:ascii="Arial" w:hAnsi="Arial" w:cs="Arial"/>
                  <w:b w:val="0"/>
                  <w:bCs w:val="0"/>
                  <w:szCs w:val="20"/>
                </w:rPr>
                <w:t>Submit Target List</w:t>
              </w:r>
            </w:ins>
          </w:p>
        </w:tc>
        <w:tc>
          <w:tcPr>
            <w:tcW w:w="1417" w:type="dxa"/>
            <w:tcBorders>
              <w:top w:val="single" w:color="8CB1DE" w:themeColor="accent6" w:themeTint="99" w:sz="4" w:space="0"/>
            </w:tcBorders>
          </w:tcPr>
          <w:p w:rsidRPr="00D02BCE" w:rsidR="00D02BCE" w:rsidP="00D02BCE" w:rsidRDefault="00D02BCE" w14:paraId="420FC969" w14:textId="47FB89DE">
            <w:pPr>
              <w:pStyle w:val="BodyText"/>
              <w:cnfStyle w:val="010000000000" w:firstRow="0" w:lastRow="1" w:firstColumn="0" w:lastColumn="0" w:oddVBand="0" w:evenVBand="0" w:oddHBand="0" w:evenHBand="0" w:firstRowFirstColumn="0" w:firstRowLastColumn="0" w:lastRowFirstColumn="0" w:lastRowLastColumn="0"/>
              <w:rPr>
                <w:ins w:author="Andreyeva, Julia" w:date="2022-03-28T14:36:00Z" w:id="8008"/>
                <w:rFonts w:ascii="Arial" w:hAnsi="Arial" w:cs="Arial"/>
                <w:b w:val="0"/>
                <w:szCs w:val="20"/>
              </w:rPr>
            </w:pPr>
            <w:ins w:author="Andreyeva, Julia" w:date="2022-03-28T14:36:00Z" w:id="8009">
              <w:r>
                <w:rPr>
                  <w:rFonts w:ascii="Arial" w:hAnsi="Arial" w:cs="Arial"/>
                  <w:b w:val="0"/>
                  <w:bCs w:val="0"/>
                  <w:szCs w:val="20"/>
                </w:rPr>
                <w:t>ENU</w:t>
              </w:r>
            </w:ins>
          </w:p>
        </w:tc>
        <w:tc>
          <w:tcPr>
            <w:cnfStyle w:val="000100000000" w:firstRow="0" w:lastRow="0" w:firstColumn="0" w:lastColumn="1" w:oddVBand="0" w:evenVBand="0" w:oddHBand="0" w:evenHBand="0" w:firstRowFirstColumn="0" w:firstRowLastColumn="0" w:lastRowFirstColumn="0" w:lastRowLastColumn="0"/>
            <w:tcW w:w="2356" w:type="dxa"/>
            <w:tcBorders>
              <w:top w:val="single" w:color="8CB1DE" w:themeColor="accent6" w:themeTint="99" w:sz="4" w:space="0"/>
            </w:tcBorders>
          </w:tcPr>
          <w:p w:rsidRPr="00656CCB" w:rsidR="00D02BCE" w:rsidP="00D02BCE" w:rsidRDefault="00D02BCE" w14:paraId="72AEA446" w14:textId="4FD00685">
            <w:pPr>
              <w:pStyle w:val="BodyText"/>
              <w:rPr>
                <w:ins w:author="Andreyeva, Julia" w:date="2022-03-28T14:36:00Z" w:id="8010"/>
                <w:rFonts w:ascii="Arial" w:hAnsi="Arial" w:cs="Arial"/>
                <w:szCs w:val="20"/>
              </w:rPr>
            </w:pPr>
            <w:ins w:author="Andreyeva, Julia" w:date="2022-03-28T14:36:00Z" w:id="8011">
              <w:r w:rsidRPr="00656CCB">
                <w:rPr>
                  <w:rFonts w:ascii="Arial" w:hAnsi="Arial" w:cs="Arial"/>
                  <w:b w:val="0"/>
                  <w:bCs w:val="0"/>
                  <w:szCs w:val="20"/>
                </w:rPr>
                <w:t>Submit Target List</w:t>
              </w:r>
            </w:ins>
          </w:p>
        </w:tc>
      </w:tr>
      <w:bookmarkEnd w:id="5780"/>
    </w:tbl>
    <w:p w:rsidRPr="00EF3C6E" w:rsidR="00EF3C6E" w:rsidP="00D31061" w:rsidRDefault="00EF3C6E" w14:paraId="71E87FC0" w14:textId="77777777">
      <w:pPr>
        <w:rPr>
          <w:b/>
          <w:bCs/>
          <w:color w:val="00857E" w:themeColor="accent3" w:themeShade="BF"/>
          <w:lang w:val="en-US"/>
          <w:rPrChange w:author="Andreyeva, Julia" w:date="2022-03-03T17:55:00Z" w:id="8012">
            <w:rPr/>
          </w:rPrChange>
        </w:rPr>
      </w:pPr>
    </w:p>
    <w:p w:rsidR="00D31061" w:rsidP="005C4FB8" w:rsidRDefault="001305C2" w14:paraId="6A1EFE15" w14:textId="456C3B24">
      <w:pPr>
        <w:pStyle w:val="Heading2"/>
        <w:ind w:left="900" w:hanging="540"/>
        <w:rPr/>
      </w:pPr>
      <w:bookmarkStart w:name="_Toc75807734" w:id="8013"/>
      <w:r w:rsidR="001305C2">
        <w:rPr/>
        <w:t xml:space="preserve">2.3 </w:t>
      </w:r>
      <w:r w:rsidR="0018220B">
        <w:rPr/>
        <w:t>Changes in the ETL</w:t>
      </w:r>
      <w:bookmarkEnd w:id="8013"/>
    </w:p>
    <w:p w:rsidRPr="00D46517" w:rsidR="00414573" w:rsidRDefault="00CB3508" w14:paraId="396AC6D6" w14:textId="2E1B8B23">
      <w:pPr>
        <w:pStyle w:val="ListParagraph"/>
        <w:spacing w:after="0" w:line="240" w:lineRule="auto"/>
        <w:rPr>
          <w:i/>
          <w:iCs/>
          <w:color w:val="A6A6A6" w:themeColor="background1" w:themeShade="A6"/>
          <w:sz w:val="20"/>
          <w:szCs w:val="20"/>
        </w:rPr>
        <w:pPrChange w:author="Andreyeva, Julia" w:date="2022-03-03T17:00:00Z" w:id="8014">
          <w:pPr>
            <w:pStyle w:val="ListParagraph"/>
            <w:numPr>
              <w:numId w:val="6"/>
            </w:numPr>
            <w:spacing w:after="0" w:line="240" w:lineRule="auto"/>
            <w:ind w:hanging="360"/>
          </w:pPr>
        </w:pPrChange>
      </w:pPr>
      <w:del w:author="Andreyeva, Julia" w:date="2022-03-03T17:00:00Z" w:id="8015">
        <w:r w:rsidRPr="00736793" w:rsidDel="006128F9">
          <w:rPr>
            <w:i/>
            <w:iCs/>
            <w:sz w:val="20"/>
            <w:szCs w:val="20"/>
          </w:rPr>
          <w:delText>Xxx</w:delText>
        </w:r>
        <w:r w:rsidDel="006128F9">
          <w:rPr>
            <w:i/>
            <w:iCs/>
            <w:color w:val="A6A6A6" w:themeColor="background1" w:themeShade="A6"/>
            <w:sz w:val="20"/>
            <w:szCs w:val="20"/>
          </w:rPr>
          <w:delText xml:space="preserve"> </w:delText>
        </w:r>
      </w:del>
    </w:p>
    <w:tbl>
      <w:tblPr>
        <w:tblStyle w:val="GridTable1Light-Accent6"/>
        <w:tblW w:w="9781" w:type="dxa"/>
        <w:tblInd w:w="-5" w:type="dxa"/>
        <w:tblLook w:val="04A0" w:firstRow="1" w:lastRow="0" w:firstColumn="1" w:lastColumn="0" w:noHBand="0" w:noVBand="1"/>
        <w:tblPrChange w:author="Andreyeva, Julia" w:date="2022-03-16T14:41:00Z" w:id="8016">
          <w:tblPr>
            <w:tblStyle w:val="GridTable1Light-Accent6"/>
            <w:tblW w:w="9540" w:type="dxa"/>
            <w:tblInd w:w="-5" w:type="dxa"/>
            <w:tblLook w:val="04A0" w:firstRow="1" w:lastRow="0" w:firstColumn="1" w:lastColumn="0" w:noHBand="0" w:noVBand="1"/>
          </w:tblPr>
        </w:tblPrChange>
      </w:tblPr>
      <w:tblGrid>
        <w:gridCol w:w="1094"/>
        <w:gridCol w:w="1170"/>
        <w:gridCol w:w="1750"/>
        <w:gridCol w:w="2647"/>
        <w:gridCol w:w="1358"/>
        <w:gridCol w:w="1762"/>
        <w:tblGridChange w:id="8017">
          <w:tblGrid>
            <w:gridCol w:w="5"/>
            <w:gridCol w:w="20"/>
            <w:gridCol w:w="1019"/>
            <w:gridCol w:w="20"/>
            <w:gridCol w:w="30"/>
            <w:gridCol w:w="1064"/>
            <w:gridCol w:w="20"/>
            <w:gridCol w:w="36"/>
            <w:gridCol w:w="50"/>
            <w:gridCol w:w="1675"/>
            <w:gridCol w:w="20"/>
            <w:gridCol w:w="20"/>
            <w:gridCol w:w="35"/>
            <w:gridCol w:w="2626"/>
            <w:gridCol w:w="13"/>
            <w:gridCol w:w="7"/>
            <w:gridCol w:w="1"/>
            <w:gridCol w:w="1347"/>
            <w:gridCol w:w="8"/>
            <w:gridCol w:w="3"/>
            <w:gridCol w:w="9"/>
            <w:gridCol w:w="1512"/>
            <w:gridCol w:w="5"/>
            <w:gridCol w:w="20"/>
          </w:tblGrid>
        </w:tblGridChange>
      </w:tblGrid>
      <w:tr w:rsidRPr="006F0712" w:rsidR="00AC797D" w:rsidTr="00A1323A" w14:paraId="27DA003D" w14:textId="77777777">
        <w:trPr>
          <w:cnfStyle w:val="100000000000" w:firstRow="1" w:lastRow="0" w:firstColumn="0" w:lastColumn="0" w:oddVBand="0" w:evenVBand="0" w:oddHBand="0" w:evenHBand="0" w:firstRowFirstColumn="0" w:firstRowLastColumn="0" w:lastRowFirstColumn="0" w:lastRowLastColumn="0"/>
          <w:trHeight w:val="300"/>
          <w:trPrChange w:author="Andreyeva, Julia" w:date="2022-03-16T14:41:00Z" w:id="8018">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vAlign w:val="center"/>
            <w:hideMark/>
            <w:tcPrChange w:author="Andreyeva, Julia" w:date="2022-03-16T14:41:00Z" w:id="8019">
              <w:tcPr>
                <w:tcW w:w="1094" w:type="dxa"/>
                <w:gridSpan w:val="5"/>
                <w:vAlign w:val="center"/>
                <w:hideMark/>
              </w:tcPr>
            </w:tcPrChange>
          </w:tcPr>
          <w:p w:rsidRPr="006F0712" w:rsidR="00D24514" w:rsidP="00652EAA" w:rsidRDefault="00D24514" w14:paraId="1C20D11E" w14:textId="77777777">
            <w:pPr>
              <w:jc w:val="center"/>
              <w:cnfStyle w:val="101000000000" w:firstRow="1" w:lastRow="0" w:firstColumn="1"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r w:rsidRPr="006F0712">
              <w:rPr>
                <w:rFonts w:ascii="Arial" w:hAnsi="Arial" w:eastAsia="Times New Roman" w:cs="Arial"/>
                <w:color w:val="000000"/>
                <w:sz w:val="20"/>
                <w:szCs w:val="20"/>
                <w:lang w:val="en-US"/>
              </w:rPr>
              <w:t> </w:t>
            </w:r>
          </w:p>
        </w:tc>
        <w:tc>
          <w:tcPr>
            <w:tcW w:w="0" w:type="dxa"/>
            <w:gridSpan w:val="2"/>
            <w:vAlign w:val="center"/>
            <w:hideMark/>
            <w:tcPrChange w:author="Andreyeva, Julia" w:date="2022-03-16T14:41:00Z" w:id="8020">
              <w:tcPr>
                <w:tcW w:w="2920" w:type="dxa"/>
                <w:gridSpan w:val="8"/>
                <w:vAlign w:val="center"/>
                <w:hideMark/>
              </w:tcPr>
            </w:tcPrChange>
          </w:tcPr>
          <w:p w:rsidRPr="006F0712" w:rsidR="00D24514" w:rsidP="00652EAA" w:rsidRDefault="00D24514" w14:paraId="320333FB"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val="0"/>
                <w:bCs w:val="0"/>
                <w:color w:val="000000"/>
                <w:sz w:val="20"/>
                <w:szCs w:val="20"/>
                <w:lang w:val="en-US"/>
              </w:rPr>
            </w:pPr>
            <w:r w:rsidRPr="006F0712">
              <w:rPr>
                <w:rFonts w:ascii="Arial" w:hAnsi="Arial" w:eastAsia="Times New Roman" w:cs="Arial"/>
                <w:color w:val="000000"/>
                <w:sz w:val="20"/>
                <w:szCs w:val="20"/>
                <w:lang w:val="en-US"/>
              </w:rPr>
              <w:t>OLTP Source</w:t>
            </w:r>
          </w:p>
        </w:tc>
        <w:tc>
          <w:tcPr>
            <w:tcW w:w="0" w:type="dxa"/>
            <w:vAlign w:val="center"/>
            <w:hideMark/>
            <w:tcPrChange w:author="Andreyeva, Julia" w:date="2022-03-16T14:41:00Z" w:id="8021">
              <w:tcPr>
                <w:tcW w:w="2647" w:type="dxa"/>
                <w:gridSpan w:val="4"/>
                <w:vAlign w:val="center"/>
                <w:hideMark/>
              </w:tcPr>
            </w:tcPrChange>
          </w:tcPr>
          <w:p w:rsidRPr="006F0712" w:rsidR="00D24514" w:rsidP="00652EAA" w:rsidRDefault="00D24514" w14:paraId="3FEDF3FC"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val="0"/>
                <w:bCs w:val="0"/>
                <w:color w:val="000000"/>
                <w:sz w:val="20"/>
                <w:szCs w:val="20"/>
                <w:lang w:val="en-US"/>
              </w:rPr>
            </w:pPr>
            <w:r w:rsidRPr="006F0712">
              <w:rPr>
                <w:rFonts w:ascii="Arial" w:hAnsi="Arial" w:eastAsia="Times New Roman" w:cs="Arial"/>
                <w:color w:val="000000"/>
                <w:sz w:val="20"/>
                <w:szCs w:val="20"/>
                <w:lang w:val="en-US"/>
              </w:rPr>
              <w:t>ETL</w:t>
            </w:r>
          </w:p>
        </w:tc>
        <w:tc>
          <w:tcPr>
            <w:tcW w:w="3120" w:type="dxa"/>
            <w:gridSpan w:val="2"/>
            <w:vAlign w:val="center"/>
            <w:hideMark/>
            <w:tcPrChange w:author="Andreyeva, Julia" w:date="2022-03-16T14:41:00Z" w:id="8022">
              <w:tcPr>
                <w:tcW w:w="2879" w:type="dxa"/>
                <w:gridSpan w:val="5"/>
                <w:vAlign w:val="center"/>
                <w:hideMark/>
              </w:tcPr>
            </w:tcPrChange>
          </w:tcPr>
          <w:p w:rsidRPr="006F0712" w:rsidR="00D24514" w:rsidP="00652EAA" w:rsidRDefault="00D24514" w14:paraId="26B5CF2F"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eastAsia="Times New Roman" w:cs="Arial"/>
                <w:b w:val="0"/>
                <w:bCs w:val="0"/>
                <w:color w:val="000000"/>
                <w:sz w:val="20"/>
                <w:szCs w:val="20"/>
                <w:lang w:val="en-US"/>
              </w:rPr>
            </w:pPr>
            <w:r w:rsidRPr="006F0712">
              <w:rPr>
                <w:rFonts w:ascii="Arial" w:hAnsi="Arial" w:eastAsia="Times New Roman" w:cs="Arial"/>
                <w:color w:val="000000"/>
                <w:sz w:val="20"/>
                <w:szCs w:val="20"/>
                <w:lang w:val="en-US"/>
              </w:rPr>
              <w:t>OLAP Target</w:t>
            </w:r>
          </w:p>
        </w:tc>
      </w:tr>
      <w:tr w:rsidRPr="006F0712" w:rsidR="00A35227" w:rsidTr="00A1323A" w14:paraId="3DC90D79" w14:textId="77777777">
        <w:trPr>
          <w:trHeight w:val="300"/>
          <w:trPrChange w:author="Andreyeva, Julia" w:date="2022-03-16T14:41:00Z" w:id="8023">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vAlign w:val="center"/>
            <w:hideMark/>
            <w:tcPrChange w:author="Andreyeva, Julia" w:date="2022-03-16T14:41:00Z" w:id="8024">
              <w:tcPr>
                <w:tcW w:w="1094" w:type="dxa"/>
                <w:gridSpan w:val="5"/>
                <w:shd w:val="clear" w:color="auto" w:fill="2B5D9A" w:themeFill="accent6" w:themeFillShade="BF"/>
                <w:vAlign w:val="center"/>
                <w:hideMark/>
              </w:tcPr>
            </w:tcPrChange>
          </w:tcPr>
          <w:p w:rsidRPr="006F0712" w:rsidR="00D24514" w:rsidP="006F0712" w:rsidRDefault="00D24514" w14:paraId="7147E68B" w14:textId="77777777">
            <w:pPr>
              <w:jc w:val="center"/>
              <w:rPr>
                <w:rFonts w:ascii="Arial" w:hAnsi="Arial" w:eastAsia="Times New Roman" w:cs="Arial"/>
                <w:b w:val="0"/>
                <w:bCs w:val="0"/>
                <w:color w:val="FFFFFF" w:themeColor="background1"/>
                <w:sz w:val="20"/>
                <w:szCs w:val="20"/>
                <w:lang w:val="en-US"/>
              </w:rPr>
            </w:pPr>
            <w:r w:rsidRPr="006F0712">
              <w:rPr>
                <w:rFonts w:ascii="Arial" w:hAnsi="Arial" w:eastAsia="Times New Roman" w:cs="Arial"/>
                <w:color w:val="FFFFFF" w:themeColor="background1"/>
                <w:sz w:val="20"/>
                <w:szCs w:val="20"/>
                <w:lang w:val="en-US"/>
              </w:rPr>
              <w:t>#</w:t>
            </w:r>
          </w:p>
        </w:tc>
        <w:tc>
          <w:tcPr>
            <w:tcW w:w="0" w:type="dxa"/>
            <w:shd w:val="clear" w:color="auto" w:fill="2B5D9A" w:themeFill="accent6" w:themeFillShade="BF"/>
            <w:vAlign w:val="center"/>
            <w:hideMark/>
            <w:tcPrChange w:author="Andreyeva, Julia" w:date="2022-03-16T14:41:00Z" w:id="8025">
              <w:tcPr>
                <w:tcW w:w="1170" w:type="dxa"/>
                <w:gridSpan w:val="4"/>
                <w:shd w:val="clear" w:color="auto" w:fill="2B5D9A" w:themeFill="accent6" w:themeFillShade="BF"/>
                <w:vAlign w:val="center"/>
                <w:hideMark/>
              </w:tcPr>
            </w:tcPrChange>
          </w:tcPr>
          <w:p w:rsidRPr="006F0712" w:rsidR="00D24514" w:rsidP="006F0712" w:rsidRDefault="00D24514" w14:paraId="6E646026"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eastAsia="Times New Roman" w:cs="Arial"/>
                <w:b/>
                <w:bCs/>
                <w:color w:val="FFFFFF" w:themeColor="background1"/>
                <w:sz w:val="20"/>
                <w:szCs w:val="20"/>
                <w:lang w:val="en-US"/>
              </w:rPr>
            </w:pPr>
            <w:r w:rsidRPr="006F0712">
              <w:rPr>
                <w:rFonts w:ascii="Arial" w:hAnsi="Arial" w:eastAsia="Times New Roman" w:cs="Arial"/>
                <w:b/>
                <w:bCs/>
                <w:color w:val="FFFFFF" w:themeColor="background1"/>
                <w:sz w:val="20"/>
                <w:szCs w:val="20"/>
                <w:lang w:val="en-US"/>
              </w:rPr>
              <w:t>Entity</w:t>
            </w:r>
          </w:p>
        </w:tc>
        <w:tc>
          <w:tcPr>
            <w:tcW w:w="0" w:type="dxa"/>
            <w:shd w:val="clear" w:color="auto" w:fill="2B5D9A" w:themeFill="accent6" w:themeFillShade="BF"/>
            <w:vAlign w:val="center"/>
            <w:hideMark/>
            <w:tcPrChange w:author="Andreyeva, Julia" w:date="2022-03-16T14:41:00Z" w:id="8026">
              <w:tcPr>
                <w:tcW w:w="1750" w:type="dxa"/>
                <w:gridSpan w:val="4"/>
                <w:shd w:val="clear" w:color="auto" w:fill="2B5D9A" w:themeFill="accent6" w:themeFillShade="BF"/>
                <w:vAlign w:val="center"/>
                <w:hideMark/>
              </w:tcPr>
            </w:tcPrChange>
          </w:tcPr>
          <w:p w:rsidRPr="006F0712" w:rsidR="00D24514" w:rsidP="006F0712" w:rsidRDefault="00D24514" w14:paraId="1BC9832C"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eastAsia="Times New Roman" w:cs="Arial"/>
                <w:b/>
                <w:bCs/>
                <w:color w:val="FFFFFF" w:themeColor="background1"/>
                <w:sz w:val="20"/>
                <w:szCs w:val="20"/>
                <w:lang w:val="en-US"/>
              </w:rPr>
            </w:pPr>
            <w:r w:rsidRPr="006F0712">
              <w:rPr>
                <w:rFonts w:ascii="Arial" w:hAnsi="Arial" w:eastAsia="Times New Roman" w:cs="Arial"/>
                <w:b/>
                <w:bCs/>
                <w:color w:val="FFFFFF" w:themeColor="background1"/>
                <w:sz w:val="20"/>
                <w:szCs w:val="20"/>
                <w:lang w:val="en-US"/>
              </w:rPr>
              <w:t>Attribute</w:t>
            </w:r>
          </w:p>
        </w:tc>
        <w:tc>
          <w:tcPr>
            <w:tcW w:w="0" w:type="dxa"/>
            <w:shd w:val="clear" w:color="auto" w:fill="2B5D9A" w:themeFill="accent6" w:themeFillShade="BF"/>
            <w:vAlign w:val="center"/>
            <w:hideMark/>
            <w:tcPrChange w:author="Andreyeva, Julia" w:date="2022-03-16T14:41:00Z" w:id="8027">
              <w:tcPr>
                <w:tcW w:w="2647" w:type="dxa"/>
                <w:gridSpan w:val="4"/>
                <w:shd w:val="clear" w:color="auto" w:fill="2B5D9A" w:themeFill="accent6" w:themeFillShade="BF"/>
                <w:vAlign w:val="center"/>
                <w:hideMark/>
              </w:tcPr>
            </w:tcPrChange>
          </w:tcPr>
          <w:p w:rsidRPr="006F0712" w:rsidR="00D24514" w:rsidP="006F0712" w:rsidRDefault="00D24514" w14:paraId="1CBA0215"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eastAsia="Times New Roman" w:cs="Arial"/>
                <w:b/>
                <w:bCs/>
                <w:color w:val="FFFFFF" w:themeColor="background1"/>
                <w:sz w:val="20"/>
                <w:szCs w:val="20"/>
                <w:lang w:val="en-US"/>
              </w:rPr>
            </w:pPr>
            <w:r w:rsidRPr="006F0712">
              <w:rPr>
                <w:rFonts w:ascii="Arial" w:hAnsi="Arial" w:eastAsia="Times New Roman" w:cs="Arial"/>
                <w:b/>
                <w:bCs/>
                <w:color w:val="FFFFFF" w:themeColor="background1"/>
                <w:sz w:val="20"/>
                <w:szCs w:val="20"/>
                <w:lang w:val="en-US"/>
              </w:rPr>
              <w:t>Transformation</w:t>
            </w:r>
          </w:p>
        </w:tc>
        <w:tc>
          <w:tcPr>
            <w:tcW w:w="0" w:type="dxa"/>
            <w:shd w:val="clear" w:color="auto" w:fill="2B5D9A" w:themeFill="accent6" w:themeFillShade="BF"/>
            <w:vAlign w:val="center"/>
            <w:hideMark/>
            <w:tcPrChange w:author="Andreyeva, Julia" w:date="2022-03-16T14:41:00Z" w:id="8028">
              <w:tcPr>
                <w:tcW w:w="1358" w:type="dxa"/>
                <w:gridSpan w:val="3"/>
                <w:shd w:val="clear" w:color="auto" w:fill="2B5D9A" w:themeFill="accent6" w:themeFillShade="BF"/>
                <w:vAlign w:val="center"/>
                <w:hideMark/>
              </w:tcPr>
            </w:tcPrChange>
          </w:tcPr>
          <w:p w:rsidRPr="006F0712" w:rsidR="00D24514" w:rsidP="006F0712" w:rsidRDefault="00D24514" w14:paraId="26EEA3F7"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eastAsia="Times New Roman" w:cs="Arial"/>
                <w:b/>
                <w:bCs/>
                <w:color w:val="FFFFFF" w:themeColor="background1"/>
                <w:sz w:val="20"/>
                <w:szCs w:val="20"/>
                <w:lang w:val="en-US"/>
              </w:rPr>
            </w:pPr>
            <w:r w:rsidRPr="006F0712">
              <w:rPr>
                <w:rFonts w:ascii="Arial" w:hAnsi="Arial" w:eastAsia="Times New Roman" w:cs="Arial"/>
                <w:b/>
                <w:bCs/>
                <w:color w:val="FFFFFF" w:themeColor="background1"/>
                <w:sz w:val="20"/>
                <w:szCs w:val="20"/>
                <w:lang w:val="en-US"/>
              </w:rPr>
              <w:t>Entity</w:t>
            </w:r>
          </w:p>
        </w:tc>
        <w:tc>
          <w:tcPr>
            <w:tcW w:w="1762" w:type="dxa"/>
            <w:shd w:val="clear" w:color="auto" w:fill="2B5D9A" w:themeFill="accent6" w:themeFillShade="BF"/>
            <w:vAlign w:val="center"/>
            <w:hideMark/>
            <w:tcPrChange w:author="Andreyeva, Julia" w:date="2022-03-16T14:41:00Z" w:id="8029">
              <w:tcPr>
                <w:tcW w:w="1521" w:type="dxa"/>
                <w:gridSpan w:val="2"/>
                <w:shd w:val="clear" w:color="auto" w:fill="2B5D9A" w:themeFill="accent6" w:themeFillShade="BF"/>
                <w:vAlign w:val="center"/>
                <w:hideMark/>
              </w:tcPr>
            </w:tcPrChange>
          </w:tcPr>
          <w:p w:rsidRPr="006F0712" w:rsidR="00D24514" w:rsidP="006F0712" w:rsidRDefault="00D24514" w14:paraId="2C150762"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eastAsia="Times New Roman" w:cs="Arial"/>
                <w:b/>
                <w:bCs/>
                <w:color w:val="FFFFFF" w:themeColor="background1"/>
                <w:sz w:val="20"/>
                <w:szCs w:val="20"/>
                <w:lang w:val="en-US"/>
              </w:rPr>
            </w:pPr>
            <w:r w:rsidRPr="006F0712">
              <w:rPr>
                <w:rFonts w:ascii="Arial" w:hAnsi="Arial" w:eastAsia="Times New Roman" w:cs="Arial"/>
                <w:b/>
                <w:bCs/>
                <w:color w:val="FFFFFF" w:themeColor="background1"/>
                <w:sz w:val="20"/>
                <w:szCs w:val="20"/>
                <w:lang w:val="en-US"/>
              </w:rPr>
              <w:t>Attribute</w:t>
            </w:r>
          </w:p>
        </w:tc>
      </w:tr>
      <w:tr w:rsidRPr="006F0712" w:rsidR="00AC797D" w:rsidTr="00A1323A" w14:paraId="058EC7B4" w14:textId="77777777">
        <w:trPr>
          <w:trHeight w:val="300"/>
          <w:trPrChange w:author="Andreyeva, Julia" w:date="2022-03-16T14:41:00Z" w:id="8030">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author="Andreyeva, Julia" w:date="2022-03-16T14:41:00Z" w:id="8031">
              <w:tcPr>
                <w:tcW w:w="1094" w:type="dxa"/>
                <w:gridSpan w:val="5"/>
                <w:vAlign w:val="center"/>
              </w:tcPr>
            </w:tcPrChange>
          </w:tcPr>
          <w:p w:rsidRPr="000A227A" w:rsidR="00E13781" w:rsidRDefault="00AC797D" w14:paraId="6516B0BF" w14:textId="7BC6E2D2">
            <w:pPr>
              <w:rPr>
                <w:rFonts w:ascii="Arial" w:hAnsi="Arial" w:eastAsia="Times New Roman" w:cs="Arial"/>
                <w:b w:val="0"/>
                <w:bCs w:val="0"/>
                <w:color w:val="000000"/>
                <w:sz w:val="20"/>
                <w:szCs w:val="20"/>
                <w:lang w:val="es-ES"/>
                <w:rPrChange w:author="Andreyeva, Julia" w:date="2022-03-28T13:26:00Z" w:id="8032">
                  <w:rPr>
                    <w:rFonts w:ascii="Arial" w:hAnsi="Arial" w:eastAsia="Times New Roman" w:cs="Arial"/>
                    <w:color w:val="000000"/>
                    <w:sz w:val="20"/>
                    <w:szCs w:val="20"/>
                    <w:lang w:val="en-US"/>
                  </w:rPr>
                </w:rPrChange>
              </w:rPr>
              <w:pPrChange w:author="Andreyeva, Julia" w:date="2022-03-03T17:19:00Z" w:id="8033">
                <w:pPr>
                  <w:jc w:val="right"/>
                </w:pPr>
              </w:pPrChange>
            </w:pPr>
            <w:ins w:author="Andreyeva, Julia" w:date="2022-03-03T17:18:00Z" w:id="8034">
              <w:r w:rsidRPr="000A227A">
                <w:rPr>
                  <w:rFonts w:ascii="Arial" w:hAnsi="Arial" w:eastAsia="Times New Roman" w:cs="Arial"/>
                  <w:color w:val="000000"/>
                  <w:sz w:val="20"/>
                  <w:szCs w:val="20"/>
                  <w:lang w:val="es-ES"/>
                </w:rPr>
                <w:t>S</w:t>
              </w:r>
            </w:ins>
            <w:ins w:author="Andreyeva, Julia" w:date="2022-03-03T17:19:00Z" w:id="8035">
              <w:r w:rsidRPr="000A227A">
                <w:rPr>
                  <w:rFonts w:ascii="Arial" w:hAnsi="Arial" w:eastAsia="Times New Roman" w:cs="Arial"/>
                  <w:color w:val="000000"/>
                  <w:sz w:val="20"/>
                  <w:szCs w:val="20"/>
                  <w:lang w:val="es-ES"/>
                </w:rPr>
                <w:t>tock Request</w:t>
              </w:r>
            </w:ins>
          </w:p>
        </w:tc>
        <w:tc>
          <w:tcPr>
            <w:tcW w:w="0" w:type="dxa"/>
            <w:vAlign w:val="center"/>
            <w:tcPrChange w:author="Andreyeva, Julia" w:date="2022-03-16T14:41:00Z" w:id="8036">
              <w:tcPr>
                <w:tcW w:w="1170" w:type="dxa"/>
                <w:gridSpan w:val="4"/>
                <w:vAlign w:val="center"/>
              </w:tcPr>
            </w:tcPrChange>
          </w:tcPr>
          <w:p w:rsidRPr="006F0712" w:rsidR="00E13781" w:rsidP="00E13781" w:rsidRDefault="00E13781" w14:paraId="32878EC4" w14:textId="009F24ED">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ins w:author="Andreyeva, Julia" w:date="2022-03-03T17:01:00Z" w:id="8037">
              <w:r>
                <w:rPr>
                  <w:rFonts w:ascii="Arial" w:hAnsi="Arial" w:eastAsia="Times New Roman" w:cs="Arial"/>
                  <w:color w:val="000000"/>
                  <w:sz w:val="20"/>
                  <w:szCs w:val="20"/>
                  <w:lang w:val="en-US"/>
                </w:rPr>
                <w:t>OI</w:t>
              </w:r>
            </w:ins>
          </w:p>
        </w:tc>
        <w:tc>
          <w:tcPr>
            <w:tcW w:w="0" w:type="dxa"/>
            <w:vAlign w:val="center"/>
            <w:tcPrChange w:author="Andreyeva, Julia" w:date="2022-03-16T14:41:00Z" w:id="8038">
              <w:tcPr>
                <w:tcW w:w="1750" w:type="dxa"/>
                <w:gridSpan w:val="4"/>
                <w:vAlign w:val="center"/>
              </w:tcPr>
            </w:tcPrChange>
          </w:tcPr>
          <w:p w:rsidRPr="006F0712" w:rsidR="00E13781" w:rsidP="00E13781" w:rsidRDefault="00E13781" w14:paraId="157CC6F4" w14:textId="74583C49">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ins w:author="Andreyeva, Julia" w:date="2022-03-03T17:01:00Z" w:id="8039">
              <w:r>
                <w:rPr>
                  <w:rFonts w:ascii="Arial" w:hAnsi="Arial" w:eastAsia="Times New Roman" w:cs="Arial"/>
                  <w:color w:val="000000"/>
                  <w:sz w:val="20"/>
                  <w:szCs w:val="20"/>
                  <w:lang w:val="en-US"/>
                </w:rPr>
                <w:t>Initially Requested Qty</w:t>
              </w:r>
            </w:ins>
          </w:p>
        </w:tc>
        <w:tc>
          <w:tcPr>
            <w:tcW w:w="0" w:type="dxa"/>
            <w:vAlign w:val="center"/>
            <w:tcPrChange w:author="Andreyeva, Julia" w:date="2022-03-16T14:41:00Z" w:id="8040">
              <w:tcPr>
                <w:tcW w:w="2647" w:type="dxa"/>
                <w:gridSpan w:val="4"/>
                <w:vAlign w:val="center"/>
              </w:tcPr>
            </w:tcPrChange>
          </w:tcPr>
          <w:p w:rsidRPr="006F0712" w:rsidR="00E13781" w:rsidP="00E13781" w:rsidRDefault="00E13781" w14:paraId="6EE938A2"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p>
        </w:tc>
        <w:tc>
          <w:tcPr>
            <w:tcW w:w="0" w:type="dxa"/>
            <w:vAlign w:val="center"/>
            <w:tcPrChange w:author="Andreyeva, Julia" w:date="2022-03-16T14:41:00Z" w:id="8041">
              <w:tcPr>
                <w:tcW w:w="1358" w:type="dxa"/>
                <w:gridSpan w:val="3"/>
                <w:vAlign w:val="center"/>
              </w:tcPr>
            </w:tcPrChange>
          </w:tcPr>
          <w:p w:rsidRPr="006F0712" w:rsidR="00E13781" w:rsidP="00E13781" w:rsidRDefault="00E13781" w14:paraId="042E8F53" w14:textId="780DB27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ins w:author="Andreyeva, Julia" w:date="2022-03-03T17:01:00Z" w:id="8042">
              <w:r>
                <w:rPr>
                  <w:rFonts w:ascii="Arial" w:hAnsi="Arial" w:eastAsia="Times New Roman" w:cs="Arial"/>
                  <w:color w:val="000000"/>
                  <w:sz w:val="20"/>
                  <w:szCs w:val="20"/>
                  <w:lang w:val="en-US"/>
                </w:rPr>
                <w:t>Order Items</w:t>
              </w:r>
            </w:ins>
          </w:p>
        </w:tc>
        <w:tc>
          <w:tcPr>
            <w:tcW w:w="1762" w:type="dxa"/>
            <w:vAlign w:val="center"/>
            <w:tcPrChange w:author="Andreyeva, Julia" w:date="2022-03-16T14:41:00Z" w:id="8043">
              <w:tcPr>
                <w:tcW w:w="1521" w:type="dxa"/>
                <w:gridSpan w:val="2"/>
                <w:vAlign w:val="center"/>
              </w:tcPr>
            </w:tcPrChange>
          </w:tcPr>
          <w:p w:rsidRPr="006F0712" w:rsidR="00E13781" w:rsidP="00E13781" w:rsidRDefault="00E13781" w14:paraId="093D08FF" w14:textId="40841423">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ins w:author="Andreyeva, Julia" w:date="2022-03-03T17:01:00Z" w:id="8044">
              <w:r>
                <w:rPr>
                  <w:rFonts w:ascii="Arial" w:hAnsi="Arial" w:eastAsia="Times New Roman" w:cs="Arial"/>
                  <w:color w:val="000000"/>
                  <w:sz w:val="20"/>
                  <w:szCs w:val="20"/>
                  <w:lang w:val="en-US"/>
                </w:rPr>
                <w:t>Initially Requested Qty</w:t>
              </w:r>
            </w:ins>
          </w:p>
        </w:tc>
      </w:tr>
      <w:tr w:rsidRPr="006F0712" w:rsidR="00AC797D" w:rsidTr="00A1323A" w14:paraId="537B7879" w14:textId="77777777">
        <w:trPr>
          <w:trHeight w:val="70"/>
          <w:trPrChange w:author="Andreyeva, Julia" w:date="2022-03-16T14:41:00Z" w:id="8045">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author="Andreyeva, Julia" w:date="2022-03-16T14:41:00Z" w:id="8046">
              <w:tcPr>
                <w:tcW w:w="1094" w:type="dxa"/>
                <w:gridSpan w:val="5"/>
                <w:vAlign w:val="center"/>
              </w:tcPr>
            </w:tcPrChange>
          </w:tcPr>
          <w:p w:rsidRPr="000A227A" w:rsidR="00AC797D" w:rsidRDefault="00AC797D" w14:paraId="518FE62F" w14:textId="1D6A593E">
            <w:pPr>
              <w:rPr>
                <w:rFonts w:ascii="Arial" w:hAnsi="Arial" w:eastAsia="Times New Roman" w:cs="Arial"/>
                <w:b w:val="0"/>
                <w:bCs w:val="0"/>
                <w:color w:val="000000"/>
                <w:sz w:val="20"/>
                <w:szCs w:val="20"/>
                <w:lang w:val="en-US"/>
                <w:rPrChange w:author="Andreyeva, Julia" w:date="2022-03-28T13:26:00Z" w:id="8047">
                  <w:rPr>
                    <w:rFonts w:ascii="Arial" w:hAnsi="Arial" w:eastAsia="Times New Roman" w:cs="Arial"/>
                    <w:color w:val="000000"/>
                    <w:sz w:val="20"/>
                    <w:szCs w:val="20"/>
                    <w:lang w:val="en-US"/>
                  </w:rPr>
                </w:rPrChange>
              </w:rPr>
              <w:pPrChange w:author="Andreyeva, Julia" w:date="2022-03-03T17:19:00Z" w:id="8048">
                <w:pPr>
                  <w:jc w:val="right"/>
                </w:pPr>
              </w:pPrChange>
            </w:pPr>
            <w:ins w:author="Andreyeva, Julia" w:date="2022-03-03T17:19:00Z" w:id="8049">
              <w:r w:rsidRPr="000A227A">
                <w:rPr>
                  <w:rFonts w:ascii="Arial" w:hAnsi="Arial" w:eastAsia="Times New Roman" w:cs="Arial"/>
                  <w:color w:val="000000"/>
                  <w:sz w:val="20"/>
                  <w:szCs w:val="20"/>
                  <w:lang w:val="en-US"/>
                </w:rPr>
                <w:t>Stock Receive</w:t>
              </w:r>
            </w:ins>
          </w:p>
        </w:tc>
        <w:tc>
          <w:tcPr>
            <w:tcW w:w="8687" w:type="dxa"/>
            <w:gridSpan w:val="5"/>
            <w:vAlign w:val="center"/>
            <w:tcPrChange w:author="Andreyeva, Julia" w:date="2022-03-16T14:41:00Z" w:id="8050">
              <w:tcPr>
                <w:tcW w:w="8446" w:type="dxa"/>
                <w:gridSpan w:val="17"/>
                <w:vAlign w:val="center"/>
              </w:tcPr>
            </w:tcPrChange>
          </w:tcPr>
          <w:p w:rsidRPr="006F0712" w:rsidR="00AC797D" w:rsidP="00652EAA" w:rsidRDefault="00AC797D" w14:paraId="3249C79C" w14:textId="62DA0D92">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 w:val="20"/>
                <w:szCs w:val="20"/>
                <w:lang w:val="en-US"/>
              </w:rPr>
            </w:pPr>
            <w:ins w:author="Andreyeva, Julia" w:date="2022-03-03T17:19:00Z" w:id="8051">
              <w:r>
                <w:rPr>
                  <w:rFonts w:ascii="Arial" w:hAnsi="Arial" w:eastAsia="Times New Roman" w:cs="Arial"/>
                  <w:color w:val="000000"/>
                  <w:sz w:val="20"/>
                  <w:szCs w:val="20"/>
                  <w:lang w:val="en-US"/>
                </w:rPr>
                <w:t>Not applicable</w:t>
              </w:r>
            </w:ins>
          </w:p>
        </w:tc>
      </w:tr>
      <w:tr w:rsidRPr="006F0712" w:rsidR="004A52F1" w:rsidTr="00A1323A" w14:paraId="33E7A037" w14:textId="77777777">
        <w:trPr>
          <w:trHeight w:val="70"/>
          <w:ins w:author="Andreyeva, Julia" w:date="2022-03-03T17:19:00Z" w:id="8052"/>
          <w:trPrChange w:author="Andreyeva, Julia" w:date="2022-03-16T14:41:00Z" w:id="8053">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vAlign w:val="center"/>
            <w:tcPrChange w:author="Andreyeva, Julia" w:date="2022-03-16T14:41:00Z" w:id="8054">
              <w:tcPr>
                <w:tcW w:w="1094" w:type="dxa"/>
                <w:gridSpan w:val="5"/>
                <w:vAlign w:val="center"/>
              </w:tcPr>
            </w:tcPrChange>
          </w:tcPr>
          <w:p w:rsidRPr="000A227A" w:rsidR="004A52F1" w:rsidP="004A52F1" w:rsidRDefault="004A52F1" w14:paraId="78017128" w14:textId="2A24AAE0">
            <w:pPr>
              <w:rPr>
                <w:ins w:author="Andreyeva, Julia" w:date="2022-03-03T17:19:00Z" w:id="8055"/>
                <w:rFonts w:ascii="Arial" w:hAnsi="Arial" w:eastAsia="Times New Roman" w:cs="Arial"/>
                <w:b w:val="0"/>
                <w:bCs w:val="0"/>
                <w:color w:val="000000"/>
                <w:sz w:val="20"/>
                <w:szCs w:val="20"/>
                <w:lang w:val="en-US"/>
                <w:rPrChange w:author="Andreyeva, Julia" w:date="2022-03-28T13:26:00Z" w:id="8056">
                  <w:rPr>
                    <w:ins w:author="Andreyeva, Julia" w:date="2022-03-03T17:19:00Z" w:id="8057"/>
                    <w:rFonts w:ascii="Arial" w:hAnsi="Arial" w:eastAsia="Times New Roman" w:cs="Arial"/>
                    <w:color w:val="000000"/>
                    <w:sz w:val="20"/>
                    <w:szCs w:val="20"/>
                    <w:lang w:val="en-US"/>
                  </w:rPr>
                </w:rPrChange>
              </w:rPr>
            </w:pPr>
            <w:ins w:author="Andreyeva, Julia" w:date="2022-03-03T17:35:00Z" w:id="8058">
              <w:r w:rsidRPr="000A227A">
                <w:rPr>
                  <w:rFonts w:ascii="Arial" w:hAnsi="Arial" w:eastAsia="Times New Roman" w:cs="Arial"/>
                  <w:color w:val="000000"/>
                  <w:sz w:val="20"/>
                  <w:szCs w:val="20"/>
                  <w:lang w:val="en-US"/>
                </w:rPr>
                <w:t>Stock Return</w:t>
              </w:r>
            </w:ins>
          </w:p>
        </w:tc>
        <w:tc>
          <w:tcPr>
            <w:tcW w:w="0" w:type="dxa"/>
            <w:vAlign w:val="center"/>
            <w:tcPrChange w:author="Andreyeva, Julia" w:date="2022-03-16T14:41:00Z" w:id="8059">
              <w:tcPr>
                <w:tcW w:w="1170" w:type="dxa"/>
                <w:gridSpan w:val="4"/>
                <w:vAlign w:val="center"/>
              </w:tcPr>
            </w:tcPrChange>
          </w:tcPr>
          <w:p w:rsidRPr="006F0712" w:rsidR="004A52F1" w:rsidP="004A52F1" w:rsidRDefault="004A52F1" w14:paraId="6A5EF1BB" w14:textId="3D355286">
            <w:pPr>
              <w:cnfStyle w:val="000000000000" w:firstRow="0" w:lastRow="0" w:firstColumn="0" w:lastColumn="0" w:oddVBand="0" w:evenVBand="0" w:oddHBand="0" w:evenHBand="0" w:firstRowFirstColumn="0" w:firstRowLastColumn="0" w:lastRowFirstColumn="0" w:lastRowLastColumn="0"/>
              <w:rPr>
                <w:ins w:author="Andreyeva, Julia" w:date="2022-03-03T17:19:00Z" w:id="8060"/>
                <w:rFonts w:ascii="Arial" w:hAnsi="Arial" w:eastAsia="Times New Roman" w:cs="Arial"/>
                <w:color w:val="000000"/>
                <w:sz w:val="20"/>
                <w:szCs w:val="20"/>
                <w:lang w:val="en-US"/>
              </w:rPr>
            </w:pPr>
            <w:ins w:author="Andreyeva, Julia" w:date="2022-03-03T17:35:00Z" w:id="8061">
              <w:r w:rsidRPr="00D013D1">
                <w:rPr>
                  <w:rFonts w:ascii="Arial" w:hAnsi="Arial" w:eastAsia="Times New Roman" w:cs="Arial"/>
                  <w:color w:val="000000"/>
                  <w:sz w:val="20"/>
                  <w:szCs w:val="20"/>
                  <w:lang w:val="en-US"/>
                </w:rPr>
                <w:t>Order</w:t>
              </w:r>
            </w:ins>
          </w:p>
        </w:tc>
        <w:tc>
          <w:tcPr>
            <w:tcW w:w="0" w:type="dxa"/>
            <w:vAlign w:val="center"/>
            <w:tcPrChange w:author="Andreyeva, Julia" w:date="2022-03-16T14:41:00Z" w:id="8062">
              <w:tcPr>
                <w:tcW w:w="1750" w:type="dxa"/>
                <w:gridSpan w:val="4"/>
                <w:vAlign w:val="center"/>
              </w:tcPr>
            </w:tcPrChange>
          </w:tcPr>
          <w:p w:rsidRPr="006F0712" w:rsidR="004A52F1" w:rsidP="004A52F1" w:rsidRDefault="004A52F1" w14:paraId="576C9562" w14:textId="41ABB3F3">
            <w:pPr>
              <w:cnfStyle w:val="000000000000" w:firstRow="0" w:lastRow="0" w:firstColumn="0" w:lastColumn="0" w:oddVBand="0" w:evenVBand="0" w:oddHBand="0" w:evenHBand="0" w:firstRowFirstColumn="0" w:firstRowLastColumn="0" w:lastRowFirstColumn="0" w:lastRowLastColumn="0"/>
              <w:rPr>
                <w:ins w:author="Andreyeva, Julia" w:date="2022-03-03T17:19:00Z" w:id="8063"/>
                <w:rFonts w:ascii="Arial" w:hAnsi="Arial" w:eastAsia="Times New Roman" w:cs="Arial"/>
                <w:color w:val="000000"/>
                <w:sz w:val="20"/>
                <w:szCs w:val="20"/>
                <w:lang w:val="en-US"/>
              </w:rPr>
            </w:pPr>
            <w:ins w:author="Andreyeva, Julia" w:date="2022-03-03T17:35:00Z" w:id="8064">
              <w:r w:rsidRPr="00D013D1">
                <w:rPr>
                  <w:rFonts w:ascii="Arial" w:hAnsi="Arial" w:eastAsia="Times New Roman" w:cs="Arial"/>
                  <w:color w:val="000000"/>
                  <w:sz w:val="20"/>
                  <w:szCs w:val="20"/>
                  <w:lang w:val="en-US"/>
                </w:rPr>
                <w:t>Stock Type</w:t>
              </w:r>
            </w:ins>
          </w:p>
        </w:tc>
        <w:tc>
          <w:tcPr>
            <w:tcW w:w="0" w:type="dxa"/>
            <w:vAlign w:val="center"/>
            <w:tcPrChange w:author="Andreyeva, Julia" w:date="2022-03-16T14:41:00Z" w:id="8065">
              <w:tcPr>
                <w:tcW w:w="2647" w:type="dxa"/>
                <w:gridSpan w:val="4"/>
                <w:vAlign w:val="center"/>
              </w:tcPr>
            </w:tcPrChange>
          </w:tcPr>
          <w:p w:rsidRPr="006F0712" w:rsidR="004A52F1" w:rsidP="004A52F1" w:rsidRDefault="004A52F1" w14:paraId="7BABB381" w14:textId="77777777">
            <w:pPr>
              <w:cnfStyle w:val="000000000000" w:firstRow="0" w:lastRow="0" w:firstColumn="0" w:lastColumn="0" w:oddVBand="0" w:evenVBand="0" w:oddHBand="0" w:evenHBand="0" w:firstRowFirstColumn="0" w:firstRowLastColumn="0" w:lastRowFirstColumn="0" w:lastRowLastColumn="0"/>
              <w:rPr>
                <w:ins w:author="Andreyeva, Julia" w:date="2022-03-03T17:19:00Z" w:id="8066"/>
                <w:rFonts w:ascii="Arial" w:hAnsi="Arial" w:eastAsia="Times New Roman" w:cs="Arial"/>
                <w:color w:val="000000"/>
                <w:sz w:val="20"/>
                <w:szCs w:val="20"/>
                <w:lang w:val="en-US"/>
              </w:rPr>
            </w:pPr>
          </w:p>
        </w:tc>
        <w:tc>
          <w:tcPr>
            <w:tcW w:w="0" w:type="dxa"/>
            <w:vAlign w:val="center"/>
            <w:tcPrChange w:author="Andreyeva, Julia" w:date="2022-03-16T14:41:00Z" w:id="8067">
              <w:tcPr>
                <w:tcW w:w="1358" w:type="dxa"/>
                <w:gridSpan w:val="3"/>
                <w:vAlign w:val="center"/>
              </w:tcPr>
            </w:tcPrChange>
          </w:tcPr>
          <w:p w:rsidRPr="006F0712" w:rsidR="004A52F1" w:rsidP="004A52F1" w:rsidRDefault="004A52F1" w14:paraId="05125314" w14:textId="73233FE0">
            <w:pPr>
              <w:cnfStyle w:val="000000000000" w:firstRow="0" w:lastRow="0" w:firstColumn="0" w:lastColumn="0" w:oddVBand="0" w:evenVBand="0" w:oddHBand="0" w:evenHBand="0" w:firstRowFirstColumn="0" w:firstRowLastColumn="0" w:lastRowFirstColumn="0" w:lastRowLastColumn="0"/>
              <w:rPr>
                <w:ins w:author="Andreyeva, Julia" w:date="2022-03-03T17:19:00Z" w:id="8068"/>
                <w:rFonts w:ascii="Arial" w:hAnsi="Arial" w:eastAsia="Times New Roman" w:cs="Arial"/>
                <w:color w:val="000000"/>
                <w:sz w:val="20"/>
                <w:szCs w:val="20"/>
                <w:lang w:val="en-US"/>
              </w:rPr>
            </w:pPr>
            <w:ins w:author="Andreyeva, Julia" w:date="2022-03-03T17:35:00Z" w:id="8069">
              <w:r w:rsidRPr="00D013D1">
                <w:rPr>
                  <w:rFonts w:ascii="Arial" w:hAnsi="Arial" w:eastAsia="Times New Roman" w:cs="Arial"/>
                  <w:color w:val="000000"/>
                  <w:sz w:val="20"/>
                  <w:szCs w:val="20"/>
                  <w:lang w:val="en-US"/>
                </w:rPr>
                <w:t>Order</w:t>
              </w:r>
            </w:ins>
          </w:p>
        </w:tc>
        <w:tc>
          <w:tcPr>
            <w:tcW w:w="1762" w:type="dxa"/>
            <w:vAlign w:val="center"/>
            <w:tcPrChange w:author="Andreyeva, Julia" w:date="2022-03-16T14:41:00Z" w:id="8070">
              <w:tcPr>
                <w:tcW w:w="1521" w:type="dxa"/>
                <w:gridSpan w:val="2"/>
                <w:vAlign w:val="center"/>
              </w:tcPr>
            </w:tcPrChange>
          </w:tcPr>
          <w:p w:rsidRPr="006F0712" w:rsidR="004A52F1" w:rsidP="004A52F1" w:rsidRDefault="004A52F1" w14:paraId="2B09D971" w14:textId="2A5662F9">
            <w:pPr>
              <w:cnfStyle w:val="000000000000" w:firstRow="0" w:lastRow="0" w:firstColumn="0" w:lastColumn="0" w:oddVBand="0" w:evenVBand="0" w:oddHBand="0" w:evenHBand="0" w:firstRowFirstColumn="0" w:firstRowLastColumn="0" w:lastRowFirstColumn="0" w:lastRowLastColumn="0"/>
              <w:rPr>
                <w:ins w:author="Andreyeva, Julia" w:date="2022-03-03T17:19:00Z" w:id="8071"/>
                <w:rFonts w:ascii="Arial" w:hAnsi="Arial" w:eastAsia="Times New Roman" w:cs="Arial"/>
                <w:color w:val="000000"/>
                <w:sz w:val="20"/>
                <w:szCs w:val="20"/>
                <w:lang w:val="en-US"/>
              </w:rPr>
            </w:pPr>
            <w:ins w:author="Andreyeva, Julia" w:date="2022-03-03T17:35:00Z" w:id="8072">
              <w:r w:rsidRPr="00D013D1">
                <w:rPr>
                  <w:rFonts w:ascii="Arial" w:hAnsi="Arial" w:eastAsia="Times New Roman" w:cs="Arial"/>
                  <w:sz w:val="20"/>
                  <w:szCs w:val="20"/>
                  <w:lang w:val="en-US"/>
                </w:rPr>
                <w:t>Stock Type</w:t>
              </w:r>
            </w:ins>
          </w:p>
        </w:tc>
      </w:tr>
      <w:tr w:rsidRPr="006F0712" w:rsidR="00123590" w:rsidTr="00A1323A" w14:paraId="78F0D131" w14:textId="77777777">
        <w:trPr>
          <w:trHeight w:val="70"/>
          <w:ins w:author="Andreyeva, Julia" w:date="2022-03-03T17:42:00Z" w:id="8073"/>
          <w:trPrChange w:author="Andreyeva, Julia" w:date="2022-03-16T14:41:00Z" w:id="8074">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vMerge w:val="restart"/>
            <w:vAlign w:val="center"/>
            <w:tcPrChange w:author="Andreyeva, Julia" w:date="2022-03-16T14:41:00Z" w:id="8075">
              <w:tcPr>
                <w:tcW w:w="1094" w:type="dxa"/>
                <w:gridSpan w:val="5"/>
                <w:vMerge w:val="restart"/>
                <w:vAlign w:val="center"/>
              </w:tcPr>
            </w:tcPrChange>
          </w:tcPr>
          <w:p w:rsidRPr="000A227A" w:rsidR="00123590" w:rsidP="004A52F1" w:rsidRDefault="00123590" w14:paraId="4C52CC2B" w14:textId="50942954">
            <w:pPr>
              <w:rPr>
                <w:ins w:author="Andreyeva, Julia" w:date="2022-03-03T17:42:00Z" w:id="8076"/>
                <w:rFonts w:ascii="Arial" w:hAnsi="Arial" w:eastAsia="Times New Roman" w:cs="Arial"/>
                <w:b w:val="0"/>
                <w:bCs w:val="0"/>
                <w:color w:val="000000"/>
                <w:sz w:val="20"/>
                <w:szCs w:val="20"/>
                <w:lang w:val="en-US"/>
                <w:rPrChange w:author="Andreyeva, Julia" w:date="2022-03-28T13:26:00Z" w:id="8077">
                  <w:rPr>
                    <w:ins w:author="Andreyeva, Julia" w:date="2022-03-03T17:42:00Z" w:id="8078"/>
                    <w:rFonts w:ascii="Arial" w:hAnsi="Arial" w:eastAsia="Times New Roman" w:cs="Arial"/>
                    <w:color w:val="000000"/>
                    <w:sz w:val="20"/>
                    <w:szCs w:val="20"/>
                    <w:lang w:val="en-US"/>
                  </w:rPr>
                </w:rPrChange>
              </w:rPr>
            </w:pPr>
            <w:ins w:author="Andreyeva, Julia" w:date="2022-03-03T17:42:00Z" w:id="8079">
              <w:r w:rsidRPr="000A227A">
                <w:rPr>
                  <w:rFonts w:ascii="Arial" w:hAnsi="Arial" w:eastAsia="Times New Roman" w:cs="Arial"/>
                  <w:color w:val="000000"/>
                  <w:sz w:val="20"/>
                  <w:szCs w:val="20"/>
                  <w:lang w:val="en-US"/>
                </w:rPr>
                <w:t>Price list</w:t>
              </w:r>
            </w:ins>
          </w:p>
        </w:tc>
        <w:tc>
          <w:tcPr>
            <w:tcW w:w="8687" w:type="dxa"/>
            <w:gridSpan w:val="5"/>
            <w:vAlign w:val="center"/>
            <w:tcPrChange w:author="Andreyeva, Julia" w:date="2022-03-16T14:41:00Z" w:id="8080">
              <w:tcPr>
                <w:tcW w:w="8446" w:type="dxa"/>
                <w:gridSpan w:val="17"/>
                <w:vAlign w:val="center"/>
              </w:tcPr>
            </w:tcPrChange>
          </w:tcPr>
          <w:p w:rsidRPr="009F497C" w:rsidR="00123590" w:rsidP="002C6E40" w:rsidRDefault="00123590" w14:paraId="745BB219" w14:textId="77777777">
            <w:pPr>
              <w:spacing w:after="120"/>
              <w:ind w:right="-714"/>
              <w:jc w:val="both"/>
              <w:cnfStyle w:val="000000000000" w:firstRow="0" w:lastRow="0" w:firstColumn="0" w:lastColumn="0" w:oddVBand="0" w:evenVBand="0" w:oddHBand="0" w:evenHBand="0" w:firstRowFirstColumn="0" w:firstRowLastColumn="0" w:lastRowFirstColumn="0" w:lastRowLastColumn="0"/>
              <w:rPr>
                <w:ins w:author="Andreyeva, Julia" w:date="2022-03-03T17:42:00Z" w:id="8081"/>
                <w:sz w:val="20"/>
                <w:szCs w:val="20"/>
                <w:lang w:val="en-US"/>
              </w:rPr>
            </w:pPr>
            <w:ins w:author="Andreyeva, Julia" w:date="2022-03-03T17:42:00Z" w:id="8082">
              <w:r w:rsidRPr="009F497C">
                <w:rPr>
                  <w:sz w:val="20"/>
                  <w:szCs w:val="20"/>
                  <w:lang w:val="en-US"/>
                </w:rPr>
                <w:t xml:space="preserve">New fields </w:t>
              </w:r>
              <w:r>
                <w:rPr>
                  <w:sz w:val="20"/>
                  <w:szCs w:val="20"/>
                  <w:lang w:val="en-US"/>
                </w:rPr>
                <w:t>Category</w:t>
              </w:r>
              <w:r w:rsidRPr="009F497C">
                <w:rPr>
                  <w:sz w:val="20"/>
                  <w:szCs w:val="20"/>
                  <w:lang w:val="en-US"/>
                </w:rPr>
                <w:t>, Distributor needs to be added to ETL.</w:t>
              </w:r>
            </w:ins>
          </w:p>
          <w:p w:rsidRPr="009F497C" w:rsidR="00123590" w:rsidP="002C6E40" w:rsidRDefault="00123590" w14:paraId="7CCC4C5C" w14:textId="77777777">
            <w:pPr>
              <w:spacing w:after="120"/>
              <w:ind w:right="-714"/>
              <w:jc w:val="both"/>
              <w:cnfStyle w:val="000000000000" w:firstRow="0" w:lastRow="0" w:firstColumn="0" w:lastColumn="0" w:oddVBand="0" w:evenVBand="0" w:oddHBand="0" w:evenHBand="0" w:firstRowFirstColumn="0" w:firstRowLastColumn="0" w:lastRowFirstColumn="0" w:lastRowLastColumn="0"/>
              <w:rPr>
                <w:ins w:author="Andreyeva, Julia" w:date="2022-03-03T17:42:00Z" w:id="8083"/>
                <w:sz w:val="20"/>
                <w:szCs w:val="20"/>
                <w:lang w:val="en-US"/>
              </w:rPr>
            </w:pPr>
            <w:ins w:author="Andreyeva, Julia" w:date="2022-03-03T17:42:00Z" w:id="8084">
              <w:r w:rsidRPr="009F497C">
                <w:rPr>
                  <w:sz w:val="20"/>
                  <w:szCs w:val="20"/>
                  <w:lang w:val="en-US"/>
                </w:rPr>
                <w:t xml:space="preserve">Please look at comment above about using target list or planning group as soon as decision will be made the attribute target list or planning group needs to be added in ETL and BI. </w:t>
              </w:r>
            </w:ins>
          </w:p>
          <w:p w:rsidRPr="00D013D1" w:rsidR="00123590" w:rsidP="004A52F1" w:rsidRDefault="00123590" w14:paraId="4F25D1DC" w14:textId="77777777">
            <w:pPr>
              <w:cnfStyle w:val="000000000000" w:firstRow="0" w:lastRow="0" w:firstColumn="0" w:lastColumn="0" w:oddVBand="0" w:evenVBand="0" w:oddHBand="0" w:evenHBand="0" w:firstRowFirstColumn="0" w:firstRowLastColumn="0" w:lastRowFirstColumn="0" w:lastRowLastColumn="0"/>
              <w:rPr>
                <w:ins w:author="Andreyeva, Julia" w:date="2022-03-03T17:42:00Z" w:id="8085"/>
                <w:rFonts w:ascii="Arial" w:hAnsi="Arial" w:eastAsia="Times New Roman" w:cs="Arial"/>
                <w:sz w:val="20"/>
                <w:szCs w:val="20"/>
                <w:lang w:val="en-US"/>
              </w:rPr>
            </w:pPr>
          </w:p>
        </w:tc>
      </w:tr>
      <w:tr w:rsidRPr="006F0712" w:rsidR="00EF3489" w:rsidTr="00A1323A" w14:paraId="6E31F452" w14:textId="77777777">
        <w:trPr>
          <w:trHeight w:val="70"/>
          <w:ins w:author="Andreyeva, Julia" w:date="2022-03-03T17:42:00Z" w:id="8086"/>
          <w:trPrChange w:author="Andreyeva, Julia" w:date="2022-03-16T14:41:00Z" w:id="8087">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vMerge/>
            <w:vAlign w:val="center"/>
            <w:tcPrChange w:author="Andreyeva, Julia" w:date="2022-03-16T14:41:00Z" w:id="8088">
              <w:tcPr>
                <w:tcW w:w="1094" w:type="dxa"/>
                <w:gridSpan w:val="5"/>
                <w:vMerge/>
                <w:vAlign w:val="center"/>
              </w:tcPr>
            </w:tcPrChange>
          </w:tcPr>
          <w:p w:rsidR="00EF3489" w:rsidP="00EF3489" w:rsidRDefault="00EF3489" w14:paraId="4E97835D" w14:textId="7633A223">
            <w:pPr>
              <w:rPr>
                <w:ins w:author="Andreyeva, Julia" w:date="2022-03-03T17:42:00Z" w:id="8089"/>
                <w:rFonts w:ascii="Arial" w:hAnsi="Arial" w:eastAsia="Times New Roman" w:cs="Arial"/>
                <w:color w:val="000000"/>
                <w:sz w:val="20"/>
                <w:szCs w:val="20"/>
                <w:lang w:val="en-US"/>
              </w:rPr>
            </w:pPr>
          </w:p>
        </w:tc>
        <w:tc>
          <w:tcPr>
            <w:tcW w:w="0" w:type="dxa"/>
            <w:vAlign w:val="center"/>
            <w:tcPrChange w:author="Andreyeva, Julia" w:date="2022-03-16T14:41:00Z" w:id="8090">
              <w:tcPr>
                <w:tcW w:w="1170" w:type="dxa"/>
                <w:gridSpan w:val="4"/>
                <w:vAlign w:val="center"/>
              </w:tcPr>
            </w:tcPrChange>
          </w:tcPr>
          <w:p w:rsidRPr="006F0712" w:rsidR="00EF3489" w:rsidP="00EF3489" w:rsidRDefault="00EF3489" w14:paraId="259765DF" w14:textId="0BB44F6D">
            <w:pPr>
              <w:cnfStyle w:val="000000000000" w:firstRow="0" w:lastRow="0" w:firstColumn="0" w:lastColumn="0" w:oddVBand="0" w:evenVBand="0" w:oddHBand="0" w:evenHBand="0" w:firstRowFirstColumn="0" w:firstRowLastColumn="0" w:lastRowFirstColumn="0" w:lastRowLastColumn="0"/>
              <w:rPr>
                <w:ins w:author="Andreyeva, Julia" w:date="2022-03-03T17:42:00Z" w:id="8091"/>
                <w:rFonts w:ascii="Arial" w:hAnsi="Arial" w:eastAsia="Times New Roman" w:cs="Arial"/>
                <w:color w:val="000000"/>
                <w:sz w:val="20"/>
                <w:szCs w:val="20"/>
                <w:lang w:val="en-US"/>
              </w:rPr>
            </w:pPr>
            <w:ins w:author="Andreyeva, Julia" w:date="2022-03-03T17:44:00Z" w:id="8092">
              <w:r w:rsidRPr="0035373B">
                <w:rPr>
                  <w:rFonts w:ascii="Arial" w:hAnsi="Arial" w:cs="Arial"/>
                  <w:szCs w:val="20"/>
                </w:rPr>
                <w:t>Price list header</w:t>
              </w:r>
            </w:ins>
          </w:p>
        </w:tc>
        <w:tc>
          <w:tcPr>
            <w:tcW w:w="0" w:type="dxa"/>
            <w:vAlign w:val="center"/>
            <w:tcPrChange w:author="Andreyeva, Julia" w:date="2022-03-16T14:41:00Z" w:id="8093">
              <w:tcPr>
                <w:tcW w:w="1750" w:type="dxa"/>
                <w:gridSpan w:val="4"/>
                <w:vAlign w:val="center"/>
              </w:tcPr>
            </w:tcPrChange>
          </w:tcPr>
          <w:p w:rsidRPr="006F0712" w:rsidR="00EF3489" w:rsidP="00EF3489" w:rsidRDefault="00EF3489" w14:paraId="3C2BE2BF" w14:textId="1F57CEA8">
            <w:pPr>
              <w:cnfStyle w:val="000000000000" w:firstRow="0" w:lastRow="0" w:firstColumn="0" w:lastColumn="0" w:oddVBand="0" w:evenVBand="0" w:oddHBand="0" w:evenHBand="0" w:firstRowFirstColumn="0" w:firstRowLastColumn="0" w:lastRowFirstColumn="0" w:lastRowLastColumn="0"/>
              <w:rPr>
                <w:ins w:author="Andreyeva, Julia" w:date="2022-03-03T17:42:00Z" w:id="8094"/>
                <w:rFonts w:ascii="Arial" w:hAnsi="Arial" w:eastAsia="Times New Roman" w:cs="Arial"/>
                <w:color w:val="000000"/>
                <w:sz w:val="20"/>
                <w:szCs w:val="20"/>
                <w:lang w:val="en-US"/>
              </w:rPr>
            </w:pPr>
            <w:ins w:author="Andreyeva, Julia" w:date="2022-03-03T17:44:00Z" w:id="8095">
              <w:r w:rsidRPr="0035373B">
                <w:rPr>
                  <w:rFonts w:ascii="Arial" w:hAnsi="Arial" w:cs="Arial"/>
                  <w:szCs w:val="20"/>
                </w:rPr>
                <w:t>Category</w:t>
              </w:r>
            </w:ins>
          </w:p>
        </w:tc>
        <w:tc>
          <w:tcPr>
            <w:tcW w:w="0" w:type="dxa"/>
            <w:vAlign w:val="center"/>
            <w:tcPrChange w:author="Andreyeva, Julia" w:date="2022-03-16T14:41:00Z" w:id="8096">
              <w:tcPr>
                <w:tcW w:w="2647" w:type="dxa"/>
                <w:gridSpan w:val="4"/>
                <w:vAlign w:val="center"/>
              </w:tcPr>
            </w:tcPrChange>
          </w:tcPr>
          <w:p w:rsidRPr="006F0712" w:rsidR="00EF3489" w:rsidP="00EF3489" w:rsidRDefault="00EF3489" w14:paraId="7AA67ED8" w14:textId="77777777">
            <w:pPr>
              <w:cnfStyle w:val="000000000000" w:firstRow="0" w:lastRow="0" w:firstColumn="0" w:lastColumn="0" w:oddVBand="0" w:evenVBand="0" w:oddHBand="0" w:evenHBand="0" w:firstRowFirstColumn="0" w:firstRowLastColumn="0" w:lastRowFirstColumn="0" w:lastRowLastColumn="0"/>
              <w:rPr>
                <w:ins w:author="Andreyeva, Julia" w:date="2022-03-03T17:42:00Z" w:id="8097"/>
                <w:rFonts w:ascii="Arial" w:hAnsi="Arial" w:eastAsia="Times New Roman" w:cs="Arial"/>
                <w:color w:val="000000"/>
                <w:sz w:val="20"/>
                <w:szCs w:val="20"/>
                <w:lang w:val="en-US"/>
              </w:rPr>
            </w:pPr>
          </w:p>
        </w:tc>
        <w:tc>
          <w:tcPr>
            <w:tcW w:w="0" w:type="dxa"/>
            <w:vAlign w:val="center"/>
            <w:tcPrChange w:author="Andreyeva, Julia" w:date="2022-03-16T14:41:00Z" w:id="8098">
              <w:tcPr>
                <w:tcW w:w="1358" w:type="dxa"/>
                <w:gridSpan w:val="3"/>
                <w:vAlign w:val="center"/>
              </w:tcPr>
            </w:tcPrChange>
          </w:tcPr>
          <w:p w:rsidRPr="006F0712" w:rsidR="00EF3489" w:rsidP="00EF3489" w:rsidRDefault="00EF3489" w14:paraId="605D0CEB" w14:textId="069FD681">
            <w:pPr>
              <w:cnfStyle w:val="000000000000" w:firstRow="0" w:lastRow="0" w:firstColumn="0" w:lastColumn="0" w:oddVBand="0" w:evenVBand="0" w:oddHBand="0" w:evenHBand="0" w:firstRowFirstColumn="0" w:firstRowLastColumn="0" w:lastRowFirstColumn="0" w:lastRowLastColumn="0"/>
              <w:rPr>
                <w:ins w:author="Andreyeva, Julia" w:date="2022-03-03T17:42:00Z" w:id="8099"/>
                <w:rFonts w:ascii="Arial" w:hAnsi="Arial" w:eastAsia="Times New Roman" w:cs="Arial"/>
                <w:color w:val="000000"/>
                <w:sz w:val="20"/>
                <w:szCs w:val="20"/>
                <w:lang w:val="en-US"/>
              </w:rPr>
            </w:pPr>
            <w:ins w:author="Andreyeva, Julia" w:date="2022-03-03T17:44:00Z" w:id="8100">
              <w:r w:rsidRPr="0035373B">
                <w:rPr>
                  <w:rFonts w:ascii="Arial" w:hAnsi="Arial" w:cs="Arial"/>
                  <w:szCs w:val="20"/>
                </w:rPr>
                <w:t>Price list</w:t>
              </w:r>
            </w:ins>
          </w:p>
        </w:tc>
        <w:tc>
          <w:tcPr>
            <w:tcW w:w="1762" w:type="dxa"/>
            <w:vAlign w:val="center"/>
            <w:tcPrChange w:author="Andreyeva, Julia" w:date="2022-03-16T14:41:00Z" w:id="8101">
              <w:tcPr>
                <w:tcW w:w="1521" w:type="dxa"/>
                <w:gridSpan w:val="2"/>
                <w:vAlign w:val="center"/>
              </w:tcPr>
            </w:tcPrChange>
          </w:tcPr>
          <w:p w:rsidRPr="006F0712" w:rsidR="00EF3489" w:rsidP="00EF3489" w:rsidRDefault="00EF3489" w14:paraId="6CC5754D" w14:textId="3CF4D3AD">
            <w:pPr>
              <w:cnfStyle w:val="000000000000" w:firstRow="0" w:lastRow="0" w:firstColumn="0" w:lastColumn="0" w:oddVBand="0" w:evenVBand="0" w:oddHBand="0" w:evenHBand="0" w:firstRowFirstColumn="0" w:firstRowLastColumn="0" w:lastRowFirstColumn="0" w:lastRowLastColumn="0"/>
              <w:rPr>
                <w:ins w:author="Andreyeva, Julia" w:date="2022-03-03T17:42:00Z" w:id="8102"/>
                <w:rFonts w:ascii="Arial" w:hAnsi="Arial" w:eastAsia="Times New Roman" w:cs="Arial"/>
                <w:color w:val="000000"/>
                <w:sz w:val="20"/>
                <w:szCs w:val="20"/>
                <w:lang w:val="en-US"/>
              </w:rPr>
            </w:pPr>
            <w:ins w:author="Andreyeva, Julia" w:date="2022-03-03T17:44:00Z" w:id="8103">
              <w:r>
                <w:rPr>
                  <w:rFonts w:ascii="Arial" w:hAnsi="Arial" w:cs="Arial"/>
                  <w:szCs w:val="20"/>
                </w:rPr>
                <w:t>Category</w:t>
              </w:r>
            </w:ins>
          </w:p>
        </w:tc>
      </w:tr>
      <w:tr w:rsidRPr="006F0712" w:rsidR="00CB6FBC" w:rsidTr="00A1323A" w14:paraId="65D9F23C" w14:textId="77777777">
        <w:trPr>
          <w:trHeight w:val="70"/>
          <w:ins w:author="Andreyeva, Julia" w:date="2022-03-03T17:44:00Z" w:id="8104"/>
          <w:trPrChange w:author="Andreyeva, Julia" w:date="2022-03-16T14:41:00Z" w:id="8105">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vMerge/>
            <w:vAlign w:val="center"/>
            <w:tcPrChange w:author="Andreyeva, Julia" w:date="2022-03-16T14:41:00Z" w:id="8106">
              <w:tcPr>
                <w:tcW w:w="1094" w:type="dxa"/>
                <w:gridSpan w:val="5"/>
                <w:vMerge/>
                <w:vAlign w:val="center"/>
              </w:tcPr>
            </w:tcPrChange>
          </w:tcPr>
          <w:p w:rsidR="00CB6FBC" w:rsidP="00CB6FBC" w:rsidRDefault="00CB6FBC" w14:paraId="405DD029" w14:textId="77777777">
            <w:pPr>
              <w:rPr>
                <w:ins w:author="Andreyeva, Julia" w:date="2022-03-03T17:44:00Z" w:id="8107"/>
                <w:rFonts w:ascii="Arial" w:hAnsi="Arial" w:eastAsia="Times New Roman" w:cs="Arial"/>
                <w:color w:val="000000"/>
                <w:sz w:val="20"/>
                <w:szCs w:val="20"/>
                <w:lang w:val="en-US"/>
              </w:rPr>
            </w:pPr>
          </w:p>
        </w:tc>
        <w:tc>
          <w:tcPr>
            <w:tcW w:w="0" w:type="dxa"/>
            <w:vAlign w:val="center"/>
            <w:tcPrChange w:author="Andreyeva, Julia" w:date="2022-03-16T14:41:00Z" w:id="8108">
              <w:tcPr>
                <w:tcW w:w="1170" w:type="dxa"/>
                <w:gridSpan w:val="4"/>
                <w:vAlign w:val="center"/>
              </w:tcPr>
            </w:tcPrChange>
          </w:tcPr>
          <w:p w:rsidRPr="006F0712" w:rsidR="00CB6FBC" w:rsidP="00CB6FBC" w:rsidRDefault="00CB6FBC" w14:paraId="6A0781C5" w14:textId="0350716C">
            <w:pPr>
              <w:cnfStyle w:val="000000000000" w:firstRow="0" w:lastRow="0" w:firstColumn="0" w:lastColumn="0" w:oddVBand="0" w:evenVBand="0" w:oddHBand="0" w:evenHBand="0" w:firstRowFirstColumn="0" w:firstRowLastColumn="0" w:lastRowFirstColumn="0" w:lastRowLastColumn="0"/>
              <w:rPr>
                <w:ins w:author="Andreyeva, Julia" w:date="2022-03-03T17:44:00Z" w:id="8109"/>
                <w:rFonts w:ascii="Arial" w:hAnsi="Arial" w:eastAsia="Times New Roman" w:cs="Arial"/>
                <w:color w:val="000000"/>
                <w:sz w:val="20"/>
                <w:szCs w:val="20"/>
                <w:lang w:val="en-US"/>
              </w:rPr>
            </w:pPr>
            <w:ins w:author="Andreyeva, Julia" w:date="2022-03-03T17:45:00Z" w:id="8110">
              <w:r w:rsidRPr="0035373B">
                <w:rPr>
                  <w:rFonts w:ascii="Arial" w:hAnsi="Arial" w:cs="Arial"/>
                  <w:szCs w:val="20"/>
                </w:rPr>
                <w:t>Price list header</w:t>
              </w:r>
            </w:ins>
          </w:p>
        </w:tc>
        <w:tc>
          <w:tcPr>
            <w:tcW w:w="0" w:type="dxa"/>
            <w:vAlign w:val="center"/>
            <w:tcPrChange w:author="Andreyeva, Julia" w:date="2022-03-16T14:41:00Z" w:id="8111">
              <w:tcPr>
                <w:tcW w:w="1750" w:type="dxa"/>
                <w:gridSpan w:val="4"/>
                <w:vAlign w:val="center"/>
              </w:tcPr>
            </w:tcPrChange>
          </w:tcPr>
          <w:p w:rsidRPr="006F0712" w:rsidR="00CB6FBC" w:rsidP="00CB6FBC" w:rsidRDefault="00CB6FBC" w14:paraId="3D0A4A58" w14:textId="401BE765">
            <w:pPr>
              <w:cnfStyle w:val="000000000000" w:firstRow="0" w:lastRow="0" w:firstColumn="0" w:lastColumn="0" w:oddVBand="0" w:evenVBand="0" w:oddHBand="0" w:evenHBand="0" w:firstRowFirstColumn="0" w:firstRowLastColumn="0" w:lastRowFirstColumn="0" w:lastRowLastColumn="0"/>
              <w:rPr>
                <w:ins w:author="Andreyeva, Julia" w:date="2022-03-03T17:44:00Z" w:id="8112"/>
                <w:rFonts w:ascii="Arial" w:hAnsi="Arial" w:eastAsia="Times New Roman" w:cs="Arial"/>
                <w:color w:val="000000"/>
                <w:sz w:val="20"/>
                <w:szCs w:val="20"/>
                <w:lang w:val="en-US"/>
              </w:rPr>
            </w:pPr>
            <w:ins w:author="Andreyeva, Julia" w:date="2022-03-03T17:45:00Z" w:id="8113">
              <w:r>
                <w:rPr>
                  <w:rFonts w:ascii="Arial" w:hAnsi="Arial" w:cs="Arial"/>
                  <w:szCs w:val="20"/>
                </w:rPr>
                <w:t>Distributor</w:t>
              </w:r>
            </w:ins>
          </w:p>
        </w:tc>
        <w:tc>
          <w:tcPr>
            <w:tcW w:w="0" w:type="dxa"/>
            <w:vAlign w:val="center"/>
            <w:tcPrChange w:author="Andreyeva, Julia" w:date="2022-03-16T14:41:00Z" w:id="8114">
              <w:tcPr>
                <w:tcW w:w="2647" w:type="dxa"/>
                <w:gridSpan w:val="4"/>
                <w:vAlign w:val="center"/>
              </w:tcPr>
            </w:tcPrChange>
          </w:tcPr>
          <w:p w:rsidRPr="006F0712" w:rsidR="00CB6FBC" w:rsidP="00CB6FBC" w:rsidRDefault="00CB6FBC" w14:paraId="4ED2DB66" w14:textId="77777777">
            <w:pPr>
              <w:cnfStyle w:val="000000000000" w:firstRow="0" w:lastRow="0" w:firstColumn="0" w:lastColumn="0" w:oddVBand="0" w:evenVBand="0" w:oddHBand="0" w:evenHBand="0" w:firstRowFirstColumn="0" w:firstRowLastColumn="0" w:lastRowFirstColumn="0" w:lastRowLastColumn="0"/>
              <w:rPr>
                <w:ins w:author="Andreyeva, Julia" w:date="2022-03-03T17:44:00Z" w:id="8115"/>
                <w:rFonts w:ascii="Arial" w:hAnsi="Arial" w:eastAsia="Times New Roman" w:cs="Arial"/>
                <w:color w:val="000000"/>
                <w:sz w:val="20"/>
                <w:szCs w:val="20"/>
                <w:lang w:val="en-US"/>
              </w:rPr>
            </w:pPr>
          </w:p>
        </w:tc>
        <w:tc>
          <w:tcPr>
            <w:tcW w:w="0" w:type="dxa"/>
            <w:vAlign w:val="center"/>
            <w:tcPrChange w:author="Andreyeva, Julia" w:date="2022-03-16T14:41:00Z" w:id="8116">
              <w:tcPr>
                <w:tcW w:w="1358" w:type="dxa"/>
                <w:gridSpan w:val="3"/>
                <w:vAlign w:val="center"/>
              </w:tcPr>
            </w:tcPrChange>
          </w:tcPr>
          <w:p w:rsidRPr="006F0712" w:rsidR="00CB6FBC" w:rsidP="00CB6FBC" w:rsidRDefault="00CB6FBC" w14:paraId="0A37B232" w14:textId="0988D926">
            <w:pPr>
              <w:cnfStyle w:val="000000000000" w:firstRow="0" w:lastRow="0" w:firstColumn="0" w:lastColumn="0" w:oddVBand="0" w:evenVBand="0" w:oddHBand="0" w:evenHBand="0" w:firstRowFirstColumn="0" w:firstRowLastColumn="0" w:lastRowFirstColumn="0" w:lastRowLastColumn="0"/>
              <w:rPr>
                <w:ins w:author="Andreyeva, Julia" w:date="2022-03-03T17:44:00Z" w:id="8117"/>
                <w:rFonts w:ascii="Arial" w:hAnsi="Arial" w:eastAsia="Times New Roman" w:cs="Arial"/>
                <w:color w:val="000000"/>
                <w:sz w:val="20"/>
                <w:szCs w:val="20"/>
                <w:lang w:val="en-US"/>
              </w:rPr>
            </w:pPr>
            <w:ins w:author="Andreyeva, Julia" w:date="2022-03-03T17:45:00Z" w:id="8118">
              <w:r w:rsidRPr="0035373B">
                <w:rPr>
                  <w:rFonts w:ascii="Arial" w:hAnsi="Arial" w:cs="Arial"/>
                  <w:szCs w:val="20"/>
                </w:rPr>
                <w:t>Price list</w:t>
              </w:r>
            </w:ins>
          </w:p>
        </w:tc>
        <w:tc>
          <w:tcPr>
            <w:tcW w:w="1762" w:type="dxa"/>
            <w:vAlign w:val="center"/>
            <w:tcPrChange w:author="Andreyeva, Julia" w:date="2022-03-16T14:41:00Z" w:id="8119">
              <w:tcPr>
                <w:tcW w:w="1521" w:type="dxa"/>
                <w:gridSpan w:val="2"/>
                <w:vAlign w:val="center"/>
              </w:tcPr>
            </w:tcPrChange>
          </w:tcPr>
          <w:p w:rsidRPr="006F0712" w:rsidR="00CB6FBC" w:rsidP="00CB6FBC" w:rsidRDefault="00CB6FBC" w14:paraId="15BBEF59" w14:textId="61FF4DE9">
            <w:pPr>
              <w:cnfStyle w:val="000000000000" w:firstRow="0" w:lastRow="0" w:firstColumn="0" w:lastColumn="0" w:oddVBand="0" w:evenVBand="0" w:oddHBand="0" w:evenHBand="0" w:firstRowFirstColumn="0" w:firstRowLastColumn="0" w:lastRowFirstColumn="0" w:lastRowLastColumn="0"/>
              <w:rPr>
                <w:ins w:author="Andreyeva, Julia" w:date="2022-03-03T17:44:00Z" w:id="8120"/>
                <w:rFonts w:ascii="Arial" w:hAnsi="Arial" w:eastAsia="Times New Roman" w:cs="Arial"/>
                <w:color w:val="000000"/>
                <w:sz w:val="20"/>
                <w:szCs w:val="20"/>
                <w:lang w:val="en-US"/>
              </w:rPr>
            </w:pPr>
            <w:ins w:author="Andreyeva, Julia" w:date="2022-03-03T17:45:00Z" w:id="8121">
              <w:r>
                <w:rPr>
                  <w:rFonts w:ascii="Arial" w:hAnsi="Arial" w:cs="Arial"/>
                  <w:szCs w:val="20"/>
                </w:rPr>
                <w:t>Distributor</w:t>
              </w:r>
            </w:ins>
          </w:p>
        </w:tc>
      </w:tr>
      <w:tr w:rsidRPr="006F0712" w:rsidR="00BD6564" w:rsidTr="00A1323A" w14:paraId="6A13BB6F" w14:textId="77777777">
        <w:trPr>
          <w:trHeight w:val="70"/>
          <w:ins w:author="Andreyeva, Julia" w:date="2022-03-03T17:56:00Z" w:id="8122"/>
          <w:trPrChange w:author="Andreyeva, Julia" w:date="2022-03-16T14:41:00Z" w:id="8123">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8124">
              <w:tcPr>
                <w:tcW w:w="1094" w:type="dxa"/>
                <w:gridSpan w:val="5"/>
              </w:tcPr>
            </w:tcPrChange>
          </w:tcPr>
          <w:p w:rsidRPr="000A227A" w:rsidR="00BD6564" w:rsidP="00362BCE" w:rsidRDefault="00BD6564" w14:paraId="3626B9C6" w14:textId="5E027C28">
            <w:pPr>
              <w:rPr>
                <w:ins w:author="Andreyeva, Julia" w:date="2022-03-03T17:56:00Z" w:id="8125"/>
                <w:rFonts w:ascii="Arial" w:hAnsi="Arial" w:eastAsia="Times New Roman" w:cs="Arial"/>
                <w:b w:val="0"/>
                <w:bCs w:val="0"/>
                <w:color w:val="000000"/>
                <w:sz w:val="20"/>
                <w:szCs w:val="20"/>
                <w:lang w:val="en-US"/>
                <w:rPrChange w:author="Andreyeva, Julia" w:date="2022-03-28T13:26:00Z" w:id="8126">
                  <w:rPr>
                    <w:ins w:author="Andreyeva, Julia" w:date="2022-03-03T17:56:00Z" w:id="8127"/>
                    <w:rFonts w:ascii="Arial" w:hAnsi="Arial" w:eastAsia="Times New Roman" w:cs="Arial"/>
                    <w:color w:val="000000"/>
                    <w:sz w:val="20"/>
                    <w:szCs w:val="20"/>
                    <w:lang w:val="en-US"/>
                  </w:rPr>
                </w:rPrChange>
              </w:rPr>
            </w:pPr>
            <w:ins w:author="Andreyeva, Julia" w:date="2022-03-03T17:58:00Z" w:id="8128">
              <w:r w:rsidRPr="000A227A">
                <w:rPr>
                  <w:rFonts w:ascii="Arial" w:hAnsi="Arial" w:eastAsia="Times New Roman" w:cs="Arial"/>
                  <w:color w:val="000000"/>
                  <w:sz w:val="20"/>
                  <w:szCs w:val="20"/>
                  <w:lang w:val="en-US"/>
                </w:rPr>
                <w:t>Product template</w:t>
              </w:r>
            </w:ins>
          </w:p>
        </w:tc>
        <w:tc>
          <w:tcPr>
            <w:tcW w:w="8687" w:type="dxa"/>
            <w:gridSpan w:val="5"/>
            <w:tcPrChange w:author="Andreyeva, Julia" w:date="2022-03-16T14:41:00Z" w:id="8129">
              <w:tcPr>
                <w:tcW w:w="8446" w:type="dxa"/>
                <w:gridSpan w:val="17"/>
              </w:tcPr>
            </w:tcPrChange>
          </w:tcPr>
          <w:p w:rsidRPr="006F0712" w:rsidR="00BD6564" w:rsidRDefault="00BD6564" w14:paraId="7955C281" w14:textId="6B6E52FD">
            <w:pPr>
              <w:spacing w:after="120"/>
              <w:cnfStyle w:val="000000000000" w:firstRow="0" w:lastRow="0" w:firstColumn="0" w:lastColumn="0" w:oddVBand="0" w:evenVBand="0" w:oddHBand="0" w:evenHBand="0" w:firstRowFirstColumn="0" w:firstRowLastColumn="0" w:lastRowFirstColumn="0" w:lastRowLastColumn="0"/>
              <w:rPr>
                <w:ins w:author="Andreyeva, Julia" w:date="2022-03-03T17:56:00Z" w:id="8130"/>
                <w:rFonts w:ascii="Arial" w:hAnsi="Arial" w:eastAsia="Times New Roman" w:cs="Arial"/>
                <w:color w:val="000000"/>
                <w:sz w:val="20"/>
                <w:szCs w:val="20"/>
                <w:lang w:val="en-US"/>
              </w:rPr>
              <w:pPrChange w:author="Andreyeva, Julia" w:date="2022-03-03T17:59:00Z" w:id="8131">
                <w:pPr>
                  <w:cnfStyle w:val="000000000000" w:firstRow="0" w:lastRow="0" w:firstColumn="0" w:lastColumn="0" w:oddVBand="0" w:evenVBand="0" w:oddHBand="0" w:evenHBand="0" w:firstRowFirstColumn="0" w:firstRowLastColumn="0" w:lastRowFirstColumn="0" w:lastRowLastColumn="0"/>
                </w:pPr>
              </w:pPrChange>
            </w:pPr>
            <w:ins w:author="Andreyeva, Julia" w:date="2022-03-03T17:58:00Z" w:id="8132">
              <w:r w:rsidRPr="004901F3">
                <w:rPr>
                  <w:lang w:val="en-US"/>
                </w:rPr>
                <w:t>New fields Category, Target List, Distributor, Additional code needs to be added to ETL.</w:t>
              </w:r>
              <w:r w:rsidR="006A77A9">
                <w:rPr>
                  <w:lang w:val="en-US"/>
                </w:rPr>
                <w:t xml:space="preserve"> T</w:t>
              </w:r>
              <w:r w:rsidRPr="004901F3" w:rsidR="006A77A9">
                <w:rPr>
                  <w:lang w:val="en-US"/>
                </w:rPr>
                <w:t xml:space="preserve">he attribute target list needs to be added in ETL and BI. </w:t>
              </w:r>
            </w:ins>
          </w:p>
        </w:tc>
      </w:tr>
      <w:tr w:rsidRPr="006F0712" w:rsidR="00F93343" w:rsidTr="00A1323A" w14:paraId="08EE5C8E" w14:textId="77777777">
        <w:trPr>
          <w:trHeight w:val="70"/>
          <w:ins w:author="Andreyeva, Julia" w:date="2022-03-03T17:57:00Z" w:id="8133"/>
          <w:trPrChange w:author="Andreyeva, Julia" w:date="2022-03-16T14:41:00Z" w:id="8134">
            <w:trPr>
              <w:gridBefore w:val="2"/>
              <w:trHeight w:val="70"/>
            </w:trPr>
          </w:trPrChange>
        </w:trPr>
        <w:tc>
          <w:tcPr>
            <w:cnfStyle w:val="001000000000" w:firstRow="0" w:lastRow="0" w:firstColumn="1" w:lastColumn="0" w:oddVBand="0" w:evenVBand="0" w:oddHBand="0" w:evenHBand="0" w:firstRowFirstColumn="0" w:firstRowLastColumn="0" w:lastRowFirstColumn="0" w:lastRowLastColumn="0"/>
            <w:tcW w:w="1094" w:type="dxa"/>
            <w:vAlign w:val="center"/>
            <w:tcPrChange w:author="Andreyeva, Julia" w:date="2022-03-16T14:41:00Z" w:id="8135">
              <w:tcPr>
                <w:tcW w:w="1039" w:type="dxa"/>
                <w:gridSpan w:val="2"/>
              </w:tcPr>
            </w:tcPrChange>
          </w:tcPr>
          <w:p w:rsidRPr="000A227A" w:rsidR="00F93343" w:rsidP="00F93343" w:rsidRDefault="00F93343" w14:paraId="74CE74EF" w14:textId="77777777">
            <w:pPr>
              <w:rPr>
                <w:ins w:author="Andreyeva, Julia" w:date="2022-03-03T17:57:00Z" w:id="8136"/>
                <w:rFonts w:ascii="Arial" w:hAnsi="Arial" w:eastAsia="Times New Roman" w:cs="Arial"/>
                <w:b w:val="0"/>
                <w:bCs w:val="0"/>
                <w:color w:val="000000"/>
                <w:sz w:val="20"/>
                <w:szCs w:val="20"/>
                <w:lang w:val="en-US"/>
                <w:rPrChange w:author="Andreyeva, Julia" w:date="2022-03-28T13:26:00Z" w:id="8137">
                  <w:rPr>
                    <w:ins w:author="Andreyeva, Julia" w:date="2022-03-03T17:57:00Z" w:id="8138"/>
                    <w:rFonts w:ascii="Arial" w:hAnsi="Arial" w:eastAsia="Times New Roman" w:cs="Arial"/>
                    <w:color w:val="000000"/>
                    <w:sz w:val="20"/>
                    <w:szCs w:val="20"/>
                    <w:lang w:val="en-US"/>
                  </w:rPr>
                </w:rPrChange>
              </w:rPr>
            </w:pPr>
          </w:p>
        </w:tc>
        <w:tc>
          <w:tcPr>
            <w:tcW w:w="1170" w:type="dxa"/>
            <w:vAlign w:val="center"/>
            <w:tcPrChange w:author="Andreyeva, Julia" w:date="2022-03-16T14:41:00Z" w:id="8139">
              <w:tcPr>
                <w:tcW w:w="1114" w:type="dxa"/>
                <w:gridSpan w:val="3"/>
              </w:tcPr>
            </w:tcPrChange>
          </w:tcPr>
          <w:p w:rsidRPr="006F0712" w:rsidR="00F93343" w:rsidP="00F93343" w:rsidRDefault="00F93343" w14:paraId="2F68EE5C" w14:textId="11639455">
            <w:pPr>
              <w:cnfStyle w:val="000000000000" w:firstRow="0" w:lastRow="0" w:firstColumn="0" w:lastColumn="0" w:oddVBand="0" w:evenVBand="0" w:oddHBand="0" w:evenHBand="0" w:firstRowFirstColumn="0" w:firstRowLastColumn="0" w:lastRowFirstColumn="0" w:lastRowLastColumn="0"/>
              <w:rPr>
                <w:ins w:author="Andreyeva, Julia" w:date="2022-03-03T17:57:00Z" w:id="8140"/>
                <w:rFonts w:ascii="Arial" w:hAnsi="Arial" w:eastAsia="Times New Roman" w:cs="Arial"/>
                <w:color w:val="000000"/>
                <w:sz w:val="20"/>
                <w:szCs w:val="20"/>
                <w:lang w:val="en-US"/>
              </w:rPr>
            </w:pPr>
            <w:ins w:author="Andreyeva, Julia" w:date="2022-03-03T17:59:00Z" w:id="8141">
              <w:r w:rsidRPr="00C349AC">
                <w:rPr>
                  <w:rFonts w:ascii="Arial" w:hAnsi="Arial" w:eastAsia="Times New Roman" w:cs="Arial"/>
                  <w:color w:val="000000"/>
                  <w:sz w:val="20"/>
                  <w:szCs w:val="20"/>
                  <w:lang w:val="en-US"/>
                </w:rPr>
                <w:t>Product Template Header</w:t>
              </w:r>
            </w:ins>
          </w:p>
        </w:tc>
        <w:tc>
          <w:tcPr>
            <w:tcW w:w="1750" w:type="dxa"/>
            <w:vAlign w:val="center"/>
            <w:tcPrChange w:author="Andreyeva, Julia" w:date="2022-03-16T14:41:00Z" w:id="8142">
              <w:tcPr>
                <w:tcW w:w="1781" w:type="dxa"/>
                <w:gridSpan w:val="4"/>
              </w:tcPr>
            </w:tcPrChange>
          </w:tcPr>
          <w:p w:rsidRPr="006F0712" w:rsidR="00F93343" w:rsidP="00F93343" w:rsidRDefault="00F93343" w14:paraId="678D0ADF" w14:textId="343E297E">
            <w:pPr>
              <w:cnfStyle w:val="000000000000" w:firstRow="0" w:lastRow="0" w:firstColumn="0" w:lastColumn="0" w:oddVBand="0" w:evenVBand="0" w:oddHBand="0" w:evenHBand="0" w:firstRowFirstColumn="0" w:firstRowLastColumn="0" w:lastRowFirstColumn="0" w:lastRowLastColumn="0"/>
              <w:rPr>
                <w:ins w:author="Andreyeva, Julia" w:date="2022-03-03T17:57:00Z" w:id="8143"/>
                <w:rFonts w:ascii="Arial" w:hAnsi="Arial" w:eastAsia="Times New Roman" w:cs="Arial"/>
                <w:color w:val="000000"/>
                <w:sz w:val="20"/>
                <w:szCs w:val="20"/>
                <w:lang w:val="en-US"/>
              </w:rPr>
            </w:pPr>
            <w:ins w:author="Andreyeva, Julia" w:date="2022-03-03T17:59:00Z" w:id="8144">
              <w:r w:rsidRPr="00C349AC">
                <w:rPr>
                  <w:rFonts w:ascii="Arial" w:hAnsi="Arial" w:cs="Arial"/>
                  <w:sz w:val="20"/>
                  <w:szCs w:val="20"/>
                </w:rPr>
                <w:t>Category</w:t>
              </w:r>
            </w:ins>
          </w:p>
        </w:tc>
        <w:tc>
          <w:tcPr>
            <w:tcW w:w="2647" w:type="dxa"/>
            <w:vAlign w:val="center"/>
            <w:tcPrChange w:author="Andreyeva, Julia" w:date="2022-03-16T14:41:00Z" w:id="8145">
              <w:tcPr>
                <w:tcW w:w="2701" w:type="dxa"/>
                <w:gridSpan w:val="5"/>
              </w:tcPr>
            </w:tcPrChange>
          </w:tcPr>
          <w:p w:rsidRPr="006F0712" w:rsidR="00F93343" w:rsidP="00F93343" w:rsidRDefault="00F93343" w14:paraId="28E709D8" w14:textId="4FCA8B7B">
            <w:pPr>
              <w:cnfStyle w:val="000000000000" w:firstRow="0" w:lastRow="0" w:firstColumn="0" w:lastColumn="0" w:oddVBand="0" w:evenVBand="0" w:oddHBand="0" w:evenHBand="0" w:firstRowFirstColumn="0" w:firstRowLastColumn="0" w:lastRowFirstColumn="0" w:lastRowLastColumn="0"/>
              <w:rPr>
                <w:ins w:author="Andreyeva, Julia" w:date="2022-03-03T17:57:00Z" w:id="8146"/>
                <w:rFonts w:ascii="Arial" w:hAnsi="Arial" w:eastAsia="Times New Roman" w:cs="Arial"/>
                <w:color w:val="000000"/>
                <w:sz w:val="20"/>
                <w:szCs w:val="20"/>
                <w:lang w:val="en-US"/>
              </w:rPr>
            </w:pPr>
            <w:ins w:author="Andreyeva, Julia" w:date="2022-03-03T17:59:00Z" w:id="8147">
              <w:r w:rsidRPr="00C349AC">
                <w:rPr>
                  <w:rFonts w:ascii="Arial" w:hAnsi="Arial" w:eastAsia="Times New Roman" w:cs="Arial"/>
                  <w:color w:val="000000"/>
                  <w:sz w:val="20"/>
                  <w:szCs w:val="20"/>
                  <w:lang w:val="en-US"/>
                </w:rPr>
                <w:t>-</w:t>
              </w:r>
            </w:ins>
          </w:p>
        </w:tc>
        <w:tc>
          <w:tcPr>
            <w:tcW w:w="1358" w:type="dxa"/>
            <w:vAlign w:val="center"/>
            <w:tcPrChange w:author="Andreyeva, Julia" w:date="2022-03-16T14:41:00Z" w:id="8148">
              <w:tcPr>
                <w:tcW w:w="1368" w:type="dxa"/>
                <w:gridSpan w:val="5"/>
              </w:tcPr>
            </w:tcPrChange>
          </w:tcPr>
          <w:p w:rsidRPr="006F0712" w:rsidR="00F93343" w:rsidP="00F93343" w:rsidRDefault="00F93343" w14:paraId="42716E79" w14:textId="2855DD2E">
            <w:pPr>
              <w:cnfStyle w:val="000000000000" w:firstRow="0" w:lastRow="0" w:firstColumn="0" w:lastColumn="0" w:oddVBand="0" w:evenVBand="0" w:oddHBand="0" w:evenHBand="0" w:firstRowFirstColumn="0" w:firstRowLastColumn="0" w:lastRowFirstColumn="0" w:lastRowLastColumn="0"/>
              <w:rPr>
                <w:ins w:author="Andreyeva, Julia" w:date="2022-03-03T17:57:00Z" w:id="8149"/>
                <w:rFonts w:ascii="Arial" w:hAnsi="Arial" w:eastAsia="Times New Roman" w:cs="Arial"/>
                <w:color w:val="000000"/>
                <w:sz w:val="20"/>
                <w:szCs w:val="20"/>
                <w:lang w:val="en-US"/>
              </w:rPr>
            </w:pPr>
            <w:ins w:author="Andreyeva, Julia" w:date="2022-03-03T17:59:00Z" w:id="8150">
              <w:r w:rsidRPr="00C349AC">
                <w:rPr>
                  <w:rFonts w:ascii="Arial" w:hAnsi="Arial" w:eastAsia="Times New Roman" w:cs="Arial"/>
                  <w:color w:val="000000"/>
                  <w:sz w:val="20"/>
                  <w:szCs w:val="20"/>
                  <w:lang w:val="en-US"/>
                </w:rPr>
                <w:t>Product Template Header</w:t>
              </w:r>
            </w:ins>
          </w:p>
        </w:tc>
        <w:tc>
          <w:tcPr>
            <w:tcW w:w="1762" w:type="dxa"/>
            <w:vAlign w:val="center"/>
            <w:tcPrChange w:author="Andreyeva, Julia" w:date="2022-03-16T14:41:00Z" w:id="8151">
              <w:tcPr>
                <w:tcW w:w="1537" w:type="dxa"/>
                <w:gridSpan w:val="3"/>
              </w:tcPr>
            </w:tcPrChange>
          </w:tcPr>
          <w:p w:rsidRPr="006F0712" w:rsidR="00F93343" w:rsidP="00F93343" w:rsidRDefault="00F93343" w14:paraId="14A7EAFB" w14:textId="0112EBFB">
            <w:pPr>
              <w:cnfStyle w:val="000000000000" w:firstRow="0" w:lastRow="0" w:firstColumn="0" w:lastColumn="0" w:oddVBand="0" w:evenVBand="0" w:oddHBand="0" w:evenHBand="0" w:firstRowFirstColumn="0" w:firstRowLastColumn="0" w:lastRowFirstColumn="0" w:lastRowLastColumn="0"/>
              <w:rPr>
                <w:ins w:author="Andreyeva, Julia" w:date="2022-03-03T17:57:00Z" w:id="8152"/>
                <w:rFonts w:ascii="Arial" w:hAnsi="Arial" w:eastAsia="Times New Roman" w:cs="Arial"/>
                <w:color w:val="000000"/>
                <w:sz w:val="20"/>
                <w:szCs w:val="20"/>
                <w:lang w:val="en-US"/>
              </w:rPr>
            </w:pPr>
            <w:ins w:author="Andreyeva, Julia" w:date="2022-03-03T17:59:00Z" w:id="8153">
              <w:r w:rsidRPr="00C349AC">
                <w:rPr>
                  <w:rFonts w:ascii="Arial" w:hAnsi="Arial" w:cs="Arial"/>
                  <w:sz w:val="20"/>
                  <w:szCs w:val="20"/>
                </w:rPr>
                <w:t>Category</w:t>
              </w:r>
            </w:ins>
          </w:p>
        </w:tc>
      </w:tr>
      <w:tr w:rsidRPr="006F0712" w:rsidR="00F93343" w:rsidTr="00A1323A" w14:paraId="7788F6C1" w14:textId="77777777">
        <w:trPr>
          <w:trHeight w:val="70"/>
          <w:ins w:author="Andreyeva, Julia" w:date="2022-03-03T17:59:00Z" w:id="8154"/>
          <w:trPrChange w:author="Andreyeva, Julia" w:date="2022-03-16T14:41:00Z" w:id="8155">
            <w:trPr>
              <w:gridBefore w:val="2"/>
              <w:trHeight w:val="70"/>
            </w:trPr>
          </w:trPrChange>
        </w:trPr>
        <w:tc>
          <w:tcPr>
            <w:cnfStyle w:val="001000000000" w:firstRow="0" w:lastRow="0" w:firstColumn="1" w:lastColumn="0" w:oddVBand="0" w:evenVBand="0" w:oddHBand="0" w:evenHBand="0" w:firstRowFirstColumn="0" w:firstRowLastColumn="0" w:lastRowFirstColumn="0" w:lastRowLastColumn="0"/>
            <w:tcW w:w="1094" w:type="dxa"/>
            <w:vAlign w:val="center"/>
            <w:tcPrChange w:author="Andreyeva, Julia" w:date="2022-03-16T14:41:00Z" w:id="8156">
              <w:tcPr>
                <w:tcW w:w="1039" w:type="dxa"/>
                <w:gridSpan w:val="2"/>
              </w:tcPr>
            </w:tcPrChange>
          </w:tcPr>
          <w:p w:rsidRPr="000A227A" w:rsidR="00F93343" w:rsidP="00F93343" w:rsidRDefault="00F93343" w14:paraId="326E5EE1" w14:textId="77777777">
            <w:pPr>
              <w:rPr>
                <w:ins w:author="Andreyeva, Julia" w:date="2022-03-03T17:59:00Z" w:id="8157"/>
                <w:rFonts w:ascii="Arial" w:hAnsi="Arial" w:eastAsia="Times New Roman" w:cs="Arial"/>
                <w:b w:val="0"/>
                <w:bCs w:val="0"/>
                <w:color w:val="000000"/>
                <w:sz w:val="20"/>
                <w:szCs w:val="20"/>
                <w:lang w:val="en-US"/>
                <w:rPrChange w:author="Andreyeva, Julia" w:date="2022-03-28T13:26:00Z" w:id="8158">
                  <w:rPr>
                    <w:ins w:author="Andreyeva, Julia" w:date="2022-03-03T17:59:00Z" w:id="8159"/>
                    <w:rFonts w:ascii="Arial" w:hAnsi="Arial" w:eastAsia="Times New Roman" w:cs="Arial"/>
                    <w:color w:val="000000"/>
                    <w:sz w:val="20"/>
                    <w:szCs w:val="20"/>
                    <w:lang w:val="en-US"/>
                  </w:rPr>
                </w:rPrChange>
              </w:rPr>
            </w:pPr>
          </w:p>
        </w:tc>
        <w:tc>
          <w:tcPr>
            <w:tcW w:w="1170" w:type="dxa"/>
            <w:vAlign w:val="center"/>
            <w:tcPrChange w:author="Andreyeva, Julia" w:date="2022-03-16T14:41:00Z" w:id="8160">
              <w:tcPr>
                <w:tcW w:w="1114" w:type="dxa"/>
                <w:gridSpan w:val="3"/>
              </w:tcPr>
            </w:tcPrChange>
          </w:tcPr>
          <w:p w:rsidRPr="006F0712" w:rsidR="00F93343" w:rsidP="00F93343" w:rsidRDefault="00F93343" w14:paraId="4F3A9DF4" w14:textId="4DF3AD7C">
            <w:pPr>
              <w:cnfStyle w:val="000000000000" w:firstRow="0" w:lastRow="0" w:firstColumn="0" w:lastColumn="0" w:oddVBand="0" w:evenVBand="0" w:oddHBand="0" w:evenHBand="0" w:firstRowFirstColumn="0" w:firstRowLastColumn="0" w:lastRowFirstColumn="0" w:lastRowLastColumn="0"/>
              <w:rPr>
                <w:ins w:author="Andreyeva, Julia" w:date="2022-03-03T17:59:00Z" w:id="8161"/>
                <w:rFonts w:ascii="Arial" w:hAnsi="Arial" w:eastAsia="Times New Roman" w:cs="Arial"/>
                <w:color w:val="000000"/>
                <w:sz w:val="20"/>
                <w:szCs w:val="20"/>
                <w:lang w:val="en-US"/>
              </w:rPr>
            </w:pPr>
            <w:ins w:author="Andreyeva, Julia" w:date="2022-03-03T17:59:00Z" w:id="8162">
              <w:r w:rsidRPr="00C349AC">
                <w:rPr>
                  <w:rFonts w:ascii="Arial" w:hAnsi="Arial" w:eastAsia="Times New Roman" w:cs="Arial"/>
                  <w:color w:val="000000"/>
                  <w:sz w:val="20"/>
                  <w:szCs w:val="20"/>
                  <w:lang w:val="en-US"/>
                </w:rPr>
                <w:t>Product Template Header</w:t>
              </w:r>
            </w:ins>
          </w:p>
        </w:tc>
        <w:tc>
          <w:tcPr>
            <w:tcW w:w="1750" w:type="dxa"/>
            <w:vAlign w:val="center"/>
            <w:tcPrChange w:author="Andreyeva, Julia" w:date="2022-03-16T14:41:00Z" w:id="8163">
              <w:tcPr>
                <w:tcW w:w="1781" w:type="dxa"/>
                <w:gridSpan w:val="4"/>
              </w:tcPr>
            </w:tcPrChange>
          </w:tcPr>
          <w:p w:rsidRPr="006F0712" w:rsidR="00F93343" w:rsidP="00F93343" w:rsidRDefault="00F93343" w14:paraId="16CA66AB" w14:textId="18535BD2">
            <w:pPr>
              <w:cnfStyle w:val="000000000000" w:firstRow="0" w:lastRow="0" w:firstColumn="0" w:lastColumn="0" w:oddVBand="0" w:evenVBand="0" w:oddHBand="0" w:evenHBand="0" w:firstRowFirstColumn="0" w:firstRowLastColumn="0" w:lastRowFirstColumn="0" w:lastRowLastColumn="0"/>
              <w:rPr>
                <w:ins w:author="Andreyeva, Julia" w:date="2022-03-03T17:59:00Z" w:id="8164"/>
                <w:rFonts w:ascii="Arial" w:hAnsi="Arial" w:eastAsia="Times New Roman" w:cs="Arial"/>
                <w:color w:val="000000"/>
                <w:sz w:val="20"/>
                <w:szCs w:val="20"/>
                <w:lang w:val="en-US"/>
              </w:rPr>
            </w:pPr>
            <w:ins w:author="Andreyeva, Julia" w:date="2022-03-03T17:59:00Z" w:id="8165">
              <w:r w:rsidRPr="00C349AC">
                <w:rPr>
                  <w:rFonts w:ascii="Arial" w:hAnsi="Arial" w:cs="Arial"/>
                  <w:sz w:val="20"/>
                  <w:szCs w:val="20"/>
                </w:rPr>
                <w:t>Distributor</w:t>
              </w:r>
            </w:ins>
          </w:p>
        </w:tc>
        <w:tc>
          <w:tcPr>
            <w:tcW w:w="2647" w:type="dxa"/>
            <w:vAlign w:val="center"/>
            <w:tcPrChange w:author="Andreyeva, Julia" w:date="2022-03-16T14:41:00Z" w:id="8166">
              <w:tcPr>
                <w:tcW w:w="2701" w:type="dxa"/>
                <w:gridSpan w:val="5"/>
              </w:tcPr>
            </w:tcPrChange>
          </w:tcPr>
          <w:p w:rsidRPr="006F0712" w:rsidR="00F93343" w:rsidP="00F93343" w:rsidRDefault="00F93343" w14:paraId="6DD17D78" w14:textId="77777777">
            <w:pPr>
              <w:cnfStyle w:val="000000000000" w:firstRow="0" w:lastRow="0" w:firstColumn="0" w:lastColumn="0" w:oddVBand="0" w:evenVBand="0" w:oddHBand="0" w:evenHBand="0" w:firstRowFirstColumn="0" w:firstRowLastColumn="0" w:lastRowFirstColumn="0" w:lastRowLastColumn="0"/>
              <w:rPr>
                <w:ins w:author="Andreyeva, Julia" w:date="2022-03-03T17:59:00Z" w:id="8167"/>
                <w:rFonts w:ascii="Arial" w:hAnsi="Arial" w:eastAsia="Times New Roman" w:cs="Arial"/>
                <w:color w:val="000000"/>
                <w:sz w:val="20"/>
                <w:szCs w:val="20"/>
                <w:lang w:val="en-US"/>
              </w:rPr>
            </w:pPr>
          </w:p>
        </w:tc>
        <w:tc>
          <w:tcPr>
            <w:tcW w:w="1358" w:type="dxa"/>
            <w:vAlign w:val="center"/>
            <w:tcPrChange w:author="Andreyeva, Julia" w:date="2022-03-16T14:41:00Z" w:id="8168">
              <w:tcPr>
                <w:tcW w:w="1368" w:type="dxa"/>
                <w:gridSpan w:val="5"/>
              </w:tcPr>
            </w:tcPrChange>
          </w:tcPr>
          <w:p w:rsidRPr="006F0712" w:rsidR="00F93343" w:rsidP="00F93343" w:rsidRDefault="00F93343" w14:paraId="18C74C26" w14:textId="50F64A33">
            <w:pPr>
              <w:cnfStyle w:val="000000000000" w:firstRow="0" w:lastRow="0" w:firstColumn="0" w:lastColumn="0" w:oddVBand="0" w:evenVBand="0" w:oddHBand="0" w:evenHBand="0" w:firstRowFirstColumn="0" w:firstRowLastColumn="0" w:lastRowFirstColumn="0" w:lastRowLastColumn="0"/>
              <w:rPr>
                <w:ins w:author="Andreyeva, Julia" w:date="2022-03-03T17:59:00Z" w:id="8169"/>
                <w:rFonts w:ascii="Arial" w:hAnsi="Arial" w:eastAsia="Times New Roman" w:cs="Arial"/>
                <w:color w:val="000000"/>
                <w:sz w:val="20"/>
                <w:szCs w:val="20"/>
                <w:lang w:val="en-US"/>
              </w:rPr>
            </w:pPr>
            <w:ins w:author="Andreyeva, Julia" w:date="2022-03-03T17:59:00Z" w:id="8170">
              <w:r w:rsidRPr="00C349AC">
                <w:rPr>
                  <w:rFonts w:ascii="Arial" w:hAnsi="Arial" w:eastAsia="Times New Roman" w:cs="Arial"/>
                  <w:color w:val="000000"/>
                  <w:sz w:val="20"/>
                  <w:szCs w:val="20"/>
                  <w:lang w:val="en-US"/>
                </w:rPr>
                <w:t>Product Template Header</w:t>
              </w:r>
            </w:ins>
          </w:p>
        </w:tc>
        <w:tc>
          <w:tcPr>
            <w:tcW w:w="1762" w:type="dxa"/>
            <w:vAlign w:val="center"/>
            <w:tcPrChange w:author="Andreyeva, Julia" w:date="2022-03-16T14:41:00Z" w:id="8171">
              <w:tcPr>
                <w:tcW w:w="1537" w:type="dxa"/>
                <w:gridSpan w:val="3"/>
              </w:tcPr>
            </w:tcPrChange>
          </w:tcPr>
          <w:p w:rsidRPr="006F0712" w:rsidR="00F93343" w:rsidP="00F93343" w:rsidRDefault="00F93343" w14:paraId="30C1027B" w14:textId="1389683D">
            <w:pPr>
              <w:cnfStyle w:val="000000000000" w:firstRow="0" w:lastRow="0" w:firstColumn="0" w:lastColumn="0" w:oddVBand="0" w:evenVBand="0" w:oddHBand="0" w:evenHBand="0" w:firstRowFirstColumn="0" w:firstRowLastColumn="0" w:lastRowFirstColumn="0" w:lastRowLastColumn="0"/>
              <w:rPr>
                <w:ins w:author="Andreyeva, Julia" w:date="2022-03-03T17:59:00Z" w:id="8172"/>
                <w:rFonts w:ascii="Arial" w:hAnsi="Arial" w:eastAsia="Times New Roman" w:cs="Arial"/>
                <w:color w:val="000000"/>
                <w:sz w:val="20"/>
                <w:szCs w:val="20"/>
                <w:lang w:val="en-US"/>
              </w:rPr>
            </w:pPr>
            <w:ins w:author="Andreyeva, Julia" w:date="2022-03-03T17:59:00Z" w:id="8173">
              <w:r w:rsidRPr="00C349AC">
                <w:rPr>
                  <w:rFonts w:ascii="Arial" w:hAnsi="Arial" w:cs="Arial"/>
                  <w:sz w:val="20"/>
                  <w:szCs w:val="20"/>
                </w:rPr>
                <w:t>Distributor</w:t>
              </w:r>
            </w:ins>
          </w:p>
        </w:tc>
      </w:tr>
      <w:tr w:rsidRPr="006F0712" w:rsidR="00F93343" w:rsidTr="00A1323A" w14:paraId="66FE1509" w14:textId="77777777">
        <w:trPr>
          <w:trHeight w:val="70"/>
          <w:ins w:author="Andreyeva, Julia" w:date="2022-03-03T17:59:00Z" w:id="8174"/>
          <w:trPrChange w:author="Andreyeva, Julia" w:date="2022-03-16T14:41:00Z" w:id="8175">
            <w:trPr>
              <w:gridBefore w:val="2"/>
              <w:trHeight w:val="70"/>
            </w:trPr>
          </w:trPrChange>
        </w:trPr>
        <w:tc>
          <w:tcPr>
            <w:cnfStyle w:val="001000000000" w:firstRow="0" w:lastRow="0" w:firstColumn="1" w:lastColumn="0" w:oddVBand="0" w:evenVBand="0" w:oddHBand="0" w:evenHBand="0" w:firstRowFirstColumn="0" w:firstRowLastColumn="0" w:lastRowFirstColumn="0" w:lastRowLastColumn="0"/>
            <w:tcW w:w="1094" w:type="dxa"/>
            <w:vAlign w:val="center"/>
            <w:tcPrChange w:author="Andreyeva, Julia" w:date="2022-03-16T14:41:00Z" w:id="8176">
              <w:tcPr>
                <w:tcW w:w="1039" w:type="dxa"/>
                <w:gridSpan w:val="2"/>
              </w:tcPr>
            </w:tcPrChange>
          </w:tcPr>
          <w:p w:rsidRPr="000A227A" w:rsidR="00F93343" w:rsidP="00F93343" w:rsidRDefault="00F93343" w14:paraId="68BDF273" w14:textId="77777777">
            <w:pPr>
              <w:rPr>
                <w:ins w:author="Andreyeva, Julia" w:date="2022-03-03T17:59:00Z" w:id="8177"/>
                <w:rFonts w:ascii="Arial" w:hAnsi="Arial" w:eastAsia="Times New Roman" w:cs="Arial"/>
                <w:b w:val="0"/>
                <w:bCs w:val="0"/>
                <w:color w:val="000000"/>
                <w:sz w:val="20"/>
                <w:szCs w:val="20"/>
                <w:lang w:val="en-US"/>
                <w:rPrChange w:author="Andreyeva, Julia" w:date="2022-03-28T13:26:00Z" w:id="8178">
                  <w:rPr>
                    <w:ins w:author="Andreyeva, Julia" w:date="2022-03-03T17:59:00Z" w:id="8179"/>
                    <w:rFonts w:ascii="Arial" w:hAnsi="Arial" w:eastAsia="Times New Roman" w:cs="Arial"/>
                    <w:color w:val="000000"/>
                    <w:sz w:val="20"/>
                    <w:szCs w:val="20"/>
                    <w:lang w:val="en-US"/>
                  </w:rPr>
                </w:rPrChange>
              </w:rPr>
            </w:pPr>
          </w:p>
        </w:tc>
        <w:tc>
          <w:tcPr>
            <w:tcW w:w="1170" w:type="dxa"/>
            <w:vAlign w:val="center"/>
            <w:tcPrChange w:author="Andreyeva, Julia" w:date="2022-03-16T14:41:00Z" w:id="8180">
              <w:tcPr>
                <w:tcW w:w="1114" w:type="dxa"/>
                <w:gridSpan w:val="3"/>
              </w:tcPr>
            </w:tcPrChange>
          </w:tcPr>
          <w:p w:rsidRPr="006F0712" w:rsidR="00F93343" w:rsidP="00F93343" w:rsidRDefault="00F93343" w14:paraId="5A0B1C76" w14:textId="19709A3E">
            <w:pPr>
              <w:cnfStyle w:val="000000000000" w:firstRow="0" w:lastRow="0" w:firstColumn="0" w:lastColumn="0" w:oddVBand="0" w:evenVBand="0" w:oddHBand="0" w:evenHBand="0" w:firstRowFirstColumn="0" w:firstRowLastColumn="0" w:lastRowFirstColumn="0" w:lastRowLastColumn="0"/>
              <w:rPr>
                <w:ins w:author="Andreyeva, Julia" w:date="2022-03-03T17:59:00Z" w:id="8181"/>
                <w:rFonts w:ascii="Arial" w:hAnsi="Arial" w:eastAsia="Times New Roman" w:cs="Arial"/>
                <w:color w:val="000000"/>
                <w:sz w:val="20"/>
                <w:szCs w:val="20"/>
                <w:lang w:val="en-US"/>
              </w:rPr>
            </w:pPr>
            <w:ins w:author="Andreyeva, Julia" w:date="2022-03-03T17:59:00Z" w:id="8182">
              <w:r w:rsidRPr="00C349AC">
                <w:rPr>
                  <w:rFonts w:ascii="Arial" w:hAnsi="Arial" w:eastAsia="Times New Roman" w:cs="Arial"/>
                  <w:color w:val="000000"/>
                  <w:sz w:val="20"/>
                  <w:szCs w:val="20"/>
                  <w:lang w:val="en-US"/>
                </w:rPr>
                <w:t>Product Template Items</w:t>
              </w:r>
            </w:ins>
          </w:p>
        </w:tc>
        <w:tc>
          <w:tcPr>
            <w:tcW w:w="1750" w:type="dxa"/>
            <w:vAlign w:val="center"/>
            <w:tcPrChange w:author="Andreyeva, Julia" w:date="2022-03-16T14:41:00Z" w:id="8183">
              <w:tcPr>
                <w:tcW w:w="1781" w:type="dxa"/>
                <w:gridSpan w:val="4"/>
              </w:tcPr>
            </w:tcPrChange>
          </w:tcPr>
          <w:p w:rsidRPr="006F0712" w:rsidR="00F93343" w:rsidP="00F93343" w:rsidRDefault="00F93343" w14:paraId="774FD047" w14:textId="0FDA0B34">
            <w:pPr>
              <w:cnfStyle w:val="000000000000" w:firstRow="0" w:lastRow="0" w:firstColumn="0" w:lastColumn="0" w:oddVBand="0" w:evenVBand="0" w:oddHBand="0" w:evenHBand="0" w:firstRowFirstColumn="0" w:firstRowLastColumn="0" w:lastRowFirstColumn="0" w:lastRowLastColumn="0"/>
              <w:rPr>
                <w:ins w:author="Andreyeva, Julia" w:date="2022-03-03T17:59:00Z" w:id="8184"/>
                <w:rFonts w:ascii="Arial" w:hAnsi="Arial" w:eastAsia="Times New Roman" w:cs="Arial"/>
                <w:color w:val="000000"/>
                <w:sz w:val="20"/>
                <w:szCs w:val="20"/>
                <w:lang w:val="en-US"/>
              </w:rPr>
            </w:pPr>
            <w:ins w:author="Andreyeva, Julia" w:date="2022-03-03T17:59:00Z" w:id="8185">
              <w:r w:rsidRPr="00C349AC">
                <w:rPr>
                  <w:rFonts w:ascii="Arial" w:hAnsi="Arial" w:cs="Arial"/>
                  <w:sz w:val="20"/>
                  <w:szCs w:val="20"/>
                </w:rPr>
                <w:t>Additional code</w:t>
              </w:r>
            </w:ins>
          </w:p>
        </w:tc>
        <w:tc>
          <w:tcPr>
            <w:tcW w:w="2647" w:type="dxa"/>
            <w:vAlign w:val="center"/>
            <w:tcPrChange w:author="Andreyeva, Julia" w:date="2022-03-16T14:41:00Z" w:id="8186">
              <w:tcPr>
                <w:tcW w:w="2701" w:type="dxa"/>
                <w:gridSpan w:val="5"/>
              </w:tcPr>
            </w:tcPrChange>
          </w:tcPr>
          <w:p w:rsidRPr="006F0712" w:rsidR="00F93343" w:rsidP="00F93343" w:rsidRDefault="00F93343" w14:paraId="4BF625D5" w14:textId="77777777">
            <w:pPr>
              <w:cnfStyle w:val="000000000000" w:firstRow="0" w:lastRow="0" w:firstColumn="0" w:lastColumn="0" w:oddVBand="0" w:evenVBand="0" w:oddHBand="0" w:evenHBand="0" w:firstRowFirstColumn="0" w:firstRowLastColumn="0" w:lastRowFirstColumn="0" w:lastRowLastColumn="0"/>
              <w:rPr>
                <w:ins w:author="Andreyeva, Julia" w:date="2022-03-03T17:59:00Z" w:id="8187"/>
                <w:rFonts w:ascii="Arial" w:hAnsi="Arial" w:eastAsia="Times New Roman" w:cs="Arial"/>
                <w:color w:val="000000"/>
                <w:sz w:val="20"/>
                <w:szCs w:val="20"/>
                <w:lang w:val="en-US"/>
              </w:rPr>
            </w:pPr>
          </w:p>
        </w:tc>
        <w:tc>
          <w:tcPr>
            <w:tcW w:w="1358" w:type="dxa"/>
            <w:vAlign w:val="center"/>
            <w:tcPrChange w:author="Andreyeva, Julia" w:date="2022-03-16T14:41:00Z" w:id="8188">
              <w:tcPr>
                <w:tcW w:w="1368" w:type="dxa"/>
                <w:gridSpan w:val="5"/>
              </w:tcPr>
            </w:tcPrChange>
          </w:tcPr>
          <w:p w:rsidRPr="006F0712" w:rsidR="00F93343" w:rsidP="00F93343" w:rsidRDefault="00F93343" w14:paraId="3D1647E7" w14:textId="3AEC72BA">
            <w:pPr>
              <w:cnfStyle w:val="000000000000" w:firstRow="0" w:lastRow="0" w:firstColumn="0" w:lastColumn="0" w:oddVBand="0" w:evenVBand="0" w:oddHBand="0" w:evenHBand="0" w:firstRowFirstColumn="0" w:firstRowLastColumn="0" w:lastRowFirstColumn="0" w:lastRowLastColumn="0"/>
              <w:rPr>
                <w:ins w:author="Andreyeva, Julia" w:date="2022-03-03T17:59:00Z" w:id="8189"/>
                <w:rFonts w:ascii="Arial" w:hAnsi="Arial" w:eastAsia="Times New Roman" w:cs="Arial"/>
                <w:color w:val="000000"/>
                <w:sz w:val="20"/>
                <w:szCs w:val="20"/>
                <w:lang w:val="en-US"/>
              </w:rPr>
            </w:pPr>
            <w:ins w:author="Andreyeva, Julia" w:date="2022-03-03T17:59:00Z" w:id="8190">
              <w:r w:rsidRPr="00C349AC">
                <w:rPr>
                  <w:rFonts w:ascii="Arial" w:hAnsi="Arial" w:eastAsia="Times New Roman" w:cs="Arial"/>
                  <w:color w:val="000000"/>
                  <w:sz w:val="20"/>
                  <w:szCs w:val="20"/>
                  <w:lang w:val="en-US"/>
                </w:rPr>
                <w:t>Product Template Items</w:t>
              </w:r>
            </w:ins>
          </w:p>
        </w:tc>
        <w:tc>
          <w:tcPr>
            <w:tcW w:w="1762" w:type="dxa"/>
            <w:vAlign w:val="center"/>
            <w:tcPrChange w:author="Andreyeva, Julia" w:date="2022-03-16T14:41:00Z" w:id="8191">
              <w:tcPr>
                <w:tcW w:w="1537" w:type="dxa"/>
                <w:gridSpan w:val="3"/>
              </w:tcPr>
            </w:tcPrChange>
          </w:tcPr>
          <w:p w:rsidRPr="006F0712" w:rsidR="00F93343" w:rsidP="00F93343" w:rsidRDefault="00F93343" w14:paraId="1AD1357F" w14:textId="1BFA2330">
            <w:pPr>
              <w:cnfStyle w:val="000000000000" w:firstRow="0" w:lastRow="0" w:firstColumn="0" w:lastColumn="0" w:oddVBand="0" w:evenVBand="0" w:oddHBand="0" w:evenHBand="0" w:firstRowFirstColumn="0" w:firstRowLastColumn="0" w:lastRowFirstColumn="0" w:lastRowLastColumn="0"/>
              <w:rPr>
                <w:ins w:author="Andreyeva, Julia" w:date="2022-03-03T17:59:00Z" w:id="8192"/>
                <w:rFonts w:ascii="Arial" w:hAnsi="Arial" w:eastAsia="Times New Roman" w:cs="Arial"/>
                <w:color w:val="000000"/>
                <w:sz w:val="20"/>
                <w:szCs w:val="20"/>
                <w:lang w:val="en-US"/>
              </w:rPr>
            </w:pPr>
            <w:ins w:author="Andreyeva, Julia" w:date="2022-03-03T17:59:00Z" w:id="8193">
              <w:r w:rsidRPr="00C349AC">
                <w:rPr>
                  <w:rFonts w:ascii="Arial" w:hAnsi="Arial" w:cs="Arial"/>
                  <w:sz w:val="20"/>
                  <w:szCs w:val="20"/>
                </w:rPr>
                <w:t>Additional code</w:t>
              </w:r>
            </w:ins>
          </w:p>
        </w:tc>
      </w:tr>
      <w:tr w:rsidRPr="006F0712" w:rsidR="009E6E7D" w:rsidTr="00A1323A" w14:paraId="4E82D596" w14:textId="77777777">
        <w:trPr>
          <w:trHeight w:val="70"/>
          <w:ins w:author="Murguia, Sahima" w:date="2022-03-15T22:53:00Z" w:id="8194"/>
          <w:trPrChange w:author="Andreyeva, Julia" w:date="2022-03-16T14:41:00Z" w:id="8195">
            <w:trPr>
              <w:gridBefore w:val="1"/>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1094" w:type="dxa"/>
            <w:tcPrChange w:author="Andreyeva, Julia" w:date="2022-03-16T14:41:00Z" w:id="8196">
              <w:tcPr>
                <w:tcW w:w="0" w:type="dxa"/>
                <w:gridSpan w:val="2"/>
                <w:vAlign w:val="center"/>
              </w:tcPr>
            </w:tcPrChange>
          </w:tcPr>
          <w:p w:rsidRPr="000A227A" w:rsidR="009E6E7D" w:rsidP="009E6E7D" w:rsidRDefault="009E6E7D" w14:paraId="15B7EE49" w14:textId="3368B1B9">
            <w:pPr>
              <w:rPr>
                <w:ins w:author="Murguia, Sahima" w:date="2022-03-15T22:53:00Z" w:id="8197"/>
                <w:rFonts w:ascii="Arial" w:hAnsi="Arial" w:eastAsia="Times New Roman" w:cs="Arial"/>
                <w:b w:val="0"/>
                <w:bCs w:val="0"/>
                <w:color w:val="000000"/>
                <w:sz w:val="20"/>
                <w:szCs w:val="20"/>
                <w:lang w:val="en-US"/>
                <w:rPrChange w:author="Andreyeva, Julia" w:date="2022-03-28T13:26:00Z" w:id="8198">
                  <w:rPr>
                    <w:ins w:author="Murguia, Sahima" w:date="2022-03-15T22:53:00Z" w:id="8199"/>
                    <w:rFonts w:ascii="Arial" w:hAnsi="Arial" w:eastAsia="Times New Roman" w:cs="Arial"/>
                    <w:color w:val="000000"/>
                    <w:sz w:val="20"/>
                    <w:szCs w:val="20"/>
                    <w:lang w:val="en-US"/>
                  </w:rPr>
                </w:rPrChange>
              </w:rPr>
            </w:pPr>
            <w:ins w:author="Murguia, Sahima" w:date="2022-03-15T22:53:00Z" w:id="8200">
              <w:r w:rsidRPr="000A227A">
                <w:rPr>
                  <w:rFonts w:ascii="Arial" w:hAnsi="Arial" w:eastAsia="Times New Roman" w:cs="Arial"/>
                  <w:color w:val="000000"/>
                  <w:sz w:val="20"/>
                  <w:szCs w:val="20"/>
                  <w:lang w:val="en-US"/>
                </w:rPr>
                <w:t>Orders</w:t>
              </w:r>
            </w:ins>
          </w:p>
        </w:tc>
        <w:tc>
          <w:tcPr>
            <w:tcW w:w="1170" w:type="dxa"/>
            <w:vAlign w:val="bottom"/>
            <w:tcPrChange w:author="Andreyeva, Julia" w:date="2022-03-16T14:41:00Z" w:id="8201">
              <w:tcPr>
                <w:tcW w:w="0" w:type="dxa"/>
                <w:gridSpan w:val="3"/>
                <w:vAlign w:val="center"/>
              </w:tcPr>
            </w:tcPrChange>
          </w:tcPr>
          <w:p w:rsidRPr="00C349AC" w:rsidR="009E6E7D" w:rsidP="009E6E7D" w:rsidRDefault="009E6E7D" w14:paraId="4C3D1D97" w14:textId="5276D16F">
            <w:pPr>
              <w:cnfStyle w:val="000000000000" w:firstRow="0" w:lastRow="0" w:firstColumn="0" w:lastColumn="0" w:oddVBand="0" w:evenVBand="0" w:oddHBand="0" w:evenHBand="0" w:firstRowFirstColumn="0" w:firstRowLastColumn="0" w:lastRowFirstColumn="0" w:lastRowLastColumn="0"/>
              <w:rPr>
                <w:ins w:author="Murguia, Sahima" w:date="2022-03-15T22:53:00Z" w:id="8202"/>
                <w:rFonts w:ascii="Arial" w:hAnsi="Arial" w:eastAsia="Times New Roman" w:cs="Arial"/>
                <w:color w:val="000000"/>
                <w:sz w:val="20"/>
                <w:szCs w:val="20"/>
                <w:lang w:val="en-US"/>
              </w:rPr>
            </w:pPr>
            <w:ins w:author="Murguia, Sahima" w:date="2022-03-15T22:53:00Z" w:id="8203">
              <w:r>
                <w:rPr>
                  <w:rFonts w:ascii="Calibri" w:hAnsi="Calibri" w:cs="Calibri"/>
                  <w:color w:val="000000"/>
                </w:rPr>
                <w:t>JTI Promotion Program ID</w:t>
              </w:r>
            </w:ins>
          </w:p>
        </w:tc>
        <w:tc>
          <w:tcPr>
            <w:tcW w:w="1750" w:type="dxa"/>
            <w:vAlign w:val="center"/>
            <w:tcPrChange w:author="Andreyeva, Julia" w:date="2022-03-16T14:41:00Z" w:id="8204">
              <w:tcPr>
                <w:tcW w:w="0" w:type="dxa"/>
                <w:gridSpan w:val="4"/>
                <w:vAlign w:val="center"/>
              </w:tcPr>
            </w:tcPrChange>
          </w:tcPr>
          <w:p w:rsidRPr="00C349AC" w:rsidR="009E6E7D" w:rsidP="009E6E7D" w:rsidRDefault="009E6E7D" w14:paraId="5FA51719" w14:textId="334D7740">
            <w:pPr>
              <w:cnfStyle w:val="000000000000" w:firstRow="0" w:lastRow="0" w:firstColumn="0" w:lastColumn="0" w:oddVBand="0" w:evenVBand="0" w:oddHBand="0" w:evenHBand="0" w:firstRowFirstColumn="0" w:firstRowLastColumn="0" w:lastRowFirstColumn="0" w:lastRowLastColumn="0"/>
              <w:rPr>
                <w:ins w:author="Murguia, Sahima" w:date="2022-03-15T22:53:00Z" w:id="8205"/>
                <w:rFonts w:ascii="Arial" w:hAnsi="Arial" w:cs="Arial"/>
                <w:sz w:val="20"/>
                <w:szCs w:val="20"/>
              </w:rPr>
            </w:pPr>
            <w:ins w:author="Murguia, Sahima" w:date="2022-03-15T22:53:00Z" w:id="8206">
              <w:r>
                <w:rPr>
                  <w:rFonts w:ascii="Arial" w:hAnsi="Arial" w:eastAsia="Times New Roman" w:cs="Arial"/>
                  <w:color w:val="000000"/>
                  <w:sz w:val="20"/>
                  <w:szCs w:val="20"/>
                  <w:lang w:val="en-US"/>
                </w:rPr>
                <w:t>N/A</w:t>
              </w:r>
            </w:ins>
          </w:p>
        </w:tc>
        <w:tc>
          <w:tcPr>
            <w:tcW w:w="2647" w:type="dxa"/>
            <w:tcPrChange w:author="Andreyeva, Julia" w:date="2022-03-16T14:41:00Z" w:id="8207">
              <w:tcPr>
                <w:tcW w:w="0" w:type="dxa"/>
                <w:gridSpan w:val="4"/>
                <w:vAlign w:val="center"/>
              </w:tcPr>
            </w:tcPrChange>
          </w:tcPr>
          <w:p w:rsidRPr="006F0712" w:rsidR="009E6E7D" w:rsidP="009E6E7D" w:rsidRDefault="009E6E7D" w14:paraId="5B7413D7" w14:textId="3DE4A99E">
            <w:pPr>
              <w:cnfStyle w:val="000000000000" w:firstRow="0" w:lastRow="0" w:firstColumn="0" w:lastColumn="0" w:oddVBand="0" w:evenVBand="0" w:oddHBand="0" w:evenHBand="0" w:firstRowFirstColumn="0" w:firstRowLastColumn="0" w:lastRowFirstColumn="0" w:lastRowLastColumn="0"/>
              <w:rPr>
                <w:ins w:author="Murguia, Sahima" w:date="2022-03-15T22:53:00Z" w:id="8208"/>
                <w:rFonts w:ascii="Arial" w:hAnsi="Arial" w:eastAsia="Times New Roman" w:cs="Arial"/>
                <w:color w:val="000000"/>
                <w:sz w:val="20"/>
                <w:szCs w:val="20"/>
                <w:lang w:val="en-US"/>
              </w:rPr>
            </w:pPr>
            <w:ins w:author="Murguia, Sahima" w:date="2022-03-15T22:53:00Z" w:id="8209">
              <w:r>
                <w:rPr>
                  <w:rFonts w:ascii="Arial" w:hAnsi="Arial" w:eastAsia="Times New Roman" w:cs="Arial"/>
                  <w:color w:val="000000"/>
                  <w:sz w:val="20"/>
                  <w:szCs w:val="20"/>
                  <w:lang w:val="en-US"/>
                </w:rPr>
                <w:t>Orders</w:t>
              </w:r>
            </w:ins>
          </w:p>
        </w:tc>
        <w:tc>
          <w:tcPr>
            <w:tcW w:w="1358" w:type="dxa"/>
            <w:vAlign w:val="bottom"/>
            <w:tcPrChange w:author="Andreyeva, Julia" w:date="2022-03-16T14:41:00Z" w:id="8210">
              <w:tcPr>
                <w:tcW w:w="0" w:type="dxa"/>
                <w:gridSpan w:val="4"/>
                <w:vAlign w:val="center"/>
              </w:tcPr>
            </w:tcPrChange>
          </w:tcPr>
          <w:p w:rsidRPr="00C349AC" w:rsidR="009E6E7D" w:rsidP="009E6E7D" w:rsidRDefault="009E6E7D" w14:paraId="0F29FF51" w14:textId="084BE44C">
            <w:pPr>
              <w:cnfStyle w:val="000000000000" w:firstRow="0" w:lastRow="0" w:firstColumn="0" w:lastColumn="0" w:oddVBand="0" w:evenVBand="0" w:oddHBand="0" w:evenHBand="0" w:firstRowFirstColumn="0" w:firstRowLastColumn="0" w:lastRowFirstColumn="0" w:lastRowLastColumn="0"/>
              <w:rPr>
                <w:ins w:author="Murguia, Sahima" w:date="2022-03-15T22:53:00Z" w:id="8211"/>
                <w:rFonts w:ascii="Arial" w:hAnsi="Arial" w:eastAsia="Times New Roman" w:cs="Arial"/>
                <w:color w:val="000000"/>
                <w:sz w:val="20"/>
                <w:szCs w:val="20"/>
                <w:lang w:val="en-US"/>
              </w:rPr>
            </w:pPr>
            <w:ins w:author="Murguia, Sahima" w:date="2022-03-15T22:53:00Z" w:id="8212">
              <w:r>
                <w:rPr>
                  <w:rFonts w:ascii="Calibri" w:hAnsi="Calibri" w:cs="Calibri"/>
                  <w:color w:val="000000"/>
                </w:rPr>
                <w:t>JTI Promotion Program Id</w:t>
              </w:r>
            </w:ins>
          </w:p>
        </w:tc>
        <w:tc>
          <w:tcPr>
            <w:tcW w:w="1762" w:type="dxa"/>
            <w:tcPrChange w:author="Andreyeva, Julia" w:date="2022-03-16T14:41:00Z" w:id="8213">
              <w:tcPr>
                <w:tcW w:w="0" w:type="dxa"/>
                <w:gridSpan w:val="5"/>
                <w:vAlign w:val="center"/>
              </w:tcPr>
            </w:tcPrChange>
          </w:tcPr>
          <w:p w:rsidRPr="00C349AC" w:rsidR="009E6E7D" w:rsidP="009E6E7D" w:rsidRDefault="009E6E7D" w14:paraId="59348298" w14:textId="6281FF8A">
            <w:pPr>
              <w:cnfStyle w:val="000000000000" w:firstRow="0" w:lastRow="0" w:firstColumn="0" w:lastColumn="0" w:oddVBand="0" w:evenVBand="0" w:oddHBand="0" w:evenHBand="0" w:firstRowFirstColumn="0" w:firstRowLastColumn="0" w:lastRowFirstColumn="0" w:lastRowLastColumn="0"/>
              <w:rPr>
                <w:ins w:author="Murguia, Sahima" w:date="2022-03-15T22:53:00Z" w:id="8214"/>
                <w:rFonts w:ascii="Arial" w:hAnsi="Arial" w:cs="Arial"/>
                <w:sz w:val="20"/>
                <w:szCs w:val="20"/>
              </w:rPr>
            </w:pPr>
            <w:ins w:author="Murguia, Sahima" w:date="2022-03-15T22:53:00Z" w:id="8215">
              <w:r>
                <w:rPr>
                  <w:rFonts w:ascii="Arial" w:hAnsi="Arial" w:eastAsia="Times New Roman" w:cs="Arial"/>
                  <w:color w:val="000000"/>
                  <w:sz w:val="20"/>
                  <w:szCs w:val="20"/>
                  <w:lang w:val="en-US"/>
                </w:rPr>
                <w:t>Orders</w:t>
              </w:r>
            </w:ins>
          </w:p>
        </w:tc>
      </w:tr>
      <w:tr w:rsidRPr="006F0712" w:rsidR="009E6E7D" w:rsidTr="00A1323A" w14:paraId="006CD236" w14:textId="77777777">
        <w:trPr>
          <w:trHeight w:val="70"/>
          <w:ins w:author="Murguia, Sahima" w:date="2022-03-15T22:54:00Z" w:id="8216"/>
          <w:trPrChange w:author="Andreyeva, Julia" w:date="2022-03-16T14:41:00Z" w:id="8217">
            <w:trPr>
              <w:gridBefore w:val="1"/>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1094" w:type="dxa"/>
            <w:tcPrChange w:author="Andreyeva, Julia" w:date="2022-03-16T14:41:00Z" w:id="8218">
              <w:tcPr>
                <w:tcW w:w="1039" w:type="dxa"/>
                <w:gridSpan w:val="2"/>
              </w:tcPr>
            </w:tcPrChange>
          </w:tcPr>
          <w:p w:rsidR="009E6E7D" w:rsidP="009E6E7D" w:rsidRDefault="009E6E7D" w14:paraId="40C9B910" w14:textId="77777777">
            <w:pPr>
              <w:rPr>
                <w:ins w:author="Murguia, Sahima" w:date="2022-03-15T22:54:00Z" w:id="8219"/>
                <w:rFonts w:ascii="Arial" w:hAnsi="Arial" w:eastAsia="Times New Roman" w:cs="Arial"/>
                <w:color w:val="000000"/>
                <w:sz w:val="20"/>
                <w:szCs w:val="20"/>
                <w:lang w:val="en-US"/>
              </w:rPr>
            </w:pPr>
          </w:p>
        </w:tc>
        <w:tc>
          <w:tcPr>
            <w:tcW w:w="1170" w:type="dxa"/>
            <w:vAlign w:val="bottom"/>
            <w:tcPrChange w:author="Andreyeva, Julia" w:date="2022-03-16T14:41:00Z" w:id="8220">
              <w:tcPr>
                <w:tcW w:w="1114" w:type="dxa"/>
                <w:gridSpan w:val="5"/>
                <w:vAlign w:val="bottom"/>
              </w:tcPr>
            </w:tcPrChange>
          </w:tcPr>
          <w:p w:rsidR="009E6E7D" w:rsidP="009E6E7D" w:rsidRDefault="009E6E7D" w14:paraId="15CD68F7" w14:textId="77777777">
            <w:pPr>
              <w:cnfStyle w:val="000000000000" w:firstRow="0" w:lastRow="0" w:firstColumn="0" w:lastColumn="0" w:oddVBand="0" w:evenVBand="0" w:oddHBand="0" w:evenHBand="0" w:firstRowFirstColumn="0" w:firstRowLastColumn="0" w:lastRowFirstColumn="0" w:lastRowLastColumn="0"/>
              <w:rPr>
                <w:ins w:author="Murguia, Sahima" w:date="2022-03-15T22:54:00Z" w:id="8221"/>
                <w:rFonts w:ascii="Calibri" w:hAnsi="Calibri" w:cs="Calibri"/>
                <w:color w:val="000000"/>
              </w:rPr>
            </w:pPr>
          </w:p>
        </w:tc>
        <w:tc>
          <w:tcPr>
            <w:tcW w:w="1750" w:type="dxa"/>
            <w:tcPrChange w:author="Andreyeva, Julia" w:date="2022-03-16T14:41:00Z" w:id="8222">
              <w:tcPr>
                <w:tcW w:w="1781" w:type="dxa"/>
                <w:gridSpan w:val="4"/>
                <w:vAlign w:val="center"/>
              </w:tcPr>
            </w:tcPrChange>
          </w:tcPr>
          <w:p w:rsidR="009E6E7D" w:rsidP="009E6E7D" w:rsidRDefault="009E6E7D" w14:paraId="04409085" w14:textId="791B7717">
            <w:pPr>
              <w:cnfStyle w:val="000000000000" w:firstRow="0" w:lastRow="0" w:firstColumn="0" w:lastColumn="0" w:oddVBand="0" w:evenVBand="0" w:oddHBand="0" w:evenHBand="0" w:firstRowFirstColumn="0" w:firstRowLastColumn="0" w:lastRowFirstColumn="0" w:lastRowLastColumn="0"/>
              <w:rPr>
                <w:ins w:author="Murguia, Sahima" w:date="2022-03-15T22:54:00Z" w:id="8223"/>
                <w:rFonts w:ascii="Arial" w:hAnsi="Arial" w:eastAsia="Times New Roman" w:cs="Arial"/>
                <w:color w:val="000000"/>
                <w:sz w:val="20"/>
                <w:szCs w:val="20"/>
                <w:lang w:val="en-US"/>
              </w:rPr>
            </w:pPr>
            <w:ins w:author="Murguia, Sahima" w:date="2022-03-15T22:54:00Z" w:id="8224">
              <w:r w:rsidRPr="007706AD">
                <w:rPr>
                  <w:rFonts w:asciiTheme="majorHAnsi" w:hAnsiTheme="majorHAnsi" w:cstheme="majorHAnsi"/>
                  <w:szCs w:val="20"/>
                </w:rPr>
                <w:t>Mobile Created</w:t>
              </w:r>
            </w:ins>
          </w:p>
        </w:tc>
        <w:tc>
          <w:tcPr>
            <w:tcW w:w="2647" w:type="dxa"/>
            <w:tcPrChange w:author="Andreyeva, Julia" w:date="2022-03-16T14:41:00Z" w:id="8225">
              <w:tcPr>
                <w:tcW w:w="2701" w:type="dxa"/>
                <w:gridSpan w:val="3"/>
              </w:tcPr>
            </w:tcPrChange>
          </w:tcPr>
          <w:p w:rsidR="009E6E7D" w:rsidP="009E6E7D" w:rsidRDefault="009E6E7D" w14:paraId="3BF4E80D" w14:textId="6A7108F5">
            <w:pPr>
              <w:cnfStyle w:val="000000000000" w:firstRow="0" w:lastRow="0" w:firstColumn="0" w:lastColumn="0" w:oddVBand="0" w:evenVBand="0" w:oddHBand="0" w:evenHBand="0" w:firstRowFirstColumn="0" w:firstRowLastColumn="0" w:lastRowFirstColumn="0" w:lastRowLastColumn="0"/>
              <w:rPr>
                <w:ins w:author="Murguia, Sahima" w:date="2022-03-15T22:54:00Z" w:id="8226"/>
                <w:rFonts w:ascii="Arial" w:hAnsi="Arial" w:eastAsia="Times New Roman" w:cs="Arial"/>
                <w:color w:val="000000"/>
                <w:sz w:val="20"/>
                <w:szCs w:val="20"/>
                <w:lang w:val="en-US"/>
              </w:rPr>
            </w:pPr>
            <w:ins w:author="Murguia, Sahima" w:date="2022-03-15T22:56:00Z" w:id="8227">
              <w:r>
                <w:rPr>
                  <w:rFonts w:ascii="Arial" w:hAnsi="Arial" w:eastAsia="Times New Roman" w:cs="Arial"/>
                  <w:color w:val="000000"/>
                  <w:sz w:val="20"/>
                  <w:szCs w:val="20"/>
                  <w:lang w:val="en-US"/>
                </w:rPr>
                <w:t>To be merged with standard Created Date attribute</w:t>
              </w:r>
            </w:ins>
          </w:p>
        </w:tc>
        <w:tc>
          <w:tcPr>
            <w:tcW w:w="1358" w:type="dxa"/>
            <w:vAlign w:val="bottom"/>
            <w:tcPrChange w:author="Andreyeva, Julia" w:date="2022-03-16T14:41:00Z" w:id="8228">
              <w:tcPr>
                <w:tcW w:w="1368" w:type="dxa"/>
                <w:gridSpan w:val="4"/>
                <w:vAlign w:val="bottom"/>
              </w:tcPr>
            </w:tcPrChange>
          </w:tcPr>
          <w:p w:rsidR="009E6E7D" w:rsidP="009E6E7D" w:rsidRDefault="009E6E7D" w14:paraId="3D771B3B" w14:textId="77777777">
            <w:pPr>
              <w:cnfStyle w:val="000000000000" w:firstRow="0" w:lastRow="0" w:firstColumn="0" w:lastColumn="0" w:oddVBand="0" w:evenVBand="0" w:oddHBand="0" w:evenHBand="0" w:firstRowFirstColumn="0" w:firstRowLastColumn="0" w:lastRowFirstColumn="0" w:lastRowLastColumn="0"/>
              <w:rPr>
                <w:ins w:author="Murguia, Sahima" w:date="2022-03-15T22:54:00Z" w:id="8229"/>
                <w:rFonts w:ascii="Calibri" w:hAnsi="Calibri" w:cs="Calibri"/>
                <w:color w:val="000000"/>
              </w:rPr>
            </w:pPr>
          </w:p>
        </w:tc>
        <w:tc>
          <w:tcPr>
            <w:tcW w:w="1762" w:type="dxa"/>
            <w:tcPrChange w:author="Andreyeva, Julia" w:date="2022-03-16T14:41:00Z" w:id="8230">
              <w:tcPr>
                <w:tcW w:w="1537" w:type="dxa"/>
                <w:gridSpan w:val="4"/>
              </w:tcPr>
            </w:tcPrChange>
          </w:tcPr>
          <w:p w:rsidR="009E6E7D" w:rsidP="009E6E7D" w:rsidRDefault="009E6E7D" w14:paraId="1D5C7E7A" w14:textId="789EF420">
            <w:pPr>
              <w:cnfStyle w:val="000000000000" w:firstRow="0" w:lastRow="0" w:firstColumn="0" w:lastColumn="0" w:oddVBand="0" w:evenVBand="0" w:oddHBand="0" w:evenHBand="0" w:firstRowFirstColumn="0" w:firstRowLastColumn="0" w:lastRowFirstColumn="0" w:lastRowLastColumn="0"/>
              <w:rPr>
                <w:ins w:author="Murguia, Sahima" w:date="2022-03-15T22:54:00Z" w:id="8231"/>
                <w:rFonts w:ascii="Arial" w:hAnsi="Arial" w:eastAsia="Times New Roman" w:cs="Arial"/>
                <w:color w:val="000000"/>
                <w:sz w:val="20"/>
                <w:szCs w:val="20"/>
                <w:lang w:val="en-US"/>
              </w:rPr>
            </w:pPr>
            <w:ins w:author="Murguia, Sahima" w:date="2022-03-15T22:56:00Z" w:id="8232">
              <w:r w:rsidRPr="007706AD">
                <w:rPr>
                  <w:rFonts w:asciiTheme="majorHAnsi" w:hAnsiTheme="majorHAnsi" w:cstheme="majorHAnsi"/>
                  <w:szCs w:val="20"/>
                </w:rPr>
                <w:t>Mobile Created</w:t>
              </w:r>
            </w:ins>
          </w:p>
        </w:tc>
      </w:tr>
      <w:tr w:rsidRPr="006F0712" w:rsidR="009E6E7D" w:rsidTr="00A1323A" w14:paraId="1ACEF650" w14:textId="77777777">
        <w:trPr>
          <w:trHeight w:val="70"/>
          <w:ins w:author="Murguia, Sahima" w:date="2022-03-15T22:54:00Z" w:id="8233"/>
          <w:trPrChange w:author="Andreyeva, Julia" w:date="2022-03-16T14:41:00Z" w:id="8234">
            <w:trPr>
              <w:gridBefore w:val="1"/>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1094" w:type="dxa"/>
            <w:tcPrChange w:author="Andreyeva, Julia" w:date="2022-03-16T14:41:00Z" w:id="8235">
              <w:tcPr>
                <w:tcW w:w="1039" w:type="dxa"/>
                <w:gridSpan w:val="2"/>
              </w:tcPr>
            </w:tcPrChange>
          </w:tcPr>
          <w:p w:rsidR="009E6E7D" w:rsidP="009E6E7D" w:rsidRDefault="009E6E7D" w14:paraId="1F7A16CD" w14:textId="77777777">
            <w:pPr>
              <w:rPr>
                <w:ins w:author="Murguia, Sahima" w:date="2022-03-15T22:54:00Z" w:id="8236"/>
                <w:rFonts w:ascii="Arial" w:hAnsi="Arial" w:eastAsia="Times New Roman" w:cs="Arial"/>
                <w:color w:val="000000"/>
                <w:sz w:val="20"/>
                <w:szCs w:val="20"/>
                <w:lang w:val="en-US"/>
              </w:rPr>
            </w:pPr>
          </w:p>
        </w:tc>
        <w:tc>
          <w:tcPr>
            <w:tcW w:w="1170" w:type="dxa"/>
            <w:vAlign w:val="bottom"/>
            <w:tcPrChange w:author="Andreyeva, Julia" w:date="2022-03-16T14:41:00Z" w:id="8237">
              <w:tcPr>
                <w:tcW w:w="1114" w:type="dxa"/>
                <w:gridSpan w:val="5"/>
                <w:vAlign w:val="bottom"/>
              </w:tcPr>
            </w:tcPrChange>
          </w:tcPr>
          <w:p w:rsidR="009E6E7D" w:rsidP="009E6E7D" w:rsidRDefault="009E6E7D" w14:paraId="29C96814" w14:textId="77777777">
            <w:pPr>
              <w:cnfStyle w:val="000000000000" w:firstRow="0" w:lastRow="0" w:firstColumn="0" w:lastColumn="0" w:oddVBand="0" w:evenVBand="0" w:oddHBand="0" w:evenHBand="0" w:firstRowFirstColumn="0" w:firstRowLastColumn="0" w:lastRowFirstColumn="0" w:lastRowLastColumn="0"/>
              <w:rPr>
                <w:ins w:author="Murguia, Sahima" w:date="2022-03-15T22:54:00Z" w:id="8238"/>
                <w:rFonts w:ascii="Calibri" w:hAnsi="Calibri" w:cs="Calibri"/>
                <w:color w:val="000000"/>
              </w:rPr>
            </w:pPr>
          </w:p>
        </w:tc>
        <w:tc>
          <w:tcPr>
            <w:tcW w:w="1750" w:type="dxa"/>
            <w:tcPrChange w:author="Andreyeva, Julia" w:date="2022-03-16T14:41:00Z" w:id="8239">
              <w:tcPr>
                <w:tcW w:w="1781" w:type="dxa"/>
                <w:gridSpan w:val="4"/>
                <w:vAlign w:val="center"/>
              </w:tcPr>
            </w:tcPrChange>
          </w:tcPr>
          <w:p w:rsidR="009E6E7D" w:rsidP="009E6E7D" w:rsidRDefault="009E6E7D" w14:paraId="2EAA842F" w14:textId="2DB49F53">
            <w:pPr>
              <w:cnfStyle w:val="000000000000" w:firstRow="0" w:lastRow="0" w:firstColumn="0" w:lastColumn="0" w:oddVBand="0" w:evenVBand="0" w:oddHBand="0" w:evenHBand="0" w:firstRowFirstColumn="0" w:firstRowLastColumn="0" w:lastRowFirstColumn="0" w:lastRowLastColumn="0"/>
              <w:rPr>
                <w:ins w:author="Murguia, Sahima" w:date="2022-03-15T22:54:00Z" w:id="8240"/>
                <w:rFonts w:ascii="Arial" w:hAnsi="Arial" w:eastAsia="Times New Roman" w:cs="Arial"/>
                <w:color w:val="000000"/>
                <w:sz w:val="20"/>
                <w:szCs w:val="20"/>
                <w:lang w:val="en-US"/>
              </w:rPr>
            </w:pPr>
            <w:ins w:author="Murguia, Sahima" w:date="2022-03-15T22:54:00Z" w:id="8241">
              <w:r w:rsidRPr="007706AD">
                <w:rPr>
                  <w:rFonts w:asciiTheme="majorHAnsi" w:hAnsiTheme="majorHAnsi" w:cstheme="majorHAnsi"/>
                  <w:szCs w:val="20"/>
                </w:rPr>
                <w:t>Mobile Created</w:t>
              </w:r>
              <w:r>
                <w:rPr>
                  <w:rFonts w:asciiTheme="majorHAnsi" w:hAnsiTheme="majorHAnsi" w:cstheme="majorHAnsi"/>
                  <w:szCs w:val="20"/>
                </w:rPr>
                <w:t xml:space="preserve"> By</w:t>
              </w:r>
            </w:ins>
          </w:p>
        </w:tc>
        <w:tc>
          <w:tcPr>
            <w:tcW w:w="2647" w:type="dxa"/>
            <w:tcPrChange w:author="Andreyeva, Julia" w:date="2022-03-16T14:41:00Z" w:id="8242">
              <w:tcPr>
                <w:tcW w:w="2701" w:type="dxa"/>
                <w:gridSpan w:val="3"/>
              </w:tcPr>
            </w:tcPrChange>
          </w:tcPr>
          <w:p w:rsidR="009E6E7D" w:rsidP="009E6E7D" w:rsidRDefault="009E6E7D" w14:paraId="5E9DCC66" w14:textId="15FA795E">
            <w:pPr>
              <w:cnfStyle w:val="000000000000" w:firstRow="0" w:lastRow="0" w:firstColumn="0" w:lastColumn="0" w:oddVBand="0" w:evenVBand="0" w:oddHBand="0" w:evenHBand="0" w:firstRowFirstColumn="0" w:firstRowLastColumn="0" w:lastRowFirstColumn="0" w:lastRowLastColumn="0"/>
              <w:rPr>
                <w:ins w:author="Murguia, Sahima" w:date="2022-03-15T22:54:00Z" w:id="8243"/>
                <w:rFonts w:ascii="Arial" w:hAnsi="Arial" w:eastAsia="Times New Roman" w:cs="Arial"/>
                <w:color w:val="000000"/>
                <w:sz w:val="20"/>
                <w:szCs w:val="20"/>
                <w:lang w:val="en-US"/>
              </w:rPr>
            </w:pPr>
            <w:ins w:author="Murguia, Sahima" w:date="2022-03-15T22:56:00Z" w:id="8244">
              <w:r>
                <w:rPr>
                  <w:rFonts w:ascii="Arial" w:hAnsi="Arial" w:eastAsia="Times New Roman" w:cs="Arial"/>
                  <w:color w:val="000000"/>
                  <w:sz w:val="20"/>
                  <w:szCs w:val="20"/>
                  <w:lang w:val="en-US"/>
                </w:rPr>
                <w:t>To be merged with standard Created By attributed</w:t>
              </w:r>
            </w:ins>
          </w:p>
        </w:tc>
        <w:tc>
          <w:tcPr>
            <w:tcW w:w="1358" w:type="dxa"/>
            <w:vAlign w:val="bottom"/>
            <w:tcPrChange w:author="Andreyeva, Julia" w:date="2022-03-16T14:41:00Z" w:id="8245">
              <w:tcPr>
                <w:tcW w:w="1368" w:type="dxa"/>
                <w:gridSpan w:val="4"/>
                <w:vAlign w:val="bottom"/>
              </w:tcPr>
            </w:tcPrChange>
          </w:tcPr>
          <w:p w:rsidR="009E6E7D" w:rsidP="009E6E7D" w:rsidRDefault="009E6E7D" w14:paraId="66B75046" w14:textId="77777777">
            <w:pPr>
              <w:cnfStyle w:val="000000000000" w:firstRow="0" w:lastRow="0" w:firstColumn="0" w:lastColumn="0" w:oddVBand="0" w:evenVBand="0" w:oddHBand="0" w:evenHBand="0" w:firstRowFirstColumn="0" w:firstRowLastColumn="0" w:lastRowFirstColumn="0" w:lastRowLastColumn="0"/>
              <w:rPr>
                <w:ins w:author="Murguia, Sahima" w:date="2022-03-15T22:54:00Z" w:id="8246"/>
                <w:rFonts w:ascii="Calibri" w:hAnsi="Calibri" w:cs="Calibri"/>
                <w:color w:val="000000"/>
              </w:rPr>
            </w:pPr>
          </w:p>
        </w:tc>
        <w:tc>
          <w:tcPr>
            <w:tcW w:w="1762" w:type="dxa"/>
            <w:tcPrChange w:author="Andreyeva, Julia" w:date="2022-03-16T14:41:00Z" w:id="8247">
              <w:tcPr>
                <w:tcW w:w="1537" w:type="dxa"/>
                <w:gridSpan w:val="4"/>
              </w:tcPr>
            </w:tcPrChange>
          </w:tcPr>
          <w:p w:rsidR="009E6E7D" w:rsidP="009E6E7D" w:rsidRDefault="009E6E7D" w14:paraId="218F8ADD" w14:textId="05086784">
            <w:pPr>
              <w:cnfStyle w:val="000000000000" w:firstRow="0" w:lastRow="0" w:firstColumn="0" w:lastColumn="0" w:oddVBand="0" w:evenVBand="0" w:oddHBand="0" w:evenHBand="0" w:firstRowFirstColumn="0" w:firstRowLastColumn="0" w:lastRowFirstColumn="0" w:lastRowLastColumn="0"/>
              <w:rPr>
                <w:ins w:author="Murguia, Sahima" w:date="2022-03-15T22:54:00Z" w:id="8248"/>
                <w:rFonts w:ascii="Arial" w:hAnsi="Arial" w:eastAsia="Times New Roman" w:cs="Arial"/>
                <w:color w:val="000000"/>
                <w:sz w:val="20"/>
                <w:szCs w:val="20"/>
                <w:lang w:val="en-US"/>
              </w:rPr>
            </w:pPr>
            <w:ins w:author="Murguia, Sahima" w:date="2022-03-15T22:56:00Z" w:id="8249">
              <w:r w:rsidRPr="007706AD">
                <w:rPr>
                  <w:rFonts w:asciiTheme="majorHAnsi" w:hAnsiTheme="majorHAnsi" w:cstheme="majorHAnsi"/>
                  <w:szCs w:val="20"/>
                </w:rPr>
                <w:t>Mobile Created</w:t>
              </w:r>
              <w:r>
                <w:rPr>
                  <w:rFonts w:asciiTheme="majorHAnsi" w:hAnsiTheme="majorHAnsi" w:cstheme="majorHAnsi"/>
                  <w:szCs w:val="20"/>
                </w:rPr>
                <w:t xml:space="preserve"> By</w:t>
              </w:r>
            </w:ins>
          </w:p>
        </w:tc>
      </w:tr>
      <w:tr w:rsidRPr="006F0712" w:rsidR="009E6E7D" w:rsidTr="00A1323A" w14:paraId="092A2E05" w14:textId="77777777">
        <w:trPr>
          <w:trHeight w:val="70"/>
          <w:ins w:author="Murguia, Sahima" w:date="2022-03-15T22:55:00Z" w:id="8250"/>
          <w:trPrChange w:author="Andreyeva, Julia" w:date="2022-03-16T14:41:00Z" w:id="8251">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8252">
              <w:tcPr>
                <w:tcW w:w="1094" w:type="dxa"/>
                <w:gridSpan w:val="5"/>
              </w:tcPr>
            </w:tcPrChange>
          </w:tcPr>
          <w:p w:rsidRPr="000A227A" w:rsidR="009E6E7D" w:rsidP="009E6E7D" w:rsidRDefault="009E6E7D" w14:paraId="0A50A28F" w14:textId="2577BEA5">
            <w:pPr>
              <w:rPr>
                <w:ins w:author="Murguia, Sahima" w:date="2022-03-15T22:55:00Z" w:id="8253"/>
                <w:rFonts w:ascii="Arial" w:hAnsi="Arial" w:eastAsia="Times New Roman" w:cs="Arial"/>
                <w:b w:val="0"/>
                <w:bCs w:val="0"/>
                <w:color w:val="000000"/>
                <w:sz w:val="20"/>
                <w:szCs w:val="20"/>
                <w:lang w:val="en-US"/>
                <w:rPrChange w:author="Andreyeva, Julia" w:date="2022-03-28T13:26:00Z" w:id="8254">
                  <w:rPr>
                    <w:ins w:author="Murguia, Sahima" w:date="2022-03-15T22:55:00Z" w:id="8255"/>
                    <w:rFonts w:ascii="Arial" w:hAnsi="Arial" w:eastAsia="Times New Roman" w:cs="Arial"/>
                    <w:color w:val="000000"/>
                    <w:sz w:val="20"/>
                    <w:szCs w:val="20"/>
                    <w:lang w:val="en-US"/>
                  </w:rPr>
                </w:rPrChange>
              </w:rPr>
            </w:pPr>
            <w:ins w:author="Murguia, Sahima" w:date="2022-03-15T22:55:00Z" w:id="8256">
              <w:r w:rsidRPr="000A227A">
                <w:rPr>
                  <w:rFonts w:ascii="Arial" w:hAnsi="Arial" w:eastAsia="Times New Roman" w:cs="Arial"/>
                  <w:color w:val="000000"/>
                  <w:sz w:val="20"/>
                  <w:szCs w:val="20"/>
                  <w:lang w:val="en-US"/>
                </w:rPr>
                <w:t>Stock Counting</w:t>
              </w:r>
            </w:ins>
          </w:p>
        </w:tc>
        <w:tc>
          <w:tcPr>
            <w:tcW w:w="0" w:type="dxa"/>
            <w:vAlign w:val="bottom"/>
            <w:tcPrChange w:author="Andreyeva, Julia" w:date="2022-03-16T14:41:00Z" w:id="8257">
              <w:tcPr>
                <w:tcW w:w="1170" w:type="dxa"/>
                <w:gridSpan w:val="4"/>
                <w:vAlign w:val="bottom"/>
              </w:tcPr>
            </w:tcPrChange>
          </w:tcPr>
          <w:p w:rsidR="009E6E7D" w:rsidP="009E6E7D" w:rsidRDefault="009E6E7D" w14:paraId="5278F0EF" w14:textId="77777777">
            <w:pPr>
              <w:cnfStyle w:val="000000000000" w:firstRow="0" w:lastRow="0" w:firstColumn="0" w:lastColumn="0" w:oddVBand="0" w:evenVBand="0" w:oddHBand="0" w:evenHBand="0" w:firstRowFirstColumn="0" w:firstRowLastColumn="0" w:lastRowFirstColumn="0" w:lastRowLastColumn="0"/>
              <w:rPr>
                <w:ins w:author="Murguia, Sahima" w:date="2022-03-15T22:55:00Z" w:id="8258"/>
                <w:rFonts w:ascii="Calibri" w:hAnsi="Calibri" w:cs="Calibri"/>
                <w:color w:val="000000"/>
              </w:rPr>
            </w:pPr>
          </w:p>
        </w:tc>
        <w:tc>
          <w:tcPr>
            <w:tcW w:w="0" w:type="dxa"/>
            <w:tcPrChange w:author="Andreyeva, Julia" w:date="2022-03-16T14:41:00Z" w:id="8259">
              <w:tcPr>
                <w:tcW w:w="1750" w:type="dxa"/>
                <w:gridSpan w:val="4"/>
              </w:tcPr>
            </w:tcPrChange>
          </w:tcPr>
          <w:p w:rsidRPr="007706AD" w:rsidR="009E6E7D" w:rsidP="009E6E7D" w:rsidRDefault="009E6E7D" w14:paraId="04BFE861" w14:textId="5BA69EE4">
            <w:pPr>
              <w:cnfStyle w:val="000000000000" w:firstRow="0" w:lastRow="0" w:firstColumn="0" w:lastColumn="0" w:oddVBand="0" w:evenVBand="0" w:oddHBand="0" w:evenHBand="0" w:firstRowFirstColumn="0" w:firstRowLastColumn="0" w:lastRowFirstColumn="0" w:lastRowLastColumn="0"/>
              <w:rPr>
                <w:ins w:author="Murguia, Sahima" w:date="2022-03-15T22:55:00Z" w:id="8260"/>
                <w:rFonts w:asciiTheme="majorHAnsi" w:hAnsiTheme="majorHAnsi" w:cstheme="majorHAnsi"/>
                <w:szCs w:val="20"/>
              </w:rPr>
            </w:pPr>
            <w:ins w:author="Murguia, Sahima" w:date="2022-03-15T22:55:00Z" w:id="8261">
              <w:r w:rsidRPr="007706AD">
                <w:rPr>
                  <w:rFonts w:asciiTheme="majorHAnsi" w:hAnsiTheme="majorHAnsi" w:cstheme="majorHAnsi"/>
                  <w:szCs w:val="20"/>
                </w:rPr>
                <w:t>Mobile Created</w:t>
              </w:r>
            </w:ins>
          </w:p>
        </w:tc>
        <w:tc>
          <w:tcPr>
            <w:tcW w:w="0" w:type="dxa"/>
            <w:tcPrChange w:author="Andreyeva, Julia" w:date="2022-03-16T14:41:00Z" w:id="8262">
              <w:tcPr>
                <w:tcW w:w="2647" w:type="dxa"/>
                <w:gridSpan w:val="4"/>
              </w:tcPr>
            </w:tcPrChange>
          </w:tcPr>
          <w:p w:rsidR="009E6E7D" w:rsidP="009E6E7D" w:rsidRDefault="009E6E7D" w14:paraId="514285C3" w14:textId="6DC1EED0">
            <w:pPr>
              <w:cnfStyle w:val="000000000000" w:firstRow="0" w:lastRow="0" w:firstColumn="0" w:lastColumn="0" w:oddVBand="0" w:evenVBand="0" w:oddHBand="0" w:evenHBand="0" w:firstRowFirstColumn="0" w:firstRowLastColumn="0" w:lastRowFirstColumn="0" w:lastRowLastColumn="0"/>
              <w:rPr>
                <w:ins w:author="Murguia, Sahima" w:date="2022-03-15T22:55:00Z" w:id="8263"/>
                <w:rFonts w:ascii="Arial" w:hAnsi="Arial" w:eastAsia="Times New Roman" w:cs="Arial"/>
                <w:color w:val="000000"/>
                <w:sz w:val="20"/>
                <w:szCs w:val="20"/>
                <w:lang w:val="en-US"/>
              </w:rPr>
            </w:pPr>
            <w:ins w:author="Murguia, Sahima" w:date="2022-03-15T22:56:00Z" w:id="8264">
              <w:r>
                <w:rPr>
                  <w:rFonts w:ascii="Arial" w:hAnsi="Arial" w:eastAsia="Times New Roman" w:cs="Arial"/>
                  <w:color w:val="000000"/>
                  <w:sz w:val="20"/>
                  <w:szCs w:val="20"/>
                  <w:lang w:val="en-US"/>
                </w:rPr>
                <w:t>To be merged with standard Created Date attribute</w:t>
              </w:r>
            </w:ins>
          </w:p>
        </w:tc>
        <w:tc>
          <w:tcPr>
            <w:tcW w:w="0" w:type="dxa"/>
            <w:vAlign w:val="bottom"/>
            <w:tcPrChange w:author="Andreyeva, Julia" w:date="2022-03-16T14:41:00Z" w:id="8265">
              <w:tcPr>
                <w:tcW w:w="1358" w:type="dxa"/>
                <w:gridSpan w:val="3"/>
                <w:vAlign w:val="bottom"/>
              </w:tcPr>
            </w:tcPrChange>
          </w:tcPr>
          <w:p w:rsidR="009E6E7D" w:rsidP="009E6E7D" w:rsidRDefault="009E6E7D" w14:paraId="00127059" w14:textId="77777777">
            <w:pPr>
              <w:cnfStyle w:val="000000000000" w:firstRow="0" w:lastRow="0" w:firstColumn="0" w:lastColumn="0" w:oddVBand="0" w:evenVBand="0" w:oddHBand="0" w:evenHBand="0" w:firstRowFirstColumn="0" w:firstRowLastColumn="0" w:lastRowFirstColumn="0" w:lastRowLastColumn="0"/>
              <w:rPr>
                <w:ins w:author="Murguia, Sahima" w:date="2022-03-15T22:55:00Z" w:id="8266"/>
                <w:rFonts w:ascii="Calibri" w:hAnsi="Calibri" w:cs="Calibri"/>
                <w:color w:val="000000"/>
              </w:rPr>
            </w:pPr>
          </w:p>
        </w:tc>
        <w:tc>
          <w:tcPr>
            <w:tcW w:w="1762" w:type="dxa"/>
            <w:tcPrChange w:author="Andreyeva, Julia" w:date="2022-03-16T14:41:00Z" w:id="8267">
              <w:tcPr>
                <w:tcW w:w="1521" w:type="dxa"/>
                <w:gridSpan w:val="2"/>
              </w:tcPr>
            </w:tcPrChange>
          </w:tcPr>
          <w:p w:rsidR="009E6E7D" w:rsidP="009E6E7D" w:rsidRDefault="009E6E7D" w14:paraId="5E6CA606" w14:textId="2E77E66E">
            <w:pPr>
              <w:cnfStyle w:val="000000000000" w:firstRow="0" w:lastRow="0" w:firstColumn="0" w:lastColumn="0" w:oddVBand="0" w:evenVBand="0" w:oddHBand="0" w:evenHBand="0" w:firstRowFirstColumn="0" w:firstRowLastColumn="0" w:lastRowFirstColumn="0" w:lastRowLastColumn="0"/>
              <w:rPr>
                <w:ins w:author="Murguia, Sahima" w:date="2022-03-15T22:55:00Z" w:id="8268"/>
                <w:rFonts w:ascii="Arial" w:hAnsi="Arial" w:eastAsia="Times New Roman" w:cs="Arial"/>
                <w:color w:val="000000"/>
                <w:sz w:val="20"/>
                <w:szCs w:val="20"/>
                <w:lang w:val="en-US"/>
              </w:rPr>
            </w:pPr>
            <w:ins w:author="Murguia, Sahima" w:date="2022-03-15T22:56:00Z" w:id="8269">
              <w:r w:rsidRPr="007706AD">
                <w:rPr>
                  <w:rFonts w:asciiTheme="majorHAnsi" w:hAnsiTheme="majorHAnsi" w:cstheme="majorHAnsi"/>
                  <w:szCs w:val="20"/>
                </w:rPr>
                <w:t>Mobile Created</w:t>
              </w:r>
            </w:ins>
          </w:p>
        </w:tc>
      </w:tr>
      <w:tr w:rsidRPr="006F0712" w:rsidR="009E6E7D" w:rsidTr="00A1323A" w14:paraId="402443D6" w14:textId="77777777">
        <w:trPr>
          <w:trHeight w:val="70"/>
          <w:ins w:author="Murguia, Sahima" w:date="2022-03-15T22:55:00Z" w:id="8270"/>
          <w:trPrChange w:author="Andreyeva, Julia" w:date="2022-03-16T14:41:00Z" w:id="8271">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8272">
              <w:tcPr>
                <w:tcW w:w="1094" w:type="dxa"/>
                <w:gridSpan w:val="5"/>
              </w:tcPr>
            </w:tcPrChange>
          </w:tcPr>
          <w:p w:rsidR="009E6E7D" w:rsidP="009E6E7D" w:rsidRDefault="009E6E7D" w14:paraId="181CE919" w14:textId="77777777">
            <w:pPr>
              <w:rPr>
                <w:ins w:author="Murguia, Sahima" w:date="2022-03-15T22:55:00Z" w:id="8273"/>
                <w:rFonts w:ascii="Arial" w:hAnsi="Arial" w:eastAsia="Times New Roman" w:cs="Arial"/>
                <w:color w:val="000000"/>
                <w:sz w:val="20"/>
                <w:szCs w:val="20"/>
                <w:lang w:val="en-US"/>
              </w:rPr>
            </w:pPr>
          </w:p>
        </w:tc>
        <w:tc>
          <w:tcPr>
            <w:tcW w:w="0" w:type="dxa"/>
            <w:vAlign w:val="bottom"/>
            <w:tcPrChange w:author="Andreyeva, Julia" w:date="2022-03-16T14:41:00Z" w:id="8274">
              <w:tcPr>
                <w:tcW w:w="1170" w:type="dxa"/>
                <w:gridSpan w:val="4"/>
                <w:vAlign w:val="bottom"/>
              </w:tcPr>
            </w:tcPrChange>
          </w:tcPr>
          <w:p w:rsidR="009E6E7D" w:rsidP="009E6E7D" w:rsidRDefault="009E6E7D" w14:paraId="282714B6" w14:textId="77777777">
            <w:pPr>
              <w:cnfStyle w:val="000000000000" w:firstRow="0" w:lastRow="0" w:firstColumn="0" w:lastColumn="0" w:oddVBand="0" w:evenVBand="0" w:oddHBand="0" w:evenHBand="0" w:firstRowFirstColumn="0" w:firstRowLastColumn="0" w:lastRowFirstColumn="0" w:lastRowLastColumn="0"/>
              <w:rPr>
                <w:ins w:author="Murguia, Sahima" w:date="2022-03-15T22:55:00Z" w:id="8275"/>
                <w:rFonts w:ascii="Calibri" w:hAnsi="Calibri" w:cs="Calibri"/>
                <w:color w:val="000000"/>
              </w:rPr>
            </w:pPr>
          </w:p>
        </w:tc>
        <w:tc>
          <w:tcPr>
            <w:tcW w:w="0" w:type="dxa"/>
            <w:tcPrChange w:author="Andreyeva, Julia" w:date="2022-03-16T14:41:00Z" w:id="8276">
              <w:tcPr>
                <w:tcW w:w="1750" w:type="dxa"/>
                <w:gridSpan w:val="4"/>
              </w:tcPr>
            </w:tcPrChange>
          </w:tcPr>
          <w:p w:rsidRPr="007706AD" w:rsidR="009E6E7D" w:rsidP="009E6E7D" w:rsidRDefault="009E6E7D" w14:paraId="7E525F88" w14:textId="222A73CF">
            <w:pPr>
              <w:cnfStyle w:val="000000000000" w:firstRow="0" w:lastRow="0" w:firstColumn="0" w:lastColumn="0" w:oddVBand="0" w:evenVBand="0" w:oddHBand="0" w:evenHBand="0" w:firstRowFirstColumn="0" w:firstRowLastColumn="0" w:lastRowFirstColumn="0" w:lastRowLastColumn="0"/>
              <w:rPr>
                <w:ins w:author="Murguia, Sahima" w:date="2022-03-15T22:55:00Z" w:id="8277"/>
                <w:rFonts w:asciiTheme="majorHAnsi" w:hAnsiTheme="majorHAnsi" w:cstheme="majorHAnsi"/>
                <w:szCs w:val="20"/>
              </w:rPr>
            </w:pPr>
            <w:ins w:author="Murguia, Sahima" w:date="2022-03-15T22:55:00Z" w:id="8278">
              <w:r w:rsidRPr="007706AD">
                <w:rPr>
                  <w:rFonts w:asciiTheme="majorHAnsi" w:hAnsiTheme="majorHAnsi" w:cstheme="majorHAnsi"/>
                  <w:szCs w:val="20"/>
                </w:rPr>
                <w:t>Mobile Created</w:t>
              </w:r>
              <w:r>
                <w:rPr>
                  <w:rFonts w:asciiTheme="majorHAnsi" w:hAnsiTheme="majorHAnsi" w:cstheme="majorHAnsi"/>
                  <w:szCs w:val="20"/>
                </w:rPr>
                <w:t xml:space="preserve"> By</w:t>
              </w:r>
            </w:ins>
          </w:p>
        </w:tc>
        <w:tc>
          <w:tcPr>
            <w:tcW w:w="0" w:type="dxa"/>
            <w:tcPrChange w:author="Andreyeva, Julia" w:date="2022-03-16T14:41:00Z" w:id="8279">
              <w:tcPr>
                <w:tcW w:w="2647" w:type="dxa"/>
                <w:gridSpan w:val="4"/>
              </w:tcPr>
            </w:tcPrChange>
          </w:tcPr>
          <w:p w:rsidR="009E6E7D" w:rsidP="009E6E7D" w:rsidRDefault="009E6E7D" w14:paraId="3927E74F" w14:textId="43F39A92">
            <w:pPr>
              <w:cnfStyle w:val="000000000000" w:firstRow="0" w:lastRow="0" w:firstColumn="0" w:lastColumn="0" w:oddVBand="0" w:evenVBand="0" w:oddHBand="0" w:evenHBand="0" w:firstRowFirstColumn="0" w:firstRowLastColumn="0" w:lastRowFirstColumn="0" w:lastRowLastColumn="0"/>
              <w:rPr>
                <w:ins w:author="Murguia, Sahima" w:date="2022-03-15T22:55:00Z" w:id="8280"/>
                <w:rFonts w:ascii="Arial" w:hAnsi="Arial" w:eastAsia="Times New Roman" w:cs="Arial"/>
                <w:color w:val="000000"/>
                <w:sz w:val="20"/>
                <w:szCs w:val="20"/>
                <w:lang w:val="en-US"/>
              </w:rPr>
            </w:pPr>
            <w:ins w:author="Murguia, Sahima" w:date="2022-03-15T22:56:00Z" w:id="8281">
              <w:r>
                <w:rPr>
                  <w:rFonts w:ascii="Arial" w:hAnsi="Arial" w:eastAsia="Times New Roman" w:cs="Arial"/>
                  <w:color w:val="000000"/>
                  <w:sz w:val="20"/>
                  <w:szCs w:val="20"/>
                  <w:lang w:val="en-US"/>
                </w:rPr>
                <w:t>To be merged with standard Created By attributed</w:t>
              </w:r>
            </w:ins>
          </w:p>
        </w:tc>
        <w:tc>
          <w:tcPr>
            <w:tcW w:w="0" w:type="dxa"/>
            <w:vAlign w:val="bottom"/>
            <w:tcPrChange w:author="Andreyeva, Julia" w:date="2022-03-16T14:41:00Z" w:id="8282">
              <w:tcPr>
                <w:tcW w:w="1358" w:type="dxa"/>
                <w:gridSpan w:val="3"/>
                <w:vAlign w:val="bottom"/>
              </w:tcPr>
            </w:tcPrChange>
          </w:tcPr>
          <w:p w:rsidR="009E6E7D" w:rsidP="009E6E7D" w:rsidRDefault="009E6E7D" w14:paraId="4AE181C3" w14:textId="77777777">
            <w:pPr>
              <w:cnfStyle w:val="000000000000" w:firstRow="0" w:lastRow="0" w:firstColumn="0" w:lastColumn="0" w:oddVBand="0" w:evenVBand="0" w:oddHBand="0" w:evenHBand="0" w:firstRowFirstColumn="0" w:firstRowLastColumn="0" w:lastRowFirstColumn="0" w:lastRowLastColumn="0"/>
              <w:rPr>
                <w:ins w:author="Murguia, Sahima" w:date="2022-03-15T22:55:00Z" w:id="8283"/>
                <w:rFonts w:ascii="Calibri" w:hAnsi="Calibri" w:cs="Calibri"/>
                <w:color w:val="000000"/>
              </w:rPr>
            </w:pPr>
          </w:p>
        </w:tc>
        <w:tc>
          <w:tcPr>
            <w:tcW w:w="1762" w:type="dxa"/>
            <w:tcPrChange w:author="Andreyeva, Julia" w:date="2022-03-16T14:41:00Z" w:id="8284">
              <w:tcPr>
                <w:tcW w:w="1521" w:type="dxa"/>
                <w:gridSpan w:val="2"/>
              </w:tcPr>
            </w:tcPrChange>
          </w:tcPr>
          <w:p w:rsidR="009E6E7D" w:rsidP="009E6E7D" w:rsidRDefault="009E6E7D" w14:paraId="483BFB4B" w14:textId="48CFDBA2">
            <w:pPr>
              <w:cnfStyle w:val="000000000000" w:firstRow="0" w:lastRow="0" w:firstColumn="0" w:lastColumn="0" w:oddVBand="0" w:evenVBand="0" w:oddHBand="0" w:evenHBand="0" w:firstRowFirstColumn="0" w:firstRowLastColumn="0" w:lastRowFirstColumn="0" w:lastRowLastColumn="0"/>
              <w:rPr>
                <w:ins w:author="Murguia, Sahima" w:date="2022-03-15T22:55:00Z" w:id="8285"/>
                <w:rFonts w:ascii="Arial" w:hAnsi="Arial" w:eastAsia="Times New Roman" w:cs="Arial"/>
                <w:color w:val="000000"/>
                <w:sz w:val="20"/>
                <w:szCs w:val="20"/>
                <w:lang w:val="en-US"/>
              </w:rPr>
            </w:pPr>
            <w:ins w:author="Murguia, Sahima" w:date="2022-03-15T22:56:00Z" w:id="8286">
              <w:r w:rsidRPr="007706AD">
                <w:rPr>
                  <w:rFonts w:asciiTheme="majorHAnsi" w:hAnsiTheme="majorHAnsi" w:cstheme="majorHAnsi"/>
                  <w:szCs w:val="20"/>
                </w:rPr>
                <w:t>Mobile Created</w:t>
              </w:r>
              <w:r>
                <w:rPr>
                  <w:rFonts w:asciiTheme="majorHAnsi" w:hAnsiTheme="majorHAnsi" w:cstheme="majorHAnsi"/>
                  <w:szCs w:val="20"/>
                </w:rPr>
                <w:t xml:space="preserve"> By</w:t>
              </w:r>
            </w:ins>
          </w:p>
        </w:tc>
      </w:tr>
    </w:tbl>
    <w:p w:rsidRPr="00D24514" w:rsidR="00D24514" w:rsidP="00D24514" w:rsidRDefault="00D24514" w14:paraId="0A027A77" w14:textId="77777777"/>
    <w:p w:rsidR="00525EBE" w:rsidP="00FA4F00" w:rsidRDefault="00525EBE" w14:paraId="03A6C41B" w14:textId="63B8D1EA">
      <w:pPr>
        <w:pStyle w:val="Tableheading"/>
      </w:pPr>
    </w:p>
    <w:p w:rsidR="009937A0" w:rsidP="00D15340" w:rsidRDefault="008746C0" w14:paraId="36090AA3" w14:textId="6DC83FBE">
      <w:pPr>
        <w:pStyle w:val="Heading2"/>
        <w:numPr>
          <w:ilvl w:val="2"/>
          <w:numId w:val="18"/>
        </w:numPr>
        <w:tabs>
          <w:tab w:val="left" w:pos="990"/>
        </w:tabs>
        <w:ind w:hanging="1914"/>
      </w:pPr>
      <w:bookmarkStart w:name="_Toc75807735" w:id="8287"/>
      <w:r>
        <w:t>Initial Loads/Massive Data updates</w:t>
      </w:r>
      <w:bookmarkEnd w:id="8287"/>
    </w:p>
    <w:p w:rsidR="00262379" w:rsidRDefault="00262379" w14:paraId="5D4630AF" w14:textId="77777777">
      <w:pPr>
        <w:pStyle w:val="ListParagraph"/>
        <w:ind w:left="0"/>
        <w:rPr>
          <w:ins w:author="Murguia, Sahima" w:date="2022-03-15T22:35:00Z" w:id="8288"/>
          <w:sz w:val="20"/>
          <w:szCs w:val="20"/>
        </w:rPr>
      </w:pPr>
    </w:p>
    <w:p w:rsidR="00A04C02" w:rsidP="0049461B" w:rsidRDefault="00262379" w14:paraId="03573CB6" w14:textId="77777777">
      <w:pPr>
        <w:pStyle w:val="ListParagraph"/>
        <w:ind w:left="0" w:right="-856" w:firstLine="426"/>
        <w:jc w:val="both"/>
        <w:rPr>
          <w:ins w:author="Andreyeva, Julia" w:date="2022-03-29T17:10:00Z" w:id="8289"/>
          <w:rFonts w:asciiTheme="minorHAnsi" w:hAnsiTheme="minorHAnsi"/>
          <w:sz w:val="20"/>
          <w:szCs w:val="20"/>
        </w:rPr>
        <w:pPrChange w:author="Andreyeva, Julia" w:date="2022-03-31T14:44:00Z" w:id="8290">
          <w:pPr>
            <w:pStyle w:val="ListParagraph"/>
            <w:ind w:left="0"/>
          </w:pPr>
        </w:pPrChange>
      </w:pPr>
      <w:ins w:author="Murguia, Sahima" w:date="2022-03-15T22:36:00Z" w:id="8291">
        <w:r w:rsidRPr="008D0361">
          <w:rPr>
            <w:rFonts w:asciiTheme="minorHAnsi" w:hAnsiTheme="minorHAnsi"/>
            <w:sz w:val="20"/>
            <w:szCs w:val="20"/>
            <w:rPrChange w:author="Andreyeva, Julia" w:date="2022-03-18T15:25:00Z" w:id="8292">
              <w:rPr>
                <w:sz w:val="20"/>
                <w:szCs w:val="20"/>
              </w:rPr>
            </w:rPrChange>
          </w:rPr>
          <w:t xml:space="preserve">Attribute created during Feb’22 Release </w:t>
        </w:r>
      </w:ins>
      <w:ins w:author="Andreyeva, Julia" w:date="2022-03-03T17:21:00Z" w:id="8293">
        <w:del w:author="Murguia, Sahima" w:date="2022-03-15T22:35:00Z" w:id="8294">
          <w:r w:rsidRPr="008D0361" w:rsidDel="00262379" w:rsidR="00AC797D">
            <w:rPr>
              <w:rFonts w:asciiTheme="minorHAnsi" w:hAnsiTheme="minorHAnsi"/>
              <w:sz w:val="20"/>
              <w:szCs w:val="20"/>
              <w:rPrChange w:author="Andreyeva, Julia" w:date="2022-03-18T15:25:00Z" w:id="8295">
                <w:rPr>
                  <w:sz w:val="20"/>
                  <w:szCs w:val="20"/>
                </w:rPr>
              </w:rPrChange>
            </w:rPr>
            <w:delText>Not applicable</w:delText>
          </w:r>
        </w:del>
      </w:ins>
      <w:ins w:author="Murguia, Sahima" w:date="2022-03-15T22:35:00Z" w:id="8296">
        <w:r w:rsidRPr="008D0361">
          <w:rPr>
            <w:rFonts w:asciiTheme="minorHAnsi" w:hAnsiTheme="minorHAnsi"/>
            <w:sz w:val="20"/>
            <w:szCs w:val="20"/>
            <w:rPrChange w:author="Andreyeva, Julia" w:date="2022-03-18T15:25:00Z" w:id="8297">
              <w:rPr>
                <w:sz w:val="20"/>
                <w:szCs w:val="20"/>
              </w:rPr>
            </w:rPrChange>
          </w:rPr>
          <w:t>Order Category</w:t>
        </w:r>
      </w:ins>
      <w:ins w:author="Murguia, Sahima" w:date="2022-03-15T22:36:00Z" w:id="8298">
        <w:r w:rsidRPr="008D0361">
          <w:rPr>
            <w:rFonts w:asciiTheme="minorHAnsi" w:hAnsiTheme="minorHAnsi"/>
            <w:sz w:val="20"/>
            <w:szCs w:val="20"/>
            <w:rPrChange w:author="Andreyeva, Julia" w:date="2022-03-18T15:25:00Z" w:id="8299">
              <w:rPr>
                <w:sz w:val="20"/>
                <w:szCs w:val="20"/>
              </w:rPr>
            </w:rPrChange>
          </w:rPr>
          <w:t xml:space="preserve"> should be updated accordingly.</w:t>
        </w:r>
      </w:ins>
      <w:ins w:author="Murguia, Sahima" w:date="2022-03-15T22:38:00Z" w:id="8300">
        <w:r w:rsidRPr="008D0361">
          <w:rPr>
            <w:rFonts w:asciiTheme="minorHAnsi" w:hAnsiTheme="minorHAnsi"/>
            <w:sz w:val="20"/>
            <w:szCs w:val="20"/>
            <w:rPrChange w:author="Andreyeva, Julia" w:date="2022-03-18T15:25:00Z" w:id="8301">
              <w:rPr>
                <w:sz w:val="20"/>
                <w:szCs w:val="20"/>
              </w:rPr>
            </w:rPrChange>
          </w:rPr>
          <w:t xml:space="preserve"> Refer to </w:t>
        </w:r>
      </w:ins>
      <w:ins w:author="Murguia, Sahima" w:date="2022-03-15T22:37:00Z" w:id="8303">
        <w:del w:author="Murguia, Sahima" w:date="2022-03-15T22:37:00Z" w:id="8304">
          <w:r w:rsidRPr="008D0361" w:rsidDel="00262379">
            <w:rPr>
              <w:rFonts w:asciiTheme="minorHAnsi" w:hAnsiTheme="minorHAnsi"/>
              <w:sz w:val="20"/>
              <w:szCs w:val="20"/>
              <w:rPrChange w:author="Andreyeva, Julia" w:date="2022-03-18T15:25:00Z" w:id="8305">
                <w:rPr>
                  <w:b/>
                  <w:bCs/>
                  <w:lang w:val="en-US"/>
                </w:rPr>
              </w:rPrChange>
            </w:rPr>
            <w:delText>4.3</w:delText>
          </w:r>
        </w:del>
        <w:del w:author="Murguia, Sahima" w:date="2022-03-15T22:38:00Z" w:id="8306">
          <w:r w:rsidRPr="008D0361" w:rsidDel="00262379">
            <w:rPr>
              <w:rFonts w:asciiTheme="minorHAnsi" w:hAnsiTheme="minorHAnsi"/>
              <w:sz w:val="20"/>
              <w:szCs w:val="20"/>
              <w:rPrChange w:author="Andreyeva, Julia" w:date="2022-03-18T15:25:00Z" w:id="8307">
                <w:rPr>
                  <w:lang w:val="en-US"/>
                </w:rPr>
              </w:rPrChange>
            </w:rPr>
            <w:delText xml:space="preserve"> O</w:delText>
          </w:r>
        </w:del>
      </w:ins>
      <w:ins w:author="Murguia, Sahima" w:date="2022-03-15T22:38:00Z" w:id="8308">
        <w:r w:rsidRPr="008D0361">
          <w:rPr>
            <w:rFonts w:asciiTheme="minorHAnsi" w:hAnsiTheme="minorHAnsi"/>
            <w:sz w:val="20"/>
            <w:szCs w:val="20"/>
            <w:rPrChange w:author="Andreyeva, Julia" w:date="2022-03-18T15:25:00Z" w:id="8309">
              <w:rPr>
                <w:lang w:val="en-US"/>
              </w:rPr>
            </w:rPrChange>
          </w:rPr>
          <w:t>O</w:t>
        </w:r>
      </w:ins>
      <w:ins w:author="Murguia, Sahima" w:date="2022-03-15T22:37:00Z" w:id="8310">
        <w:r w:rsidRPr="008D0361">
          <w:rPr>
            <w:rFonts w:asciiTheme="minorHAnsi" w:hAnsiTheme="minorHAnsi"/>
            <w:sz w:val="20"/>
            <w:szCs w:val="20"/>
            <w:rPrChange w:author="Andreyeva, Julia" w:date="2022-03-18T15:25:00Z" w:id="8311">
              <w:rPr>
                <w:lang w:val="en-US"/>
              </w:rPr>
            </w:rPrChange>
          </w:rPr>
          <w:t>rder Category is not updated for the orders (bug33789)</w:t>
        </w:r>
      </w:ins>
      <w:ins w:author="Andreyeva, Julia" w:date="2022-03-29T17:09:00Z" w:id="8312">
        <w:r w:rsidR="00CD5A05">
          <w:rPr>
            <w:rFonts w:asciiTheme="minorHAnsi" w:hAnsiTheme="minorHAnsi"/>
            <w:sz w:val="20"/>
            <w:szCs w:val="20"/>
          </w:rPr>
          <w:t xml:space="preserve">. </w:t>
        </w:r>
      </w:ins>
    </w:p>
    <w:p w:rsidR="0049461B" w:rsidP="0049461B" w:rsidRDefault="00A04C02" w14:paraId="7E0340F9" w14:textId="77777777">
      <w:pPr>
        <w:pStyle w:val="ListParagraph"/>
        <w:ind w:left="0" w:right="-856"/>
        <w:jc w:val="both"/>
        <w:rPr>
          <w:ins w:author="Andreyeva, Julia" w:date="2022-03-31T14:44:00Z" w:id="8313"/>
          <w:rFonts w:asciiTheme="minorHAnsi" w:hAnsiTheme="minorHAnsi"/>
          <w:sz w:val="20"/>
          <w:szCs w:val="20"/>
        </w:rPr>
      </w:pPr>
      <w:ins w:author="Andreyeva, Julia" w:date="2022-03-29T17:10:00Z" w:id="8314">
        <w:r>
          <w:rPr>
            <w:rFonts w:asciiTheme="minorHAnsi" w:hAnsiTheme="minorHAnsi"/>
            <w:sz w:val="20"/>
            <w:szCs w:val="20"/>
          </w:rPr>
          <w:t>T</w:t>
        </w:r>
        <w:r w:rsidRPr="00D657CD">
          <w:rPr>
            <w:rFonts w:asciiTheme="minorHAnsi" w:hAnsiTheme="minorHAnsi"/>
            <w:sz w:val="20"/>
            <w:szCs w:val="20"/>
            <w:rPrChange w:author="Andreyeva, Julia" w:date="2022-03-30T15:31:00Z" w:id="8315">
              <w:rPr>
                <w:rFonts w:ascii="Segoe UI" w:hAnsi="Segoe UI" w:eastAsia="Times New Roman" w:cs="Segoe UI"/>
                <w:sz w:val="21"/>
                <w:szCs w:val="21"/>
                <w:lang w:val="ru-RU" w:eastAsia="ru-RU"/>
              </w:rPr>
            </w:rPrChange>
          </w:rPr>
          <w:t>he</w:t>
        </w:r>
        <w:r w:rsidRPr="00D657CD">
          <w:rPr>
            <w:rFonts w:asciiTheme="minorHAnsi" w:hAnsiTheme="minorHAnsi"/>
            <w:sz w:val="20"/>
            <w:szCs w:val="20"/>
            <w:rPrChange w:author="Andreyeva, Julia" w:date="2022-03-30T15:31:00Z" w:id="8316">
              <w:rPr>
                <w:rFonts w:ascii="Segoe UI" w:hAnsi="Segoe UI" w:eastAsia="Times New Roman" w:cs="Segoe UI"/>
                <w:sz w:val="21"/>
                <w:szCs w:val="21"/>
                <w:lang w:val="en-US" w:eastAsia="ru-RU"/>
              </w:rPr>
            </w:rPrChange>
          </w:rPr>
          <w:t>re</w:t>
        </w:r>
        <w:r w:rsidRPr="00D657CD">
          <w:rPr>
            <w:rFonts w:asciiTheme="minorHAnsi" w:hAnsiTheme="minorHAnsi"/>
            <w:sz w:val="20"/>
            <w:szCs w:val="20"/>
            <w:rPrChange w:author="Andreyeva, Julia" w:date="2022-03-30T15:31:00Z" w:id="8317">
              <w:rPr>
                <w:rFonts w:ascii="Segoe UI" w:hAnsi="Segoe UI" w:eastAsia="Times New Roman" w:cs="Segoe UI"/>
                <w:sz w:val="21"/>
                <w:szCs w:val="21"/>
                <w:lang w:val="ru-RU" w:eastAsia="ru-RU"/>
              </w:rPr>
            </w:rPrChange>
          </w:rPr>
          <w:t xml:space="preserve"> should be a process to update empty Order Category field (X_ORDER_CAT_CD) with the values from </w:t>
        </w:r>
      </w:ins>
      <w:ins w:author="Andreyeva, Julia" w:date="2022-03-31T10:53:00Z" w:id="8318">
        <w:r w:rsidR="005322BD">
          <w:rPr>
            <w:rFonts w:asciiTheme="minorHAnsi" w:hAnsiTheme="minorHAnsi"/>
            <w:sz w:val="20"/>
            <w:szCs w:val="20"/>
          </w:rPr>
          <w:t>table below</w:t>
        </w:r>
        <w:r w:rsidR="00D4105B">
          <w:rPr>
            <w:rFonts w:asciiTheme="minorHAnsi" w:hAnsiTheme="minorHAnsi"/>
            <w:sz w:val="20"/>
            <w:szCs w:val="20"/>
          </w:rPr>
          <w:t xml:space="preserve"> and </w:t>
        </w:r>
      </w:ins>
      <w:ins w:author="Andreyeva, Julia" w:date="2022-03-29T17:10:00Z" w:id="8319">
        <w:r w:rsidRPr="00D657CD">
          <w:rPr>
            <w:rFonts w:asciiTheme="minorHAnsi" w:hAnsiTheme="minorHAnsi"/>
            <w:sz w:val="20"/>
            <w:szCs w:val="20"/>
            <w:rPrChange w:author="Andreyeva, Julia" w:date="2022-03-30T15:31:00Z" w:id="8320">
              <w:rPr>
                <w:rFonts w:ascii="Segoe UI" w:hAnsi="Segoe UI" w:eastAsia="Times New Roman" w:cs="Segoe UI"/>
                <w:sz w:val="21"/>
                <w:szCs w:val="21"/>
                <w:lang w:val="ru-RU" w:eastAsia="ru-RU"/>
              </w:rPr>
            </w:rPrChange>
          </w:rPr>
          <w:t>Order Type (X_SUB_TYPE)</w:t>
        </w:r>
      </w:ins>
      <w:ins w:author="Andreyeva, Julia" w:date="2022-03-31T10:53:00Z" w:id="8321">
        <w:r w:rsidR="00D4105B">
          <w:rPr>
            <w:rFonts w:asciiTheme="minorHAnsi" w:hAnsiTheme="minorHAnsi"/>
            <w:sz w:val="20"/>
            <w:szCs w:val="20"/>
          </w:rPr>
          <w:t xml:space="preserve"> should be matched with order category</w:t>
        </w:r>
      </w:ins>
      <w:ins w:author="Andreyeva, Julia" w:date="2022-03-31T10:54:00Z" w:id="8322">
        <w:r w:rsidR="00A56BF0">
          <w:rPr>
            <w:rFonts w:asciiTheme="minorHAnsi" w:hAnsiTheme="minorHAnsi"/>
            <w:sz w:val="20"/>
            <w:szCs w:val="20"/>
          </w:rPr>
          <w:t xml:space="preserve"> </w:t>
        </w:r>
        <w:r w:rsidRPr="00F56C0D" w:rsidR="00206711">
          <w:rPr>
            <w:rFonts w:asciiTheme="minorHAnsi" w:hAnsiTheme="minorHAnsi"/>
            <w:b/>
            <w:bCs/>
            <w:sz w:val="20"/>
            <w:szCs w:val="20"/>
            <w:rPrChange w:author="Andreyeva, Julia" w:date="2022-03-31T10:58:00Z" w:id="8323">
              <w:rPr>
                <w:rFonts w:asciiTheme="minorHAnsi" w:hAnsiTheme="minorHAnsi"/>
                <w:sz w:val="20"/>
                <w:szCs w:val="20"/>
              </w:rPr>
            </w:rPrChange>
          </w:rPr>
          <w:t xml:space="preserve">based </w:t>
        </w:r>
      </w:ins>
      <w:ins w:author="Andreyeva, Julia" w:date="2022-03-31T13:46:00Z" w:id="8324">
        <w:r w:rsidR="00F03C33">
          <w:rPr>
            <w:rFonts w:asciiTheme="minorHAnsi" w:hAnsiTheme="minorHAnsi"/>
            <w:b/>
            <w:bCs/>
            <w:sz w:val="20"/>
            <w:szCs w:val="20"/>
          </w:rPr>
          <w:t>LOV mapping</w:t>
        </w:r>
      </w:ins>
      <w:ins w:author="Andreyeva, Julia" w:date="2022-03-29T17:11:00Z" w:id="8325">
        <w:r w:rsidRPr="00F56C0D">
          <w:rPr>
            <w:rFonts w:asciiTheme="minorHAnsi" w:hAnsiTheme="minorHAnsi"/>
            <w:b/>
            <w:bCs/>
            <w:sz w:val="20"/>
            <w:szCs w:val="20"/>
            <w:rPrChange w:author="Andreyeva, Julia" w:date="2022-03-31T10:58:00Z" w:id="8326">
              <w:rPr>
                <w:rFonts w:ascii="Segoe UI" w:hAnsi="Segoe UI" w:eastAsia="Times New Roman" w:cs="Segoe UI"/>
                <w:sz w:val="21"/>
                <w:szCs w:val="21"/>
                <w:lang w:val="en-US" w:eastAsia="ru-RU"/>
              </w:rPr>
            </w:rPrChange>
          </w:rPr>
          <w:t>.</w:t>
        </w:r>
      </w:ins>
      <w:ins w:author="Andreyeva, Julia" w:date="2022-03-31T10:55:00Z" w:id="8327">
        <w:r w:rsidR="00D148D8">
          <w:rPr>
            <w:rFonts w:asciiTheme="minorHAnsi" w:hAnsiTheme="minorHAnsi"/>
            <w:sz w:val="20"/>
            <w:szCs w:val="20"/>
          </w:rPr>
          <w:t xml:space="preserve"> </w:t>
        </w:r>
      </w:ins>
    </w:p>
    <w:p w:rsidR="00A04C02" w:rsidP="0049461B" w:rsidRDefault="00D148D8" w14:paraId="5FDB29C3" w14:textId="77E92A03">
      <w:pPr>
        <w:pStyle w:val="ListParagraph"/>
        <w:ind w:left="0" w:right="-856"/>
        <w:jc w:val="both"/>
        <w:rPr>
          <w:ins w:author="Andreyeva, Julia" w:date="2022-03-31T10:51:00Z" w:id="8328"/>
          <w:rFonts w:asciiTheme="minorHAnsi" w:hAnsiTheme="minorHAnsi"/>
          <w:sz w:val="20"/>
          <w:szCs w:val="20"/>
        </w:rPr>
        <w:pPrChange w:author="Andreyeva, Julia" w:date="2022-03-31T14:44:00Z" w:id="8329">
          <w:pPr>
            <w:pStyle w:val="ListParagraph"/>
            <w:ind w:left="0"/>
          </w:pPr>
        </w:pPrChange>
      </w:pPr>
      <w:ins w:author="Andreyeva, Julia" w:date="2022-03-31T10:55:00Z" w:id="8330">
        <w:r w:rsidRPr="0049147A">
          <w:rPr>
            <w:rFonts w:asciiTheme="minorHAnsi" w:hAnsiTheme="minorHAnsi"/>
            <w:i/>
            <w:iCs/>
            <w:sz w:val="20"/>
            <w:szCs w:val="20"/>
            <w:u w:val="single"/>
            <w:rPrChange w:author="Andreyeva, Julia" w:date="2022-03-31T11:00:00Z" w:id="8331">
              <w:rPr>
                <w:rFonts w:asciiTheme="minorHAnsi" w:hAnsiTheme="minorHAnsi"/>
                <w:sz w:val="20"/>
                <w:szCs w:val="20"/>
              </w:rPr>
            </w:rPrChange>
          </w:rPr>
          <w:t xml:space="preserve">(For example: </w:t>
        </w:r>
      </w:ins>
      <w:ins w:author="Andreyeva, Julia" w:date="2022-03-31T10:59:00Z" w:id="8332">
        <w:r w:rsidRPr="0049147A" w:rsidR="00F56C0D">
          <w:rPr>
            <w:rFonts w:asciiTheme="minorHAnsi" w:hAnsiTheme="minorHAnsi"/>
            <w:i/>
            <w:iCs/>
            <w:sz w:val="20"/>
            <w:szCs w:val="20"/>
            <w:u w:val="single"/>
            <w:rPrChange w:author="Andreyeva, Julia" w:date="2022-03-31T11:00:00Z" w:id="8333">
              <w:rPr>
                <w:rFonts w:asciiTheme="minorHAnsi" w:hAnsiTheme="minorHAnsi"/>
                <w:i/>
                <w:iCs/>
                <w:sz w:val="20"/>
                <w:szCs w:val="20"/>
              </w:rPr>
            </w:rPrChange>
          </w:rPr>
          <w:t xml:space="preserve">if </w:t>
        </w:r>
        <w:r w:rsidRPr="0049147A" w:rsidR="00B624E1">
          <w:rPr>
            <w:rFonts w:asciiTheme="minorHAnsi" w:hAnsiTheme="minorHAnsi"/>
            <w:i/>
            <w:iCs/>
            <w:sz w:val="20"/>
            <w:szCs w:val="20"/>
            <w:u w:val="single"/>
            <w:rPrChange w:author="Andreyeva, Julia" w:date="2022-03-31T11:00:00Z" w:id="8334">
              <w:rPr>
                <w:rFonts w:asciiTheme="minorHAnsi" w:hAnsiTheme="minorHAnsi"/>
                <w:i/>
                <w:iCs/>
                <w:sz w:val="20"/>
                <w:szCs w:val="20"/>
              </w:rPr>
            </w:rPrChange>
          </w:rPr>
          <w:t xml:space="preserve">order for </w:t>
        </w:r>
      </w:ins>
      <w:ins w:author="Andreyeva, Julia" w:date="2022-03-31T10:56:00Z" w:id="8335">
        <w:r w:rsidRPr="0049147A" w:rsidR="006B1403">
          <w:rPr>
            <w:rFonts w:asciiTheme="minorHAnsi" w:hAnsiTheme="minorHAnsi"/>
            <w:i/>
            <w:iCs/>
            <w:sz w:val="20"/>
            <w:szCs w:val="20"/>
            <w:u w:val="single"/>
            <w:rPrChange w:author="Andreyeva, Julia" w:date="2022-03-31T11:00:00Z" w:id="8336">
              <w:rPr>
                <w:rFonts w:asciiTheme="minorHAnsi" w:hAnsiTheme="minorHAnsi" w:cstheme="minorHAnsi"/>
                <w:bCs/>
                <w:szCs w:val="20"/>
              </w:rPr>
            </w:rPrChange>
          </w:rPr>
          <w:t>Ireland</w:t>
        </w:r>
      </w:ins>
      <w:ins w:author="Andreyeva, Julia" w:date="2022-03-31T10:59:00Z" w:id="8337">
        <w:r w:rsidRPr="0049147A" w:rsidR="00B624E1">
          <w:rPr>
            <w:rFonts w:asciiTheme="minorHAnsi" w:hAnsiTheme="minorHAnsi"/>
            <w:i/>
            <w:iCs/>
            <w:sz w:val="20"/>
            <w:szCs w:val="20"/>
            <w:u w:val="single"/>
            <w:rPrChange w:author="Andreyeva, Julia" w:date="2022-03-31T11:00:00Z" w:id="8338">
              <w:rPr>
                <w:rFonts w:asciiTheme="minorHAnsi" w:hAnsiTheme="minorHAnsi"/>
                <w:i/>
                <w:iCs/>
                <w:sz w:val="20"/>
                <w:szCs w:val="20"/>
              </w:rPr>
            </w:rPrChange>
          </w:rPr>
          <w:t xml:space="preserve"> market</w:t>
        </w:r>
      </w:ins>
      <w:ins w:author="Andreyeva, Julia" w:date="2022-03-31T10:56:00Z" w:id="8339">
        <w:r w:rsidRPr="0049147A" w:rsidR="006B1403">
          <w:rPr>
            <w:rFonts w:asciiTheme="minorHAnsi" w:hAnsiTheme="minorHAnsi"/>
            <w:i/>
            <w:iCs/>
            <w:sz w:val="20"/>
            <w:szCs w:val="20"/>
            <w:u w:val="single"/>
            <w:rPrChange w:author="Andreyeva, Julia" w:date="2022-03-31T11:00:00Z" w:id="8340">
              <w:rPr>
                <w:rFonts w:asciiTheme="minorHAnsi" w:hAnsiTheme="minorHAnsi"/>
                <w:sz w:val="20"/>
                <w:szCs w:val="20"/>
              </w:rPr>
            </w:rPrChange>
          </w:rPr>
          <w:t xml:space="preserve"> </w:t>
        </w:r>
      </w:ins>
      <w:ins w:author="Andreyeva, Julia" w:date="2022-03-31T10:55:00Z" w:id="8341">
        <w:r w:rsidRPr="0049147A">
          <w:rPr>
            <w:rFonts w:asciiTheme="minorHAnsi" w:hAnsiTheme="minorHAnsi"/>
            <w:i/>
            <w:iCs/>
            <w:sz w:val="20"/>
            <w:szCs w:val="20"/>
            <w:u w:val="single"/>
            <w:rPrChange w:author="Andreyeva, Julia" w:date="2022-03-31T11:00:00Z" w:id="8342">
              <w:rPr>
                <w:rFonts w:asciiTheme="minorHAnsi" w:hAnsiTheme="minorHAnsi"/>
                <w:sz w:val="20"/>
                <w:szCs w:val="20"/>
              </w:rPr>
            </w:rPrChange>
          </w:rPr>
          <w:t xml:space="preserve">has </w:t>
        </w:r>
        <w:r w:rsidRPr="0049147A" w:rsidR="00A64622">
          <w:rPr>
            <w:rFonts w:asciiTheme="minorHAnsi" w:hAnsiTheme="minorHAnsi"/>
            <w:i/>
            <w:iCs/>
            <w:sz w:val="20"/>
            <w:szCs w:val="20"/>
            <w:u w:val="single"/>
            <w:rPrChange w:author="Andreyeva, Julia" w:date="2022-03-31T11:00:00Z" w:id="8343">
              <w:rPr>
                <w:rFonts w:asciiTheme="minorHAnsi" w:hAnsiTheme="minorHAnsi"/>
                <w:sz w:val="20"/>
                <w:szCs w:val="20"/>
              </w:rPr>
            </w:rPrChange>
          </w:rPr>
          <w:t>category ‘</w:t>
        </w:r>
        <w:r w:rsidRPr="0049147A">
          <w:rPr>
            <w:rFonts w:asciiTheme="minorHAnsi" w:hAnsiTheme="minorHAnsi"/>
            <w:i/>
            <w:iCs/>
            <w:sz w:val="20"/>
            <w:szCs w:val="20"/>
            <w:u w:val="single"/>
            <w:rPrChange w:author="Andreyeva, Julia" w:date="2022-03-31T11:00:00Z" w:id="8344">
              <w:rPr>
                <w:rFonts w:asciiTheme="minorHAnsi" w:hAnsiTheme="minorHAnsi"/>
                <w:sz w:val="20"/>
                <w:szCs w:val="20"/>
              </w:rPr>
            </w:rPrChange>
          </w:rPr>
          <w:t>Transfer Order</w:t>
        </w:r>
        <w:proofErr w:type="gramStart"/>
        <w:r w:rsidRPr="0049147A" w:rsidR="00A64622">
          <w:rPr>
            <w:rFonts w:asciiTheme="minorHAnsi" w:hAnsiTheme="minorHAnsi"/>
            <w:i/>
            <w:iCs/>
            <w:sz w:val="20"/>
            <w:szCs w:val="20"/>
            <w:u w:val="single"/>
            <w:rPrChange w:author="Andreyeva, Julia" w:date="2022-03-31T11:00:00Z" w:id="8345">
              <w:rPr>
                <w:rFonts w:asciiTheme="minorHAnsi" w:hAnsiTheme="minorHAnsi"/>
                <w:sz w:val="20"/>
                <w:szCs w:val="20"/>
              </w:rPr>
            </w:rPrChange>
          </w:rPr>
          <w:t>’</w:t>
        </w:r>
      </w:ins>
      <w:ins w:author="Andreyeva, Julia" w:date="2022-03-31T13:53:00Z" w:id="8346">
        <w:r w:rsidR="001341FA">
          <w:rPr>
            <w:rFonts w:asciiTheme="minorHAnsi" w:hAnsiTheme="minorHAnsi"/>
            <w:i/>
            <w:iCs/>
            <w:sz w:val="20"/>
            <w:szCs w:val="20"/>
            <w:u w:val="single"/>
          </w:rPr>
          <w:t>(</w:t>
        </w:r>
        <w:proofErr w:type="gramEnd"/>
        <w:r w:rsidR="001341FA">
          <w:rPr>
            <w:rFonts w:asciiTheme="minorHAnsi" w:hAnsiTheme="minorHAnsi"/>
            <w:i/>
            <w:iCs/>
            <w:sz w:val="20"/>
            <w:szCs w:val="20"/>
            <w:u w:val="single"/>
          </w:rPr>
          <w:t>parent LOV)</w:t>
        </w:r>
      </w:ins>
      <w:ins w:author="Andreyeva, Julia" w:date="2022-03-31T10:56:00Z" w:id="8347">
        <w:r w:rsidRPr="0049147A" w:rsidR="00A64622">
          <w:rPr>
            <w:rFonts w:asciiTheme="minorHAnsi" w:hAnsiTheme="minorHAnsi"/>
            <w:i/>
            <w:iCs/>
            <w:sz w:val="20"/>
            <w:szCs w:val="20"/>
            <w:u w:val="single"/>
            <w:rPrChange w:author="Andreyeva, Julia" w:date="2022-03-31T11:00:00Z" w:id="8348">
              <w:rPr>
                <w:rFonts w:asciiTheme="minorHAnsi" w:hAnsiTheme="minorHAnsi"/>
                <w:sz w:val="20"/>
                <w:szCs w:val="20"/>
              </w:rPr>
            </w:rPrChange>
          </w:rPr>
          <w:t xml:space="preserve"> </w:t>
        </w:r>
      </w:ins>
      <w:ins w:author="Andreyeva, Julia" w:date="2022-03-31T10:59:00Z" w:id="8349">
        <w:r w:rsidRPr="0049147A" w:rsidR="00B624E1">
          <w:rPr>
            <w:rFonts w:asciiTheme="minorHAnsi" w:hAnsiTheme="minorHAnsi"/>
            <w:i/>
            <w:iCs/>
            <w:sz w:val="20"/>
            <w:szCs w:val="20"/>
            <w:u w:val="single"/>
            <w:rPrChange w:author="Andreyeva, Julia" w:date="2022-03-31T11:00:00Z" w:id="8350">
              <w:rPr>
                <w:rFonts w:asciiTheme="minorHAnsi" w:hAnsiTheme="minorHAnsi"/>
                <w:i/>
                <w:iCs/>
                <w:sz w:val="20"/>
                <w:szCs w:val="20"/>
              </w:rPr>
            </w:rPrChange>
          </w:rPr>
          <w:t xml:space="preserve">then </w:t>
        </w:r>
      </w:ins>
      <w:ins w:author="Andreyeva, Julia" w:date="2022-03-31T10:56:00Z" w:id="8351">
        <w:r w:rsidRPr="0049147A" w:rsidR="00A64622">
          <w:rPr>
            <w:rFonts w:asciiTheme="minorHAnsi" w:hAnsiTheme="minorHAnsi"/>
            <w:i/>
            <w:iCs/>
            <w:sz w:val="20"/>
            <w:szCs w:val="20"/>
            <w:u w:val="single"/>
            <w:rPrChange w:author="Andreyeva, Julia" w:date="2022-03-31T11:00:00Z" w:id="8352">
              <w:rPr>
                <w:rFonts w:asciiTheme="minorHAnsi" w:hAnsiTheme="minorHAnsi"/>
                <w:sz w:val="20"/>
                <w:szCs w:val="20"/>
              </w:rPr>
            </w:rPrChange>
          </w:rPr>
          <w:t>type</w:t>
        </w:r>
      </w:ins>
      <w:ins w:author="Andreyeva, Julia" w:date="2022-03-31T13:54:00Z" w:id="8353">
        <w:r w:rsidR="0011554F">
          <w:rPr>
            <w:rFonts w:asciiTheme="minorHAnsi" w:hAnsiTheme="minorHAnsi"/>
            <w:i/>
            <w:iCs/>
            <w:sz w:val="20"/>
            <w:szCs w:val="20"/>
            <w:u w:val="single"/>
          </w:rPr>
          <w:t xml:space="preserve"> (child LOV)</w:t>
        </w:r>
      </w:ins>
      <w:ins w:author="Andreyeva, Julia" w:date="2022-03-31T10:59:00Z" w:id="8354">
        <w:r w:rsidRPr="0049147A" w:rsidR="00B624E1">
          <w:rPr>
            <w:rFonts w:asciiTheme="minorHAnsi" w:hAnsiTheme="minorHAnsi"/>
            <w:i/>
            <w:iCs/>
            <w:sz w:val="20"/>
            <w:szCs w:val="20"/>
            <w:u w:val="single"/>
            <w:rPrChange w:author="Andreyeva, Julia" w:date="2022-03-31T11:00:00Z" w:id="8355">
              <w:rPr>
                <w:rFonts w:asciiTheme="minorHAnsi" w:hAnsiTheme="minorHAnsi"/>
                <w:i/>
                <w:iCs/>
                <w:sz w:val="20"/>
                <w:szCs w:val="20"/>
              </w:rPr>
            </w:rPrChange>
          </w:rPr>
          <w:t xml:space="preserve"> sho</w:t>
        </w:r>
      </w:ins>
      <w:ins w:author="Andreyeva, Julia" w:date="2022-03-31T13:46:00Z" w:id="8356">
        <w:r w:rsidR="00F03C33">
          <w:rPr>
            <w:rFonts w:asciiTheme="minorHAnsi" w:hAnsiTheme="minorHAnsi"/>
            <w:i/>
            <w:iCs/>
            <w:sz w:val="20"/>
            <w:szCs w:val="20"/>
            <w:u w:val="single"/>
          </w:rPr>
          <w:t>u</w:t>
        </w:r>
      </w:ins>
      <w:ins w:author="Andreyeva, Julia" w:date="2022-03-31T10:59:00Z" w:id="8357">
        <w:r w:rsidRPr="0049147A" w:rsidR="00B624E1">
          <w:rPr>
            <w:rFonts w:asciiTheme="minorHAnsi" w:hAnsiTheme="minorHAnsi"/>
            <w:i/>
            <w:iCs/>
            <w:sz w:val="20"/>
            <w:szCs w:val="20"/>
            <w:u w:val="single"/>
            <w:rPrChange w:author="Andreyeva, Julia" w:date="2022-03-31T11:00:00Z" w:id="8358">
              <w:rPr>
                <w:rFonts w:asciiTheme="minorHAnsi" w:hAnsiTheme="minorHAnsi"/>
                <w:i/>
                <w:iCs/>
                <w:sz w:val="20"/>
                <w:szCs w:val="20"/>
              </w:rPr>
            </w:rPrChange>
          </w:rPr>
          <w:t>ld be</w:t>
        </w:r>
      </w:ins>
      <w:ins w:author="Andreyeva, Julia" w:date="2022-03-31T10:56:00Z" w:id="8359">
        <w:r w:rsidRPr="0049147A" w:rsidR="00A64622">
          <w:rPr>
            <w:rFonts w:asciiTheme="minorHAnsi" w:hAnsiTheme="minorHAnsi"/>
            <w:i/>
            <w:iCs/>
            <w:sz w:val="20"/>
            <w:szCs w:val="20"/>
            <w:u w:val="single"/>
            <w:rPrChange w:author="Andreyeva, Julia" w:date="2022-03-31T11:00:00Z" w:id="8360">
              <w:rPr>
                <w:rFonts w:asciiTheme="minorHAnsi" w:hAnsiTheme="minorHAnsi"/>
                <w:sz w:val="20"/>
                <w:szCs w:val="20"/>
              </w:rPr>
            </w:rPrChange>
          </w:rPr>
          <w:t xml:space="preserve"> “Order”</w:t>
        </w:r>
        <w:r w:rsidRPr="0049147A" w:rsidR="006B1403">
          <w:rPr>
            <w:rFonts w:asciiTheme="minorHAnsi" w:hAnsiTheme="minorHAnsi"/>
            <w:i/>
            <w:iCs/>
            <w:sz w:val="20"/>
            <w:szCs w:val="20"/>
            <w:u w:val="single"/>
            <w:rPrChange w:author="Andreyeva, Julia" w:date="2022-03-31T11:00:00Z" w:id="8361">
              <w:rPr>
                <w:rFonts w:asciiTheme="minorHAnsi" w:hAnsiTheme="minorHAnsi"/>
                <w:sz w:val="20"/>
                <w:szCs w:val="20"/>
              </w:rPr>
            </w:rPrChange>
          </w:rPr>
          <w:t xml:space="preserve"> or ‘</w:t>
        </w:r>
        <w:r w:rsidRPr="0049147A" w:rsidR="006B1403">
          <w:rPr>
            <w:rFonts w:asciiTheme="minorHAnsi" w:hAnsiTheme="minorHAnsi"/>
            <w:i/>
            <w:iCs/>
            <w:sz w:val="20"/>
            <w:szCs w:val="20"/>
            <w:u w:val="single"/>
            <w:rPrChange w:author="Andreyeva, Julia" w:date="2022-03-31T11:00:00Z" w:id="8362">
              <w:rPr>
                <w:rFonts w:asciiTheme="minorHAnsi" w:hAnsiTheme="minorHAnsi" w:cstheme="minorHAnsi"/>
                <w:bCs/>
                <w:szCs w:val="20"/>
              </w:rPr>
            </w:rPrChange>
          </w:rPr>
          <w:t>Direct Order’ or ‘</w:t>
        </w:r>
      </w:ins>
      <w:ins w:author="Andreyeva, Julia" w:date="2022-03-31T10:57:00Z" w:id="8363">
        <w:r w:rsidRPr="0049147A" w:rsidR="006B1403">
          <w:rPr>
            <w:rFonts w:asciiTheme="minorHAnsi" w:hAnsiTheme="minorHAnsi"/>
            <w:i/>
            <w:iCs/>
            <w:sz w:val="20"/>
            <w:szCs w:val="20"/>
            <w:u w:val="single"/>
            <w:rPrChange w:author="Andreyeva, Julia" w:date="2022-03-31T11:00:00Z" w:id="8364">
              <w:rPr>
                <w:rFonts w:asciiTheme="minorHAnsi" w:hAnsiTheme="minorHAnsi" w:cstheme="minorHAnsi"/>
                <w:bCs/>
                <w:szCs w:val="20"/>
              </w:rPr>
            </w:rPrChange>
          </w:rPr>
          <w:t>EDI Order’</w:t>
        </w:r>
        <w:r w:rsidRPr="0049147A" w:rsidR="00411EBE">
          <w:rPr>
            <w:rFonts w:asciiTheme="minorHAnsi" w:hAnsiTheme="minorHAnsi"/>
            <w:i/>
            <w:iCs/>
            <w:sz w:val="20"/>
            <w:szCs w:val="20"/>
            <w:u w:val="single"/>
            <w:rPrChange w:author="Andreyeva, Julia" w:date="2022-03-31T11:00:00Z" w:id="8365">
              <w:rPr>
                <w:rFonts w:asciiTheme="minorHAnsi" w:hAnsiTheme="minorHAnsi" w:cstheme="minorHAnsi"/>
                <w:bCs/>
                <w:szCs w:val="20"/>
              </w:rPr>
            </w:rPrChange>
          </w:rPr>
          <w:t xml:space="preserve"> or</w:t>
        </w:r>
        <w:r w:rsidRPr="0049147A" w:rsidR="00411EBE">
          <w:rPr>
            <w:rFonts w:asciiTheme="minorHAnsi" w:hAnsiTheme="minorHAnsi"/>
            <w:i/>
            <w:iCs/>
            <w:sz w:val="20"/>
            <w:szCs w:val="20"/>
            <w:u w:val="single"/>
            <w:rPrChange w:author="Andreyeva, Julia" w:date="2022-03-31T11:00:00Z" w:id="8366">
              <w:rPr>
                <w:rFonts w:asciiTheme="minorHAnsi" w:hAnsiTheme="minorHAnsi"/>
                <w:sz w:val="20"/>
                <w:szCs w:val="20"/>
              </w:rPr>
            </w:rPrChange>
          </w:rPr>
          <w:t xml:space="preserve"> ‘</w:t>
        </w:r>
        <w:r w:rsidRPr="0049147A" w:rsidR="00411EBE">
          <w:rPr>
            <w:rFonts w:asciiTheme="minorHAnsi" w:hAnsiTheme="minorHAnsi"/>
            <w:i/>
            <w:iCs/>
            <w:sz w:val="20"/>
            <w:szCs w:val="20"/>
            <w:u w:val="single"/>
            <w:rPrChange w:author="Andreyeva, Julia" w:date="2022-03-31T11:00:00Z" w:id="8367">
              <w:rPr>
                <w:rFonts w:asciiTheme="minorHAnsi" w:hAnsiTheme="minorHAnsi" w:cstheme="minorHAnsi"/>
                <w:bCs/>
                <w:szCs w:val="20"/>
              </w:rPr>
            </w:rPrChange>
          </w:rPr>
          <w:t xml:space="preserve">Pre-Sale, Pre-sale order, </w:t>
        </w:r>
      </w:ins>
      <w:ins w:author="Andreyeva, Julia" w:date="2022-03-31T10:58:00Z" w:id="8368">
        <w:r w:rsidRPr="0049147A" w:rsidR="00411EBE">
          <w:rPr>
            <w:rFonts w:asciiTheme="minorHAnsi" w:hAnsiTheme="minorHAnsi"/>
            <w:i/>
            <w:iCs/>
            <w:sz w:val="20"/>
            <w:szCs w:val="20"/>
            <w:u w:val="single"/>
            <w:rPrChange w:author="Andreyeva, Julia" w:date="2022-03-31T11:00:00Z" w:id="8369">
              <w:rPr>
                <w:rFonts w:asciiTheme="minorHAnsi" w:hAnsiTheme="minorHAnsi"/>
                <w:i/>
                <w:iCs/>
                <w:sz w:val="20"/>
                <w:szCs w:val="20"/>
              </w:rPr>
            </w:rPrChange>
          </w:rPr>
          <w:t>Preselling ‘</w:t>
        </w:r>
        <w:r w:rsidRPr="0049147A" w:rsidR="00411EBE">
          <w:rPr>
            <w:rFonts w:asciiTheme="minorHAnsi" w:hAnsiTheme="minorHAnsi"/>
            <w:i/>
            <w:iCs/>
            <w:sz w:val="20"/>
            <w:szCs w:val="20"/>
            <w:u w:val="single"/>
            <w:rPrChange w:author="Andreyeva, Julia" w:date="2022-03-31T11:00:00Z" w:id="8370">
              <w:rPr>
                <w:rFonts w:asciiTheme="minorHAnsi" w:hAnsiTheme="minorHAnsi"/>
                <w:sz w:val="20"/>
                <w:szCs w:val="20"/>
              </w:rPr>
            </w:rPrChange>
          </w:rPr>
          <w:t>)</w:t>
        </w:r>
      </w:ins>
      <w:ins w:author="Andreyeva, Julia" w:date="2022-03-31T10:57:00Z" w:id="8371">
        <w:r w:rsidRPr="0049147A" w:rsidR="00411EBE">
          <w:rPr>
            <w:rFonts w:asciiTheme="minorHAnsi" w:hAnsiTheme="minorHAnsi"/>
            <w:sz w:val="20"/>
            <w:szCs w:val="20"/>
            <w:u w:val="single"/>
            <w:rPrChange w:author="Andreyeva, Julia" w:date="2022-03-31T11:00:00Z" w:id="8372">
              <w:rPr>
                <w:rFonts w:asciiTheme="minorHAnsi" w:hAnsiTheme="minorHAnsi"/>
                <w:sz w:val="20"/>
                <w:szCs w:val="20"/>
              </w:rPr>
            </w:rPrChange>
          </w:rPr>
          <w:t>.</w:t>
        </w:r>
        <w:r w:rsidR="00411EBE">
          <w:rPr>
            <w:rFonts w:asciiTheme="minorHAnsi" w:hAnsiTheme="minorHAnsi"/>
            <w:sz w:val="20"/>
            <w:szCs w:val="20"/>
          </w:rPr>
          <w:t xml:space="preserve"> </w:t>
        </w:r>
      </w:ins>
      <w:ins w:author="Andreyeva, Julia" w:date="2022-03-29T17:11:00Z" w:id="8373">
        <w:r w:rsidRPr="00D657CD" w:rsidR="00A04C02">
          <w:rPr>
            <w:rFonts w:asciiTheme="minorHAnsi" w:hAnsiTheme="minorHAnsi"/>
            <w:sz w:val="20"/>
            <w:szCs w:val="20"/>
            <w:rPrChange w:author="Andreyeva, Julia" w:date="2022-03-30T15:31:00Z" w:id="8374">
              <w:rPr>
                <w:rFonts w:ascii="Segoe UI" w:hAnsi="Segoe UI" w:eastAsia="Times New Roman" w:cs="Segoe UI"/>
                <w:sz w:val="21"/>
                <w:szCs w:val="21"/>
                <w:lang w:val="en-US" w:eastAsia="ru-RU"/>
              </w:rPr>
            </w:rPrChange>
          </w:rPr>
          <w:t>T</w:t>
        </w:r>
      </w:ins>
      <w:ins w:author="Andreyeva, Julia" w:date="2022-03-29T17:10:00Z" w:id="8375">
        <w:r w:rsidRPr="00D657CD" w:rsidR="00A04C02">
          <w:rPr>
            <w:rFonts w:asciiTheme="minorHAnsi" w:hAnsiTheme="minorHAnsi"/>
            <w:sz w:val="20"/>
            <w:szCs w:val="20"/>
            <w:rPrChange w:author="Andreyeva, Julia" w:date="2022-03-30T15:31:00Z" w:id="8376">
              <w:rPr>
                <w:rFonts w:ascii="Segoe UI" w:hAnsi="Segoe UI" w:eastAsia="Times New Roman" w:cs="Segoe UI"/>
                <w:sz w:val="21"/>
                <w:szCs w:val="21"/>
                <w:lang w:val="ru-RU" w:eastAsia="ru-RU"/>
              </w:rPr>
            </w:rPrChange>
          </w:rPr>
          <w:t>he process should be activated by market</w:t>
        </w:r>
      </w:ins>
      <w:ins w:author="Andreyeva, Julia" w:date="2022-03-29T17:11:00Z" w:id="8377">
        <w:r w:rsidRPr="00D657CD" w:rsidR="00A04C02">
          <w:rPr>
            <w:rFonts w:asciiTheme="minorHAnsi" w:hAnsiTheme="minorHAnsi"/>
            <w:sz w:val="20"/>
            <w:szCs w:val="20"/>
            <w:rPrChange w:author="Andreyeva, Julia" w:date="2022-03-30T15:31:00Z" w:id="8378">
              <w:rPr>
                <w:rFonts w:ascii="Segoe UI" w:hAnsi="Segoe UI" w:eastAsia="Times New Roman" w:cs="Segoe UI"/>
                <w:sz w:val="21"/>
                <w:szCs w:val="21"/>
                <w:lang w:val="en-US" w:eastAsia="ru-RU"/>
              </w:rPr>
            </w:rPrChange>
          </w:rPr>
          <w:t>.</w:t>
        </w:r>
      </w:ins>
    </w:p>
    <w:p w:rsidR="00303314" w:rsidRDefault="00303314" w14:paraId="71E34158" w14:textId="364ED291">
      <w:pPr>
        <w:pStyle w:val="ListParagraph"/>
        <w:ind w:left="0"/>
        <w:rPr>
          <w:ins w:author="Andreyeva, Julia" w:date="2022-03-31T10:51:00Z" w:id="8379"/>
          <w:rFonts w:asciiTheme="minorHAnsi" w:hAnsiTheme="minorHAnsi"/>
          <w:sz w:val="20"/>
          <w:szCs w:val="20"/>
        </w:rPr>
      </w:pPr>
    </w:p>
    <w:tbl>
      <w:tblPr>
        <w:tblStyle w:val="GridTable1Light-Accent6"/>
        <w:tblW w:w="9776" w:type="dxa"/>
        <w:tblLayout w:type="fixed"/>
        <w:tblLook w:val="06A0" w:firstRow="1" w:lastRow="0" w:firstColumn="1" w:lastColumn="0" w:noHBand="1" w:noVBand="1"/>
        <w:tblPrChange w:author="Andreyeva, Julia" w:date="2022-03-31T14:45:00Z" w:id="8380">
          <w:tblPr>
            <w:tblStyle w:val="GridTable1Light-Accent6"/>
            <w:tblW w:w="8926" w:type="dxa"/>
            <w:tblLayout w:type="fixed"/>
            <w:tblLook w:val="06A0" w:firstRow="1" w:lastRow="0" w:firstColumn="1" w:lastColumn="0" w:noHBand="1" w:noVBand="1"/>
          </w:tblPr>
        </w:tblPrChange>
      </w:tblPr>
      <w:tblGrid>
        <w:gridCol w:w="1271"/>
        <w:gridCol w:w="1418"/>
        <w:gridCol w:w="1984"/>
        <w:gridCol w:w="1701"/>
        <w:gridCol w:w="1843"/>
        <w:gridCol w:w="1559"/>
        <w:tblGridChange w:id="8381">
          <w:tblGrid>
            <w:gridCol w:w="1271"/>
            <w:gridCol w:w="709"/>
            <w:gridCol w:w="709"/>
            <w:gridCol w:w="657"/>
            <w:gridCol w:w="477"/>
            <w:gridCol w:w="1559"/>
            <w:gridCol w:w="1276"/>
            <w:gridCol w:w="259"/>
            <w:gridCol w:w="2009"/>
          </w:tblGrid>
        </w:tblGridChange>
      </w:tblGrid>
      <w:tr w:rsidRPr="001F24C2" w:rsidR="00C711B4" w:rsidTr="00A529BA" w14:paraId="0E511F93" w14:textId="77777777">
        <w:trPr>
          <w:cnfStyle w:val="100000000000" w:firstRow="1" w:lastRow="0" w:firstColumn="0" w:lastColumn="0" w:oddVBand="0" w:evenVBand="0" w:oddHBand="0" w:evenHBand="0" w:firstRowFirstColumn="0" w:firstRowLastColumn="0" w:lastRowFirstColumn="0" w:lastRowLastColumn="0"/>
          <w:ins w:author="Andreyeva, Julia" w:date="2022-03-31T10:52:00Z" w:id="8382"/>
        </w:trPr>
        <w:tc>
          <w:tcPr>
            <w:cnfStyle w:val="001000000000" w:firstRow="0" w:lastRow="0" w:firstColumn="1" w:lastColumn="0" w:oddVBand="0" w:evenVBand="0" w:oddHBand="0" w:evenHBand="0" w:firstRowFirstColumn="0" w:firstRowLastColumn="0" w:lastRowFirstColumn="0" w:lastRowLastColumn="0"/>
            <w:tcW w:w="2689" w:type="dxa"/>
            <w:gridSpan w:val="2"/>
            <w:shd w:val="clear" w:color="auto" w:fill="2B5D9A" w:themeFill="accent6" w:themeFillShade="BF"/>
            <w:tcPrChange w:author="Andreyeva, Julia" w:date="2022-03-31T14:45:00Z" w:id="8383">
              <w:tcPr>
                <w:tcW w:w="2689" w:type="dxa"/>
                <w:gridSpan w:val="3"/>
                <w:shd w:val="clear" w:color="auto" w:fill="2B5D9A" w:themeFill="accent6" w:themeFillShade="BF"/>
              </w:tcPr>
            </w:tcPrChange>
          </w:tcPr>
          <w:p w:rsidRPr="001F24C2" w:rsidR="00C711B4" w:rsidP="00AE2229" w:rsidRDefault="00C711B4" w14:paraId="499A5B9F" w14:textId="3D900DF5">
            <w:pPr>
              <w:pStyle w:val="BodyText"/>
              <w:cnfStyle w:val="101000000000" w:firstRow="1" w:lastRow="0" w:firstColumn="1" w:lastColumn="0" w:oddVBand="0" w:evenVBand="0" w:oddHBand="0" w:evenHBand="0" w:firstRowFirstColumn="0" w:firstRowLastColumn="0" w:lastRowFirstColumn="0" w:lastRowLastColumn="0"/>
              <w:rPr>
                <w:ins w:author="Andreyeva, Julia" w:date="2022-03-31T13:47:00Z" w:id="8384"/>
                <w:rFonts w:ascii="Arial" w:hAnsi="Arial" w:cs="Arial"/>
                <w:b w:val="0"/>
                <w:bCs w:val="0"/>
                <w:color w:val="FFFFFF" w:themeColor="background1"/>
                <w:szCs w:val="20"/>
              </w:rPr>
            </w:pPr>
            <w:ins w:author="Andreyeva, Julia" w:date="2022-03-31T13:47:00Z" w:id="8385">
              <w:r>
                <w:rPr>
                  <w:rFonts w:ascii="Arial" w:hAnsi="Arial" w:cs="Arial"/>
                  <w:color w:val="FFFFFF" w:themeColor="background1"/>
                  <w:szCs w:val="20"/>
                </w:rPr>
                <w:t xml:space="preserve">LOV </w:t>
              </w:r>
              <w:proofErr w:type="gramStart"/>
              <w:r>
                <w:rPr>
                  <w:rFonts w:ascii="Arial" w:hAnsi="Arial" w:cs="Arial"/>
                  <w:color w:val="FFFFFF" w:themeColor="background1"/>
                  <w:szCs w:val="20"/>
                </w:rPr>
                <w:t>type</w:t>
              </w:r>
            </w:ins>
            <w:ins w:author="Andreyeva, Julia" w:date="2022-03-31T14:02:00Z" w:id="8386">
              <w:r>
                <w:rPr>
                  <w:rFonts w:ascii="Arial" w:hAnsi="Arial" w:cs="Arial"/>
                  <w:color w:val="FFFFFF" w:themeColor="background1"/>
                  <w:szCs w:val="20"/>
                </w:rPr>
                <w:t xml:space="preserve">  </w:t>
              </w:r>
            </w:ins>
            <w:ins w:author="Andreyeva, Julia" w:date="2022-03-31T14:03:00Z" w:id="8387">
              <w:r>
                <w:rPr>
                  <w:rFonts w:ascii="Arial" w:hAnsi="Arial" w:cs="Arial"/>
                  <w:color w:val="FFFFFF" w:themeColor="background1"/>
                  <w:szCs w:val="20"/>
                </w:rPr>
                <w:t>Order</w:t>
              </w:r>
              <w:proofErr w:type="gramEnd"/>
              <w:r>
                <w:rPr>
                  <w:rFonts w:ascii="Arial" w:hAnsi="Arial" w:cs="Arial"/>
                  <w:color w:val="FFFFFF" w:themeColor="background1"/>
                  <w:szCs w:val="20"/>
                </w:rPr>
                <w:t xml:space="preserve"> category</w:t>
              </w:r>
            </w:ins>
          </w:p>
          <w:p w:rsidRPr="001F24C2" w:rsidR="00C711B4" w:rsidP="00AE2229" w:rsidRDefault="00C711B4" w14:paraId="1AD1C86C" w14:textId="1BD4124D">
            <w:pPr>
              <w:pStyle w:val="BodyText"/>
              <w:cnfStyle w:val="101000000000" w:firstRow="1" w:lastRow="0" w:firstColumn="1" w:lastColumn="0" w:oddVBand="0" w:evenVBand="0" w:oddHBand="0" w:evenHBand="0" w:firstRowFirstColumn="0" w:firstRowLastColumn="0" w:lastRowFirstColumn="0" w:lastRowLastColumn="0"/>
              <w:rPr>
                <w:ins w:author="Andreyeva, Julia" w:date="2022-03-31T10:52:00Z" w:id="8388"/>
                <w:rFonts w:ascii="Arial" w:hAnsi="Arial" w:cs="Arial"/>
                <w:bCs w:val="0"/>
                <w:color w:val="FFFFFF" w:themeColor="background1"/>
                <w:szCs w:val="20"/>
              </w:rPr>
            </w:pPr>
          </w:p>
        </w:tc>
        <w:tc>
          <w:tcPr>
            <w:tcW w:w="3685" w:type="dxa"/>
            <w:gridSpan w:val="2"/>
            <w:shd w:val="clear" w:color="auto" w:fill="2B5D9A" w:themeFill="accent6" w:themeFillShade="BF"/>
            <w:tcPrChange w:author="Andreyeva, Julia" w:date="2022-03-31T14:45:00Z" w:id="8389">
              <w:tcPr>
                <w:tcW w:w="2693" w:type="dxa"/>
                <w:gridSpan w:val="3"/>
                <w:shd w:val="clear" w:color="auto" w:fill="2B5D9A" w:themeFill="accent6" w:themeFillShade="BF"/>
              </w:tcPr>
            </w:tcPrChange>
          </w:tcPr>
          <w:p w:rsidRPr="001F24C2" w:rsidR="00C711B4" w:rsidP="00AE2229" w:rsidRDefault="00C711B4" w14:paraId="1A43F767" w14:textId="122E586C">
            <w:pPr>
              <w:pStyle w:val="BodyText"/>
              <w:cnfStyle w:val="100000000000" w:firstRow="1" w:lastRow="0" w:firstColumn="0" w:lastColumn="0" w:oddVBand="0" w:evenVBand="0" w:oddHBand="0" w:evenHBand="0" w:firstRowFirstColumn="0" w:firstRowLastColumn="0" w:lastRowFirstColumn="0" w:lastRowLastColumn="0"/>
              <w:rPr>
                <w:ins w:author="Andreyeva, Julia" w:date="2022-03-31T13:48:00Z" w:id="8390"/>
                <w:rFonts w:ascii="Arial" w:hAnsi="Arial" w:cs="Arial"/>
                <w:b w:val="0"/>
                <w:bCs w:val="0"/>
                <w:color w:val="FFFFFF" w:themeColor="background1"/>
                <w:szCs w:val="20"/>
              </w:rPr>
            </w:pPr>
            <w:ins w:author="Andreyeva, Julia" w:date="2022-03-31T13:55:00Z" w:id="8391">
              <w:r>
                <w:rPr>
                  <w:rFonts w:ascii="Arial" w:hAnsi="Arial" w:cs="Arial"/>
                  <w:color w:val="FFFFFF" w:themeColor="background1"/>
                  <w:szCs w:val="20"/>
                </w:rPr>
                <w:t>LOV type</w:t>
              </w:r>
            </w:ins>
            <w:ins w:author="Andreyeva, Julia" w:date="2022-03-31T14:03:00Z" w:id="8392">
              <w:r>
                <w:rPr>
                  <w:rFonts w:ascii="Arial" w:hAnsi="Arial" w:cs="Arial"/>
                  <w:color w:val="FFFFFF" w:themeColor="background1"/>
                  <w:szCs w:val="20"/>
                </w:rPr>
                <w:t xml:space="preserve"> Order Type</w:t>
              </w:r>
            </w:ins>
          </w:p>
          <w:p w:rsidRPr="001F24C2" w:rsidR="00C711B4" w:rsidP="00AE2229" w:rsidRDefault="00C711B4" w14:paraId="7D0295F2" w14:textId="1702F3D0">
            <w:pPr>
              <w:pStyle w:val="BodyText"/>
              <w:cnfStyle w:val="100000000000" w:firstRow="1" w:lastRow="0" w:firstColumn="0" w:lastColumn="0" w:oddVBand="0" w:evenVBand="0" w:oddHBand="0" w:evenHBand="0" w:firstRowFirstColumn="0" w:firstRowLastColumn="0" w:lastRowFirstColumn="0" w:lastRowLastColumn="0"/>
              <w:rPr>
                <w:ins w:author="Andreyeva, Julia" w:date="2022-03-31T10:52:00Z" w:id="8393"/>
                <w:rFonts w:ascii="Arial" w:hAnsi="Arial" w:cs="Arial"/>
                <w:bCs w:val="0"/>
                <w:color w:val="FFFFFF" w:themeColor="background1"/>
                <w:szCs w:val="20"/>
              </w:rPr>
            </w:pPr>
          </w:p>
        </w:tc>
        <w:tc>
          <w:tcPr>
            <w:tcW w:w="1843" w:type="dxa"/>
            <w:shd w:val="clear" w:color="auto" w:fill="2B5D9A" w:themeFill="accent6" w:themeFillShade="BF"/>
            <w:tcPrChange w:author="Andreyeva, Julia" w:date="2022-03-31T14:45:00Z" w:id="8394">
              <w:tcPr>
                <w:tcW w:w="1276" w:type="dxa"/>
                <w:shd w:val="clear" w:color="auto" w:fill="2B5D9A" w:themeFill="accent6" w:themeFillShade="BF"/>
              </w:tcPr>
            </w:tcPrChange>
          </w:tcPr>
          <w:p w:rsidRPr="001F24C2" w:rsidR="00C711B4" w:rsidP="00AE2229" w:rsidRDefault="00C711B4" w14:paraId="673F6663"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31T10:52:00Z" w:id="8395"/>
                <w:rFonts w:ascii="Arial" w:hAnsi="Arial" w:cs="Arial"/>
                <w:bCs w:val="0"/>
                <w:color w:val="FFFFFF" w:themeColor="background1"/>
                <w:szCs w:val="20"/>
              </w:rPr>
            </w:pPr>
            <w:ins w:author="Andreyeva, Julia" w:date="2022-03-31T10:52:00Z" w:id="8396">
              <w:r w:rsidRPr="001F24C2">
                <w:rPr>
                  <w:rFonts w:ascii="Arial" w:hAnsi="Arial" w:cs="Arial"/>
                  <w:bCs w:val="0"/>
                  <w:color w:val="FFFFFF" w:themeColor="background1"/>
                  <w:szCs w:val="20"/>
                </w:rPr>
                <w:t>Market</w:t>
              </w:r>
            </w:ins>
          </w:p>
        </w:tc>
        <w:tc>
          <w:tcPr>
            <w:tcW w:w="1559" w:type="dxa"/>
            <w:shd w:val="clear" w:color="auto" w:fill="2B5D9A" w:themeFill="accent6" w:themeFillShade="BF"/>
            <w:tcPrChange w:author="Andreyeva, Julia" w:date="2022-03-31T14:45:00Z" w:id="8397">
              <w:tcPr>
                <w:tcW w:w="2268" w:type="dxa"/>
                <w:gridSpan w:val="2"/>
                <w:shd w:val="clear" w:color="auto" w:fill="2B5D9A" w:themeFill="accent6" w:themeFillShade="BF"/>
              </w:tcPr>
            </w:tcPrChange>
          </w:tcPr>
          <w:p w:rsidRPr="001F24C2" w:rsidR="00C711B4" w:rsidP="00AE2229" w:rsidRDefault="00C711B4" w14:paraId="0647DF60"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31T10:52:00Z" w:id="8398"/>
                <w:rFonts w:ascii="Arial" w:hAnsi="Arial" w:cs="Arial"/>
                <w:bCs w:val="0"/>
                <w:color w:val="FFFFFF" w:themeColor="background1"/>
                <w:szCs w:val="20"/>
              </w:rPr>
            </w:pPr>
            <w:ins w:author="Andreyeva, Julia" w:date="2022-03-31T10:52:00Z" w:id="8399">
              <w:r w:rsidRPr="001F24C2">
                <w:rPr>
                  <w:rFonts w:ascii="Arial" w:hAnsi="Arial" w:cs="Arial"/>
                  <w:bCs w:val="0"/>
                  <w:color w:val="FFFFFF" w:themeColor="background1"/>
                  <w:szCs w:val="20"/>
                </w:rPr>
                <w:t>Comment</w:t>
              </w:r>
            </w:ins>
          </w:p>
        </w:tc>
      </w:tr>
      <w:tr w:rsidRPr="001F24C2" w:rsidR="001E4B20" w:rsidTr="00A529BA" w14:paraId="3B62368F" w14:textId="77777777">
        <w:tblPrEx>
          <w:tblPrExChange w:author="Andreyeva, Julia" w:date="2022-03-31T14:45:00Z" w:id="8400">
            <w:tblPrEx>
              <w:tblW w:w="6917" w:type="dxa"/>
            </w:tblPrEx>
          </w:tblPrExChange>
        </w:tblPrEx>
        <w:trPr>
          <w:ins w:author="Andreyeva, Julia" w:date="2022-03-31T10:52:00Z" w:id="8401"/>
          <w:trPrChange w:author="Andreyeva, Julia" w:date="2022-03-31T14:45:00Z" w:id="8402">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403">
              <w:tcPr>
                <w:tcW w:w="1271" w:type="dxa"/>
                <w:shd w:val="clear" w:color="auto" w:fill="auto"/>
              </w:tcPr>
            </w:tcPrChange>
          </w:tcPr>
          <w:p w:rsidRPr="007541E8" w:rsidR="007541E8" w:rsidP="00AE2229" w:rsidRDefault="007541E8" w14:paraId="63E8D2D1" w14:textId="4D44C1B3">
            <w:pPr>
              <w:pStyle w:val="BodyText"/>
              <w:rPr>
                <w:ins w:author="Andreyeva, Julia" w:date="2022-03-31T13:47:00Z" w:id="8404"/>
                <w:rFonts w:asciiTheme="minorHAnsi" w:hAnsiTheme="minorHAnsi" w:cstheme="minorHAnsi"/>
                <w:b w:val="0"/>
                <w:bCs w:val="0"/>
                <w:szCs w:val="20"/>
                <w:rPrChange w:author="Andreyeva, Julia" w:date="2022-03-31T13:48:00Z" w:id="8405">
                  <w:rPr>
                    <w:ins w:author="Andreyeva, Julia" w:date="2022-03-31T13:47:00Z" w:id="8406"/>
                    <w:rFonts w:asciiTheme="minorHAnsi" w:hAnsiTheme="minorHAnsi" w:cstheme="minorHAnsi"/>
                    <w:szCs w:val="20"/>
                  </w:rPr>
                </w:rPrChange>
              </w:rPr>
            </w:pPr>
            <w:ins w:author="Andreyeva, Julia" w:date="2022-03-31T13:47:00Z" w:id="8407">
              <w:r w:rsidRPr="007541E8">
                <w:rPr>
                  <w:rFonts w:asciiTheme="minorHAnsi" w:hAnsiTheme="minorHAnsi" w:cstheme="minorHAnsi"/>
                  <w:b w:val="0"/>
                  <w:bCs w:val="0"/>
                  <w:szCs w:val="20"/>
                  <w:rPrChange w:author="Andreyeva, Julia" w:date="2022-03-31T13:48:00Z" w:id="8408">
                    <w:rPr>
                      <w:rFonts w:asciiTheme="minorHAnsi" w:hAnsiTheme="minorHAnsi" w:cstheme="minorHAnsi"/>
                      <w:szCs w:val="20"/>
                    </w:rPr>
                  </w:rPrChange>
                </w:rPr>
                <w:t>JTI_Order_Category</w:t>
              </w:r>
            </w:ins>
          </w:p>
        </w:tc>
        <w:tc>
          <w:tcPr>
            <w:tcW w:w="1418" w:type="dxa"/>
            <w:shd w:val="clear" w:color="auto" w:fill="auto"/>
            <w:tcPrChange w:author="Andreyeva, Julia" w:date="2022-03-31T14:45:00Z" w:id="8409">
              <w:tcPr>
                <w:tcW w:w="709" w:type="dxa"/>
                <w:shd w:val="clear" w:color="auto" w:fill="auto"/>
              </w:tcPr>
            </w:tcPrChange>
          </w:tcPr>
          <w:p w:rsidRPr="00F01836" w:rsidR="007541E8" w:rsidP="00AE2229" w:rsidRDefault="007541E8" w14:paraId="5934F8A2" w14:textId="686ACA8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10"/>
                <w:rFonts w:asciiTheme="minorHAnsi" w:hAnsiTheme="minorHAnsi" w:cstheme="minorHAnsi"/>
                <w:b/>
                <w:szCs w:val="20"/>
              </w:rPr>
            </w:pPr>
            <w:ins w:author="Andreyeva, Julia" w:date="2022-03-31T10:52:00Z" w:id="8411">
              <w:r w:rsidRPr="00F01836">
                <w:rPr>
                  <w:rFonts w:asciiTheme="minorHAnsi" w:hAnsiTheme="minorHAnsi" w:cstheme="minorHAnsi"/>
                  <w:szCs w:val="20"/>
                </w:rPr>
                <w:t>Transfer Order</w:t>
              </w:r>
            </w:ins>
          </w:p>
        </w:tc>
        <w:tc>
          <w:tcPr>
            <w:tcW w:w="1984" w:type="dxa"/>
            <w:tcPrChange w:author="Andreyeva, Julia" w:date="2022-03-31T14:45:00Z" w:id="8412">
              <w:tcPr>
                <w:tcW w:w="1366" w:type="dxa"/>
                <w:gridSpan w:val="2"/>
              </w:tcPr>
            </w:tcPrChange>
          </w:tcPr>
          <w:p w:rsidRPr="00F01836" w:rsidR="007541E8" w:rsidP="00AE2229" w:rsidRDefault="001E4B20" w14:paraId="73CFF902" w14:textId="1B72214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413"/>
                <w:rFonts w:asciiTheme="minorHAnsi" w:hAnsiTheme="minorHAnsi" w:cstheme="minorHAnsi"/>
                <w:bCs/>
                <w:szCs w:val="20"/>
              </w:rPr>
            </w:pPr>
            <w:ins w:author="Andreyeva, Julia" w:date="2022-03-31T14:01:00Z" w:id="8414">
              <w:r>
                <w:rPr>
                  <w:rFonts w:asciiTheme="minorHAnsi" w:hAnsiTheme="minorHAnsi" w:cstheme="minorHAnsi"/>
                  <w:bCs/>
                  <w:szCs w:val="20"/>
                </w:rPr>
                <w:t>JTI_Subtype_type</w:t>
              </w:r>
            </w:ins>
          </w:p>
        </w:tc>
        <w:tc>
          <w:tcPr>
            <w:tcW w:w="1701" w:type="dxa"/>
            <w:shd w:val="clear" w:color="auto" w:fill="auto"/>
            <w:tcPrChange w:author="Andreyeva, Julia" w:date="2022-03-31T14:45:00Z" w:id="8415">
              <w:tcPr>
                <w:tcW w:w="2036" w:type="dxa"/>
                <w:gridSpan w:val="2"/>
                <w:shd w:val="clear" w:color="auto" w:fill="auto"/>
              </w:tcPr>
            </w:tcPrChange>
          </w:tcPr>
          <w:p w:rsidRPr="00F01836" w:rsidR="007541E8" w:rsidP="00AE2229" w:rsidRDefault="007541E8" w14:paraId="60333B76" w14:textId="7815B50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16"/>
                <w:rFonts w:asciiTheme="minorHAnsi" w:hAnsiTheme="minorHAnsi" w:cstheme="minorHAnsi"/>
                <w:bCs/>
                <w:szCs w:val="20"/>
              </w:rPr>
            </w:pPr>
            <w:ins w:author="Andreyeva, Julia" w:date="2022-03-31T10:52:00Z" w:id="8417">
              <w:r w:rsidRPr="00F01836">
                <w:rPr>
                  <w:rFonts w:asciiTheme="minorHAnsi" w:hAnsiTheme="minorHAnsi" w:cstheme="minorHAnsi"/>
                  <w:bCs/>
                  <w:szCs w:val="20"/>
                </w:rPr>
                <w:t>Order</w:t>
              </w:r>
            </w:ins>
          </w:p>
        </w:tc>
        <w:tc>
          <w:tcPr>
            <w:tcW w:w="1843" w:type="dxa"/>
            <w:shd w:val="clear" w:color="auto" w:fill="auto"/>
            <w:tcPrChange w:author="Andreyeva, Julia" w:date="2022-03-31T14:45:00Z" w:id="8418">
              <w:tcPr>
                <w:tcW w:w="1276" w:type="dxa"/>
                <w:shd w:val="clear" w:color="auto" w:fill="auto"/>
              </w:tcPr>
            </w:tcPrChange>
          </w:tcPr>
          <w:p w:rsidRPr="00F01836" w:rsidR="007541E8" w:rsidP="00AE2229" w:rsidRDefault="007541E8" w14:paraId="287D0B3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19"/>
                <w:rFonts w:asciiTheme="minorHAnsi" w:hAnsiTheme="minorHAnsi" w:cstheme="minorHAnsi"/>
                <w:bCs/>
                <w:szCs w:val="20"/>
              </w:rPr>
            </w:pPr>
            <w:ins w:author="Andreyeva, Julia" w:date="2022-03-31T10:52:00Z" w:id="8420">
              <w:r w:rsidRPr="00F01836">
                <w:rPr>
                  <w:rFonts w:asciiTheme="minorHAnsi" w:hAnsiTheme="minorHAnsi" w:cstheme="minorHAnsi"/>
                  <w:bCs/>
                  <w:szCs w:val="20"/>
                </w:rPr>
                <w:t>Italy</w:t>
              </w:r>
            </w:ins>
          </w:p>
        </w:tc>
        <w:tc>
          <w:tcPr>
            <w:tcW w:w="1559" w:type="dxa"/>
            <w:shd w:val="clear" w:color="auto" w:fill="auto"/>
            <w:tcPrChange w:author="Andreyeva, Julia" w:date="2022-03-31T14:45:00Z" w:id="8421">
              <w:tcPr>
                <w:tcW w:w="259" w:type="dxa"/>
                <w:shd w:val="clear" w:color="auto" w:fill="auto"/>
              </w:tcPr>
            </w:tcPrChange>
          </w:tcPr>
          <w:p w:rsidRPr="00F01836" w:rsidR="007541E8" w:rsidP="00AE2229" w:rsidRDefault="007541E8" w14:paraId="60230AC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22"/>
                <w:rFonts w:asciiTheme="minorHAnsi" w:hAnsiTheme="minorHAnsi" w:cstheme="minorHAnsi"/>
                <w:bCs/>
                <w:szCs w:val="20"/>
              </w:rPr>
            </w:pPr>
          </w:p>
        </w:tc>
      </w:tr>
      <w:tr w:rsidRPr="001F24C2" w:rsidR="001E4B20" w:rsidTr="00A529BA" w14:paraId="5012BA13" w14:textId="77777777">
        <w:tblPrEx>
          <w:tblPrExChange w:author="Andreyeva, Julia" w:date="2022-03-31T14:45:00Z" w:id="8423">
            <w:tblPrEx>
              <w:tblW w:w="6917" w:type="dxa"/>
            </w:tblPrEx>
          </w:tblPrExChange>
        </w:tblPrEx>
        <w:trPr>
          <w:ins w:author="Andreyeva, Julia" w:date="2022-03-31T10:52:00Z" w:id="8424"/>
          <w:trPrChange w:author="Andreyeva, Julia" w:date="2022-03-31T14:45:00Z" w:id="8425">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426">
              <w:tcPr>
                <w:tcW w:w="1271" w:type="dxa"/>
                <w:shd w:val="clear" w:color="auto" w:fill="auto"/>
              </w:tcPr>
            </w:tcPrChange>
          </w:tcPr>
          <w:p w:rsidRPr="00F01836" w:rsidR="007541E8" w:rsidP="00AE2229" w:rsidRDefault="007541E8" w14:paraId="7B1A8CF6" w14:textId="77777777">
            <w:pPr>
              <w:pStyle w:val="BodyText"/>
              <w:rPr>
                <w:ins w:author="Andreyeva, Julia" w:date="2022-03-31T13:47:00Z" w:id="8427"/>
                <w:rFonts w:asciiTheme="minorHAnsi" w:hAnsiTheme="minorHAnsi" w:cstheme="minorHAnsi"/>
                <w:szCs w:val="20"/>
              </w:rPr>
            </w:pPr>
          </w:p>
        </w:tc>
        <w:tc>
          <w:tcPr>
            <w:tcW w:w="1418" w:type="dxa"/>
            <w:shd w:val="clear" w:color="auto" w:fill="auto"/>
            <w:tcPrChange w:author="Andreyeva, Julia" w:date="2022-03-31T14:45:00Z" w:id="8428">
              <w:tcPr>
                <w:tcW w:w="709" w:type="dxa"/>
                <w:shd w:val="clear" w:color="auto" w:fill="auto"/>
              </w:tcPr>
            </w:tcPrChange>
          </w:tcPr>
          <w:p w:rsidRPr="00F01836" w:rsidR="007541E8" w:rsidP="00AE2229" w:rsidRDefault="007541E8" w14:paraId="41D3EEDB" w14:textId="49A286C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29"/>
                <w:rFonts w:asciiTheme="minorHAnsi" w:hAnsiTheme="minorHAnsi" w:cstheme="minorHAnsi"/>
                <w:szCs w:val="20"/>
              </w:rPr>
            </w:pPr>
          </w:p>
        </w:tc>
        <w:tc>
          <w:tcPr>
            <w:tcW w:w="1984" w:type="dxa"/>
            <w:tcPrChange w:author="Andreyeva, Julia" w:date="2022-03-31T14:45:00Z" w:id="8430">
              <w:tcPr>
                <w:tcW w:w="1366" w:type="dxa"/>
                <w:gridSpan w:val="2"/>
              </w:tcPr>
            </w:tcPrChange>
          </w:tcPr>
          <w:p w:rsidRPr="0019795C" w:rsidR="007541E8" w:rsidP="00AE2229" w:rsidRDefault="007541E8" w14:paraId="3B44F27F" w14:textId="047291D5">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431"/>
                <w:rFonts w:asciiTheme="minorHAnsi" w:hAnsiTheme="minorHAnsi" w:cstheme="minorHAnsi"/>
                <w:bCs/>
                <w:szCs w:val="20"/>
              </w:rPr>
            </w:pPr>
          </w:p>
        </w:tc>
        <w:tc>
          <w:tcPr>
            <w:tcW w:w="1701" w:type="dxa"/>
            <w:shd w:val="clear" w:color="auto" w:fill="auto"/>
            <w:tcPrChange w:author="Andreyeva, Julia" w:date="2022-03-31T14:45:00Z" w:id="8432">
              <w:tcPr>
                <w:tcW w:w="2036" w:type="dxa"/>
                <w:gridSpan w:val="2"/>
                <w:shd w:val="clear" w:color="auto" w:fill="auto"/>
              </w:tcPr>
            </w:tcPrChange>
          </w:tcPr>
          <w:p w:rsidRPr="00F01836" w:rsidR="007541E8" w:rsidP="00AE2229" w:rsidRDefault="007541E8" w14:paraId="7A7F1867" w14:textId="15460BF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33"/>
                <w:rFonts w:asciiTheme="minorHAnsi" w:hAnsiTheme="minorHAnsi" w:cstheme="minorHAnsi"/>
                <w:bCs/>
                <w:szCs w:val="20"/>
              </w:rPr>
            </w:pPr>
            <w:ins w:author="Andreyeva, Julia" w:date="2022-03-31T10:52:00Z" w:id="8434">
              <w:r w:rsidRPr="0019795C">
                <w:rPr>
                  <w:rFonts w:asciiTheme="minorHAnsi" w:hAnsiTheme="minorHAnsi" w:cstheme="minorHAnsi"/>
                  <w:bCs/>
                  <w:szCs w:val="20"/>
                </w:rPr>
                <w:t>Volume Negotiation</w:t>
              </w:r>
            </w:ins>
          </w:p>
        </w:tc>
        <w:tc>
          <w:tcPr>
            <w:tcW w:w="1843" w:type="dxa"/>
            <w:shd w:val="clear" w:color="auto" w:fill="auto"/>
            <w:tcPrChange w:author="Andreyeva, Julia" w:date="2022-03-31T14:45:00Z" w:id="8435">
              <w:tcPr>
                <w:tcW w:w="1276" w:type="dxa"/>
                <w:shd w:val="clear" w:color="auto" w:fill="auto"/>
              </w:tcPr>
            </w:tcPrChange>
          </w:tcPr>
          <w:p w:rsidRPr="00F01836" w:rsidR="007541E8" w:rsidP="00AE2229" w:rsidRDefault="007541E8" w14:paraId="78D8273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36"/>
                <w:rFonts w:asciiTheme="minorHAnsi" w:hAnsiTheme="minorHAnsi" w:cstheme="minorHAnsi"/>
                <w:bCs/>
                <w:szCs w:val="20"/>
              </w:rPr>
            </w:pPr>
            <w:ins w:author="Andreyeva, Julia" w:date="2022-03-31T10:52:00Z" w:id="8437">
              <w:r>
                <w:rPr>
                  <w:rFonts w:asciiTheme="minorHAnsi" w:hAnsiTheme="minorHAnsi" w:cstheme="minorHAnsi"/>
                  <w:bCs/>
                  <w:szCs w:val="20"/>
                </w:rPr>
                <w:t>Spain</w:t>
              </w:r>
            </w:ins>
          </w:p>
        </w:tc>
        <w:tc>
          <w:tcPr>
            <w:tcW w:w="1559" w:type="dxa"/>
            <w:shd w:val="clear" w:color="auto" w:fill="auto"/>
            <w:tcPrChange w:author="Andreyeva, Julia" w:date="2022-03-31T14:45:00Z" w:id="8438">
              <w:tcPr>
                <w:tcW w:w="259" w:type="dxa"/>
                <w:shd w:val="clear" w:color="auto" w:fill="auto"/>
              </w:tcPr>
            </w:tcPrChange>
          </w:tcPr>
          <w:p w:rsidRPr="00F01836" w:rsidR="007541E8" w:rsidP="00AE2229" w:rsidRDefault="007541E8" w14:paraId="1766713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39"/>
                <w:rFonts w:asciiTheme="minorHAnsi" w:hAnsiTheme="minorHAnsi" w:cstheme="minorHAnsi"/>
                <w:bCs/>
                <w:szCs w:val="20"/>
              </w:rPr>
            </w:pPr>
          </w:p>
        </w:tc>
      </w:tr>
      <w:tr w:rsidRPr="001F24C2" w:rsidR="001E4B20" w:rsidTr="00A529BA" w14:paraId="73ED4AF0" w14:textId="77777777">
        <w:tblPrEx>
          <w:tblPrExChange w:author="Andreyeva, Julia" w:date="2022-03-31T14:45:00Z" w:id="8440">
            <w:tblPrEx>
              <w:tblW w:w="6917" w:type="dxa"/>
            </w:tblPrEx>
          </w:tblPrExChange>
        </w:tblPrEx>
        <w:trPr>
          <w:ins w:author="Andreyeva, Julia" w:date="2022-03-31T10:52:00Z" w:id="8441"/>
          <w:trPrChange w:author="Andreyeva, Julia" w:date="2022-03-31T14:45:00Z" w:id="8442">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443">
              <w:tcPr>
                <w:tcW w:w="1271" w:type="dxa"/>
                <w:shd w:val="clear" w:color="auto" w:fill="auto"/>
              </w:tcPr>
            </w:tcPrChange>
          </w:tcPr>
          <w:p w:rsidRPr="00F01836" w:rsidR="007541E8" w:rsidP="00AE2229" w:rsidRDefault="007541E8" w14:paraId="4DA60C62" w14:textId="77777777">
            <w:pPr>
              <w:pStyle w:val="BodyText"/>
              <w:rPr>
                <w:ins w:author="Andreyeva, Julia" w:date="2022-03-31T13:47:00Z" w:id="8444"/>
                <w:rFonts w:asciiTheme="minorHAnsi" w:hAnsiTheme="minorHAnsi" w:cstheme="minorHAnsi"/>
                <w:szCs w:val="20"/>
              </w:rPr>
            </w:pPr>
          </w:p>
        </w:tc>
        <w:tc>
          <w:tcPr>
            <w:tcW w:w="1418" w:type="dxa"/>
            <w:shd w:val="clear" w:color="auto" w:fill="auto"/>
            <w:tcPrChange w:author="Andreyeva, Julia" w:date="2022-03-31T14:45:00Z" w:id="8445">
              <w:tcPr>
                <w:tcW w:w="709" w:type="dxa"/>
                <w:shd w:val="clear" w:color="auto" w:fill="auto"/>
              </w:tcPr>
            </w:tcPrChange>
          </w:tcPr>
          <w:p w:rsidRPr="00F01836" w:rsidR="007541E8" w:rsidP="00AE2229" w:rsidRDefault="007541E8" w14:paraId="79795C57" w14:textId="2FD65C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46"/>
                <w:rFonts w:asciiTheme="minorHAnsi" w:hAnsiTheme="minorHAnsi" w:cstheme="minorHAnsi"/>
                <w:szCs w:val="20"/>
              </w:rPr>
            </w:pPr>
          </w:p>
        </w:tc>
        <w:tc>
          <w:tcPr>
            <w:tcW w:w="1984" w:type="dxa"/>
            <w:tcPrChange w:author="Andreyeva, Julia" w:date="2022-03-31T14:45:00Z" w:id="8447">
              <w:tcPr>
                <w:tcW w:w="1366" w:type="dxa"/>
                <w:gridSpan w:val="2"/>
              </w:tcPr>
            </w:tcPrChange>
          </w:tcPr>
          <w:p w:rsidRPr="00F01836" w:rsidR="007541E8" w:rsidP="00AE2229" w:rsidRDefault="007541E8" w14:paraId="4897F32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448"/>
                <w:rFonts w:asciiTheme="minorHAnsi" w:hAnsiTheme="minorHAnsi" w:cstheme="minorHAnsi"/>
                <w:bCs/>
                <w:szCs w:val="20"/>
              </w:rPr>
            </w:pPr>
          </w:p>
        </w:tc>
        <w:tc>
          <w:tcPr>
            <w:tcW w:w="1701" w:type="dxa"/>
            <w:shd w:val="clear" w:color="auto" w:fill="auto"/>
            <w:tcPrChange w:author="Andreyeva, Julia" w:date="2022-03-31T14:45:00Z" w:id="8449">
              <w:tcPr>
                <w:tcW w:w="2036" w:type="dxa"/>
                <w:gridSpan w:val="2"/>
                <w:shd w:val="clear" w:color="auto" w:fill="auto"/>
              </w:tcPr>
            </w:tcPrChange>
          </w:tcPr>
          <w:p w:rsidRPr="00F01836" w:rsidR="007541E8" w:rsidP="00AE2229" w:rsidRDefault="007541E8" w14:paraId="3FD875F5" w14:textId="77EFE10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50"/>
                <w:rFonts w:asciiTheme="minorHAnsi" w:hAnsiTheme="minorHAnsi" w:cstheme="minorHAnsi"/>
                <w:bCs/>
                <w:szCs w:val="20"/>
              </w:rPr>
            </w:pPr>
            <w:ins w:author="Andreyeva, Julia" w:date="2022-03-31T10:52:00Z" w:id="8451">
              <w:r w:rsidRPr="00F01836">
                <w:rPr>
                  <w:rFonts w:asciiTheme="minorHAnsi" w:hAnsiTheme="minorHAnsi" w:cstheme="minorHAnsi"/>
                  <w:bCs/>
                  <w:szCs w:val="20"/>
                </w:rPr>
                <w:t>Order</w:t>
              </w:r>
            </w:ins>
          </w:p>
        </w:tc>
        <w:tc>
          <w:tcPr>
            <w:tcW w:w="1843" w:type="dxa"/>
            <w:shd w:val="clear" w:color="auto" w:fill="auto"/>
            <w:tcPrChange w:author="Andreyeva, Julia" w:date="2022-03-31T14:45:00Z" w:id="8452">
              <w:tcPr>
                <w:tcW w:w="1276" w:type="dxa"/>
                <w:shd w:val="clear" w:color="auto" w:fill="auto"/>
              </w:tcPr>
            </w:tcPrChange>
          </w:tcPr>
          <w:p w:rsidR="007541E8" w:rsidP="00AE2229" w:rsidRDefault="007541E8" w14:paraId="6E3217A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53"/>
                <w:rFonts w:asciiTheme="minorHAnsi" w:hAnsiTheme="minorHAnsi" w:cstheme="minorHAnsi"/>
                <w:bCs/>
                <w:szCs w:val="20"/>
              </w:rPr>
            </w:pPr>
            <w:ins w:author="Andreyeva, Julia" w:date="2022-03-31T10:52:00Z" w:id="8454">
              <w:r>
                <w:rPr>
                  <w:rFonts w:asciiTheme="minorHAnsi" w:hAnsiTheme="minorHAnsi" w:cstheme="minorHAnsi"/>
                  <w:bCs/>
                  <w:szCs w:val="20"/>
                </w:rPr>
                <w:t>Czech Republic</w:t>
              </w:r>
            </w:ins>
          </w:p>
        </w:tc>
        <w:tc>
          <w:tcPr>
            <w:tcW w:w="1559" w:type="dxa"/>
            <w:shd w:val="clear" w:color="auto" w:fill="auto"/>
            <w:tcPrChange w:author="Andreyeva, Julia" w:date="2022-03-31T14:45:00Z" w:id="8455">
              <w:tcPr>
                <w:tcW w:w="259" w:type="dxa"/>
                <w:shd w:val="clear" w:color="auto" w:fill="auto"/>
              </w:tcPr>
            </w:tcPrChange>
          </w:tcPr>
          <w:p w:rsidRPr="00F01836" w:rsidR="007541E8" w:rsidP="00AE2229" w:rsidRDefault="007541E8" w14:paraId="12C3930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56"/>
                <w:rFonts w:asciiTheme="minorHAnsi" w:hAnsiTheme="minorHAnsi" w:cstheme="minorHAnsi"/>
                <w:bCs/>
                <w:szCs w:val="20"/>
              </w:rPr>
            </w:pPr>
          </w:p>
        </w:tc>
      </w:tr>
      <w:tr w:rsidRPr="006C1323" w:rsidR="001E4B20" w:rsidTr="00A529BA" w14:paraId="2F33066D" w14:textId="77777777">
        <w:tblPrEx>
          <w:tblPrExChange w:author="Andreyeva, Julia" w:date="2022-03-31T14:45:00Z" w:id="8457">
            <w:tblPrEx>
              <w:tblW w:w="6917" w:type="dxa"/>
            </w:tblPrEx>
          </w:tblPrExChange>
        </w:tblPrEx>
        <w:trPr>
          <w:ins w:author="Andreyeva, Julia" w:date="2022-03-31T10:52:00Z" w:id="8458"/>
          <w:trPrChange w:author="Andreyeva, Julia" w:date="2022-03-31T14:45:00Z" w:id="8459">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460">
              <w:tcPr>
                <w:tcW w:w="1271" w:type="dxa"/>
                <w:shd w:val="clear" w:color="auto" w:fill="auto"/>
              </w:tcPr>
            </w:tcPrChange>
          </w:tcPr>
          <w:p w:rsidRPr="00F01836" w:rsidR="007541E8" w:rsidP="00AE2229" w:rsidRDefault="007541E8" w14:paraId="61F2A1F0" w14:textId="77777777">
            <w:pPr>
              <w:pStyle w:val="BodyText"/>
              <w:rPr>
                <w:ins w:author="Andreyeva, Julia" w:date="2022-03-31T13:47:00Z" w:id="8461"/>
                <w:rFonts w:asciiTheme="minorHAnsi" w:hAnsiTheme="minorHAnsi" w:cstheme="minorHAnsi"/>
                <w:szCs w:val="20"/>
              </w:rPr>
            </w:pPr>
          </w:p>
        </w:tc>
        <w:tc>
          <w:tcPr>
            <w:tcW w:w="1418" w:type="dxa"/>
            <w:shd w:val="clear" w:color="auto" w:fill="auto"/>
            <w:tcPrChange w:author="Andreyeva, Julia" w:date="2022-03-31T14:45:00Z" w:id="8462">
              <w:tcPr>
                <w:tcW w:w="709" w:type="dxa"/>
                <w:shd w:val="clear" w:color="auto" w:fill="auto"/>
              </w:tcPr>
            </w:tcPrChange>
          </w:tcPr>
          <w:p w:rsidRPr="00F01836" w:rsidR="007541E8" w:rsidP="00AE2229" w:rsidRDefault="007541E8" w14:paraId="7160C4A2" w14:textId="40FA6B4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63"/>
                <w:rFonts w:asciiTheme="minorHAnsi" w:hAnsiTheme="minorHAnsi" w:cstheme="minorHAnsi"/>
                <w:szCs w:val="20"/>
              </w:rPr>
            </w:pPr>
          </w:p>
        </w:tc>
        <w:tc>
          <w:tcPr>
            <w:tcW w:w="1984" w:type="dxa"/>
            <w:tcPrChange w:author="Andreyeva, Julia" w:date="2022-03-31T14:45:00Z" w:id="8464">
              <w:tcPr>
                <w:tcW w:w="1366" w:type="dxa"/>
                <w:gridSpan w:val="2"/>
              </w:tcPr>
            </w:tcPrChange>
          </w:tcPr>
          <w:p w:rsidRPr="0019795C" w:rsidR="007541E8" w:rsidP="00AE2229" w:rsidRDefault="007541E8" w14:paraId="397FBC0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465"/>
                <w:rFonts w:asciiTheme="minorHAnsi" w:hAnsiTheme="minorHAnsi" w:cstheme="minorHAnsi"/>
                <w:bCs/>
                <w:szCs w:val="20"/>
              </w:rPr>
            </w:pPr>
          </w:p>
        </w:tc>
        <w:tc>
          <w:tcPr>
            <w:tcW w:w="1701" w:type="dxa"/>
            <w:shd w:val="clear" w:color="auto" w:fill="auto"/>
            <w:tcPrChange w:author="Andreyeva, Julia" w:date="2022-03-31T14:45:00Z" w:id="8466">
              <w:tcPr>
                <w:tcW w:w="2036" w:type="dxa"/>
                <w:gridSpan w:val="2"/>
                <w:shd w:val="clear" w:color="auto" w:fill="auto"/>
              </w:tcPr>
            </w:tcPrChange>
          </w:tcPr>
          <w:p w:rsidRPr="00F01836" w:rsidR="007541E8" w:rsidP="00AE2229" w:rsidRDefault="007541E8" w14:paraId="286466FA" w14:textId="63B8897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67"/>
                <w:rFonts w:asciiTheme="minorHAnsi" w:hAnsiTheme="minorHAnsi" w:cstheme="minorHAnsi"/>
                <w:bCs/>
                <w:szCs w:val="20"/>
              </w:rPr>
            </w:pPr>
            <w:ins w:author="Andreyeva, Julia" w:date="2022-03-31T10:52:00Z" w:id="8468">
              <w:r w:rsidRPr="0019795C">
                <w:rPr>
                  <w:rFonts w:asciiTheme="minorHAnsi" w:hAnsiTheme="minorHAnsi" w:cstheme="minorHAnsi"/>
                  <w:bCs/>
                  <w:szCs w:val="20"/>
                </w:rPr>
                <w:t>Pre-Sale</w:t>
              </w:r>
              <w:r>
                <w:rPr>
                  <w:rFonts w:asciiTheme="minorHAnsi" w:hAnsiTheme="minorHAnsi" w:cstheme="minorHAnsi"/>
                  <w:bCs/>
                  <w:szCs w:val="20"/>
                </w:rPr>
                <w:t xml:space="preserve">, </w:t>
              </w:r>
              <w:r w:rsidRPr="0019795C">
                <w:rPr>
                  <w:rFonts w:asciiTheme="minorHAnsi" w:hAnsiTheme="minorHAnsi" w:cstheme="minorHAnsi"/>
                  <w:bCs/>
                  <w:szCs w:val="20"/>
                </w:rPr>
                <w:t>Pre-sale order</w:t>
              </w:r>
              <w:r>
                <w:rPr>
                  <w:rFonts w:asciiTheme="minorHAnsi" w:hAnsiTheme="minorHAnsi" w:cstheme="minorHAnsi"/>
                  <w:bCs/>
                  <w:szCs w:val="20"/>
                </w:rPr>
                <w:t xml:space="preserve">, </w:t>
              </w:r>
              <w:r w:rsidRPr="0019795C">
                <w:rPr>
                  <w:rFonts w:asciiTheme="minorHAnsi" w:hAnsiTheme="minorHAnsi" w:cstheme="minorHAnsi"/>
                  <w:bCs/>
                  <w:szCs w:val="20"/>
                </w:rPr>
                <w:t>Preselling</w:t>
              </w:r>
            </w:ins>
          </w:p>
        </w:tc>
        <w:tc>
          <w:tcPr>
            <w:tcW w:w="1843" w:type="dxa"/>
            <w:shd w:val="clear" w:color="auto" w:fill="auto"/>
            <w:tcPrChange w:author="Andreyeva, Julia" w:date="2022-03-31T14:45:00Z" w:id="8469">
              <w:tcPr>
                <w:tcW w:w="1276" w:type="dxa"/>
                <w:shd w:val="clear" w:color="auto" w:fill="auto"/>
              </w:tcPr>
            </w:tcPrChange>
          </w:tcPr>
          <w:p w:rsidR="007541E8" w:rsidP="00AE2229" w:rsidRDefault="007541E8" w14:paraId="2ECF3C7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70"/>
                <w:rFonts w:asciiTheme="minorHAnsi" w:hAnsiTheme="minorHAnsi" w:cstheme="minorHAnsi"/>
                <w:bCs/>
                <w:szCs w:val="20"/>
              </w:rPr>
            </w:pPr>
            <w:ins w:author="Andreyeva, Julia" w:date="2022-03-31T10:52:00Z" w:id="8471">
              <w:r>
                <w:rPr>
                  <w:rFonts w:asciiTheme="minorHAnsi" w:hAnsiTheme="minorHAnsi" w:cstheme="minorHAnsi"/>
                  <w:bCs/>
                  <w:szCs w:val="20"/>
                </w:rPr>
                <w:t>Czech Republic</w:t>
              </w:r>
            </w:ins>
          </w:p>
        </w:tc>
        <w:tc>
          <w:tcPr>
            <w:tcW w:w="1559" w:type="dxa"/>
            <w:shd w:val="clear" w:color="auto" w:fill="auto"/>
            <w:tcPrChange w:author="Andreyeva, Julia" w:date="2022-03-31T14:45:00Z" w:id="8472">
              <w:tcPr>
                <w:tcW w:w="259" w:type="dxa"/>
                <w:shd w:val="clear" w:color="auto" w:fill="auto"/>
              </w:tcPr>
            </w:tcPrChange>
          </w:tcPr>
          <w:p w:rsidRPr="00F01836" w:rsidR="007541E8" w:rsidP="00AE2229" w:rsidRDefault="007541E8" w14:paraId="5F50860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73"/>
                <w:rFonts w:asciiTheme="minorHAnsi" w:hAnsiTheme="minorHAnsi" w:cstheme="minorHAnsi"/>
                <w:bCs/>
                <w:szCs w:val="20"/>
              </w:rPr>
            </w:pPr>
          </w:p>
        </w:tc>
      </w:tr>
      <w:tr w:rsidRPr="001F24C2" w:rsidR="001E4B20" w:rsidTr="00A529BA" w14:paraId="60C2D313" w14:textId="77777777">
        <w:tblPrEx>
          <w:tblPrExChange w:author="Andreyeva, Julia" w:date="2022-03-31T14:45:00Z" w:id="8474">
            <w:tblPrEx>
              <w:tblW w:w="6917" w:type="dxa"/>
            </w:tblPrEx>
          </w:tblPrExChange>
        </w:tblPrEx>
        <w:trPr>
          <w:ins w:author="Andreyeva, Julia" w:date="2022-03-31T10:52:00Z" w:id="8475"/>
          <w:trPrChange w:author="Andreyeva, Julia" w:date="2022-03-31T14:45:00Z" w:id="8476">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477">
              <w:tcPr>
                <w:tcW w:w="1271" w:type="dxa"/>
                <w:shd w:val="clear" w:color="auto" w:fill="auto"/>
              </w:tcPr>
            </w:tcPrChange>
          </w:tcPr>
          <w:p w:rsidRPr="00F01836" w:rsidR="007541E8" w:rsidP="00AE2229" w:rsidRDefault="007541E8" w14:paraId="22E14D47" w14:textId="77777777">
            <w:pPr>
              <w:pStyle w:val="BodyText"/>
              <w:rPr>
                <w:ins w:author="Andreyeva, Julia" w:date="2022-03-31T13:47:00Z" w:id="8478"/>
                <w:rFonts w:asciiTheme="minorHAnsi" w:hAnsiTheme="minorHAnsi" w:cstheme="minorHAnsi"/>
                <w:szCs w:val="20"/>
              </w:rPr>
            </w:pPr>
          </w:p>
        </w:tc>
        <w:tc>
          <w:tcPr>
            <w:tcW w:w="1418" w:type="dxa"/>
            <w:shd w:val="clear" w:color="auto" w:fill="auto"/>
            <w:tcPrChange w:author="Andreyeva, Julia" w:date="2022-03-31T14:45:00Z" w:id="8479">
              <w:tcPr>
                <w:tcW w:w="709" w:type="dxa"/>
                <w:shd w:val="clear" w:color="auto" w:fill="auto"/>
              </w:tcPr>
            </w:tcPrChange>
          </w:tcPr>
          <w:p w:rsidRPr="00F01836" w:rsidR="007541E8" w:rsidP="00AE2229" w:rsidRDefault="007541E8" w14:paraId="538A4070" w14:textId="748B665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80"/>
                <w:rFonts w:asciiTheme="minorHAnsi" w:hAnsiTheme="minorHAnsi" w:cstheme="minorHAnsi"/>
                <w:szCs w:val="20"/>
              </w:rPr>
            </w:pPr>
          </w:p>
        </w:tc>
        <w:tc>
          <w:tcPr>
            <w:tcW w:w="1984" w:type="dxa"/>
            <w:tcPrChange w:author="Andreyeva, Julia" w:date="2022-03-31T14:45:00Z" w:id="8481">
              <w:tcPr>
                <w:tcW w:w="1366" w:type="dxa"/>
                <w:gridSpan w:val="2"/>
              </w:tcPr>
            </w:tcPrChange>
          </w:tcPr>
          <w:p w:rsidRPr="00F01836" w:rsidR="007541E8" w:rsidP="00AE2229" w:rsidRDefault="007541E8" w14:paraId="008C5D3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482"/>
                <w:rFonts w:asciiTheme="minorHAnsi" w:hAnsiTheme="minorHAnsi" w:cstheme="minorHAnsi"/>
                <w:bCs/>
                <w:szCs w:val="20"/>
              </w:rPr>
            </w:pPr>
          </w:p>
        </w:tc>
        <w:tc>
          <w:tcPr>
            <w:tcW w:w="1701" w:type="dxa"/>
            <w:shd w:val="clear" w:color="auto" w:fill="auto"/>
            <w:tcPrChange w:author="Andreyeva, Julia" w:date="2022-03-31T14:45:00Z" w:id="8483">
              <w:tcPr>
                <w:tcW w:w="2036" w:type="dxa"/>
                <w:gridSpan w:val="2"/>
                <w:shd w:val="clear" w:color="auto" w:fill="auto"/>
              </w:tcPr>
            </w:tcPrChange>
          </w:tcPr>
          <w:p w:rsidRPr="00F01836" w:rsidR="007541E8" w:rsidP="00AE2229" w:rsidRDefault="007541E8" w14:paraId="79D6F568" w14:textId="26F0D79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84"/>
                <w:rFonts w:asciiTheme="minorHAnsi" w:hAnsiTheme="minorHAnsi" w:cstheme="minorHAnsi"/>
                <w:bCs/>
                <w:szCs w:val="20"/>
              </w:rPr>
            </w:pPr>
            <w:ins w:author="Andreyeva, Julia" w:date="2022-03-31T10:52:00Z" w:id="8485">
              <w:r w:rsidRPr="00F01836">
                <w:rPr>
                  <w:rFonts w:asciiTheme="minorHAnsi" w:hAnsiTheme="minorHAnsi" w:cstheme="minorHAnsi"/>
                  <w:bCs/>
                  <w:szCs w:val="20"/>
                </w:rPr>
                <w:t>Order</w:t>
              </w:r>
            </w:ins>
          </w:p>
        </w:tc>
        <w:tc>
          <w:tcPr>
            <w:tcW w:w="1843" w:type="dxa"/>
            <w:shd w:val="clear" w:color="auto" w:fill="auto"/>
            <w:tcPrChange w:author="Andreyeva, Julia" w:date="2022-03-31T14:45:00Z" w:id="8486">
              <w:tcPr>
                <w:tcW w:w="1276" w:type="dxa"/>
                <w:shd w:val="clear" w:color="auto" w:fill="auto"/>
              </w:tcPr>
            </w:tcPrChange>
          </w:tcPr>
          <w:p w:rsidR="007541E8" w:rsidP="00AE2229" w:rsidRDefault="007541E8" w14:paraId="4691862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87"/>
                <w:rFonts w:asciiTheme="minorHAnsi" w:hAnsiTheme="minorHAnsi" w:cstheme="minorHAnsi"/>
                <w:bCs/>
                <w:szCs w:val="20"/>
              </w:rPr>
            </w:pPr>
            <w:ins w:author="Andreyeva, Julia" w:date="2022-03-31T10:52:00Z" w:id="8488">
              <w:r>
                <w:rPr>
                  <w:rFonts w:asciiTheme="minorHAnsi" w:hAnsiTheme="minorHAnsi" w:cstheme="minorHAnsi"/>
                  <w:bCs/>
                  <w:szCs w:val="20"/>
                </w:rPr>
                <w:t>Ireland</w:t>
              </w:r>
            </w:ins>
          </w:p>
        </w:tc>
        <w:tc>
          <w:tcPr>
            <w:tcW w:w="1559" w:type="dxa"/>
            <w:shd w:val="clear" w:color="auto" w:fill="auto"/>
            <w:tcPrChange w:author="Andreyeva, Julia" w:date="2022-03-31T14:45:00Z" w:id="8489">
              <w:tcPr>
                <w:tcW w:w="259" w:type="dxa"/>
                <w:shd w:val="clear" w:color="auto" w:fill="auto"/>
              </w:tcPr>
            </w:tcPrChange>
          </w:tcPr>
          <w:p w:rsidRPr="00F01836" w:rsidR="007541E8" w:rsidP="00AE2229" w:rsidRDefault="007541E8" w14:paraId="57D3507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90"/>
                <w:rFonts w:asciiTheme="minorHAnsi" w:hAnsiTheme="minorHAnsi" w:cstheme="minorHAnsi"/>
                <w:bCs/>
                <w:szCs w:val="20"/>
              </w:rPr>
            </w:pPr>
          </w:p>
        </w:tc>
      </w:tr>
      <w:tr w:rsidRPr="001F24C2" w:rsidR="001E4B20" w:rsidTr="00A529BA" w14:paraId="68DBEFB0" w14:textId="77777777">
        <w:tblPrEx>
          <w:tblPrExChange w:author="Andreyeva, Julia" w:date="2022-03-31T14:45:00Z" w:id="8491">
            <w:tblPrEx>
              <w:tblW w:w="6917" w:type="dxa"/>
            </w:tblPrEx>
          </w:tblPrExChange>
        </w:tblPrEx>
        <w:trPr>
          <w:ins w:author="Andreyeva, Julia" w:date="2022-03-31T10:52:00Z" w:id="8492"/>
          <w:trPrChange w:author="Andreyeva, Julia" w:date="2022-03-31T14:45:00Z" w:id="8493">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494">
              <w:tcPr>
                <w:tcW w:w="1271" w:type="dxa"/>
                <w:shd w:val="clear" w:color="auto" w:fill="auto"/>
              </w:tcPr>
            </w:tcPrChange>
          </w:tcPr>
          <w:p w:rsidRPr="00F01836" w:rsidR="007541E8" w:rsidP="00AE2229" w:rsidRDefault="007541E8" w14:paraId="5F9C094C" w14:textId="77777777">
            <w:pPr>
              <w:pStyle w:val="BodyText"/>
              <w:rPr>
                <w:ins w:author="Andreyeva, Julia" w:date="2022-03-31T13:47:00Z" w:id="8495"/>
                <w:rFonts w:asciiTheme="minorHAnsi" w:hAnsiTheme="minorHAnsi" w:cstheme="minorHAnsi"/>
                <w:szCs w:val="20"/>
              </w:rPr>
            </w:pPr>
          </w:p>
        </w:tc>
        <w:tc>
          <w:tcPr>
            <w:tcW w:w="1418" w:type="dxa"/>
            <w:shd w:val="clear" w:color="auto" w:fill="auto"/>
            <w:tcPrChange w:author="Andreyeva, Julia" w:date="2022-03-31T14:45:00Z" w:id="8496">
              <w:tcPr>
                <w:tcW w:w="709" w:type="dxa"/>
                <w:shd w:val="clear" w:color="auto" w:fill="auto"/>
              </w:tcPr>
            </w:tcPrChange>
          </w:tcPr>
          <w:p w:rsidRPr="00F01836" w:rsidR="007541E8" w:rsidP="00AE2229" w:rsidRDefault="007541E8" w14:paraId="2D2864AF" w14:textId="280B9691">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497"/>
                <w:rFonts w:asciiTheme="minorHAnsi" w:hAnsiTheme="minorHAnsi" w:cstheme="minorHAnsi"/>
                <w:szCs w:val="20"/>
              </w:rPr>
            </w:pPr>
          </w:p>
        </w:tc>
        <w:tc>
          <w:tcPr>
            <w:tcW w:w="1984" w:type="dxa"/>
            <w:tcPrChange w:author="Andreyeva, Julia" w:date="2022-03-31T14:45:00Z" w:id="8498">
              <w:tcPr>
                <w:tcW w:w="1366" w:type="dxa"/>
                <w:gridSpan w:val="2"/>
              </w:tcPr>
            </w:tcPrChange>
          </w:tcPr>
          <w:p w:rsidRPr="0019795C" w:rsidR="007541E8" w:rsidP="00AE2229" w:rsidRDefault="007541E8" w14:paraId="6F9DB6C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499"/>
                <w:rFonts w:asciiTheme="minorHAnsi" w:hAnsiTheme="minorHAnsi" w:cstheme="minorHAnsi"/>
                <w:bCs/>
                <w:szCs w:val="20"/>
              </w:rPr>
            </w:pPr>
          </w:p>
        </w:tc>
        <w:tc>
          <w:tcPr>
            <w:tcW w:w="1701" w:type="dxa"/>
            <w:shd w:val="clear" w:color="auto" w:fill="auto"/>
            <w:tcPrChange w:author="Andreyeva, Julia" w:date="2022-03-31T14:45:00Z" w:id="8500">
              <w:tcPr>
                <w:tcW w:w="2036" w:type="dxa"/>
                <w:gridSpan w:val="2"/>
                <w:shd w:val="clear" w:color="auto" w:fill="auto"/>
              </w:tcPr>
            </w:tcPrChange>
          </w:tcPr>
          <w:p w:rsidRPr="00F01836" w:rsidR="007541E8" w:rsidP="00AE2229" w:rsidRDefault="007541E8" w14:paraId="01AB4CD1" w14:textId="6E668F8B">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01"/>
                <w:rFonts w:asciiTheme="minorHAnsi" w:hAnsiTheme="minorHAnsi" w:cstheme="minorHAnsi"/>
                <w:bCs/>
                <w:szCs w:val="20"/>
              </w:rPr>
            </w:pPr>
            <w:ins w:author="Andreyeva, Julia" w:date="2022-03-31T10:52:00Z" w:id="8502">
              <w:r w:rsidRPr="0019795C">
                <w:rPr>
                  <w:rFonts w:asciiTheme="minorHAnsi" w:hAnsiTheme="minorHAnsi" w:cstheme="minorHAnsi"/>
                  <w:bCs/>
                  <w:szCs w:val="20"/>
                </w:rPr>
                <w:t>Direct Order</w:t>
              </w:r>
            </w:ins>
          </w:p>
        </w:tc>
        <w:tc>
          <w:tcPr>
            <w:tcW w:w="1843" w:type="dxa"/>
            <w:shd w:val="clear" w:color="auto" w:fill="auto"/>
            <w:tcPrChange w:author="Andreyeva, Julia" w:date="2022-03-31T14:45:00Z" w:id="8503">
              <w:tcPr>
                <w:tcW w:w="1276" w:type="dxa"/>
                <w:shd w:val="clear" w:color="auto" w:fill="auto"/>
              </w:tcPr>
            </w:tcPrChange>
          </w:tcPr>
          <w:p w:rsidR="007541E8" w:rsidP="00AE2229" w:rsidRDefault="007541E8" w14:paraId="23AEAD1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04"/>
                <w:rFonts w:asciiTheme="minorHAnsi" w:hAnsiTheme="minorHAnsi" w:cstheme="minorHAnsi"/>
                <w:bCs/>
                <w:szCs w:val="20"/>
              </w:rPr>
            </w:pPr>
            <w:ins w:author="Andreyeva, Julia" w:date="2022-03-31T10:52:00Z" w:id="8505">
              <w:r>
                <w:rPr>
                  <w:rFonts w:asciiTheme="minorHAnsi" w:hAnsiTheme="minorHAnsi" w:cstheme="minorHAnsi"/>
                  <w:bCs/>
                  <w:szCs w:val="20"/>
                </w:rPr>
                <w:t>Ireland</w:t>
              </w:r>
            </w:ins>
          </w:p>
        </w:tc>
        <w:tc>
          <w:tcPr>
            <w:tcW w:w="1559" w:type="dxa"/>
            <w:shd w:val="clear" w:color="auto" w:fill="auto"/>
            <w:tcPrChange w:author="Andreyeva, Julia" w:date="2022-03-31T14:45:00Z" w:id="8506">
              <w:tcPr>
                <w:tcW w:w="259" w:type="dxa"/>
                <w:shd w:val="clear" w:color="auto" w:fill="auto"/>
              </w:tcPr>
            </w:tcPrChange>
          </w:tcPr>
          <w:p w:rsidRPr="00F01836" w:rsidR="007541E8" w:rsidP="00AE2229" w:rsidRDefault="007541E8" w14:paraId="7F3329E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07"/>
                <w:rFonts w:asciiTheme="minorHAnsi" w:hAnsiTheme="minorHAnsi" w:cstheme="minorHAnsi"/>
                <w:bCs/>
                <w:szCs w:val="20"/>
              </w:rPr>
            </w:pPr>
          </w:p>
        </w:tc>
      </w:tr>
      <w:tr w:rsidRPr="001F24C2" w:rsidR="001E4B20" w:rsidTr="00A529BA" w14:paraId="6DC1D022" w14:textId="77777777">
        <w:tblPrEx>
          <w:tblPrExChange w:author="Andreyeva, Julia" w:date="2022-03-31T14:45:00Z" w:id="8508">
            <w:tblPrEx>
              <w:tblW w:w="6917" w:type="dxa"/>
            </w:tblPrEx>
          </w:tblPrExChange>
        </w:tblPrEx>
        <w:trPr>
          <w:ins w:author="Andreyeva, Julia" w:date="2022-03-31T10:52:00Z" w:id="8509"/>
          <w:trPrChange w:author="Andreyeva, Julia" w:date="2022-03-31T14:45:00Z" w:id="8510">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511">
              <w:tcPr>
                <w:tcW w:w="1271" w:type="dxa"/>
                <w:shd w:val="clear" w:color="auto" w:fill="auto"/>
              </w:tcPr>
            </w:tcPrChange>
          </w:tcPr>
          <w:p w:rsidRPr="00F01836" w:rsidR="007541E8" w:rsidP="00AE2229" w:rsidRDefault="007541E8" w14:paraId="3D6B1C74" w14:textId="77777777">
            <w:pPr>
              <w:pStyle w:val="BodyText"/>
              <w:rPr>
                <w:ins w:author="Andreyeva, Julia" w:date="2022-03-31T13:47:00Z" w:id="8512"/>
                <w:rFonts w:asciiTheme="minorHAnsi" w:hAnsiTheme="minorHAnsi" w:cstheme="minorHAnsi"/>
                <w:szCs w:val="20"/>
              </w:rPr>
            </w:pPr>
          </w:p>
        </w:tc>
        <w:tc>
          <w:tcPr>
            <w:tcW w:w="1418" w:type="dxa"/>
            <w:shd w:val="clear" w:color="auto" w:fill="auto"/>
            <w:tcPrChange w:author="Andreyeva, Julia" w:date="2022-03-31T14:45:00Z" w:id="8513">
              <w:tcPr>
                <w:tcW w:w="709" w:type="dxa"/>
                <w:shd w:val="clear" w:color="auto" w:fill="auto"/>
              </w:tcPr>
            </w:tcPrChange>
          </w:tcPr>
          <w:p w:rsidRPr="00F01836" w:rsidR="007541E8" w:rsidP="00AE2229" w:rsidRDefault="007541E8" w14:paraId="5887328A" w14:textId="7FD22F3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14"/>
                <w:rFonts w:asciiTheme="minorHAnsi" w:hAnsiTheme="minorHAnsi" w:cstheme="minorHAnsi"/>
                <w:szCs w:val="20"/>
              </w:rPr>
            </w:pPr>
          </w:p>
        </w:tc>
        <w:tc>
          <w:tcPr>
            <w:tcW w:w="1984" w:type="dxa"/>
            <w:tcPrChange w:author="Andreyeva, Julia" w:date="2022-03-31T14:45:00Z" w:id="8515">
              <w:tcPr>
                <w:tcW w:w="1366" w:type="dxa"/>
                <w:gridSpan w:val="2"/>
              </w:tcPr>
            </w:tcPrChange>
          </w:tcPr>
          <w:p w:rsidRPr="0019795C" w:rsidR="007541E8" w:rsidP="00AE2229" w:rsidRDefault="007541E8" w14:paraId="2C9C391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516"/>
                <w:rFonts w:asciiTheme="minorHAnsi" w:hAnsiTheme="minorHAnsi" w:cstheme="minorHAnsi"/>
                <w:bCs/>
                <w:szCs w:val="20"/>
              </w:rPr>
            </w:pPr>
          </w:p>
        </w:tc>
        <w:tc>
          <w:tcPr>
            <w:tcW w:w="1701" w:type="dxa"/>
            <w:shd w:val="clear" w:color="auto" w:fill="auto"/>
            <w:tcPrChange w:author="Andreyeva, Julia" w:date="2022-03-31T14:45:00Z" w:id="8517">
              <w:tcPr>
                <w:tcW w:w="2036" w:type="dxa"/>
                <w:gridSpan w:val="2"/>
                <w:shd w:val="clear" w:color="auto" w:fill="auto"/>
              </w:tcPr>
            </w:tcPrChange>
          </w:tcPr>
          <w:p w:rsidRPr="0019795C" w:rsidR="007541E8" w:rsidP="00AE2229" w:rsidRDefault="007541E8" w14:paraId="55AABEC9" w14:textId="543C6930">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18"/>
                <w:rFonts w:asciiTheme="minorHAnsi" w:hAnsiTheme="minorHAnsi" w:cstheme="minorHAnsi"/>
                <w:bCs/>
                <w:szCs w:val="20"/>
              </w:rPr>
            </w:pPr>
            <w:ins w:author="Andreyeva, Julia" w:date="2022-03-31T10:52:00Z" w:id="8519">
              <w:r w:rsidRPr="0019795C">
                <w:rPr>
                  <w:rFonts w:asciiTheme="minorHAnsi" w:hAnsiTheme="minorHAnsi" w:cstheme="minorHAnsi"/>
                  <w:bCs/>
                  <w:szCs w:val="20"/>
                </w:rPr>
                <w:t>EDI Order</w:t>
              </w:r>
            </w:ins>
          </w:p>
        </w:tc>
        <w:tc>
          <w:tcPr>
            <w:tcW w:w="1843" w:type="dxa"/>
            <w:shd w:val="clear" w:color="auto" w:fill="auto"/>
            <w:tcPrChange w:author="Andreyeva, Julia" w:date="2022-03-31T14:45:00Z" w:id="8520">
              <w:tcPr>
                <w:tcW w:w="1276" w:type="dxa"/>
                <w:shd w:val="clear" w:color="auto" w:fill="auto"/>
              </w:tcPr>
            </w:tcPrChange>
          </w:tcPr>
          <w:p w:rsidR="007541E8" w:rsidP="00AE2229" w:rsidRDefault="007541E8" w14:paraId="1265F90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21"/>
                <w:rFonts w:asciiTheme="minorHAnsi" w:hAnsiTheme="minorHAnsi" w:cstheme="minorHAnsi"/>
                <w:bCs/>
                <w:szCs w:val="20"/>
              </w:rPr>
            </w:pPr>
            <w:ins w:author="Andreyeva, Julia" w:date="2022-03-31T10:52:00Z" w:id="8522">
              <w:r>
                <w:rPr>
                  <w:rFonts w:asciiTheme="minorHAnsi" w:hAnsiTheme="minorHAnsi" w:cstheme="minorHAnsi"/>
                  <w:bCs/>
                  <w:szCs w:val="20"/>
                </w:rPr>
                <w:t>Ireland</w:t>
              </w:r>
            </w:ins>
          </w:p>
        </w:tc>
        <w:tc>
          <w:tcPr>
            <w:tcW w:w="1559" w:type="dxa"/>
            <w:shd w:val="clear" w:color="auto" w:fill="auto"/>
            <w:tcPrChange w:author="Andreyeva, Julia" w:date="2022-03-31T14:45:00Z" w:id="8523">
              <w:tcPr>
                <w:tcW w:w="259" w:type="dxa"/>
                <w:shd w:val="clear" w:color="auto" w:fill="auto"/>
              </w:tcPr>
            </w:tcPrChange>
          </w:tcPr>
          <w:p w:rsidRPr="00F01836" w:rsidR="007541E8" w:rsidP="00AE2229" w:rsidRDefault="007541E8" w14:paraId="6D0ED9A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24"/>
                <w:rFonts w:asciiTheme="minorHAnsi" w:hAnsiTheme="minorHAnsi" w:cstheme="minorHAnsi"/>
                <w:bCs/>
                <w:szCs w:val="20"/>
              </w:rPr>
            </w:pPr>
          </w:p>
        </w:tc>
      </w:tr>
      <w:tr w:rsidRPr="006C1323" w:rsidR="001E4B20" w:rsidTr="00A529BA" w14:paraId="2B1A7106" w14:textId="77777777">
        <w:tblPrEx>
          <w:tblPrExChange w:author="Andreyeva, Julia" w:date="2022-03-31T14:45:00Z" w:id="8525">
            <w:tblPrEx>
              <w:tblW w:w="6917" w:type="dxa"/>
            </w:tblPrEx>
          </w:tblPrExChange>
        </w:tblPrEx>
        <w:trPr>
          <w:ins w:author="Andreyeva, Julia" w:date="2022-03-31T10:52:00Z" w:id="8526"/>
          <w:trPrChange w:author="Andreyeva, Julia" w:date="2022-03-31T14:45:00Z" w:id="8527">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528">
              <w:tcPr>
                <w:tcW w:w="1271" w:type="dxa"/>
                <w:shd w:val="clear" w:color="auto" w:fill="auto"/>
              </w:tcPr>
            </w:tcPrChange>
          </w:tcPr>
          <w:p w:rsidRPr="00F01836" w:rsidR="007541E8" w:rsidP="00AE2229" w:rsidRDefault="007541E8" w14:paraId="233CCE91" w14:textId="77777777">
            <w:pPr>
              <w:pStyle w:val="BodyText"/>
              <w:rPr>
                <w:ins w:author="Andreyeva, Julia" w:date="2022-03-31T13:47:00Z" w:id="8529"/>
                <w:rFonts w:asciiTheme="minorHAnsi" w:hAnsiTheme="minorHAnsi" w:cstheme="minorHAnsi"/>
                <w:szCs w:val="20"/>
              </w:rPr>
            </w:pPr>
          </w:p>
        </w:tc>
        <w:tc>
          <w:tcPr>
            <w:tcW w:w="1418" w:type="dxa"/>
            <w:shd w:val="clear" w:color="auto" w:fill="auto"/>
            <w:tcPrChange w:author="Andreyeva, Julia" w:date="2022-03-31T14:45:00Z" w:id="8530">
              <w:tcPr>
                <w:tcW w:w="709" w:type="dxa"/>
                <w:shd w:val="clear" w:color="auto" w:fill="auto"/>
              </w:tcPr>
            </w:tcPrChange>
          </w:tcPr>
          <w:p w:rsidRPr="00F01836" w:rsidR="007541E8" w:rsidP="00AE2229" w:rsidRDefault="007541E8" w14:paraId="3F5AA628" w14:textId="0CF161A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31"/>
                <w:rFonts w:asciiTheme="minorHAnsi" w:hAnsiTheme="minorHAnsi" w:cstheme="minorHAnsi"/>
                <w:szCs w:val="20"/>
              </w:rPr>
            </w:pPr>
          </w:p>
        </w:tc>
        <w:tc>
          <w:tcPr>
            <w:tcW w:w="1984" w:type="dxa"/>
            <w:tcPrChange w:author="Andreyeva, Julia" w:date="2022-03-31T14:45:00Z" w:id="8532">
              <w:tcPr>
                <w:tcW w:w="1366" w:type="dxa"/>
                <w:gridSpan w:val="2"/>
              </w:tcPr>
            </w:tcPrChange>
          </w:tcPr>
          <w:p w:rsidRPr="0019795C" w:rsidR="007541E8" w:rsidP="00AE2229" w:rsidRDefault="007541E8" w14:paraId="45C79D9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533"/>
                <w:rFonts w:asciiTheme="minorHAnsi" w:hAnsiTheme="minorHAnsi" w:cstheme="minorHAnsi"/>
                <w:bCs/>
                <w:szCs w:val="20"/>
              </w:rPr>
            </w:pPr>
          </w:p>
        </w:tc>
        <w:tc>
          <w:tcPr>
            <w:tcW w:w="1701" w:type="dxa"/>
            <w:shd w:val="clear" w:color="auto" w:fill="auto"/>
            <w:tcPrChange w:author="Andreyeva, Julia" w:date="2022-03-31T14:45:00Z" w:id="8534">
              <w:tcPr>
                <w:tcW w:w="2036" w:type="dxa"/>
                <w:gridSpan w:val="2"/>
                <w:shd w:val="clear" w:color="auto" w:fill="auto"/>
              </w:tcPr>
            </w:tcPrChange>
          </w:tcPr>
          <w:p w:rsidRPr="0019795C" w:rsidR="007541E8" w:rsidP="00AE2229" w:rsidRDefault="007541E8" w14:paraId="13A52579" w14:textId="5EA39CEA">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35"/>
                <w:rFonts w:asciiTheme="minorHAnsi" w:hAnsiTheme="minorHAnsi" w:cstheme="minorHAnsi"/>
                <w:bCs/>
                <w:szCs w:val="20"/>
              </w:rPr>
            </w:pPr>
            <w:ins w:author="Andreyeva, Julia" w:date="2022-03-31T10:52:00Z" w:id="8536">
              <w:r w:rsidRPr="0019795C">
                <w:rPr>
                  <w:rFonts w:asciiTheme="minorHAnsi" w:hAnsiTheme="minorHAnsi" w:cstheme="minorHAnsi"/>
                  <w:bCs/>
                  <w:szCs w:val="20"/>
                </w:rPr>
                <w:t>Pre-Sale</w:t>
              </w:r>
              <w:r>
                <w:rPr>
                  <w:rFonts w:asciiTheme="minorHAnsi" w:hAnsiTheme="minorHAnsi" w:cstheme="minorHAnsi"/>
                  <w:bCs/>
                  <w:szCs w:val="20"/>
                </w:rPr>
                <w:t xml:space="preserve">, </w:t>
              </w:r>
              <w:r w:rsidRPr="0019795C">
                <w:rPr>
                  <w:rFonts w:asciiTheme="minorHAnsi" w:hAnsiTheme="minorHAnsi" w:cstheme="minorHAnsi"/>
                  <w:bCs/>
                  <w:szCs w:val="20"/>
                </w:rPr>
                <w:t>Pre-sale order</w:t>
              </w:r>
              <w:r>
                <w:rPr>
                  <w:rFonts w:asciiTheme="minorHAnsi" w:hAnsiTheme="minorHAnsi" w:cstheme="minorHAnsi"/>
                  <w:bCs/>
                  <w:szCs w:val="20"/>
                </w:rPr>
                <w:t xml:space="preserve">, </w:t>
              </w:r>
              <w:r w:rsidRPr="0019795C">
                <w:rPr>
                  <w:rFonts w:asciiTheme="minorHAnsi" w:hAnsiTheme="minorHAnsi" w:cstheme="minorHAnsi"/>
                  <w:bCs/>
                  <w:szCs w:val="20"/>
                </w:rPr>
                <w:t>Preselling</w:t>
              </w:r>
            </w:ins>
          </w:p>
        </w:tc>
        <w:tc>
          <w:tcPr>
            <w:tcW w:w="1843" w:type="dxa"/>
            <w:shd w:val="clear" w:color="auto" w:fill="auto"/>
            <w:tcPrChange w:author="Andreyeva, Julia" w:date="2022-03-31T14:45:00Z" w:id="8537">
              <w:tcPr>
                <w:tcW w:w="1276" w:type="dxa"/>
                <w:shd w:val="clear" w:color="auto" w:fill="auto"/>
              </w:tcPr>
            </w:tcPrChange>
          </w:tcPr>
          <w:p w:rsidR="007541E8" w:rsidP="00AE2229" w:rsidRDefault="007541E8" w14:paraId="419B5DB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38"/>
                <w:rFonts w:asciiTheme="minorHAnsi" w:hAnsiTheme="minorHAnsi" w:cstheme="minorHAnsi"/>
                <w:bCs/>
                <w:szCs w:val="20"/>
              </w:rPr>
            </w:pPr>
            <w:ins w:author="Andreyeva, Julia" w:date="2022-03-31T10:52:00Z" w:id="8539">
              <w:r>
                <w:rPr>
                  <w:rFonts w:asciiTheme="minorHAnsi" w:hAnsiTheme="minorHAnsi" w:cstheme="minorHAnsi"/>
                  <w:bCs/>
                  <w:szCs w:val="20"/>
                </w:rPr>
                <w:t>Ireland</w:t>
              </w:r>
            </w:ins>
          </w:p>
        </w:tc>
        <w:tc>
          <w:tcPr>
            <w:tcW w:w="1559" w:type="dxa"/>
            <w:shd w:val="clear" w:color="auto" w:fill="auto"/>
            <w:tcPrChange w:author="Andreyeva, Julia" w:date="2022-03-31T14:45:00Z" w:id="8540">
              <w:tcPr>
                <w:tcW w:w="259" w:type="dxa"/>
                <w:shd w:val="clear" w:color="auto" w:fill="auto"/>
              </w:tcPr>
            </w:tcPrChange>
          </w:tcPr>
          <w:p w:rsidRPr="00F01836" w:rsidR="007541E8" w:rsidP="00AE2229" w:rsidRDefault="007541E8" w14:paraId="0067D9C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41"/>
                <w:rFonts w:asciiTheme="minorHAnsi" w:hAnsiTheme="minorHAnsi" w:cstheme="minorHAnsi"/>
                <w:bCs/>
                <w:szCs w:val="20"/>
              </w:rPr>
            </w:pPr>
          </w:p>
        </w:tc>
      </w:tr>
      <w:tr w:rsidRPr="001F24C2" w:rsidR="001E4B20" w:rsidTr="00A529BA" w14:paraId="4E306F87" w14:textId="77777777">
        <w:tblPrEx>
          <w:tblPrExChange w:author="Andreyeva, Julia" w:date="2022-03-31T14:45:00Z" w:id="8542">
            <w:tblPrEx>
              <w:tblW w:w="6917" w:type="dxa"/>
            </w:tblPrEx>
          </w:tblPrExChange>
        </w:tblPrEx>
        <w:trPr>
          <w:ins w:author="Andreyeva, Julia" w:date="2022-03-31T10:52:00Z" w:id="8543"/>
          <w:trPrChange w:author="Andreyeva, Julia" w:date="2022-03-31T14:45:00Z" w:id="8544">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545">
              <w:tcPr>
                <w:tcW w:w="1271" w:type="dxa"/>
                <w:shd w:val="clear" w:color="auto" w:fill="auto"/>
              </w:tcPr>
            </w:tcPrChange>
          </w:tcPr>
          <w:p w:rsidRPr="00F01836" w:rsidR="007541E8" w:rsidP="00AE2229" w:rsidRDefault="007541E8" w14:paraId="642BA8C4" w14:textId="77777777">
            <w:pPr>
              <w:pStyle w:val="BodyText"/>
              <w:rPr>
                <w:ins w:author="Andreyeva, Julia" w:date="2022-03-31T13:47:00Z" w:id="8546"/>
                <w:rFonts w:asciiTheme="minorHAnsi" w:hAnsiTheme="minorHAnsi" w:cstheme="minorHAnsi"/>
                <w:szCs w:val="20"/>
              </w:rPr>
            </w:pPr>
          </w:p>
        </w:tc>
        <w:tc>
          <w:tcPr>
            <w:tcW w:w="1418" w:type="dxa"/>
            <w:shd w:val="clear" w:color="auto" w:fill="auto"/>
            <w:tcPrChange w:author="Andreyeva, Julia" w:date="2022-03-31T14:45:00Z" w:id="8547">
              <w:tcPr>
                <w:tcW w:w="709" w:type="dxa"/>
                <w:shd w:val="clear" w:color="auto" w:fill="auto"/>
              </w:tcPr>
            </w:tcPrChange>
          </w:tcPr>
          <w:p w:rsidRPr="00F01836" w:rsidR="007541E8" w:rsidP="00AE2229" w:rsidRDefault="007541E8" w14:paraId="306EC2D5" w14:textId="58F5AE46">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48"/>
                <w:rFonts w:asciiTheme="minorHAnsi" w:hAnsiTheme="minorHAnsi" w:cstheme="minorHAnsi"/>
                <w:szCs w:val="20"/>
              </w:rPr>
            </w:pPr>
          </w:p>
        </w:tc>
        <w:tc>
          <w:tcPr>
            <w:tcW w:w="1984" w:type="dxa"/>
            <w:tcPrChange w:author="Andreyeva, Julia" w:date="2022-03-31T14:45:00Z" w:id="8549">
              <w:tcPr>
                <w:tcW w:w="1366" w:type="dxa"/>
                <w:gridSpan w:val="2"/>
              </w:tcPr>
            </w:tcPrChange>
          </w:tcPr>
          <w:p w:rsidRPr="00F01836" w:rsidR="007541E8" w:rsidP="00AE2229" w:rsidRDefault="007541E8" w14:paraId="5A237C1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550"/>
                <w:rFonts w:asciiTheme="minorHAnsi" w:hAnsiTheme="minorHAnsi" w:cstheme="minorHAnsi"/>
                <w:bCs/>
                <w:szCs w:val="20"/>
              </w:rPr>
            </w:pPr>
          </w:p>
        </w:tc>
        <w:tc>
          <w:tcPr>
            <w:tcW w:w="1701" w:type="dxa"/>
            <w:shd w:val="clear" w:color="auto" w:fill="auto"/>
            <w:tcPrChange w:author="Andreyeva, Julia" w:date="2022-03-31T14:45:00Z" w:id="8551">
              <w:tcPr>
                <w:tcW w:w="2036" w:type="dxa"/>
                <w:gridSpan w:val="2"/>
                <w:shd w:val="clear" w:color="auto" w:fill="auto"/>
              </w:tcPr>
            </w:tcPrChange>
          </w:tcPr>
          <w:p w:rsidRPr="00F01836" w:rsidR="007541E8" w:rsidP="00AE2229" w:rsidRDefault="007541E8" w14:paraId="24352A77" w14:textId="4A9BE816">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52"/>
                <w:rFonts w:asciiTheme="minorHAnsi" w:hAnsiTheme="minorHAnsi" w:cstheme="minorHAnsi"/>
                <w:bCs/>
                <w:szCs w:val="20"/>
              </w:rPr>
            </w:pPr>
            <w:ins w:author="Andreyeva, Julia" w:date="2022-03-31T10:52:00Z" w:id="8553">
              <w:r w:rsidRPr="00F01836">
                <w:rPr>
                  <w:rFonts w:asciiTheme="minorHAnsi" w:hAnsiTheme="minorHAnsi" w:cstheme="minorHAnsi"/>
                  <w:bCs/>
                  <w:szCs w:val="20"/>
                </w:rPr>
                <w:t>Order</w:t>
              </w:r>
            </w:ins>
          </w:p>
        </w:tc>
        <w:tc>
          <w:tcPr>
            <w:tcW w:w="1843" w:type="dxa"/>
            <w:shd w:val="clear" w:color="auto" w:fill="auto"/>
            <w:tcPrChange w:author="Andreyeva, Julia" w:date="2022-03-31T14:45:00Z" w:id="8554">
              <w:tcPr>
                <w:tcW w:w="1276" w:type="dxa"/>
                <w:shd w:val="clear" w:color="auto" w:fill="auto"/>
              </w:tcPr>
            </w:tcPrChange>
          </w:tcPr>
          <w:p w:rsidR="007541E8" w:rsidP="00AE2229" w:rsidRDefault="007541E8" w14:paraId="26AADCD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55"/>
                <w:rFonts w:asciiTheme="minorHAnsi" w:hAnsiTheme="minorHAnsi" w:cstheme="minorHAnsi"/>
                <w:bCs/>
                <w:szCs w:val="20"/>
              </w:rPr>
            </w:pPr>
            <w:ins w:author="Andreyeva, Julia" w:date="2022-03-31T10:52:00Z" w:id="8556">
              <w:r>
                <w:rPr>
                  <w:rFonts w:asciiTheme="minorHAnsi" w:hAnsiTheme="minorHAnsi" w:cstheme="minorHAnsi"/>
                  <w:bCs/>
                  <w:szCs w:val="20"/>
                </w:rPr>
                <w:t>Kazakhstan</w:t>
              </w:r>
            </w:ins>
          </w:p>
        </w:tc>
        <w:tc>
          <w:tcPr>
            <w:tcW w:w="1559" w:type="dxa"/>
            <w:shd w:val="clear" w:color="auto" w:fill="auto"/>
            <w:tcPrChange w:author="Andreyeva, Julia" w:date="2022-03-31T14:45:00Z" w:id="8557">
              <w:tcPr>
                <w:tcW w:w="259" w:type="dxa"/>
                <w:shd w:val="clear" w:color="auto" w:fill="auto"/>
              </w:tcPr>
            </w:tcPrChange>
          </w:tcPr>
          <w:p w:rsidRPr="00F01836" w:rsidR="007541E8" w:rsidP="00AE2229" w:rsidRDefault="007541E8" w14:paraId="03E6F42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58"/>
                <w:rFonts w:asciiTheme="minorHAnsi" w:hAnsiTheme="minorHAnsi" w:cstheme="minorHAnsi"/>
                <w:bCs/>
                <w:szCs w:val="20"/>
              </w:rPr>
            </w:pPr>
          </w:p>
        </w:tc>
      </w:tr>
      <w:tr w:rsidRPr="006C1323" w:rsidR="001E4B20" w:rsidTr="00A529BA" w14:paraId="06D220A6" w14:textId="77777777">
        <w:tblPrEx>
          <w:tblPrExChange w:author="Andreyeva, Julia" w:date="2022-03-31T14:45:00Z" w:id="8559">
            <w:tblPrEx>
              <w:tblW w:w="6917" w:type="dxa"/>
            </w:tblPrEx>
          </w:tblPrExChange>
        </w:tblPrEx>
        <w:trPr>
          <w:ins w:author="Andreyeva, Julia" w:date="2022-03-31T10:52:00Z" w:id="8560"/>
          <w:trPrChange w:author="Andreyeva, Julia" w:date="2022-03-31T14:45:00Z" w:id="8561">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562">
              <w:tcPr>
                <w:tcW w:w="1271" w:type="dxa"/>
                <w:shd w:val="clear" w:color="auto" w:fill="auto"/>
              </w:tcPr>
            </w:tcPrChange>
          </w:tcPr>
          <w:p w:rsidRPr="00F01836" w:rsidR="007541E8" w:rsidP="00AE2229" w:rsidRDefault="007541E8" w14:paraId="316E2787" w14:textId="77777777">
            <w:pPr>
              <w:pStyle w:val="BodyText"/>
              <w:rPr>
                <w:ins w:author="Andreyeva, Julia" w:date="2022-03-31T13:47:00Z" w:id="8563"/>
                <w:rFonts w:asciiTheme="minorHAnsi" w:hAnsiTheme="minorHAnsi" w:cstheme="minorHAnsi"/>
                <w:szCs w:val="20"/>
              </w:rPr>
            </w:pPr>
          </w:p>
        </w:tc>
        <w:tc>
          <w:tcPr>
            <w:tcW w:w="1418" w:type="dxa"/>
            <w:shd w:val="clear" w:color="auto" w:fill="auto"/>
            <w:tcPrChange w:author="Andreyeva, Julia" w:date="2022-03-31T14:45:00Z" w:id="8564">
              <w:tcPr>
                <w:tcW w:w="709" w:type="dxa"/>
                <w:shd w:val="clear" w:color="auto" w:fill="auto"/>
              </w:tcPr>
            </w:tcPrChange>
          </w:tcPr>
          <w:p w:rsidRPr="00F01836" w:rsidR="007541E8" w:rsidP="00AE2229" w:rsidRDefault="007541E8" w14:paraId="33336A35" w14:textId="37AAE05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65"/>
                <w:rFonts w:asciiTheme="minorHAnsi" w:hAnsiTheme="minorHAnsi" w:cstheme="minorHAnsi"/>
                <w:szCs w:val="20"/>
              </w:rPr>
            </w:pPr>
          </w:p>
        </w:tc>
        <w:tc>
          <w:tcPr>
            <w:tcW w:w="1984" w:type="dxa"/>
            <w:tcPrChange w:author="Andreyeva, Julia" w:date="2022-03-31T14:45:00Z" w:id="8566">
              <w:tcPr>
                <w:tcW w:w="1366" w:type="dxa"/>
                <w:gridSpan w:val="2"/>
              </w:tcPr>
            </w:tcPrChange>
          </w:tcPr>
          <w:p w:rsidRPr="0019795C" w:rsidR="007541E8" w:rsidP="00AE2229" w:rsidRDefault="007541E8" w14:paraId="00F184B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567"/>
                <w:rFonts w:asciiTheme="minorHAnsi" w:hAnsiTheme="minorHAnsi" w:cstheme="minorHAnsi"/>
                <w:bCs/>
                <w:szCs w:val="20"/>
              </w:rPr>
            </w:pPr>
          </w:p>
        </w:tc>
        <w:tc>
          <w:tcPr>
            <w:tcW w:w="1701" w:type="dxa"/>
            <w:shd w:val="clear" w:color="auto" w:fill="auto"/>
            <w:tcPrChange w:author="Andreyeva, Julia" w:date="2022-03-31T14:45:00Z" w:id="8568">
              <w:tcPr>
                <w:tcW w:w="2036" w:type="dxa"/>
                <w:gridSpan w:val="2"/>
                <w:shd w:val="clear" w:color="auto" w:fill="auto"/>
              </w:tcPr>
            </w:tcPrChange>
          </w:tcPr>
          <w:p w:rsidRPr="00F01836" w:rsidR="007541E8" w:rsidP="00AE2229" w:rsidRDefault="007541E8" w14:paraId="567E36C3" w14:textId="3BDF4F4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69"/>
                <w:rFonts w:asciiTheme="minorHAnsi" w:hAnsiTheme="minorHAnsi" w:cstheme="minorHAnsi"/>
                <w:bCs/>
                <w:szCs w:val="20"/>
              </w:rPr>
            </w:pPr>
            <w:ins w:author="Andreyeva, Julia" w:date="2022-03-31T10:52:00Z" w:id="8570">
              <w:r w:rsidRPr="0019795C">
                <w:rPr>
                  <w:rFonts w:asciiTheme="minorHAnsi" w:hAnsiTheme="minorHAnsi" w:cstheme="minorHAnsi"/>
                  <w:bCs/>
                  <w:szCs w:val="20"/>
                </w:rPr>
                <w:t>Pre-Sale</w:t>
              </w:r>
              <w:r>
                <w:rPr>
                  <w:rFonts w:asciiTheme="minorHAnsi" w:hAnsiTheme="minorHAnsi" w:cstheme="minorHAnsi"/>
                  <w:bCs/>
                  <w:szCs w:val="20"/>
                </w:rPr>
                <w:t xml:space="preserve">, </w:t>
              </w:r>
              <w:r w:rsidRPr="0019795C">
                <w:rPr>
                  <w:rFonts w:asciiTheme="minorHAnsi" w:hAnsiTheme="minorHAnsi" w:cstheme="minorHAnsi"/>
                  <w:bCs/>
                  <w:szCs w:val="20"/>
                </w:rPr>
                <w:t>Pre-sale order</w:t>
              </w:r>
              <w:r>
                <w:rPr>
                  <w:rFonts w:asciiTheme="minorHAnsi" w:hAnsiTheme="minorHAnsi" w:cstheme="minorHAnsi"/>
                  <w:bCs/>
                  <w:szCs w:val="20"/>
                </w:rPr>
                <w:t xml:space="preserve">, </w:t>
              </w:r>
              <w:r w:rsidRPr="0019795C">
                <w:rPr>
                  <w:rFonts w:asciiTheme="minorHAnsi" w:hAnsiTheme="minorHAnsi" w:cstheme="minorHAnsi"/>
                  <w:bCs/>
                  <w:szCs w:val="20"/>
                </w:rPr>
                <w:t>Preselling</w:t>
              </w:r>
            </w:ins>
          </w:p>
        </w:tc>
        <w:tc>
          <w:tcPr>
            <w:tcW w:w="1843" w:type="dxa"/>
            <w:shd w:val="clear" w:color="auto" w:fill="auto"/>
            <w:tcPrChange w:author="Andreyeva, Julia" w:date="2022-03-31T14:45:00Z" w:id="8571">
              <w:tcPr>
                <w:tcW w:w="1276" w:type="dxa"/>
                <w:shd w:val="clear" w:color="auto" w:fill="auto"/>
              </w:tcPr>
            </w:tcPrChange>
          </w:tcPr>
          <w:p w:rsidRPr="00386678" w:rsidR="007541E8" w:rsidP="00AE2229" w:rsidRDefault="007541E8" w14:paraId="4307C9E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72"/>
                <w:rFonts w:asciiTheme="minorHAnsi" w:hAnsiTheme="minorHAnsi" w:cstheme="minorHAnsi"/>
                <w:bCs/>
                <w:szCs w:val="20"/>
                <w:lang w:val="es-ES"/>
              </w:rPr>
            </w:pPr>
            <w:ins w:author="Andreyeva, Julia" w:date="2022-03-31T10:52:00Z" w:id="8573">
              <w:r>
                <w:rPr>
                  <w:rFonts w:asciiTheme="minorHAnsi" w:hAnsiTheme="minorHAnsi" w:cstheme="minorHAnsi"/>
                  <w:bCs/>
                  <w:szCs w:val="20"/>
                </w:rPr>
                <w:t>Kazakhstan</w:t>
              </w:r>
            </w:ins>
          </w:p>
        </w:tc>
        <w:tc>
          <w:tcPr>
            <w:tcW w:w="1559" w:type="dxa"/>
            <w:shd w:val="clear" w:color="auto" w:fill="auto"/>
            <w:tcPrChange w:author="Andreyeva, Julia" w:date="2022-03-31T14:45:00Z" w:id="8574">
              <w:tcPr>
                <w:tcW w:w="259" w:type="dxa"/>
                <w:shd w:val="clear" w:color="auto" w:fill="auto"/>
              </w:tcPr>
            </w:tcPrChange>
          </w:tcPr>
          <w:p w:rsidRPr="00F01836" w:rsidR="007541E8" w:rsidP="00AE2229" w:rsidRDefault="007541E8" w14:paraId="1CDA894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75"/>
                <w:rFonts w:asciiTheme="minorHAnsi" w:hAnsiTheme="minorHAnsi" w:cstheme="minorHAnsi"/>
                <w:bCs/>
                <w:szCs w:val="20"/>
              </w:rPr>
            </w:pPr>
          </w:p>
        </w:tc>
      </w:tr>
      <w:tr w:rsidRPr="006C1323" w:rsidR="001E4B20" w:rsidTr="00A529BA" w14:paraId="3DBA00C4" w14:textId="77777777">
        <w:tblPrEx>
          <w:tblPrExChange w:author="Andreyeva, Julia" w:date="2022-03-31T14:45:00Z" w:id="8576">
            <w:tblPrEx>
              <w:tblW w:w="6917" w:type="dxa"/>
            </w:tblPrEx>
          </w:tblPrExChange>
        </w:tblPrEx>
        <w:trPr>
          <w:ins w:author="Andreyeva, Julia" w:date="2022-03-31T10:52:00Z" w:id="8577"/>
          <w:trPrChange w:author="Andreyeva, Julia" w:date="2022-03-31T14:45:00Z" w:id="8578">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579">
              <w:tcPr>
                <w:tcW w:w="1271" w:type="dxa"/>
                <w:shd w:val="clear" w:color="auto" w:fill="auto"/>
              </w:tcPr>
            </w:tcPrChange>
          </w:tcPr>
          <w:p w:rsidRPr="00386678" w:rsidR="007541E8" w:rsidP="00AE2229" w:rsidRDefault="007541E8" w14:paraId="186C1BFE" w14:textId="77777777">
            <w:pPr>
              <w:pStyle w:val="BodyText"/>
              <w:rPr>
                <w:ins w:author="Andreyeva, Julia" w:date="2022-03-31T13:47:00Z" w:id="8580"/>
                <w:rFonts w:asciiTheme="minorHAnsi" w:hAnsiTheme="minorHAnsi" w:cstheme="minorHAnsi"/>
                <w:szCs w:val="20"/>
              </w:rPr>
            </w:pPr>
          </w:p>
        </w:tc>
        <w:tc>
          <w:tcPr>
            <w:tcW w:w="1418" w:type="dxa"/>
            <w:shd w:val="clear" w:color="auto" w:fill="auto"/>
            <w:tcPrChange w:author="Andreyeva, Julia" w:date="2022-03-31T14:45:00Z" w:id="8581">
              <w:tcPr>
                <w:tcW w:w="709" w:type="dxa"/>
                <w:shd w:val="clear" w:color="auto" w:fill="auto"/>
              </w:tcPr>
            </w:tcPrChange>
          </w:tcPr>
          <w:p w:rsidRPr="00386678" w:rsidR="007541E8" w:rsidP="00AE2229" w:rsidRDefault="007541E8" w14:paraId="463B3355" w14:textId="5060460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82"/>
                <w:rFonts w:asciiTheme="minorHAnsi" w:hAnsiTheme="minorHAnsi" w:cstheme="minorHAnsi"/>
                <w:b/>
                <w:bCs/>
                <w:szCs w:val="20"/>
              </w:rPr>
            </w:pPr>
            <w:ins w:author="Andreyeva, Julia" w:date="2022-03-31T10:52:00Z" w:id="8583">
              <w:r w:rsidRPr="00386678">
                <w:rPr>
                  <w:rFonts w:asciiTheme="minorHAnsi" w:hAnsiTheme="minorHAnsi" w:cstheme="minorHAnsi"/>
                  <w:szCs w:val="20"/>
                </w:rPr>
                <w:t>Ex-car order</w:t>
              </w:r>
            </w:ins>
          </w:p>
        </w:tc>
        <w:tc>
          <w:tcPr>
            <w:tcW w:w="1984" w:type="dxa"/>
            <w:tcPrChange w:author="Andreyeva, Julia" w:date="2022-03-31T14:45:00Z" w:id="8584">
              <w:tcPr>
                <w:tcW w:w="1366" w:type="dxa"/>
                <w:gridSpan w:val="2"/>
              </w:tcPr>
            </w:tcPrChange>
          </w:tcPr>
          <w:p w:rsidR="007541E8" w:rsidP="00303314" w:rsidRDefault="007541E8" w14:paraId="13B5E92F"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8585"/>
                <w:rFonts w:asciiTheme="minorHAnsi" w:hAnsiTheme="minorHAnsi" w:cstheme="minorHAnsi"/>
                <w:bCs/>
                <w:szCs w:val="20"/>
              </w:rPr>
            </w:pPr>
          </w:p>
        </w:tc>
        <w:tc>
          <w:tcPr>
            <w:tcW w:w="1701" w:type="dxa"/>
            <w:shd w:val="clear" w:color="auto" w:fill="auto"/>
            <w:tcPrChange w:author="Andreyeva, Julia" w:date="2022-03-31T14:45:00Z" w:id="8586">
              <w:tcPr>
                <w:tcW w:w="2036" w:type="dxa"/>
                <w:gridSpan w:val="2"/>
                <w:shd w:val="clear" w:color="auto" w:fill="auto"/>
              </w:tcPr>
            </w:tcPrChange>
          </w:tcPr>
          <w:p w:rsidRPr="0019795C" w:rsidR="007541E8" w:rsidP="00303314" w:rsidRDefault="007541E8" w14:paraId="682D121A" w14:textId="6ADF4D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8587"/>
                <w:rFonts w:asciiTheme="minorHAnsi" w:hAnsiTheme="minorHAnsi" w:cstheme="minorHAnsi"/>
                <w:bCs/>
                <w:szCs w:val="20"/>
              </w:rPr>
            </w:pPr>
            <w:ins w:author="Andreyeva, Julia" w:date="2022-03-31T10:52:00Z" w:id="8588">
              <w:r>
                <w:rPr>
                  <w:rFonts w:asciiTheme="minorHAnsi" w:hAnsiTheme="minorHAnsi" w:cstheme="minorHAnsi"/>
                  <w:bCs/>
                  <w:szCs w:val="20"/>
                </w:rPr>
                <w:t>-</w:t>
              </w:r>
            </w:ins>
          </w:p>
        </w:tc>
        <w:tc>
          <w:tcPr>
            <w:tcW w:w="1843" w:type="dxa"/>
            <w:shd w:val="clear" w:color="auto" w:fill="auto"/>
            <w:tcPrChange w:author="Andreyeva, Julia" w:date="2022-03-31T14:45:00Z" w:id="8589">
              <w:tcPr>
                <w:tcW w:w="1276" w:type="dxa"/>
                <w:shd w:val="clear" w:color="auto" w:fill="auto"/>
              </w:tcPr>
            </w:tcPrChange>
          </w:tcPr>
          <w:p w:rsidR="007541E8" w:rsidP="00AE2229" w:rsidRDefault="007541E8" w14:paraId="241C619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90"/>
                <w:rFonts w:asciiTheme="minorHAnsi" w:hAnsiTheme="minorHAnsi" w:cstheme="minorHAnsi"/>
                <w:bCs/>
                <w:szCs w:val="20"/>
              </w:rPr>
            </w:pPr>
            <w:ins w:author="Andreyeva, Julia" w:date="2022-03-31T10:52:00Z" w:id="8591">
              <w:r>
                <w:rPr>
                  <w:rFonts w:asciiTheme="minorHAnsi" w:hAnsiTheme="minorHAnsi" w:cstheme="minorHAnsi"/>
                  <w:bCs/>
                  <w:szCs w:val="20"/>
                </w:rPr>
                <w:t>Italy</w:t>
              </w:r>
            </w:ins>
          </w:p>
        </w:tc>
        <w:tc>
          <w:tcPr>
            <w:tcW w:w="1559" w:type="dxa"/>
            <w:shd w:val="clear" w:color="auto" w:fill="auto"/>
            <w:tcPrChange w:author="Andreyeva, Julia" w:date="2022-03-31T14:45:00Z" w:id="8592">
              <w:tcPr>
                <w:tcW w:w="259" w:type="dxa"/>
                <w:shd w:val="clear" w:color="auto" w:fill="auto"/>
              </w:tcPr>
            </w:tcPrChange>
          </w:tcPr>
          <w:p w:rsidRPr="00F01836" w:rsidR="007541E8" w:rsidP="00AE2229" w:rsidRDefault="007541E8" w14:paraId="6FD79D4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593"/>
                <w:rFonts w:asciiTheme="minorHAnsi" w:hAnsiTheme="minorHAnsi" w:cstheme="minorHAnsi"/>
                <w:bCs/>
                <w:szCs w:val="20"/>
              </w:rPr>
            </w:pPr>
          </w:p>
        </w:tc>
      </w:tr>
      <w:tr w:rsidRPr="006C1323" w:rsidR="001E4B20" w:rsidTr="00A529BA" w14:paraId="66D769FF" w14:textId="77777777">
        <w:tblPrEx>
          <w:tblPrExChange w:author="Andreyeva, Julia" w:date="2022-03-31T14:45:00Z" w:id="8594">
            <w:tblPrEx>
              <w:tblW w:w="6917" w:type="dxa"/>
            </w:tblPrEx>
          </w:tblPrExChange>
        </w:tblPrEx>
        <w:trPr>
          <w:ins w:author="Andreyeva, Julia" w:date="2022-03-31T10:52:00Z" w:id="8595"/>
          <w:trPrChange w:author="Andreyeva, Julia" w:date="2022-03-31T14:45:00Z" w:id="8596">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597">
              <w:tcPr>
                <w:tcW w:w="1271" w:type="dxa"/>
                <w:shd w:val="clear" w:color="auto" w:fill="auto"/>
              </w:tcPr>
            </w:tcPrChange>
          </w:tcPr>
          <w:p w:rsidRPr="00F01836" w:rsidR="007541E8" w:rsidP="00AE2229" w:rsidRDefault="007541E8" w14:paraId="25E8CFB6" w14:textId="77777777">
            <w:pPr>
              <w:pStyle w:val="BodyText"/>
              <w:rPr>
                <w:ins w:author="Andreyeva, Julia" w:date="2022-03-31T13:47:00Z" w:id="8598"/>
                <w:rFonts w:asciiTheme="minorHAnsi" w:hAnsiTheme="minorHAnsi" w:cstheme="minorHAnsi"/>
                <w:szCs w:val="20"/>
              </w:rPr>
            </w:pPr>
          </w:p>
        </w:tc>
        <w:tc>
          <w:tcPr>
            <w:tcW w:w="1418" w:type="dxa"/>
            <w:shd w:val="clear" w:color="auto" w:fill="auto"/>
            <w:tcPrChange w:author="Andreyeva, Julia" w:date="2022-03-31T14:45:00Z" w:id="8599">
              <w:tcPr>
                <w:tcW w:w="709" w:type="dxa"/>
                <w:shd w:val="clear" w:color="auto" w:fill="auto"/>
              </w:tcPr>
            </w:tcPrChange>
          </w:tcPr>
          <w:p w:rsidRPr="00F01836" w:rsidR="007541E8" w:rsidP="00AE2229" w:rsidRDefault="007541E8" w14:paraId="23BC33CD" w14:textId="211B0DB0">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00"/>
                <w:rFonts w:asciiTheme="minorHAnsi" w:hAnsiTheme="minorHAnsi" w:cstheme="minorHAnsi"/>
                <w:szCs w:val="20"/>
              </w:rPr>
            </w:pPr>
          </w:p>
        </w:tc>
        <w:tc>
          <w:tcPr>
            <w:tcW w:w="1984" w:type="dxa"/>
            <w:tcPrChange w:author="Andreyeva, Julia" w:date="2022-03-31T14:45:00Z" w:id="8601">
              <w:tcPr>
                <w:tcW w:w="1366" w:type="dxa"/>
                <w:gridSpan w:val="2"/>
              </w:tcPr>
            </w:tcPrChange>
          </w:tcPr>
          <w:p w:rsidRPr="00F1346F" w:rsidR="007541E8" w:rsidP="00AE2229" w:rsidRDefault="007541E8" w14:paraId="1FF2D09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602"/>
                <w:rFonts w:asciiTheme="minorHAnsi" w:hAnsiTheme="minorHAnsi" w:cstheme="minorHAnsi"/>
                <w:bCs/>
                <w:szCs w:val="20"/>
              </w:rPr>
            </w:pPr>
          </w:p>
        </w:tc>
        <w:tc>
          <w:tcPr>
            <w:tcW w:w="1701" w:type="dxa"/>
            <w:shd w:val="clear" w:color="auto" w:fill="auto"/>
            <w:tcPrChange w:author="Andreyeva, Julia" w:date="2022-03-31T14:45:00Z" w:id="8603">
              <w:tcPr>
                <w:tcW w:w="2036" w:type="dxa"/>
                <w:gridSpan w:val="2"/>
                <w:shd w:val="clear" w:color="auto" w:fill="auto"/>
              </w:tcPr>
            </w:tcPrChange>
          </w:tcPr>
          <w:p w:rsidRPr="0019795C" w:rsidR="007541E8" w:rsidP="00AE2229" w:rsidRDefault="007541E8" w14:paraId="061BF5B9" w14:textId="6C1C97A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04"/>
                <w:rFonts w:asciiTheme="minorHAnsi" w:hAnsiTheme="minorHAnsi" w:cstheme="minorHAnsi"/>
                <w:bCs/>
                <w:szCs w:val="20"/>
              </w:rPr>
            </w:pPr>
            <w:ins w:author="Andreyeva, Julia" w:date="2022-03-31T10:52:00Z" w:id="8605">
              <w:r w:rsidRPr="00F1346F">
                <w:rPr>
                  <w:rFonts w:asciiTheme="minorHAnsi" w:hAnsiTheme="minorHAnsi" w:cstheme="minorHAnsi"/>
                  <w:bCs/>
                  <w:szCs w:val="20"/>
                </w:rPr>
                <w:t>Ex-Car Delivery</w:t>
              </w:r>
            </w:ins>
          </w:p>
        </w:tc>
        <w:tc>
          <w:tcPr>
            <w:tcW w:w="1843" w:type="dxa"/>
            <w:shd w:val="clear" w:color="auto" w:fill="auto"/>
            <w:tcPrChange w:author="Andreyeva, Julia" w:date="2022-03-31T14:45:00Z" w:id="8606">
              <w:tcPr>
                <w:tcW w:w="1276" w:type="dxa"/>
                <w:shd w:val="clear" w:color="auto" w:fill="auto"/>
              </w:tcPr>
            </w:tcPrChange>
          </w:tcPr>
          <w:p w:rsidR="007541E8" w:rsidP="00AE2229" w:rsidRDefault="007541E8" w14:paraId="79AE812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07"/>
                <w:rFonts w:asciiTheme="minorHAnsi" w:hAnsiTheme="minorHAnsi" w:cstheme="minorHAnsi"/>
                <w:bCs/>
                <w:szCs w:val="20"/>
              </w:rPr>
            </w:pPr>
            <w:ins w:author="Andreyeva, Julia" w:date="2022-03-31T10:52:00Z" w:id="8608">
              <w:r>
                <w:rPr>
                  <w:rFonts w:asciiTheme="minorHAnsi" w:hAnsiTheme="minorHAnsi" w:cstheme="minorHAnsi"/>
                  <w:bCs/>
                  <w:szCs w:val="20"/>
                </w:rPr>
                <w:t>Spain</w:t>
              </w:r>
            </w:ins>
          </w:p>
        </w:tc>
        <w:tc>
          <w:tcPr>
            <w:tcW w:w="1559" w:type="dxa"/>
            <w:shd w:val="clear" w:color="auto" w:fill="auto"/>
            <w:tcPrChange w:author="Andreyeva, Julia" w:date="2022-03-31T14:45:00Z" w:id="8609">
              <w:tcPr>
                <w:tcW w:w="259" w:type="dxa"/>
                <w:shd w:val="clear" w:color="auto" w:fill="auto"/>
              </w:tcPr>
            </w:tcPrChange>
          </w:tcPr>
          <w:p w:rsidRPr="00F01836" w:rsidR="007541E8" w:rsidP="00AE2229" w:rsidRDefault="007541E8" w14:paraId="369E029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10"/>
                <w:rFonts w:asciiTheme="minorHAnsi" w:hAnsiTheme="minorHAnsi" w:cstheme="minorHAnsi"/>
                <w:bCs/>
                <w:szCs w:val="20"/>
              </w:rPr>
            </w:pPr>
          </w:p>
        </w:tc>
      </w:tr>
      <w:tr w:rsidRPr="006C1323" w:rsidR="001E4B20" w:rsidTr="00A529BA" w14:paraId="4296BD79" w14:textId="77777777">
        <w:tblPrEx>
          <w:tblPrExChange w:author="Andreyeva, Julia" w:date="2022-03-31T14:45:00Z" w:id="8611">
            <w:tblPrEx>
              <w:tblW w:w="6917" w:type="dxa"/>
            </w:tblPrEx>
          </w:tblPrExChange>
        </w:tblPrEx>
        <w:trPr>
          <w:ins w:author="Andreyeva, Julia" w:date="2022-03-31T10:52:00Z" w:id="8612"/>
          <w:trPrChange w:author="Andreyeva, Julia" w:date="2022-03-31T14:45:00Z" w:id="8613">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614">
              <w:tcPr>
                <w:tcW w:w="1271" w:type="dxa"/>
                <w:shd w:val="clear" w:color="auto" w:fill="auto"/>
              </w:tcPr>
            </w:tcPrChange>
          </w:tcPr>
          <w:p w:rsidRPr="00F01836" w:rsidR="007541E8" w:rsidP="00AE2229" w:rsidRDefault="007541E8" w14:paraId="1389BB59" w14:textId="77777777">
            <w:pPr>
              <w:pStyle w:val="BodyText"/>
              <w:rPr>
                <w:ins w:author="Andreyeva, Julia" w:date="2022-03-31T13:47:00Z" w:id="8615"/>
                <w:rFonts w:asciiTheme="minorHAnsi" w:hAnsiTheme="minorHAnsi" w:cstheme="minorHAnsi"/>
                <w:szCs w:val="20"/>
              </w:rPr>
            </w:pPr>
          </w:p>
        </w:tc>
        <w:tc>
          <w:tcPr>
            <w:tcW w:w="1418" w:type="dxa"/>
            <w:shd w:val="clear" w:color="auto" w:fill="auto"/>
            <w:tcPrChange w:author="Andreyeva, Julia" w:date="2022-03-31T14:45:00Z" w:id="8616">
              <w:tcPr>
                <w:tcW w:w="709" w:type="dxa"/>
                <w:shd w:val="clear" w:color="auto" w:fill="auto"/>
              </w:tcPr>
            </w:tcPrChange>
          </w:tcPr>
          <w:p w:rsidRPr="00F01836" w:rsidR="007541E8" w:rsidP="00AE2229" w:rsidRDefault="007541E8" w14:paraId="710A4C7A" w14:textId="77E7D2AA">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17"/>
                <w:rFonts w:asciiTheme="minorHAnsi" w:hAnsiTheme="minorHAnsi" w:cstheme="minorHAnsi"/>
                <w:szCs w:val="20"/>
              </w:rPr>
            </w:pPr>
          </w:p>
        </w:tc>
        <w:tc>
          <w:tcPr>
            <w:tcW w:w="1984" w:type="dxa"/>
            <w:tcPrChange w:author="Andreyeva, Julia" w:date="2022-03-31T14:45:00Z" w:id="8618">
              <w:tcPr>
                <w:tcW w:w="1366" w:type="dxa"/>
                <w:gridSpan w:val="2"/>
              </w:tcPr>
            </w:tcPrChange>
          </w:tcPr>
          <w:p w:rsidRPr="00F1346F" w:rsidR="007541E8" w:rsidP="00AE2229" w:rsidRDefault="007541E8" w14:paraId="02A557C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619"/>
                <w:rFonts w:asciiTheme="minorHAnsi" w:hAnsiTheme="minorHAnsi" w:cstheme="minorHAnsi"/>
                <w:bCs/>
                <w:szCs w:val="20"/>
              </w:rPr>
            </w:pPr>
          </w:p>
        </w:tc>
        <w:tc>
          <w:tcPr>
            <w:tcW w:w="1701" w:type="dxa"/>
            <w:shd w:val="clear" w:color="auto" w:fill="auto"/>
            <w:tcPrChange w:author="Andreyeva, Julia" w:date="2022-03-31T14:45:00Z" w:id="8620">
              <w:tcPr>
                <w:tcW w:w="2036" w:type="dxa"/>
                <w:gridSpan w:val="2"/>
                <w:shd w:val="clear" w:color="auto" w:fill="auto"/>
              </w:tcPr>
            </w:tcPrChange>
          </w:tcPr>
          <w:p w:rsidRPr="0019795C" w:rsidR="007541E8" w:rsidP="00AE2229" w:rsidRDefault="007541E8" w14:paraId="3324D34A" w14:textId="31AE3148">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21"/>
                <w:rFonts w:asciiTheme="minorHAnsi" w:hAnsiTheme="minorHAnsi" w:cstheme="minorHAnsi"/>
                <w:bCs/>
                <w:szCs w:val="20"/>
              </w:rPr>
            </w:pPr>
            <w:ins w:author="Andreyeva, Julia" w:date="2022-03-31T10:52:00Z" w:id="8622">
              <w:r w:rsidRPr="00F1346F">
                <w:rPr>
                  <w:rFonts w:asciiTheme="minorHAnsi" w:hAnsiTheme="minorHAnsi" w:cstheme="minorHAnsi"/>
                  <w:bCs/>
                  <w:szCs w:val="20"/>
                </w:rPr>
                <w:t>Ex-Car Delivery</w:t>
              </w:r>
            </w:ins>
          </w:p>
        </w:tc>
        <w:tc>
          <w:tcPr>
            <w:tcW w:w="1843" w:type="dxa"/>
            <w:shd w:val="clear" w:color="auto" w:fill="auto"/>
            <w:tcPrChange w:author="Andreyeva, Julia" w:date="2022-03-31T14:45:00Z" w:id="8623">
              <w:tcPr>
                <w:tcW w:w="1276" w:type="dxa"/>
                <w:shd w:val="clear" w:color="auto" w:fill="auto"/>
              </w:tcPr>
            </w:tcPrChange>
          </w:tcPr>
          <w:p w:rsidR="007541E8" w:rsidP="00AE2229" w:rsidRDefault="007541E8" w14:paraId="26CA982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24"/>
                <w:rFonts w:asciiTheme="minorHAnsi" w:hAnsiTheme="minorHAnsi" w:cstheme="minorHAnsi"/>
                <w:bCs/>
                <w:szCs w:val="20"/>
              </w:rPr>
            </w:pPr>
            <w:ins w:author="Andreyeva, Julia" w:date="2022-03-31T10:52:00Z" w:id="8625">
              <w:r>
                <w:rPr>
                  <w:rFonts w:asciiTheme="minorHAnsi" w:hAnsiTheme="minorHAnsi" w:cstheme="minorHAnsi"/>
                  <w:bCs/>
                  <w:szCs w:val="20"/>
                </w:rPr>
                <w:t>Czech Republic</w:t>
              </w:r>
            </w:ins>
          </w:p>
        </w:tc>
        <w:tc>
          <w:tcPr>
            <w:tcW w:w="1559" w:type="dxa"/>
            <w:shd w:val="clear" w:color="auto" w:fill="auto"/>
            <w:tcPrChange w:author="Andreyeva, Julia" w:date="2022-03-31T14:45:00Z" w:id="8626">
              <w:tcPr>
                <w:tcW w:w="259" w:type="dxa"/>
                <w:shd w:val="clear" w:color="auto" w:fill="auto"/>
              </w:tcPr>
            </w:tcPrChange>
          </w:tcPr>
          <w:p w:rsidRPr="00F01836" w:rsidR="007541E8" w:rsidP="00AE2229" w:rsidRDefault="007541E8" w14:paraId="453CA51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27"/>
                <w:rFonts w:asciiTheme="minorHAnsi" w:hAnsiTheme="minorHAnsi" w:cstheme="minorHAnsi"/>
                <w:bCs/>
                <w:szCs w:val="20"/>
              </w:rPr>
            </w:pPr>
          </w:p>
        </w:tc>
      </w:tr>
      <w:tr w:rsidRPr="006C1323" w:rsidR="001E4B20" w:rsidTr="00A529BA" w14:paraId="4D3EC41F" w14:textId="77777777">
        <w:tblPrEx>
          <w:tblPrExChange w:author="Andreyeva, Julia" w:date="2022-03-31T14:45:00Z" w:id="8628">
            <w:tblPrEx>
              <w:tblW w:w="6917" w:type="dxa"/>
            </w:tblPrEx>
          </w:tblPrExChange>
        </w:tblPrEx>
        <w:trPr>
          <w:ins w:author="Andreyeva, Julia" w:date="2022-03-31T10:52:00Z" w:id="8629"/>
          <w:trPrChange w:author="Andreyeva, Julia" w:date="2022-03-31T14:45:00Z" w:id="8630">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631">
              <w:tcPr>
                <w:tcW w:w="1271" w:type="dxa"/>
                <w:shd w:val="clear" w:color="auto" w:fill="auto"/>
              </w:tcPr>
            </w:tcPrChange>
          </w:tcPr>
          <w:p w:rsidRPr="00F01836" w:rsidR="007541E8" w:rsidP="00AE2229" w:rsidRDefault="007541E8" w14:paraId="08F5038E" w14:textId="77777777">
            <w:pPr>
              <w:pStyle w:val="BodyText"/>
              <w:rPr>
                <w:ins w:author="Andreyeva, Julia" w:date="2022-03-31T13:47:00Z" w:id="8632"/>
                <w:rFonts w:asciiTheme="minorHAnsi" w:hAnsiTheme="minorHAnsi" w:cstheme="minorHAnsi"/>
                <w:szCs w:val="20"/>
              </w:rPr>
            </w:pPr>
          </w:p>
        </w:tc>
        <w:tc>
          <w:tcPr>
            <w:tcW w:w="1418" w:type="dxa"/>
            <w:shd w:val="clear" w:color="auto" w:fill="auto"/>
            <w:tcPrChange w:author="Andreyeva, Julia" w:date="2022-03-31T14:45:00Z" w:id="8633">
              <w:tcPr>
                <w:tcW w:w="709" w:type="dxa"/>
                <w:shd w:val="clear" w:color="auto" w:fill="auto"/>
              </w:tcPr>
            </w:tcPrChange>
          </w:tcPr>
          <w:p w:rsidRPr="00F01836" w:rsidR="007541E8" w:rsidP="00AE2229" w:rsidRDefault="007541E8" w14:paraId="2BEF9B6E" w14:textId="16279E6A">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34"/>
                <w:rFonts w:asciiTheme="minorHAnsi" w:hAnsiTheme="minorHAnsi" w:cstheme="minorHAnsi"/>
                <w:szCs w:val="20"/>
              </w:rPr>
            </w:pPr>
          </w:p>
        </w:tc>
        <w:tc>
          <w:tcPr>
            <w:tcW w:w="1984" w:type="dxa"/>
            <w:tcPrChange w:author="Andreyeva, Julia" w:date="2022-03-31T14:45:00Z" w:id="8635">
              <w:tcPr>
                <w:tcW w:w="1366" w:type="dxa"/>
                <w:gridSpan w:val="2"/>
              </w:tcPr>
            </w:tcPrChange>
          </w:tcPr>
          <w:p w:rsidRPr="00F1346F" w:rsidR="007541E8" w:rsidP="00AE2229" w:rsidRDefault="007541E8" w14:paraId="2AF31CD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636"/>
                <w:rFonts w:asciiTheme="minorHAnsi" w:hAnsiTheme="minorHAnsi" w:cstheme="minorHAnsi"/>
                <w:bCs/>
                <w:szCs w:val="20"/>
              </w:rPr>
            </w:pPr>
          </w:p>
        </w:tc>
        <w:tc>
          <w:tcPr>
            <w:tcW w:w="1701" w:type="dxa"/>
            <w:shd w:val="clear" w:color="auto" w:fill="auto"/>
            <w:tcPrChange w:author="Andreyeva, Julia" w:date="2022-03-31T14:45:00Z" w:id="8637">
              <w:tcPr>
                <w:tcW w:w="2036" w:type="dxa"/>
                <w:gridSpan w:val="2"/>
                <w:shd w:val="clear" w:color="auto" w:fill="auto"/>
              </w:tcPr>
            </w:tcPrChange>
          </w:tcPr>
          <w:p w:rsidRPr="0019795C" w:rsidR="007541E8" w:rsidP="00AE2229" w:rsidRDefault="007541E8" w14:paraId="222AA7F3" w14:textId="62672B40">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38"/>
                <w:rFonts w:asciiTheme="minorHAnsi" w:hAnsiTheme="minorHAnsi" w:cstheme="minorHAnsi"/>
                <w:bCs/>
                <w:szCs w:val="20"/>
              </w:rPr>
            </w:pPr>
            <w:ins w:author="Andreyeva, Julia" w:date="2022-03-31T10:52:00Z" w:id="8639">
              <w:r w:rsidRPr="00F1346F">
                <w:rPr>
                  <w:rFonts w:asciiTheme="minorHAnsi" w:hAnsiTheme="minorHAnsi" w:cstheme="minorHAnsi"/>
                  <w:bCs/>
                  <w:szCs w:val="20"/>
                </w:rPr>
                <w:t>Ex-Car Delivery</w:t>
              </w:r>
            </w:ins>
          </w:p>
        </w:tc>
        <w:tc>
          <w:tcPr>
            <w:tcW w:w="1843" w:type="dxa"/>
            <w:shd w:val="clear" w:color="auto" w:fill="auto"/>
            <w:tcPrChange w:author="Andreyeva, Julia" w:date="2022-03-31T14:45:00Z" w:id="8640">
              <w:tcPr>
                <w:tcW w:w="1276" w:type="dxa"/>
                <w:shd w:val="clear" w:color="auto" w:fill="auto"/>
              </w:tcPr>
            </w:tcPrChange>
          </w:tcPr>
          <w:p w:rsidR="007541E8" w:rsidP="00AE2229" w:rsidRDefault="007541E8" w14:paraId="5979D8B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41"/>
                <w:rFonts w:asciiTheme="minorHAnsi" w:hAnsiTheme="minorHAnsi" w:cstheme="minorHAnsi"/>
                <w:bCs/>
                <w:szCs w:val="20"/>
              </w:rPr>
            </w:pPr>
            <w:ins w:author="Andreyeva, Julia" w:date="2022-03-31T10:52:00Z" w:id="8642">
              <w:r>
                <w:rPr>
                  <w:rFonts w:asciiTheme="minorHAnsi" w:hAnsiTheme="minorHAnsi" w:cstheme="minorHAnsi"/>
                  <w:bCs/>
                  <w:szCs w:val="20"/>
                </w:rPr>
                <w:t>Ireland</w:t>
              </w:r>
            </w:ins>
          </w:p>
        </w:tc>
        <w:tc>
          <w:tcPr>
            <w:tcW w:w="1559" w:type="dxa"/>
            <w:shd w:val="clear" w:color="auto" w:fill="auto"/>
            <w:tcPrChange w:author="Andreyeva, Julia" w:date="2022-03-31T14:45:00Z" w:id="8643">
              <w:tcPr>
                <w:tcW w:w="259" w:type="dxa"/>
                <w:shd w:val="clear" w:color="auto" w:fill="auto"/>
              </w:tcPr>
            </w:tcPrChange>
          </w:tcPr>
          <w:p w:rsidRPr="00F01836" w:rsidR="007541E8" w:rsidP="00AE2229" w:rsidRDefault="007541E8" w14:paraId="327BAA3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44"/>
                <w:rFonts w:asciiTheme="minorHAnsi" w:hAnsiTheme="minorHAnsi" w:cstheme="minorHAnsi"/>
                <w:bCs/>
                <w:szCs w:val="20"/>
              </w:rPr>
            </w:pPr>
          </w:p>
        </w:tc>
      </w:tr>
      <w:tr w:rsidRPr="006C1323" w:rsidR="001E4B20" w:rsidTr="00A529BA" w14:paraId="036C14DD" w14:textId="77777777">
        <w:tblPrEx>
          <w:tblPrExChange w:author="Andreyeva, Julia" w:date="2022-03-31T14:45:00Z" w:id="8645">
            <w:tblPrEx>
              <w:tblW w:w="6917" w:type="dxa"/>
            </w:tblPrEx>
          </w:tblPrExChange>
        </w:tblPrEx>
        <w:trPr>
          <w:ins w:author="Andreyeva, Julia" w:date="2022-03-31T10:52:00Z" w:id="8646"/>
          <w:trPrChange w:author="Andreyeva, Julia" w:date="2022-03-31T14:45:00Z" w:id="8647">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648">
              <w:tcPr>
                <w:tcW w:w="1271" w:type="dxa"/>
                <w:shd w:val="clear" w:color="auto" w:fill="auto"/>
              </w:tcPr>
            </w:tcPrChange>
          </w:tcPr>
          <w:p w:rsidRPr="00F01836" w:rsidR="007541E8" w:rsidP="00AE2229" w:rsidRDefault="007541E8" w14:paraId="3CAD63B4" w14:textId="77777777">
            <w:pPr>
              <w:pStyle w:val="BodyText"/>
              <w:rPr>
                <w:ins w:author="Andreyeva, Julia" w:date="2022-03-31T13:47:00Z" w:id="8649"/>
                <w:rFonts w:asciiTheme="minorHAnsi" w:hAnsiTheme="minorHAnsi" w:cstheme="minorHAnsi"/>
                <w:szCs w:val="20"/>
              </w:rPr>
            </w:pPr>
          </w:p>
        </w:tc>
        <w:tc>
          <w:tcPr>
            <w:tcW w:w="1418" w:type="dxa"/>
            <w:shd w:val="clear" w:color="auto" w:fill="auto"/>
            <w:tcPrChange w:author="Andreyeva, Julia" w:date="2022-03-31T14:45:00Z" w:id="8650">
              <w:tcPr>
                <w:tcW w:w="709" w:type="dxa"/>
                <w:shd w:val="clear" w:color="auto" w:fill="auto"/>
              </w:tcPr>
            </w:tcPrChange>
          </w:tcPr>
          <w:p w:rsidRPr="00F01836" w:rsidR="007541E8" w:rsidP="00AE2229" w:rsidRDefault="007541E8" w14:paraId="7BF6AA8E" w14:textId="35A2AC01">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51"/>
                <w:rFonts w:asciiTheme="minorHAnsi" w:hAnsiTheme="minorHAnsi" w:cstheme="minorHAnsi"/>
                <w:szCs w:val="20"/>
              </w:rPr>
            </w:pPr>
          </w:p>
        </w:tc>
        <w:tc>
          <w:tcPr>
            <w:tcW w:w="1984" w:type="dxa"/>
            <w:tcPrChange w:author="Andreyeva, Julia" w:date="2022-03-31T14:45:00Z" w:id="8652">
              <w:tcPr>
                <w:tcW w:w="1366" w:type="dxa"/>
                <w:gridSpan w:val="2"/>
              </w:tcPr>
            </w:tcPrChange>
          </w:tcPr>
          <w:p w:rsidRPr="00F1346F" w:rsidR="007541E8" w:rsidP="00AE2229" w:rsidRDefault="007541E8" w14:paraId="196CB73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653"/>
                <w:rFonts w:asciiTheme="minorHAnsi" w:hAnsiTheme="minorHAnsi" w:cstheme="minorHAnsi"/>
                <w:bCs/>
                <w:szCs w:val="20"/>
              </w:rPr>
            </w:pPr>
          </w:p>
        </w:tc>
        <w:tc>
          <w:tcPr>
            <w:tcW w:w="1701" w:type="dxa"/>
            <w:shd w:val="clear" w:color="auto" w:fill="auto"/>
            <w:tcPrChange w:author="Andreyeva, Julia" w:date="2022-03-31T14:45:00Z" w:id="8654">
              <w:tcPr>
                <w:tcW w:w="2036" w:type="dxa"/>
                <w:gridSpan w:val="2"/>
                <w:shd w:val="clear" w:color="auto" w:fill="auto"/>
              </w:tcPr>
            </w:tcPrChange>
          </w:tcPr>
          <w:p w:rsidRPr="0019795C" w:rsidR="007541E8" w:rsidP="00AE2229" w:rsidRDefault="007541E8" w14:paraId="40FA0CDC" w14:textId="1920C686">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55"/>
                <w:rFonts w:asciiTheme="minorHAnsi" w:hAnsiTheme="minorHAnsi" w:cstheme="minorHAnsi"/>
                <w:bCs/>
                <w:szCs w:val="20"/>
              </w:rPr>
            </w:pPr>
            <w:ins w:author="Andreyeva, Julia" w:date="2022-03-31T10:52:00Z" w:id="8656">
              <w:r w:rsidRPr="00F1346F">
                <w:rPr>
                  <w:rFonts w:asciiTheme="minorHAnsi" w:hAnsiTheme="minorHAnsi" w:cstheme="minorHAnsi"/>
                  <w:bCs/>
                  <w:szCs w:val="20"/>
                </w:rPr>
                <w:t>Ex-Car Delivery</w:t>
              </w:r>
            </w:ins>
          </w:p>
        </w:tc>
        <w:tc>
          <w:tcPr>
            <w:tcW w:w="1843" w:type="dxa"/>
            <w:shd w:val="clear" w:color="auto" w:fill="auto"/>
            <w:tcPrChange w:author="Andreyeva, Julia" w:date="2022-03-31T14:45:00Z" w:id="8657">
              <w:tcPr>
                <w:tcW w:w="1276" w:type="dxa"/>
                <w:shd w:val="clear" w:color="auto" w:fill="auto"/>
              </w:tcPr>
            </w:tcPrChange>
          </w:tcPr>
          <w:p w:rsidR="007541E8" w:rsidP="00AE2229" w:rsidRDefault="007541E8" w14:paraId="53CC36C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58"/>
                <w:rFonts w:asciiTheme="minorHAnsi" w:hAnsiTheme="minorHAnsi" w:cstheme="minorHAnsi"/>
                <w:bCs/>
                <w:szCs w:val="20"/>
              </w:rPr>
            </w:pPr>
            <w:ins w:author="Andreyeva, Julia" w:date="2022-03-31T10:52:00Z" w:id="8659">
              <w:r>
                <w:rPr>
                  <w:rFonts w:asciiTheme="minorHAnsi" w:hAnsiTheme="minorHAnsi" w:cstheme="minorHAnsi"/>
                  <w:bCs/>
                  <w:szCs w:val="20"/>
                </w:rPr>
                <w:t>Kazakhstan</w:t>
              </w:r>
            </w:ins>
          </w:p>
        </w:tc>
        <w:tc>
          <w:tcPr>
            <w:tcW w:w="1559" w:type="dxa"/>
            <w:shd w:val="clear" w:color="auto" w:fill="auto"/>
            <w:tcPrChange w:author="Andreyeva, Julia" w:date="2022-03-31T14:45:00Z" w:id="8660">
              <w:tcPr>
                <w:tcW w:w="259" w:type="dxa"/>
                <w:shd w:val="clear" w:color="auto" w:fill="auto"/>
              </w:tcPr>
            </w:tcPrChange>
          </w:tcPr>
          <w:p w:rsidRPr="00F01836" w:rsidR="007541E8" w:rsidP="00AE2229" w:rsidRDefault="007541E8" w14:paraId="5C5D53F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61"/>
                <w:rFonts w:asciiTheme="minorHAnsi" w:hAnsiTheme="minorHAnsi" w:cstheme="minorHAnsi"/>
                <w:bCs/>
                <w:szCs w:val="20"/>
              </w:rPr>
            </w:pPr>
          </w:p>
        </w:tc>
      </w:tr>
      <w:tr w:rsidRPr="006C1323" w:rsidR="001E4B20" w:rsidTr="00A529BA" w14:paraId="07A82A41" w14:textId="77777777">
        <w:tblPrEx>
          <w:tblPrExChange w:author="Andreyeva, Julia" w:date="2022-03-31T14:45:00Z" w:id="8662">
            <w:tblPrEx>
              <w:tblW w:w="6917" w:type="dxa"/>
            </w:tblPrEx>
          </w:tblPrExChange>
        </w:tblPrEx>
        <w:trPr>
          <w:ins w:author="Andreyeva, Julia" w:date="2022-03-31T10:52:00Z" w:id="8663"/>
          <w:trPrChange w:author="Andreyeva, Julia" w:date="2022-03-31T14:45:00Z" w:id="8664">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665">
              <w:tcPr>
                <w:tcW w:w="1271" w:type="dxa"/>
                <w:shd w:val="clear" w:color="auto" w:fill="auto"/>
              </w:tcPr>
            </w:tcPrChange>
          </w:tcPr>
          <w:p w:rsidRPr="001F24C2" w:rsidR="007541E8" w:rsidP="00AE2229" w:rsidRDefault="007541E8" w14:paraId="7FFC877C" w14:textId="77777777">
            <w:pPr>
              <w:pStyle w:val="BodyText"/>
              <w:rPr>
                <w:ins w:author="Andreyeva, Julia" w:date="2022-03-31T13:47:00Z" w:id="8666"/>
                <w:rFonts w:asciiTheme="minorHAnsi" w:hAnsiTheme="minorHAnsi" w:cstheme="minorHAnsi"/>
                <w:szCs w:val="20"/>
              </w:rPr>
            </w:pPr>
          </w:p>
        </w:tc>
        <w:tc>
          <w:tcPr>
            <w:tcW w:w="1418" w:type="dxa"/>
            <w:shd w:val="clear" w:color="auto" w:fill="auto"/>
            <w:tcPrChange w:author="Andreyeva, Julia" w:date="2022-03-31T14:45:00Z" w:id="8667">
              <w:tcPr>
                <w:tcW w:w="709" w:type="dxa"/>
                <w:shd w:val="clear" w:color="auto" w:fill="auto"/>
              </w:tcPr>
            </w:tcPrChange>
          </w:tcPr>
          <w:p w:rsidRPr="00F01836" w:rsidR="007541E8" w:rsidP="00AE2229" w:rsidRDefault="007541E8" w14:paraId="646910BD" w14:textId="26FAD650">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68"/>
                <w:rFonts w:asciiTheme="minorHAnsi" w:hAnsiTheme="minorHAnsi" w:cstheme="minorHAnsi"/>
                <w:szCs w:val="20"/>
              </w:rPr>
            </w:pPr>
            <w:ins w:author="Andreyeva, Julia" w:date="2022-03-31T10:52:00Z" w:id="8669">
              <w:r w:rsidRPr="001F24C2">
                <w:rPr>
                  <w:rFonts w:asciiTheme="minorHAnsi" w:hAnsiTheme="minorHAnsi" w:cstheme="minorHAnsi"/>
                  <w:szCs w:val="20"/>
                </w:rPr>
                <w:t>Telesales Order</w:t>
              </w:r>
            </w:ins>
          </w:p>
        </w:tc>
        <w:tc>
          <w:tcPr>
            <w:tcW w:w="1984" w:type="dxa"/>
            <w:tcPrChange w:author="Andreyeva, Julia" w:date="2022-03-31T14:45:00Z" w:id="8670">
              <w:tcPr>
                <w:tcW w:w="1366" w:type="dxa"/>
                <w:gridSpan w:val="2"/>
              </w:tcPr>
            </w:tcPrChange>
          </w:tcPr>
          <w:p w:rsidRPr="001F24C2" w:rsidR="007541E8" w:rsidP="00AE2229" w:rsidRDefault="007541E8" w14:paraId="152DC46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671"/>
                <w:rFonts w:asciiTheme="minorHAnsi" w:hAnsiTheme="minorHAnsi" w:cstheme="minorHAnsi"/>
                <w:szCs w:val="20"/>
              </w:rPr>
            </w:pPr>
          </w:p>
        </w:tc>
        <w:tc>
          <w:tcPr>
            <w:tcW w:w="1701" w:type="dxa"/>
            <w:shd w:val="clear" w:color="auto" w:fill="auto"/>
            <w:tcPrChange w:author="Andreyeva, Julia" w:date="2022-03-31T14:45:00Z" w:id="8672">
              <w:tcPr>
                <w:tcW w:w="2036" w:type="dxa"/>
                <w:gridSpan w:val="2"/>
                <w:shd w:val="clear" w:color="auto" w:fill="auto"/>
              </w:tcPr>
            </w:tcPrChange>
          </w:tcPr>
          <w:p w:rsidRPr="00F1346F" w:rsidR="007541E8" w:rsidP="00AE2229" w:rsidRDefault="007541E8" w14:paraId="2DB4142E" w14:textId="74C06D4B">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73"/>
                <w:rFonts w:asciiTheme="minorHAnsi" w:hAnsiTheme="minorHAnsi" w:cstheme="minorHAnsi"/>
                <w:bCs/>
                <w:szCs w:val="20"/>
              </w:rPr>
            </w:pPr>
            <w:ins w:author="Andreyeva, Julia" w:date="2022-03-31T10:52:00Z" w:id="8674">
              <w:r w:rsidRPr="001F24C2">
                <w:rPr>
                  <w:rFonts w:asciiTheme="minorHAnsi" w:hAnsiTheme="minorHAnsi" w:cstheme="minorHAnsi"/>
                  <w:szCs w:val="20"/>
                </w:rPr>
                <w:t>Telesales Order</w:t>
              </w:r>
            </w:ins>
          </w:p>
        </w:tc>
        <w:tc>
          <w:tcPr>
            <w:tcW w:w="1843" w:type="dxa"/>
            <w:shd w:val="clear" w:color="auto" w:fill="auto"/>
            <w:tcPrChange w:author="Andreyeva, Julia" w:date="2022-03-31T14:45:00Z" w:id="8675">
              <w:tcPr>
                <w:tcW w:w="1276" w:type="dxa"/>
                <w:shd w:val="clear" w:color="auto" w:fill="auto"/>
              </w:tcPr>
            </w:tcPrChange>
          </w:tcPr>
          <w:p w:rsidR="007541E8" w:rsidP="00AE2229" w:rsidRDefault="007541E8" w14:paraId="7076E34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76"/>
                <w:rFonts w:asciiTheme="minorHAnsi" w:hAnsiTheme="minorHAnsi" w:cstheme="minorHAnsi"/>
                <w:bCs/>
                <w:szCs w:val="20"/>
              </w:rPr>
            </w:pPr>
            <w:ins w:author="Andreyeva, Julia" w:date="2022-03-31T10:52:00Z" w:id="8677">
              <w:r w:rsidRPr="00CA57C7">
                <w:rPr>
                  <w:rFonts w:asciiTheme="minorHAnsi" w:hAnsiTheme="minorHAnsi" w:cstheme="minorHAnsi"/>
                  <w:szCs w:val="20"/>
                </w:rPr>
                <w:t>Ireland</w:t>
              </w:r>
            </w:ins>
          </w:p>
        </w:tc>
        <w:tc>
          <w:tcPr>
            <w:tcW w:w="1559" w:type="dxa"/>
            <w:shd w:val="clear" w:color="auto" w:fill="auto"/>
            <w:tcPrChange w:author="Andreyeva, Julia" w:date="2022-03-31T14:45:00Z" w:id="8678">
              <w:tcPr>
                <w:tcW w:w="259" w:type="dxa"/>
                <w:shd w:val="clear" w:color="auto" w:fill="auto"/>
              </w:tcPr>
            </w:tcPrChange>
          </w:tcPr>
          <w:p w:rsidRPr="00F01836" w:rsidR="007541E8" w:rsidP="00AE2229" w:rsidRDefault="007541E8" w14:paraId="1BFB02D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79"/>
                <w:rFonts w:asciiTheme="minorHAnsi" w:hAnsiTheme="minorHAnsi" w:cstheme="minorHAnsi"/>
                <w:bCs/>
                <w:szCs w:val="20"/>
              </w:rPr>
            </w:pPr>
          </w:p>
        </w:tc>
      </w:tr>
      <w:tr w:rsidRPr="006C1323" w:rsidR="001E4B20" w:rsidTr="00A529BA" w14:paraId="2CDA7C05" w14:textId="77777777">
        <w:tblPrEx>
          <w:tblPrExChange w:author="Andreyeva, Julia" w:date="2022-03-31T14:45:00Z" w:id="8680">
            <w:tblPrEx>
              <w:tblW w:w="6917" w:type="dxa"/>
            </w:tblPrEx>
          </w:tblPrExChange>
        </w:tblPrEx>
        <w:trPr>
          <w:ins w:author="Andreyeva, Julia" w:date="2022-03-31T10:52:00Z" w:id="8681"/>
          <w:trPrChange w:author="Andreyeva, Julia" w:date="2022-03-31T14:45:00Z" w:id="8682">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683">
              <w:tcPr>
                <w:tcW w:w="1271" w:type="dxa"/>
                <w:shd w:val="clear" w:color="auto" w:fill="auto"/>
              </w:tcPr>
            </w:tcPrChange>
          </w:tcPr>
          <w:p w:rsidRPr="001F24C2" w:rsidR="007541E8" w:rsidP="00AE2229" w:rsidRDefault="007541E8" w14:paraId="41A2A321" w14:textId="77777777">
            <w:pPr>
              <w:pStyle w:val="BodyText"/>
              <w:rPr>
                <w:ins w:author="Andreyeva, Julia" w:date="2022-03-31T13:47:00Z" w:id="8684"/>
                <w:rFonts w:asciiTheme="minorHAnsi" w:hAnsiTheme="minorHAnsi" w:cstheme="minorHAnsi"/>
                <w:szCs w:val="20"/>
              </w:rPr>
            </w:pPr>
          </w:p>
        </w:tc>
        <w:tc>
          <w:tcPr>
            <w:tcW w:w="1418" w:type="dxa"/>
            <w:shd w:val="clear" w:color="auto" w:fill="auto"/>
            <w:tcPrChange w:author="Andreyeva, Julia" w:date="2022-03-31T14:45:00Z" w:id="8685">
              <w:tcPr>
                <w:tcW w:w="709" w:type="dxa"/>
                <w:shd w:val="clear" w:color="auto" w:fill="auto"/>
              </w:tcPr>
            </w:tcPrChange>
          </w:tcPr>
          <w:p w:rsidRPr="00F01836" w:rsidR="007541E8" w:rsidP="00AE2229" w:rsidRDefault="007541E8" w14:paraId="5969ABAB" w14:textId="6A7C67A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86"/>
                <w:rFonts w:asciiTheme="minorHAnsi" w:hAnsiTheme="minorHAnsi" w:cstheme="minorHAnsi"/>
                <w:szCs w:val="20"/>
              </w:rPr>
            </w:pPr>
            <w:ins w:author="Andreyeva, Julia" w:date="2022-03-31T10:52:00Z" w:id="8687">
              <w:r w:rsidRPr="001F24C2">
                <w:rPr>
                  <w:rFonts w:asciiTheme="minorHAnsi" w:hAnsiTheme="minorHAnsi" w:cstheme="minorHAnsi"/>
                  <w:szCs w:val="20"/>
                </w:rPr>
                <w:t>Web Order</w:t>
              </w:r>
            </w:ins>
          </w:p>
        </w:tc>
        <w:tc>
          <w:tcPr>
            <w:tcW w:w="1984" w:type="dxa"/>
            <w:tcPrChange w:author="Andreyeva, Julia" w:date="2022-03-31T14:45:00Z" w:id="8688">
              <w:tcPr>
                <w:tcW w:w="1366" w:type="dxa"/>
                <w:gridSpan w:val="2"/>
              </w:tcPr>
            </w:tcPrChange>
          </w:tcPr>
          <w:p w:rsidR="007541E8" w:rsidP="00303314" w:rsidRDefault="007541E8" w14:paraId="7516880F"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8689"/>
                <w:rFonts w:asciiTheme="minorHAnsi" w:hAnsiTheme="minorHAnsi" w:cstheme="minorHAnsi"/>
                <w:bCs/>
                <w:szCs w:val="20"/>
              </w:rPr>
            </w:pPr>
          </w:p>
        </w:tc>
        <w:tc>
          <w:tcPr>
            <w:tcW w:w="1701" w:type="dxa"/>
            <w:shd w:val="clear" w:color="auto" w:fill="auto"/>
            <w:tcPrChange w:author="Andreyeva, Julia" w:date="2022-03-31T14:45:00Z" w:id="8690">
              <w:tcPr>
                <w:tcW w:w="2036" w:type="dxa"/>
                <w:gridSpan w:val="2"/>
                <w:shd w:val="clear" w:color="auto" w:fill="auto"/>
              </w:tcPr>
            </w:tcPrChange>
          </w:tcPr>
          <w:p w:rsidRPr="00F1346F" w:rsidR="007541E8" w:rsidP="00303314" w:rsidRDefault="007541E8" w14:paraId="45EBB7D5" w14:textId="761A96C2">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8691"/>
                <w:rFonts w:asciiTheme="minorHAnsi" w:hAnsiTheme="minorHAnsi" w:cstheme="minorHAnsi"/>
                <w:bCs/>
                <w:szCs w:val="20"/>
              </w:rPr>
            </w:pPr>
            <w:ins w:author="Andreyeva, Julia" w:date="2022-03-31T10:52:00Z" w:id="8692">
              <w:r>
                <w:rPr>
                  <w:rFonts w:asciiTheme="minorHAnsi" w:hAnsiTheme="minorHAnsi" w:cstheme="minorHAnsi"/>
                  <w:bCs/>
                  <w:szCs w:val="20"/>
                </w:rPr>
                <w:t>-</w:t>
              </w:r>
            </w:ins>
          </w:p>
        </w:tc>
        <w:tc>
          <w:tcPr>
            <w:tcW w:w="1843" w:type="dxa"/>
            <w:shd w:val="clear" w:color="auto" w:fill="auto"/>
            <w:tcPrChange w:author="Andreyeva, Julia" w:date="2022-03-31T14:45:00Z" w:id="8693">
              <w:tcPr>
                <w:tcW w:w="1276" w:type="dxa"/>
                <w:shd w:val="clear" w:color="auto" w:fill="auto"/>
              </w:tcPr>
            </w:tcPrChange>
          </w:tcPr>
          <w:p w:rsidR="007541E8" w:rsidP="00AE2229" w:rsidRDefault="007541E8" w14:paraId="7EF831C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94"/>
                <w:rFonts w:asciiTheme="minorHAnsi" w:hAnsiTheme="minorHAnsi" w:cstheme="minorHAnsi"/>
                <w:bCs/>
                <w:szCs w:val="20"/>
              </w:rPr>
            </w:pPr>
            <w:ins w:author="Andreyeva, Julia" w:date="2022-03-31T10:52:00Z" w:id="8695">
              <w:r>
                <w:rPr>
                  <w:rFonts w:asciiTheme="minorHAnsi" w:hAnsiTheme="minorHAnsi" w:cstheme="minorHAnsi"/>
                  <w:bCs/>
                  <w:szCs w:val="20"/>
                </w:rPr>
                <w:t>Italy</w:t>
              </w:r>
            </w:ins>
          </w:p>
        </w:tc>
        <w:tc>
          <w:tcPr>
            <w:tcW w:w="1559" w:type="dxa"/>
            <w:shd w:val="clear" w:color="auto" w:fill="auto"/>
            <w:tcPrChange w:author="Andreyeva, Julia" w:date="2022-03-31T14:45:00Z" w:id="8696">
              <w:tcPr>
                <w:tcW w:w="259" w:type="dxa"/>
                <w:shd w:val="clear" w:color="auto" w:fill="auto"/>
              </w:tcPr>
            </w:tcPrChange>
          </w:tcPr>
          <w:p w:rsidRPr="00F01836" w:rsidR="007541E8" w:rsidP="00AE2229" w:rsidRDefault="007541E8" w14:paraId="1299AEF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697"/>
                <w:rFonts w:asciiTheme="minorHAnsi" w:hAnsiTheme="minorHAnsi" w:cstheme="minorHAnsi"/>
                <w:bCs/>
                <w:szCs w:val="20"/>
              </w:rPr>
            </w:pPr>
          </w:p>
        </w:tc>
      </w:tr>
      <w:tr w:rsidRPr="006C1323" w:rsidR="001E4B20" w:rsidTr="00A529BA" w14:paraId="25B95E7E" w14:textId="77777777">
        <w:tblPrEx>
          <w:tblPrExChange w:author="Andreyeva, Julia" w:date="2022-03-31T14:45:00Z" w:id="8698">
            <w:tblPrEx>
              <w:tblW w:w="6917" w:type="dxa"/>
            </w:tblPrEx>
          </w:tblPrExChange>
        </w:tblPrEx>
        <w:trPr>
          <w:ins w:author="Andreyeva, Julia" w:date="2022-03-31T10:52:00Z" w:id="8699"/>
          <w:trPrChange w:author="Andreyeva, Julia" w:date="2022-03-31T14:45:00Z" w:id="8700">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701">
              <w:tcPr>
                <w:tcW w:w="1271" w:type="dxa"/>
                <w:shd w:val="clear" w:color="auto" w:fill="auto"/>
              </w:tcPr>
            </w:tcPrChange>
          </w:tcPr>
          <w:p w:rsidRPr="00F01836" w:rsidR="007541E8" w:rsidP="00AE2229" w:rsidRDefault="007541E8" w14:paraId="38F6640C" w14:textId="77777777">
            <w:pPr>
              <w:pStyle w:val="BodyText"/>
              <w:rPr>
                <w:ins w:author="Andreyeva, Julia" w:date="2022-03-31T13:47:00Z" w:id="8702"/>
                <w:rFonts w:asciiTheme="minorHAnsi" w:hAnsiTheme="minorHAnsi" w:cstheme="minorHAnsi"/>
                <w:szCs w:val="20"/>
              </w:rPr>
            </w:pPr>
          </w:p>
        </w:tc>
        <w:tc>
          <w:tcPr>
            <w:tcW w:w="1418" w:type="dxa"/>
            <w:shd w:val="clear" w:color="auto" w:fill="auto"/>
            <w:tcPrChange w:author="Andreyeva, Julia" w:date="2022-03-31T14:45:00Z" w:id="8703">
              <w:tcPr>
                <w:tcW w:w="709" w:type="dxa"/>
                <w:shd w:val="clear" w:color="auto" w:fill="auto"/>
              </w:tcPr>
            </w:tcPrChange>
          </w:tcPr>
          <w:p w:rsidRPr="00F01836" w:rsidR="007541E8" w:rsidP="00AE2229" w:rsidRDefault="007541E8" w14:paraId="54D4A56E" w14:textId="0A8C0708">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04"/>
                <w:rFonts w:asciiTheme="minorHAnsi" w:hAnsiTheme="minorHAnsi" w:cstheme="minorHAnsi"/>
                <w:szCs w:val="20"/>
              </w:rPr>
            </w:pPr>
          </w:p>
        </w:tc>
        <w:tc>
          <w:tcPr>
            <w:tcW w:w="1984" w:type="dxa"/>
            <w:tcPrChange w:author="Andreyeva, Julia" w:date="2022-03-31T14:45:00Z" w:id="8705">
              <w:tcPr>
                <w:tcW w:w="1366" w:type="dxa"/>
                <w:gridSpan w:val="2"/>
              </w:tcPr>
            </w:tcPrChange>
          </w:tcPr>
          <w:p w:rsidR="007541E8" w:rsidP="00303314" w:rsidRDefault="007541E8" w14:paraId="7CBEF913"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8706"/>
                <w:rFonts w:asciiTheme="minorHAnsi" w:hAnsiTheme="minorHAnsi" w:cstheme="minorHAnsi"/>
                <w:bCs/>
                <w:szCs w:val="20"/>
              </w:rPr>
            </w:pPr>
          </w:p>
        </w:tc>
        <w:tc>
          <w:tcPr>
            <w:tcW w:w="1701" w:type="dxa"/>
            <w:shd w:val="clear" w:color="auto" w:fill="auto"/>
            <w:tcPrChange w:author="Andreyeva, Julia" w:date="2022-03-31T14:45:00Z" w:id="8707">
              <w:tcPr>
                <w:tcW w:w="2036" w:type="dxa"/>
                <w:gridSpan w:val="2"/>
                <w:shd w:val="clear" w:color="auto" w:fill="auto"/>
              </w:tcPr>
            </w:tcPrChange>
          </w:tcPr>
          <w:p w:rsidRPr="00F1346F" w:rsidR="007541E8" w:rsidP="00303314" w:rsidRDefault="007541E8" w14:paraId="7CDB5016" w14:textId="2CCAD7A1">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8708"/>
                <w:rFonts w:asciiTheme="minorHAnsi" w:hAnsiTheme="minorHAnsi" w:cstheme="minorHAnsi"/>
                <w:bCs/>
                <w:szCs w:val="20"/>
              </w:rPr>
            </w:pPr>
            <w:ins w:author="Andreyeva, Julia" w:date="2022-03-31T10:52:00Z" w:id="8709">
              <w:r>
                <w:rPr>
                  <w:rFonts w:asciiTheme="minorHAnsi" w:hAnsiTheme="minorHAnsi" w:cstheme="minorHAnsi"/>
                  <w:bCs/>
                  <w:szCs w:val="20"/>
                </w:rPr>
                <w:t>-</w:t>
              </w:r>
            </w:ins>
          </w:p>
        </w:tc>
        <w:tc>
          <w:tcPr>
            <w:tcW w:w="1843" w:type="dxa"/>
            <w:shd w:val="clear" w:color="auto" w:fill="auto"/>
            <w:tcPrChange w:author="Andreyeva, Julia" w:date="2022-03-31T14:45:00Z" w:id="8710">
              <w:tcPr>
                <w:tcW w:w="1276" w:type="dxa"/>
                <w:shd w:val="clear" w:color="auto" w:fill="auto"/>
              </w:tcPr>
            </w:tcPrChange>
          </w:tcPr>
          <w:p w:rsidR="007541E8" w:rsidP="00AE2229" w:rsidRDefault="007541E8" w14:paraId="049C681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11"/>
                <w:rFonts w:asciiTheme="minorHAnsi" w:hAnsiTheme="minorHAnsi" w:cstheme="minorHAnsi"/>
                <w:bCs/>
                <w:szCs w:val="20"/>
              </w:rPr>
            </w:pPr>
            <w:ins w:author="Andreyeva, Julia" w:date="2022-03-31T10:52:00Z" w:id="8712">
              <w:r>
                <w:rPr>
                  <w:rFonts w:asciiTheme="minorHAnsi" w:hAnsiTheme="minorHAnsi" w:cstheme="minorHAnsi"/>
                  <w:bCs/>
                  <w:szCs w:val="20"/>
                </w:rPr>
                <w:t>Spain</w:t>
              </w:r>
            </w:ins>
          </w:p>
        </w:tc>
        <w:tc>
          <w:tcPr>
            <w:tcW w:w="1559" w:type="dxa"/>
            <w:shd w:val="clear" w:color="auto" w:fill="auto"/>
            <w:tcPrChange w:author="Andreyeva, Julia" w:date="2022-03-31T14:45:00Z" w:id="8713">
              <w:tcPr>
                <w:tcW w:w="259" w:type="dxa"/>
                <w:shd w:val="clear" w:color="auto" w:fill="auto"/>
              </w:tcPr>
            </w:tcPrChange>
          </w:tcPr>
          <w:p w:rsidRPr="00F01836" w:rsidR="007541E8" w:rsidP="00AE2229" w:rsidRDefault="007541E8" w14:paraId="7F52C76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14"/>
                <w:rFonts w:asciiTheme="minorHAnsi" w:hAnsiTheme="minorHAnsi" w:cstheme="minorHAnsi"/>
                <w:bCs/>
                <w:szCs w:val="20"/>
              </w:rPr>
            </w:pPr>
          </w:p>
        </w:tc>
      </w:tr>
      <w:tr w:rsidRPr="006C1323" w:rsidR="001E4B20" w:rsidTr="00A529BA" w14:paraId="385EC154" w14:textId="77777777">
        <w:tblPrEx>
          <w:tblPrExChange w:author="Andreyeva, Julia" w:date="2022-03-31T14:45:00Z" w:id="8715">
            <w:tblPrEx>
              <w:tblW w:w="6917" w:type="dxa"/>
            </w:tblPrEx>
          </w:tblPrExChange>
        </w:tblPrEx>
        <w:trPr>
          <w:ins w:author="Andreyeva, Julia" w:date="2022-03-31T10:52:00Z" w:id="8716"/>
          <w:trPrChange w:author="Andreyeva, Julia" w:date="2022-03-31T14:45:00Z" w:id="8717">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718">
              <w:tcPr>
                <w:tcW w:w="1271" w:type="dxa"/>
                <w:shd w:val="clear" w:color="auto" w:fill="auto"/>
              </w:tcPr>
            </w:tcPrChange>
          </w:tcPr>
          <w:p w:rsidRPr="00F01836" w:rsidR="007541E8" w:rsidP="00AE2229" w:rsidRDefault="007541E8" w14:paraId="3A8F8E06" w14:textId="77777777">
            <w:pPr>
              <w:pStyle w:val="BodyText"/>
              <w:rPr>
                <w:ins w:author="Andreyeva, Julia" w:date="2022-03-31T13:47:00Z" w:id="8719"/>
                <w:rFonts w:asciiTheme="minorHAnsi" w:hAnsiTheme="minorHAnsi" w:cstheme="minorHAnsi"/>
                <w:szCs w:val="20"/>
              </w:rPr>
            </w:pPr>
          </w:p>
        </w:tc>
        <w:tc>
          <w:tcPr>
            <w:tcW w:w="1418" w:type="dxa"/>
            <w:shd w:val="clear" w:color="auto" w:fill="auto"/>
            <w:tcPrChange w:author="Andreyeva, Julia" w:date="2022-03-31T14:45:00Z" w:id="8720">
              <w:tcPr>
                <w:tcW w:w="709" w:type="dxa"/>
                <w:shd w:val="clear" w:color="auto" w:fill="auto"/>
              </w:tcPr>
            </w:tcPrChange>
          </w:tcPr>
          <w:p w:rsidRPr="00F01836" w:rsidR="007541E8" w:rsidP="00AE2229" w:rsidRDefault="007541E8" w14:paraId="536ABCBF" w14:textId="3C483E6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21"/>
                <w:rFonts w:asciiTheme="minorHAnsi" w:hAnsiTheme="minorHAnsi" w:cstheme="minorHAnsi"/>
                <w:szCs w:val="20"/>
              </w:rPr>
            </w:pPr>
          </w:p>
        </w:tc>
        <w:tc>
          <w:tcPr>
            <w:tcW w:w="1984" w:type="dxa"/>
            <w:tcPrChange w:author="Andreyeva, Julia" w:date="2022-03-31T14:45:00Z" w:id="8722">
              <w:tcPr>
                <w:tcW w:w="1366" w:type="dxa"/>
                <w:gridSpan w:val="2"/>
              </w:tcPr>
            </w:tcPrChange>
          </w:tcPr>
          <w:p w:rsidRPr="00FB700E" w:rsidR="007541E8" w:rsidP="00AE2229" w:rsidRDefault="007541E8" w14:paraId="39D2C40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723"/>
                <w:rFonts w:asciiTheme="minorHAnsi" w:hAnsiTheme="minorHAnsi" w:cstheme="minorHAnsi"/>
                <w:bCs/>
                <w:szCs w:val="20"/>
              </w:rPr>
            </w:pPr>
          </w:p>
        </w:tc>
        <w:tc>
          <w:tcPr>
            <w:tcW w:w="1701" w:type="dxa"/>
            <w:shd w:val="clear" w:color="auto" w:fill="auto"/>
            <w:tcPrChange w:author="Andreyeva, Julia" w:date="2022-03-31T14:45:00Z" w:id="8724">
              <w:tcPr>
                <w:tcW w:w="2036" w:type="dxa"/>
                <w:gridSpan w:val="2"/>
                <w:shd w:val="clear" w:color="auto" w:fill="auto"/>
              </w:tcPr>
            </w:tcPrChange>
          </w:tcPr>
          <w:p w:rsidRPr="00F1346F" w:rsidR="007541E8" w:rsidP="00AE2229" w:rsidRDefault="007541E8" w14:paraId="40D7D556" w14:textId="376F09AB">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25"/>
                <w:rFonts w:asciiTheme="minorHAnsi" w:hAnsiTheme="minorHAnsi" w:cstheme="minorHAnsi"/>
                <w:bCs/>
                <w:szCs w:val="20"/>
              </w:rPr>
            </w:pPr>
            <w:ins w:author="Andreyeva, Julia" w:date="2022-03-31T10:52:00Z" w:id="8726">
              <w:r w:rsidRPr="00FB700E">
                <w:rPr>
                  <w:rFonts w:asciiTheme="minorHAnsi" w:hAnsiTheme="minorHAnsi" w:cstheme="minorHAnsi"/>
                  <w:bCs/>
                  <w:szCs w:val="20"/>
                </w:rPr>
                <w:t>Web Sales Order</w:t>
              </w:r>
            </w:ins>
          </w:p>
        </w:tc>
        <w:tc>
          <w:tcPr>
            <w:tcW w:w="1843" w:type="dxa"/>
            <w:shd w:val="clear" w:color="auto" w:fill="auto"/>
            <w:tcPrChange w:author="Andreyeva, Julia" w:date="2022-03-31T14:45:00Z" w:id="8727">
              <w:tcPr>
                <w:tcW w:w="1276" w:type="dxa"/>
                <w:shd w:val="clear" w:color="auto" w:fill="auto"/>
              </w:tcPr>
            </w:tcPrChange>
          </w:tcPr>
          <w:p w:rsidR="007541E8" w:rsidP="00AE2229" w:rsidRDefault="007541E8" w14:paraId="332017F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28"/>
                <w:rFonts w:asciiTheme="minorHAnsi" w:hAnsiTheme="minorHAnsi" w:cstheme="minorHAnsi"/>
                <w:bCs/>
                <w:szCs w:val="20"/>
              </w:rPr>
            </w:pPr>
            <w:ins w:author="Andreyeva, Julia" w:date="2022-03-31T10:52:00Z" w:id="8729">
              <w:r>
                <w:rPr>
                  <w:rFonts w:asciiTheme="minorHAnsi" w:hAnsiTheme="minorHAnsi" w:cstheme="minorHAnsi"/>
                  <w:bCs/>
                  <w:szCs w:val="20"/>
                </w:rPr>
                <w:t>Czech Republic</w:t>
              </w:r>
            </w:ins>
          </w:p>
        </w:tc>
        <w:tc>
          <w:tcPr>
            <w:tcW w:w="1559" w:type="dxa"/>
            <w:shd w:val="clear" w:color="auto" w:fill="auto"/>
            <w:tcPrChange w:author="Andreyeva, Julia" w:date="2022-03-31T14:45:00Z" w:id="8730">
              <w:tcPr>
                <w:tcW w:w="259" w:type="dxa"/>
                <w:shd w:val="clear" w:color="auto" w:fill="auto"/>
              </w:tcPr>
            </w:tcPrChange>
          </w:tcPr>
          <w:p w:rsidRPr="00F01836" w:rsidR="007541E8" w:rsidP="00AE2229" w:rsidRDefault="007541E8" w14:paraId="714327E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31"/>
                <w:rFonts w:asciiTheme="minorHAnsi" w:hAnsiTheme="minorHAnsi" w:cstheme="minorHAnsi"/>
                <w:bCs/>
                <w:szCs w:val="20"/>
              </w:rPr>
            </w:pPr>
          </w:p>
        </w:tc>
      </w:tr>
      <w:tr w:rsidRPr="006C1323" w:rsidR="001E4B20" w:rsidTr="00A529BA" w14:paraId="57F973AC" w14:textId="77777777">
        <w:tblPrEx>
          <w:tblPrExChange w:author="Andreyeva, Julia" w:date="2022-03-31T14:45:00Z" w:id="8732">
            <w:tblPrEx>
              <w:tblW w:w="6917" w:type="dxa"/>
            </w:tblPrEx>
          </w:tblPrExChange>
        </w:tblPrEx>
        <w:trPr>
          <w:ins w:author="Andreyeva, Julia" w:date="2022-03-31T10:52:00Z" w:id="8733"/>
          <w:trPrChange w:author="Andreyeva, Julia" w:date="2022-03-31T14:45:00Z" w:id="8734">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735">
              <w:tcPr>
                <w:tcW w:w="1271" w:type="dxa"/>
                <w:shd w:val="clear" w:color="auto" w:fill="auto"/>
              </w:tcPr>
            </w:tcPrChange>
          </w:tcPr>
          <w:p w:rsidRPr="00F01836" w:rsidR="007541E8" w:rsidP="00AE2229" w:rsidRDefault="007541E8" w14:paraId="092CFB0C" w14:textId="77777777">
            <w:pPr>
              <w:pStyle w:val="BodyText"/>
              <w:rPr>
                <w:ins w:author="Andreyeva, Julia" w:date="2022-03-31T13:47:00Z" w:id="8736"/>
                <w:rFonts w:asciiTheme="minorHAnsi" w:hAnsiTheme="minorHAnsi" w:cstheme="minorHAnsi"/>
                <w:szCs w:val="20"/>
              </w:rPr>
            </w:pPr>
          </w:p>
        </w:tc>
        <w:tc>
          <w:tcPr>
            <w:tcW w:w="1418" w:type="dxa"/>
            <w:shd w:val="clear" w:color="auto" w:fill="auto"/>
            <w:tcPrChange w:author="Andreyeva, Julia" w:date="2022-03-31T14:45:00Z" w:id="8737">
              <w:tcPr>
                <w:tcW w:w="709" w:type="dxa"/>
                <w:shd w:val="clear" w:color="auto" w:fill="auto"/>
              </w:tcPr>
            </w:tcPrChange>
          </w:tcPr>
          <w:p w:rsidRPr="00F01836" w:rsidR="007541E8" w:rsidP="00AE2229" w:rsidRDefault="007541E8" w14:paraId="262B8976" w14:textId="453E7C2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38"/>
                <w:rFonts w:asciiTheme="minorHAnsi" w:hAnsiTheme="minorHAnsi" w:cstheme="minorHAnsi"/>
                <w:szCs w:val="20"/>
              </w:rPr>
            </w:pPr>
          </w:p>
        </w:tc>
        <w:tc>
          <w:tcPr>
            <w:tcW w:w="1984" w:type="dxa"/>
            <w:tcPrChange w:author="Andreyeva, Julia" w:date="2022-03-31T14:45:00Z" w:id="8739">
              <w:tcPr>
                <w:tcW w:w="1366" w:type="dxa"/>
                <w:gridSpan w:val="2"/>
              </w:tcPr>
            </w:tcPrChange>
          </w:tcPr>
          <w:p w:rsidRPr="00FB700E" w:rsidR="007541E8" w:rsidP="00AE2229" w:rsidRDefault="007541E8" w14:paraId="413492E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740"/>
                <w:rFonts w:asciiTheme="minorHAnsi" w:hAnsiTheme="minorHAnsi" w:cstheme="minorHAnsi"/>
                <w:bCs/>
                <w:szCs w:val="20"/>
              </w:rPr>
            </w:pPr>
          </w:p>
        </w:tc>
        <w:tc>
          <w:tcPr>
            <w:tcW w:w="1701" w:type="dxa"/>
            <w:shd w:val="clear" w:color="auto" w:fill="auto"/>
            <w:tcPrChange w:author="Andreyeva, Julia" w:date="2022-03-31T14:45:00Z" w:id="8741">
              <w:tcPr>
                <w:tcW w:w="2036" w:type="dxa"/>
                <w:gridSpan w:val="2"/>
                <w:shd w:val="clear" w:color="auto" w:fill="auto"/>
              </w:tcPr>
            </w:tcPrChange>
          </w:tcPr>
          <w:p w:rsidRPr="00F1346F" w:rsidR="007541E8" w:rsidP="00AE2229" w:rsidRDefault="007541E8" w14:paraId="6F453474" w14:textId="27F370A1">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42"/>
                <w:rFonts w:asciiTheme="minorHAnsi" w:hAnsiTheme="minorHAnsi" w:cstheme="minorHAnsi"/>
                <w:bCs/>
                <w:szCs w:val="20"/>
              </w:rPr>
            </w:pPr>
            <w:ins w:author="Andreyeva, Julia" w:date="2022-03-31T10:52:00Z" w:id="8743">
              <w:r w:rsidRPr="00FB700E">
                <w:rPr>
                  <w:rFonts w:asciiTheme="minorHAnsi" w:hAnsiTheme="minorHAnsi" w:cstheme="minorHAnsi"/>
                  <w:bCs/>
                  <w:szCs w:val="20"/>
                </w:rPr>
                <w:t>Web Sales Order</w:t>
              </w:r>
            </w:ins>
          </w:p>
        </w:tc>
        <w:tc>
          <w:tcPr>
            <w:tcW w:w="1843" w:type="dxa"/>
            <w:shd w:val="clear" w:color="auto" w:fill="auto"/>
            <w:tcPrChange w:author="Andreyeva, Julia" w:date="2022-03-31T14:45:00Z" w:id="8744">
              <w:tcPr>
                <w:tcW w:w="1276" w:type="dxa"/>
                <w:shd w:val="clear" w:color="auto" w:fill="auto"/>
              </w:tcPr>
            </w:tcPrChange>
          </w:tcPr>
          <w:p w:rsidR="007541E8" w:rsidP="00AE2229" w:rsidRDefault="007541E8" w14:paraId="4CFA360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45"/>
                <w:rFonts w:asciiTheme="minorHAnsi" w:hAnsiTheme="minorHAnsi" w:cstheme="minorHAnsi"/>
                <w:bCs/>
                <w:szCs w:val="20"/>
              </w:rPr>
            </w:pPr>
            <w:ins w:author="Andreyeva, Julia" w:date="2022-03-31T10:52:00Z" w:id="8746">
              <w:r>
                <w:rPr>
                  <w:rFonts w:asciiTheme="minorHAnsi" w:hAnsiTheme="minorHAnsi" w:cstheme="minorHAnsi"/>
                  <w:bCs/>
                  <w:szCs w:val="20"/>
                </w:rPr>
                <w:t>Ireland</w:t>
              </w:r>
            </w:ins>
          </w:p>
        </w:tc>
        <w:tc>
          <w:tcPr>
            <w:tcW w:w="1559" w:type="dxa"/>
            <w:shd w:val="clear" w:color="auto" w:fill="auto"/>
            <w:tcPrChange w:author="Andreyeva, Julia" w:date="2022-03-31T14:45:00Z" w:id="8747">
              <w:tcPr>
                <w:tcW w:w="259" w:type="dxa"/>
                <w:shd w:val="clear" w:color="auto" w:fill="auto"/>
              </w:tcPr>
            </w:tcPrChange>
          </w:tcPr>
          <w:p w:rsidRPr="00F01836" w:rsidR="007541E8" w:rsidP="00AE2229" w:rsidRDefault="007541E8" w14:paraId="35F6CBE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48"/>
                <w:rFonts w:asciiTheme="minorHAnsi" w:hAnsiTheme="minorHAnsi" w:cstheme="minorHAnsi"/>
                <w:bCs/>
                <w:szCs w:val="20"/>
              </w:rPr>
            </w:pPr>
          </w:p>
        </w:tc>
      </w:tr>
      <w:tr w:rsidRPr="006C1323" w:rsidR="001E4B20" w:rsidTr="00A529BA" w14:paraId="39E8998B" w14:textId="77777777">
        <w:tblPrEx>
          <w:tblPrExChange w:author="Andreyeva, Julia" w:date="2022-03-31T14:45:00Z" w:id="8749">
            <w:tblPrEx>
              <w:tblW w:w="6917" w:type="dxa"/>
            </w:tblPrEx>
          </w:tblPrExChange>
        </w:tblPrEx>
        <w:trPr>
          <w:ins w:author="Andreyeva, Julia" w:date="2022-03-31T10:52:00Z" w:id="8750"/>
          <w:trPrChange w:author="Andreyeva, Julia" w:date="2022-03-31T14:45:00Z" w:id="8751">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752">
              <w:tcPr>
                <w:tcW w:w="1271" w:type="dxa"/>
                <w:shd w:val="clear" w:color="auto" w:fill="auto"/>
              </w:tcPr>
            </w:tcPrChange>
          </w:tcPr>
          <w:p w:rsidRPr="00F01836" w:rsidR="007541E8" w:rsidP="00AE2229" w:rsidRDefault="007541E8" w14:paraId="18923635" w14:textId="77777777">
            <w:pPr>
              <w:pStyle w:val="BodyText"/>
              <w:rPr>
                <w:ins w:author="Andreyeva, Julia" w:date="2022-03-31T13:47:00Z" w:id="8753"/>
                <w:rFonts w:asciiTheme="minorHAnsi" w:hAnsiTheme="minorHAnsi" w:cstheme="minorHAnsi"/>
                <w:szCs w:val="20"/>
              </w:rPr>
            </w:pPr>
          </w:p>
        </w:tc>
        <w:tc>
          <w:tcPr>
            <w:tcW w:w="1418" w:type="dxa"/>
            <w:shd w:val="clear" w:color="auto" w:fill="auto"/>
            <w:tcPrChange w:author="Andreyeva, Julia" w:date="2022-03-31T14:45:00Z" w:id="8754">
              <w:tcPr>
                <w:tcW w:w="709" w:type="dxa"/>
                <w:shd w:val="clear" w:color="auto" w:fill="auto"/>
              </w:tcPr>
            </w:tcPrChange>
          </w:tcPr>
          <w:p w:rsidRPr="00F01836" w:rsidR="007541E8" w:rsidP="00AE2229" w:rsidRDefault="007541E8" w14:paraId="17D77902" w14:textId="6E82520A">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55"/>
                <w:rFonts w:asciiTheme="minorHAnsi" w:hAnsiTheme="minorHAnsi" w:cstheme="minorHAnsi"/>
                <w:szCs w:val="20"/>
              </w:rPr>
            </w:pPr>
          </w:p>
        </w:tc>
        <w:tc>
          <w:tcPr>
            <w:tcW w:w="1984" w:type="dxa"/>
            <w:tcPrChange w:author="Andreyeva, Julia" w:date="2022-03-31T14:45:00Z" w:id="8756">
              <w:tcPr>
                <w:tcW w:w="1366" w:type="dxa"/>
                <w:gridSpan w:val="2"/>
              </w:tcPr>
            </w:tcPrChange>
          </w:tcPr>
          <w:p w:rsidRPr="00FB700E" w:rsidR="007541E8" w:rsidP="00AE2229" w:rsidRDefault="007541E8" w14:paraId="46B3D6C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757"/>
                <w:rFonts w:asciiTheme="minorHAnsi" w:hAnsiTheme="minorHAnsi" w:cstheme="minorHAnsi"/>
                <w:bCs/>
                <w:szCs w:val="20"/>
              </w:rPr>
            </w:pPr>
          </w:p>
        </w:tc>
        <w:tc>
          <w:tcPr>
            <w:tcW w:w="1701" w:type="dxa"/>
            <w:shd w:val="clear" w:color="auto" w:fill="auto"/>
            <w:tcPrChange w:author="Andreyeva, Julia" w:date="2022-03-31T14:45:00Z" w:id="8758">
              <w:tcPr>
                <w:tcW w:w="2036" w:type="dxa"/>
                <w:gridSpan w:val="2"/>
                <w:shd w:val="clear" w:color="auto" w:fill="auto"/>
              </w:tcPr>
            </w:tcPrChange>
          </w:tcPr>
          <w:p w:rsidRPr="00FB700E" w:rsidR="007541E8" w:rsidP="00AE2229" w:rsidRDefault="007541E8" w14:paraId="404A0E4E" w14:textId="0C341FC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59"/>
                <w:rFonts w:asciiTheme="minorHAnsi" w:hAnsiTheme="minorHAnsi" w:cstheme="minorHAnsi"/>
                <w:bCs/>
                <w:szCs w:val="20"/>
              </w:rPr>
            </w:pPr>
            <w:ins w:author="Andreyeva, Julia" w:date="2022-03-31T10:52:00Z" w:id="8760">
              <w:r w:rsidRPr="00FB700E">
                <w:rPr>
                  <w:rFonts w:asciiTheme="minorHAnsi" w:hAnsiTheme="minorHAnsi" w:cstheme="minorHAnsi"/>
                  <w:bCs/>
                  <w:szCs w:val="20"/>
                </w:rPr>
                <w:t>Web Order</w:t>
              </w:r>
            </w:ins>
          </w:p>
        </w:tc>
        <w:tc>
          <w:tcPr>
            <w:tcW w:w="1843" w:type="dxa"/>
            <w:shd w:val="clear" w:color="auto" w:fill="auto"/>
            <w:tcPrChange w:author="Andreyeva, Julia" w:date="2022-03-31T14:45:00Z" w:id="8761">
              <w:tcPr>
                <w:tcW w:w="1276" w:type="dxa"/>
                <w:shd w:val="clear" w:color="auto" w:fill="auto"/>
              </w:tcPr>
            </w:tcPrChange>
          </w:tcPr>
          <w:p w:rsidR="007541E8" w:rsidP="00AE2229" w:rsidRDefault="007541E8" w14:paraId="7413923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62"/>
                <w:rFonts w:asciiTheme="minorHAnsi" w:hAnsiTheme="minorHAnsi" w:cstheme="minorHAnsi"/>
                <w:bCs/>
                <w:szCs w:val="20"/>
              </w:rPr>
            </w:pPr>
            <w:ins w:author="Andreyeva, Julia" w:date="2022-03-31T10:52:00Z" w:id="8763">
              <w:r w:rsidRPr="00CA57C7">
                <w:rPr>
                  <w:rFonts w:asciiTheme="minorHAnsi" w:hAnsiTheme="minorHAnsi" w:cstheme="minorHAnsi"/>
                  <w:szCs w:val="20"/>
                </w:rPr>
                <w:t>Ireland</w:t>
              </w:r>
            </w:ins>
          </w:p>
        </w:tc>
        <w:tc>
          <w:tcPr>
            <w:tcW w:w="1559" w:type="dxa"/>
            <w:shd w:val="clear" w:color="auto" w:fill="auto"/>
            <w:tcPrChange w:author="Andreyeva, Julia" w:date="2022-03-31T14:45:00Z" w:id="8764">
              <w:tcPr>
                <w:tcW w:w="259" w:type="dxa"/>
                <w:shd w:val="clear" w:color="auto" w:fill="auto"/>
              </w:tcPr>
            </w:tcPrChange>
          </w:tcPr>
          <w:p w:rsidRPr="00F01836" w:rsidR="007541E8" w:rsidP="00AE2229" w:rsidRDefault="007541E8" w14:paraId="2DDE081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65"/>
                <w:rFonts w:asciiTheme="minorHAnsi" w:hAnsiTheme="minorHAnsi" w:cstheme="minorHAnsi"/>
                <w:bCs/>
                <w:szCs w:val="20"/>
              </w:rPr>
            </w:pPr>
          </w:p>
        </w:tc>
      </w:tr>
      <w:tr w:rsidRPr="006C1323" w:rsidR="001E4B20" w:rsidTr="00A529BA" w14:paraId="3016907A" w14:textId="77777777">
        <w:tblPrEx>
          <w:tblPrExChange w:author="Andreyeva, Julia" w:date="2022-03-31T14:45:00Z" w:id="8766">
            <w:tblPrEx>
              <w:tblW w:w="6917" w:type="dxa"/>
            </w:tblPrEx>
          </w:tblPrExChange>
        </w:tblPrEx>
        <w:trPr>
          <w:ins w:author="Andreyeva, Julia" w:date="2022-03-31T10:52:00Z" w:id="8767"/>
          <w:trPrChange w:author="Andreyeva, Julia" w:date="2022-03-31T14:45:00Z" w:id="8768">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769">
              <w:tcPr>
                <w:tcW w:w="1271" w:type="dxa"/>
                <w:shd w:val="clear" w:color="auto" w:fill="auto"/>
              </w:tcPr>
            </w:tcPrChange>
          </w:tcPr>
          <w:p w:rsidRPr="00F01836" w:rsidR="007541E8" w:rsidP="00AE2229" w:rsidRDefault="007541E8" w14:paraId="7BE795EE" w14:textId="77777777">
            <w:pPr>
              <w:pStyle w:val="BodyText"/>
              <w:rPr>
                <w:ins w:author="Andreyeva, Julia" w:date="2022-03-31T13:47:00Z" w:id="8770"/>
                <w:rFonts w:asciiTheme="minorHAnsi" w:hAnsiTheme="minorHAnsi" w:cstheme="minorHAnsi"/>
                <w:szCs w:val="20"/>
              </w:rPr>
            </w:pPr>
          </w:p>
        </w:tc>
        <w:tc>
          <w:tcPr>
            <w:tcW w:w="1418" w:type="dxa"/>
            <w:shd w:val="clear" w:color="auto" w:fill="auto"/>
            <w:tcPrChange w:author="Andreyeva, Julia" w:date="2022-03-31T14:45:00Z" w:id="8771">
              <w:tcPr>
                <w:tcW w:w="709" w:type="dxa"/>
                <w:shd w:val="clear" w:color="auto" w:fill="auto"/>
              </w:tcPr>
            </w:tcPrChange>
          </w:tcPr>
          <w:p w:rsidRPr="00F01836" w:rsidR="007541E8" w:rsidP="00AE2229" w:rsidRDefault="007541E8" w14:paraId="2B573EC4" w14:textId="0C46318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72"/>
                <w:rFonts w:asciiTheme="minorHAnsi" w:hAnsiTheme="minorHAnsi" w:cstheme="minorHAnsi"/>
                <w:szCs w:val="20"/>
              </w:rPr>
            </w:pPr>
          </w:p>
        </w:tc>
        <w:tc>
          <w:tcPr>
            <w:tcW w:w="1984" w:type="dxa"/>
            <w:tcPrChange w:author="Andreyeva, Julia" w:date="2022-03-31T14:45:00Z" w:id="8773">
              <w:tcPr>
                <w:tcW w:w="1366" w:type="dxa"/>
                <w:gridSpan w:val="2"/>
              </w:tcPr>
            </w:tcPrChange>
          </w:tcPr>
          <w:p w:rsidR="007541E8" w:rsidP="00303314" w:rsidRDefault="007541E8" w14:paraId="797FCC87"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8774"/>
                <w:rFonts w:asciiTheme="minorHAnsi" w:hAnsiTheme="minorHAnsi" w:cstheme="minorHAnsi"/>
                <w:bCs/>
                <w:szCs w:val="20"/>
              </w:rPr>
            </w:pPr>
          </w:p>
        </w:tc>
        <w:tc>
          <w:tcPr>
            <w:tcW w:w="1701" w:type="dxa"/>
            <w:shd w:val="clear" w:color="auto" w:fill="auto"/>
            <w:tcPrChange w:author="Andreyeva, Julia" w:date="2022-03-31T14:45:00Z" w:id="8775">
              <w:tcPr>
                <w:tcW w:w="2036" w:type="dxa"/>
                <w:gridSpan w:val="2"/>
                <w:shd w:val="clear" w:color="auto" w:fill="auto"/>
              </w:tcPr>
            </w:tcPrChange>
          </w:tcPr>
          <w:p w:rsidRPr="00F1346F" w:rsidR="007541E8" w:rsidP="00303314" w:rsidRDefault="007541E8" w14:paraId="4D0FB3CD" w14:textId="4BA7A55D">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8776"/>
                <w:rFonts w:asciiTheme="minorHAnsi" w:hAnsiTheme="minorHAnsi" w:cstheme="minorHAnsi"/>
                <w:bCs/>
                <w:szCs w:val="20"/>
              </w:rPr>
            </w:pPr>
            <w:ins w:author="Andreyeva, Julia" w:date="2022-03-31T10:52:00Z" w:id="8777">
              <w:r>
                <w:rPr>
                  <w:rFonts w:asciiTheme="minorHAnsi" w:hAnsiTheme="minorHAnsi" w:cstheme="minorHAnsi"/>
                  <w:bCs/>
                  <w:szCs w:val="20"/>
                </w:rPr>
                <w:t>-</w:t>
              </w:r>
            </w:ins>
          </w:p>
        </w:tc>
        <w:tc>
          <w:tcPr>
            <w:tcW w:w="1843" w:type="dxa"/>
            <w:shd w:val="clear" w:color="auto" w:fill="auto"/>
            <w:tcPrChange w:author="Andreyeva, Julia" w:date="2022-03-31T14:45:00Z" w:id="8778">
              <w:tcPr>
                <w:tcW w:w="1276" w:type="dxa"/>
                <w:shd w:val="clear" w:color="auto" w:fill="auto"/>
              </w:tcPr>
            </w:tcPrChange>
          </w:tcPr>
          <w:p w:rsidR="007541E8" w:rsidP="00AE2229" w:rsidRDefault="007541E8" w14:paraId="6E71AE1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79"/>
                <w:rFonts w:asciiTheme="minorHAnsi" w:hAnsiTheme="minorHAnsi" w:cstheme="minorHAnsi"/>
                <w:bCs/>
                <w:szCs w:val="20"/>
              </w:rPr>
            </w:pPr>
            <w:ins w:author="Andreyeva, Julia" w:date="2022-03-31T10:52:00Z" w:id="8780">
              <w:r>
                <w:rPr>
                  <w:rFonts w:asciiTheme="minorHAnsi" w:hAnsiTheme="minorHAnsi" w:cstheme="minorHAnsi"/>
                  <w:bCs/>
                  <w:szCs w:val="20"/>
                </w:rPr>
                <w:t>Kazakhstan</w:t>
              </w:r>
            </w:ins>
          </w:p>
        </w:tc>
        <w:tc>
          <w:tcPr>
            <w:tcW w:w="1559" w:type="dxa"/>
            <w:shd w:val="clear" w:color="auto" w:fill="auto"/>
            <w:tcPrChange w:author="Andreyeva, Julia" w:date="2022-03-31T14:45:00Z" w:id="8781">
              <w:tcPr>
                <w:tcW w:w="259" w:type="dxa"/>
                <w:shd w:val="clear" w:color="auto" w:fill="auto"/>
              </w:tcPr>
            </w:tcPrChange>
          </w:tcPr>
          <w:p w:rsidRPr="00F01836" w:rsidR="007541E8" w:rsidP="00AE2229" w:rsidRDefault="007541E8" w14:paraId="1A2F9FE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782"/>
                <w:rFonts w:asciiTheme="minorHAnsi" w:hAnsiTheme="minorHAnsi" w:cstheme="minorHAnsi"/>
                <w:bCs/>
                <w:szCs w:val="20"/>
              </w:rPr>
            </w:pPr>
          </w:p>
        </w:tc>
      </w:tr>
      <w:tr w:rsidRPr="001F24C2" w:rsidR="00FF3B14" w:rsidTr="00A529BA" w14:paraId="5CA5C715" w14:textId="77777777">
        <w:trPr>
          <w:ins w:author="Andreyeva, Julia" w:date="2022-03-31T14:11:00Z" w:id="8783"/>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784">
              <w:tcPr>
                <w:tcW w:w="1271" w:type="dxa"/>
                <w:shd w:val="clear" w:color="auto" w:fill="auto"/>
              </w:tcPr>
            </w:tcPrChange>
          </w:tcPr>
          <w:p w:rsidR="00FF3B14" w:rsidP="00FF3B14" w:rsidRDefault="00FF3B14" w14:paraId="698B4594" w14:textId="77777777">
            <w:pPr>
              <w:pStyle w:val="BodyText"/>
              <w:rPr>
                <w:ins w:author="Andreyeva, Julia" w:date="2022-03-31T14:11:00Z" w:id="8785"/>
                <w:rFonts w:asciiTheme="minorHAnsi" w:hAnsiTheme="minorHAnsi" w:cstheme="minorHAnsi"/>
                <w:b w:val="0"/>
                <w:szCs w:val="20"/>
              </w:rPr>
            </w:pPr>
          </w:p>
        </w:tc>
        <w:tc>
          <w:tcPr>
            <w:tcW w:w="1418" w:type="dxa"/>
            <w:shd w:val="clear" w:color="auto" w:fill="auto"/>
            <w:tcPrChange w:author="Andreyeva, Julia" w:date="2022-03-31T14:45:00Z" w:id="8786">
              <w:tcPr>
                <w:tcW w:w="1418" w:type="dxa"/>
                <w:gridSpan w:val="2"/>
                <w:shd w:val="clear" w:color="auto" w:fill="auto"/>
              </w:tcPr>
            </w:tcPrChange>
          </w:tcPr>
          <w:p w:rsidR="00FF3B14" w:rsidP="00FF3B14" w:rsidRDefault="00FF3B14" w14:paraId="1EF92C2A" w14:textId="6A72540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787"/>
                <w:rFonts w:asciiTheme="minorHAnsi" w:hAnsiTheme="minorHAnsi" w:cstheme="minorHAnsi"/>
                <w:b/>
                <w:szCs w:val="20"/>
              </w:rPr>
            </w:pPr>
            <w:ins w:author="Andreyeva, Julia" w:date="2022-03-31T14:11:00Z" w:id="8788">
              <w:r>
                <w:rPr>
                  <w:rFonts w:asciiTheme="minorHAnsi" w:hAnsiTheme="minorHAnsi" w:cstheme="minorHAnsi"/>
                  <w:szCs w:val="20"/>
                </w:rPr>
                <w:t>Service Order</w:t>
              </w:r>
            </w:ins>
          </w:p>
        </w:tc>
        <w:tc>
          <w:tcPr>
            <w:tcW w:w="1984" w:type="dxa"/>
            <w:tcPrChange w:author="Andreyeva, Julia" w:date="2022-03-31T14:45:00Z" w:id="8789">
              <w:tcPr>
                <w:tcW w:w="1134" w:type="dxa"/>
                <w:gridSpan w:val="2"/>
              </w:tcPr>
            </w:tcPrChange>
          </w:tcPr>
          <w:p w:rsidRPr="00AA4E41" w:rsidR="00FF3B14" w:rsidP="00FF3B14" w:rsidRDefault="00FF3B14" w14:paraId="5820023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790"/>
                <w:rFonts w:asciiTheme="minorHAnsi" w:hAnsiTheme="minorHAnsi" w:cstheme="minorHAnsi"/>
                <w:bCs/>
                <w:szCs w:val="20"/>
              </w:rPr>
            </w:pPr>
          </w:p>
        </w:tc>
        <w:tc>
          <w:tcPr>
            <w:tcW w:w="1701" w:type="dxa"/>
            <w:shd w:val="clear" w:color="auto" w:fill="auto"/>
            <w:tcPrChange w:author="Andreyeva, Julia" w:date="2022-03-31T14:45:00Z" w:id="8791">
              <w:tcPr>
                <w:tcW w:w="1559" w:type="dxa"/>
                <w:shd w:val="clear" w:color="auto" w:fill="auto"/>
              </w:tcPr>
            </w:tcPrChange>
          </w:tcPr>
          <w:p w:rsidRPr="00FF3B14" w:rsidR="00FF3B14" w:rsidP="00FF3B14" w:rsidRDefault="00FF3B14" w14:paraId="5F024309" w14:textId="465C5626">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4:11:00Z" w:id="8792"/>
                <w:rFonts w:asciiTheme="minorHAnsi" w:hAnsiTheme="minorHAnsi" w:cstheme="minorHAnsi"/>
                <w:bCs/>
                <w:szCs w:val="20"/>
                <w:rPrChange w:author="Andreyeva, Julia" w:date="2022-03-31T14:12:00Z" w:id="8793">
                  <w:rPr>
                    <w:ins w:author="Andreyeva, Julia" w:date="2022-03-31T14:11:00Z" w:id="8794"/>
                    <w:rFonts w:asciiTheme="minorHAnsi" w:hAnsiTheme="minorHAnsi" w:cstheme="minorHAnsi"/>
                    <w:bCs/>
                    <w:szCs w:val="20"/>
                  </w:rPr>
                </w:rPrChange>
              </w:rPr>
              <w:pPrChange w:author="Andreyeva, Julia" w:date="2022-03-31T14:12:00Z" w:id="8795">
                <w:pPr>
                  <w:pStyle w:val="BodyText"/>
                  <w:cnfStyle w:val="000000000000" w:firstRow="0" w:lastRow="0" w:firstColumn="0" w:lastColumn="0" w:oddVBand="0" w:evenVBand="0" w:oddHBand="0" w:evenHBand="0" w:firstRowFirstColumn="0" w:firstRowLastColumn="0" w:lastRowFirstColumn="0" w:lastRowLastColumn="0"/>
                </w:pPr>
              </w:pPrChange>
            </w:pPr>
            <w:ins w:author="Andreyeva, Julia" w:date="2022-03-31T14:12:00Z" w:id="8796">
              <w:r>
                <w:rPr>
                  <w:rFonts w:asciiTheme="minorHAnsi" w:hAnsiTheme="minorHAnsi" w:cstheme="minorHAnsi"/>
                  <w:bCs/>
                  <w:szCs w:val="20"/>
                </w:rPr>
                <w:t>-</w:t>
              </w:r>
            </w:ins>
          </w:p>
        </w:tc>
        <w:tc>
          <w:tcPr>
            <w:tcW w:w="1843" w:type="dxa"/>
            <w:shd w:val="clear" w:color="auto" w:fill="auto"/>
            <w:tcPrChange w:author="Andreyeva, Julia" w:date="2022-03-31T14:45:00Z" w:id="8797">
              <w:tcPr>
                <w:tcW w:w="1276" w:type="dxa"/>
                <w:shd w:val="clear" w:color="auto" w:fill="auto"/>
              </w:tcPr>
            </w:tcPrChange>
          </w:tcPr>
          <w:p w:rsidRPr="00FF3B14" w:rsidR="00FF3B14" w:rsidP="00FF3B14" w:rsidRDefault="00FF3B14" w14:paraId="74D2938C" w14:textId="7E22111A">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798"/>
                <w:rFonts w:asciiTheme="minorHAnsi" w:hAnsiTheme="minorHAnsi" w:cstheme="minorHAnsi"/>
                <w:bCs/>
                <w:szCs w:val="20"/>
                <w:rPrChange w:author="Andreyeva, Julia" w:date="2022-03-31T14:12:00Z" w:id="8799">
                  <w:rPr>
                    <w:ins w:author="Andreyeva, Julia" w:date="2022-03-31T14:11:00Z" w:id="8800"/>
                    <w:rFonts w:asciiTheme="minorHAnsi" w:hAnsiTheme="minorHAnsi" w:cstheme="minorHAnsi"/>
                    <w:bCs/>
                    <w:szCs w:val="20"/>
                  </w:rPr>
                </w:rPrChange>
              </w:rPr>
            </w:pPr>
            <w:ins w:author="Andreyeva, Julia" w:date="2022-03-31T14:12:00Z" w:id="8801">
              <w:r w:rsidRPr="00FF3B14">
                <w:rPr>
                  <w:rFonts w:asciiTheme="minorHAnsi" w:hAnsiTheme="minorHAnsi" w:cstheme="minorHAnsi"/>
                  <w:bCs/>
                  <w:szCs w:val="20"/>
                  <w:rPrChange w:author="Andreyeva, Julia" w:date="2022-03-31T14:12:00Z" w:id="8802">
                    <w:rPr>
                      <w:rFonts w:asciiTheme="minorHAnsi" w:hAnsiTheme="minorHAnsi" w:cstheme="minorHAnsi"/>
                      <w:bCs/>
                      <w:szCs w:val="20"/>
                    </w:rPr>
                  </w:rPrChange>
                </w:rPr>
                <w:t>Italy</w:t>
              </w:r>
            </w:ins>
          </w:p>
        </w:tc>
        <w:tc>
          <w:tcPr>
            <w:tcW w:w="1559" w:type="dxa"/>
            <w:shd w:val="clear" w:color="auto" w:fill="auto"/>
            <w:tcPrChange w:author="Andreyeva, Julia" w:date="2022-03-31T14:45:00Z" w:id="8803">
              <w:tcPr>
                <w:tcW w:w="2268" w:type="dxa"/>
                <w:gridSpan w:val="2"/>
                <w:shd w:val="clear" w:color="auto" w:fill="auto"/>
              </w:tcPr>
            </w:tcPrChange>
          </w:tcPr>
          <w:p w:rsidRPr="00F01836" w:rsidR="00FF3B14" w:rsidP="00FF3B14" w:rsidRDefault="00FF3B14" w14:paraId="4D73558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804"/>
                <w:rFonts w:asciiTheme="minorHAnsi" w:hAnsiTheme="minorHAnsi" w:cstheme="minorHAnsi"/>
                <w:bCs/>
                <w:szCs w:val="20"/>
              </w:rPr>
            </w:pPr>
          </w:p>
        </w:tc>
      </w:tr>
      <w:tr w:rsidRPr="001F24C2" w:rsidR="00FF3B14" w:rsidTr="00A529BA" w14:paraId="3F881142" w14:textId="77777777">
        <w:trPr>
          <w:ins w:author="Andreyeva, Julia" w:date="2022-03-31T14:11:00Z" w:id="8805"/>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806">
              <w:tcPr>
                <w:tcW w:w="1271" w:type="dxa"/>
                <w:shd w:val="clear" w:color="auto" w:fill="auto"/>
              </w:tcPr>
            </w:tcPrChange>
          </w:tcPr>
          <w:p w:rsidR="00FF3B14" w:rsidP="00FF3B14" w:rsidRDefault="00FF3B14" w14:paraId="3E0CA360" w14:textId="77777777">
            <w:pPr>
              <w:pStyle w:val="BodyText"/>
              <w:rPr>
                <w:ins w:author="Andreyeva, Julia" w:date="2022-03-31T14:11:00Z" w:id="8807"/>
                <w:rFonts w:asciiTheme="minorHAnsi" w:hAnsiTheme="minorHAnsi" w:cstheme="minorHAnsi"/>
                <w:b w:val="0"/>
                <w:szCs w:val="20"/>
              </w:rPr>
            </w:pPr>
          </w:p>
        </w:tc>
        <w:tc>
          <w:tcPr>
            <w:tcW w:w="1418" w:type="dxa"/>
            <w:shd w:val="clear" w:color="auto" w:fill="auto"/>
            <w:tcPrChange w:author="Andreyeva, Julia" w:date="2022-03-31T14:45:00Z" w:id="8808">
              <w:tcPr>
                <w:tcW w:w="1418" w:type="dxa"/>
                <w:gridSpan w:val="2"/>
                <w:shd w:val="clear" w:color="auto" w:fill="auto"/>
              </w:tcPr>
            </w:tcPrChange>
          </w:tcPr>
          <w:p w:rsidR="00FF3B14" w:rsidP="00FF3B14" w:rsidRDefault="00FF3B14" w14:paraId="05E463D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809"/>
                <w:rFonts w:asciiTheme="minorHAnsi" w:hAnsiTheme="minorHAnsi" w:cstheme="minorHAnsi"/>
                <w:szCs w:val="20"/>
              </w:rPr>
            </w:pPr>
          </w:p>
        </w:tc>
        <w:tc>
          <w:tcPr>
            <w:tcW w:w="1984" w:type="dxa"/>
            <w:tcPrChange w:author="Andreyeva, Julia" w:date="2022-03-31T14:45:00Z" w:id="8810">
              <w:tcPr>
                <w:tcW w:w="1134" w:type="dxa"/>
                <w:gridSpan w:val="2"/>
              </w:tcPr>
            </w:tcPrChange>
          </w:tcPr>
          <w:p w:rsidRPr="00AA4E41" w:rsidR="00FF3B14" w:rsidP="00FF3B14" w:rsidRDefault="00FF3B14" w14:paraId="25D6A09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811"/>
                <w:rFonts w:asciiTheme="minorHAnsi" w:hAnsiTheme="minorHAnsi" w:cstheme="minorHAnsi"/>
                <w:bCs/>
                <w:szCs w:val="20"/>
              </w:rPr>
            </w:pPr>
          </w:p>
        </w:tc>
        <w:tc>
          <w:tcPr>
            <w:tcW w:w="1701" w:type="dxa"/>
            <w:shd w:val="clear" w:color="auto" w:fill="auto"/>
            <w:tcPrChange w:author="Andreyeva, Julia" w:date="2022-03-31T14:45:00Z" w:id="8812">
              <w:tcPr>
                <w:tcW w:w="1559" w:type="dxa"/>
                <w:shd w:val="clear" w:color="auto" w:fill="auto"/>
              </w:tcPr>
            </w:tcPrChange>
          </w:tcPr>
          <w:p w:rsidRPr="00FF3B14" w:rsidR="00FF3B14" w:rsidP="00FF3B14" w:rsidRDefault="00FF3B14" w14:paraId="35DAD1BD" w14:textId="7BF7050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813"/>
                <w:rFonts w:asciiTheme="minorHAnsi" w:hAnsiTheme="minorHAnsi" w:cstheme="minorHAnsi"/>
                <w:bCs/>
                <w:szCs w:val="20"/>
                <w:rPrChange w:author="Andreyeva, Julia" w:date="2022-03-31T14:12:00Z" w:id="8814">
                  <w:rPr>
                    <w:ins w:author="Andreyeva, Julia" w:date="2022-03-31T14:11:00Z" w:id="8815"/>
                    <w:rFonts w:asciiTheme="minorHAnsi" w:hAnsiTheme="minorHAnsi" w:cstheme="minorHAnsi"/>
                    <w:bCs/>
                    <w:szCs w:val="20"/>
                  </w:rPr>
                </w:rPrChange>
              </w:rPr>
            </w:pPr>
            <w:ins w:author="Andreyeva, Julia" w:date="2022-03-31T14:12:00Z" w:id="8816">
              <w:r w:rsidRPr="00FF3B14">
                <w:rPr>
                  <w:rFonts w:asciiTheme="minorHAnsi" w:hAnsiTheme="minorHAnsi" w:cstheme="minorHAnsi"/>
                  <w:bCs/>
                  <w:szCs w:val="20"/>
                  <w:rPrChange w:author="Andreyeva, Julia" w:date="2022-03-31T14:12:00Z" w:id="8817">
                    <w:rPr>
                      <w:rFonts w:asciiTheme="minorHAnsi" w:hAnsiTheme="minorHAnsi" w:cstheme="minorHAnsi"/>
                      <w:bCs/>
                      <w:szCs w:val="20"/>
                      <w:highlight w:val="lightGray"/>
                    </w:rPr>
                  </w:rPrChange>
                </w:rPr>
                <w:t>Stock Request</w:t>
              </w:r>
            </w:ins>
          </w:p>
        </w:tc>
        <w:tc>
          <w:tcPr>
            <w:tcW w:w="1843" w:type="dxa"/>
            <w:shd w:val="clear" w:color="auto" w:fill="auto"/>
            <w:tcPrChange w:author="Andreyeva, Julia" w:date="2022-03-31T14:45:00Z" w:id="8818">
              <w:tcPr>
                <w:tcW w:w="1276" w:type="dxa"/>
                <w:shd w:val="clear" w:color="auto" w:fill="auto"/>
              </w:tcPr>
            </w:tcPrChange>
          </w:tcPr>
          <w:p w:rsidRPr="00FF3B14" w:rsidR="00FF3B14" w:rsidP="00FF3B14" w:rsidRDefault="00FF3B14" w14:paraId="26AD0B31" w14:textId="4E88139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819"/>
                <w:rFonts w:asciiTheme="minorHAnsi" w:hAnsiTheme="minorHAnsi" w:cstheme="minorHAnsi"/>
                <w:bCs/>
                <w:szCs w:val="20"/>
                <w:rPrChange w:author="Andreyeva, Julia" w:date="2022-03-31T14:12:00Z" w:id="8820">
                  <w:rPr>
                    <w:ins w:author="Andreyeva, Julia" w:date="2022-03-31T14:11:00Z" w:id="8821"/>
                    <w:rFonts w:asciiTheme="minorHAnsi" w:hAnsiTheme="minorHAnsi" w:cstheme="minorHAnsi"/>
                    <w:bCs/>
                    <w:szCs w:val="20"/>
                  </w:rPr>
                </w:rPrChange>
              </w:rPr>
            </w:pPr>
            <w:ins w:author="Andreyeva, Julia" w:date="2022-03-31T14:12:00Z" w:id="8822">
              <w:r w:rsidRPr="00FF3B14">
                <w:rPr>
                  <w:rFonts w:asciiTheme="minorHAnsi" w:hAnsiTheme="minorHAnsi" w:cstheme="minorHAnsi"/>
                  <w:bCs/>
                  <w:szCs w:val="20"/>
                  <w:rPrChange w:author="Andreyeva, Julia" w:date="2022-03-31T14:12:00Z" w:id="8823">
                    <w:rPr>
                      <w:rFonts w:asciiTheme="minorHAnsi" w:hAnsiTheme="minorHAnsi" w:cstheme="minorHAnsi"/>
                      <w:bCs/>
                      <w:szCs w:val="20"/>
                      <w:highlight w:val="lightGray"/>
                    </w:rPr>
                  </w:rPrChange>
                </w:rPr>
                <w:t>Spain</w:t>
              </w:r>
            </w:ins>
          </w:p>
        </w:tc>
        <w:tc>
          <w:tcPr>
            <w:tcW w:w="1559" w:type="dxa"/>
            <w:shd w:val="clear" w:color="auto" w:fill="auto"/>
            <w:tcPrChange w:author="Andreyeva, Julia" w:date="2022-03-31T14:45:00Z" w:id="8824">
              <w:tcPr>
                <w:tcW w:w="2268" w:type="dxa"/>
                <w:gridSpan w:val="2"/>
                <w:shd w:val="clear" w:color="auto" w:fill="auto"/>
              </w:tcPr>
            </w:tcPrChange>
          </w:tcPr>
          <w:p w:rsidRPr="00F01836" w:rsidR="00FF3B14" w:rsidP="00FF3B14" w:rsidRDefault="00FF3B14" w14:paraId="57930DD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1:00Z" w:id="8825"/>
                <w:rFonts w:asciiTheme="minorHAnsi" w:hAnsiTheme="minorHAnsi" w:cstheme="minorHAnsi"/>
                <w:bCs/>
                <w:szCs w:val="20"/>
              </w:rPr>
            </w:pPr>
          </w:p>
        </w:tc>
      </w:tr>
      <w:tr w:rsidRPr="001F24C2" w:rsidR="00FF3B14" w:rsidTr="00A529BA" w14:paraId="4F12CB2D" w14:textId="77777777">
        <w:trPr>
          <w:ins w:author="Andreyeva, Julia" w:date="2022-03-31T14:12:00Z" w:id="8826"/>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827">
              <w:tcPr>
                <w:tcW w:w="1271" w:type="dxa"/>
                <w:shd w:val="clear" w:color="auto" w:fill="auto"/>
              </w:tcPr>
            </w:tcPrChange>
          </w:tcPr>
          <w:p w:rsidR="00FF3B14" w:rsidP="00FF3B14" w:rsidRDefault="00FF3B14" w14:paraId="309776F0" w14:textId="77777777">
            <w:pPr>
              <w:pStyle w:val="BodyText"/>
              <w:rPr>
                <w:ins w:author="Andreyeva, Julia" w:date="2022-03-31T14:12:00Z" w:id="8828"/>
                <w:rFonts w:asciiTheme="minorHAnsi" w:hAnsiTheme="minorHAnsi" w:cstheme="minorHAnsi"/>
                <w:b w:val="0"/>
                <w:szCs w:val="20"/>
              </w:rPr>
            </w:pPr>
          </w:p>
        </w:tc>
        <w:tc>
          <w:tcPr>
            <w:tcW w:w="1418" w:type="dxa"/>
            <w:shd w:val="clear" w:color="auto" w:fill="auto"/>
            <w:tcPrChange w:author="Andreyeva, Julia" w:date="2022-03-31T14:45:00Z" w:id="8829">
              <w:tcPr>
                <w:tcW w:w="1418" w:type="dxa"/>
                <w:gridSpan w:val="2"/>
                <w:shd w:val="clear" w:color="auto" w:fill="auto"/>
              </w:tcPr>
            </w:tcPrChange>
          </w:tcPr>
          <w:p w:rsidR="00FF3B14" w:rsidP="00FF3B14" w:rsidRDefault="00FF3B14" w14:paraId="3DBAB01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30"/>
                <w:rFonts w:asciiTheme="minorHAnsi" w:hAnsiTheme="minorHAnsi" w:cstheme="minorHAnsi"/>
                <w:szCs w:val="20"/>
              </w:rPr>
            </w:pPr>
          </w:p>
        </w:tc>
        <w:tc>
          <w:tcPr>
            <w:tcW w:w="1984" w:type="dxa"/>
            <w:tcPrChange w:author="Andreyeva, Julia" w:date="2022-03-31T14:45:00Z" w:id="8831">
              <w:tcPr>
                <w:tcW w:w="1134" w:type="dxa"/>
                <w:gridSpan w:val="2"/>
              </w:tcPr>
            </w:tcPrChange>
          </w:tcPr>
          <w:p w:rsidRPr="00AA4E41" w:rsidR="00FF3B14" w:rsidP="00FF3B14" w:rsidRDefault="00FF3B14" w14:paraId="3E01AF6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32"/>
                <w:rFonts w:asciiTheme="minorHAnsi" w:hAnsiTheme="minorHAnsi" w:cstheme="minorHAnsi"/>
                <w:bCs/>
                <w:szCs w:val="20"/>
              </w:rPr>
            </w:pPr>
          </w:p>
        </w:tc>
        <w:tc>
          <w:tcPr>
            <w:tcW w:w="1701" w:type="dxa"/>
            <w:shd w:val="clear" w:color="auto" w:fill="auto"/>
            <w:tcPrChange w:author="Andreyeva, Julia" w:date="2022-03-31T14:45:00Z" w:id="8833">
              <w:tcPr>
                <w:tcW w:w="1559" w:type="dxa"/>
                <w:shd w:val="clear" w:color="auto" w:fill="auto"/>
              </w:tcPr>
            </w:tcPrChange>
          </w:tcPr>
          <w:p w:rsidRPr="00FF3B14" w:rsidR="00FF3B14" w:rsidP="00FF3B14" w:rsidRDefault="00FF3B14" w14:paraId="61B2EED6" w14:textId="5564570E">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34"/>
                <w:rFonts w:asciiTheme="minorHAnsi" w:hAnsiTheme="minorHAnsi" w:cstheme="minorHAnsi"/>
                <w:bCs/>
                <w:szCs w:val="20"/>
                <w:rPrChange w:author="Andreyeva, Julia" w:date="2022-03-31T14:12:00Z" w:id="8835">
                  <w:rPr>
                    <w:ins w:author="Andreyeva, Julia" w:date="2022-03-31T14:12:00Z" w:id="8836"/>
                    <w:rFonts w:asciiTheme="minorHAnsi" w:hAnsiTheme="minorHAnsi" w:cstheme="minorHAnsi"/>
                    <w:bCs/>
                    <w:szCs w:val="20"/>
                  </w:rPr>
                </w:rPrChange>
              </w:rPr>
            </w:pPr>
            <w:ins w:author="Andreyeva, Julia" w:date="2022-03-31T14:12:00Z" w:id="8837">
              <w:r w:rsidRPr="00FF3B14">
                <w:rPr>
                  <w:rFonts w:asciiTheme="minorHAnsi" w:hAnsiTheme="minorHAnsi" w:cstheme="minorHAnsi"/>
                  <w:bCs/>
                  <w:szCs w:val="20"/>
                  <w:rPrChange w:author="Andreyeva, Julia" w:date="2022-03-31T14:12:00Z" w:id="8838">
                    <w:rPr>
                      <w:rFonts w:asciiTheme="minorHAnsi" w:hAnsiTheme="minorHAnsi" w:cstheme="minorHAnsi"/>
                      <w:bCs/>
                      <w:szCs w:val="20"/>
                      <w:highlight w:val="lightGray"/>
                    </w:rPr>
                  </w:rPrChange>
                </w:rPr>
                <w:t>Stock Receive</w:t>
              </w:r>
            </w:ins>
          </w:p>
        </w:tc>
        <w:tc>
          <w:tcPr>
            <w:tcW w:w="1843" w:type="dxa"/>
            <w:shd w:val="clear" w:color="auto" w:fill="auto"/>
            <w:tcPrChange w:author="Andreyeva, Julia" w:date="2022-03-31T14:45:00Z" w:id="8839">
              <w:tcPr>
                <w:tcW w:w="1276" w:type="dxa"/>
                <w:shd w:val="clear" w:color="auto" w:fill="auto"/>
              </w:tcPr>
            </w:tcPrChange>
          </w:tcPr>
          <w:p w:rsidRPr="00FF3B14" w:rsidR="00FF3B14" w:rsidP="00FF3B14" w:rsidRDefault="00FF3B14" w14:paraId="28818194" w14:textId="056C8DB4">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40"/>
                <w:rFonts w:asciiTheme="minorHAnsi" w:hAnsiTheme="minorHAnsi" w:cstheme="minorHAnsi"/>
                <w:bCs/>
                <w:szCs w:val="20"/>
                <w:rPrChange w:author="Andreyeva, Julia" w:date="2022-03-31T14:12:00Z" w:id="8841">
                  <w:rPr>
                    <w:ins w:author="Andreyeva, Julia" w:date="2022-03-31T14:12:00Z" w:id="8842"/>
                    <w:rFonts w:asciiTheme="minorHAnsi" w:hAnsiTheme="minorHAnsi" w:cstheme="minorHAnsi"/>
                    <w:bCs/>
                    <w:szCs w:val="20"/>
                  </w:rPr>
                </w:rPrChange>
              </w:rPr>
            </w:pPr>
            <w:ins w:author="Andreyeva, Julia" w:date="2022-03-31T14:12:00Z" w:id="8843">
              <w:r w:rsidRPr="00FF3B14">
                <w:rPr>
                  <w:rFonts w:asciiTheme="minorHAnsi" w:hAnsiTheme="minorHAnsi" w:cstheme="minorHAnsi"/>
                  <w:bCs/>
                  <w:szCs w:val="20"/>
                  <w:rPrChange w:author="Andreyeva, Julia" w:date="2022-03-31T14:12:00Z" w:id="8844">
                    <w:rPr>
                      <w:rFonts w:asciiTheme="minorHAnsi" w:hAnsiTheme="minorHAnsi" w:cstheme="minorHAnsi"/>
                      <w:bCs/>
                      <w:szCs w:val="20"/>
                      <w:highlight w:val="lightGray"/>
                    </w:rPr>
                  </w:rPrChange>
                </w:rPr>
                <w:t>Spain</w:t>
              </w:r>
            </w:ins>
          </w:p>
        </w:tc>
        <w:tc>
          <w:tcPr>
            <w:tcW w:w="1559" w:type="dxa"/>
            <w:shd w:val="clear" w:color="auto" w:fill="auto"/>
            <w:tcPrChange w:author="Andreyeva, Julia" w:date="2022-03-31T14:45:00Z" w:id="8845">
              <w:tcPr>
                <w:tcW w:w="2268" w:type="dxa"/>
                <w:gridSpan w:val="2"/>
                <w:shd w:val="clear" w:color="auto" w:fill="auto"/>
              </w:tcPr>
            </w:tcPrChange>
          </w:tcPr>
          <w:p w:rsidRPr="00F01836" w:rsidR="00FF3B14" w:rsidP="00FF3B14" w:rsidRDefault="00FF3B14" w14:paraId="0B54CB9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46"/>
                <w:rFonts w:asciiTheme="minorHAnsi" w:hAnsiTheme="minorHAnsi" w:cstheme="minorHAnsi"/>
                <w:bCs/>
                <w:szCs w:val="20"/>
              </w:rPr>
            </w:pPr>
          </w:p>
        </w:tc>
      </w:tr>
      <w:tr w:rsidRPr="001F24C2" w:rsidR="00FF3B14" w:rsidTr="00A529BA" w14:paraId="28A5A18F" w14:textId="77777777">
        <w:trPr>
          <w:ins w:author="Andreyeva, Julia" w:date="2022-03-31T14:12:00Z" w:id="8847"/>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848">
              <w:tcPr>
                <w:tcW w:w="1271" w:type="dxa"/>
                <w:shd w:val="clear" w:color="auto" w:fill="auto"/>
              </w:tcPr>
            </w:tcPrChange>
          </w:tcPr>
          <w:p w:rsidR="00FF3B14" w:rsidP="00FF3B14" w:rsidRDefault="00FF3B14" w14:paraId="25036161" w14:textId="77777777">
            <w:pPr>
              <w:pStyle w:val="BodyText"/>
              <w:rPr>
                <w:ins w:author="Andreyeva, Julia" w:date="2022-03-31T14:12:00Z" w:id="8849"/>
                <w:rFonts w:asciiTheme="minorHAnsi" w:hAnsiTheme="minorHAnsi" w:cstheme="minorHAnsi"/>
                <w:b w:val="0"/>
                <w:szCs w:val="20"/>
              </w:rPr>
            </w:pPr>
          </w:p>
        </w:tc>
        <w:tc>
          <w:tcPr>
            <w:tcW w:w="1418" w:type="dxa"/>
            <w:shd w:val="clear" w:color="auto" w:fill="auto"/>
            <w:tcPrChange w:author="Andreyeva, Julia" w:date="2022-03-31T14:45:00Z" w:id="8850">
              <w:tcPr>
                <w:tcW w:w="1418" w:type="dxa"/>
                <w:gridSpan w:val="2"/>
                <w:shd w:val="clear" w:color="auto" w:fill="auto"/>
              </w:tcPr>
            </w:tcPrChange>
          </w:tcPr>
          <w:p w:rsidR="00FF3B14" w:rsidP="00FF3B14" w:rsidRDefault="00FF3B14" w14:paraId="0DBB7F5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51"/>
                <w:rFonts w:asciiTheme="minorHAnsi" w:hAnsiTheme="minorHAnsi" w:cstheme="minorHAnsi"/>
                <w:szCs w:val="20"/>
              </w:rPr>
            </w:pPr>
          </w:p>
        </w:tc>
        <w:tc>
          <w:tcPr>
            <w:tcW w:w="1984" w:type="dxa"/>
            <w:tcPrChange w:author="Andreyeva, Julia" w:date="2022-03-31T14:45:00Z" w:id="8852">
              <w:tcPr>
                <w:tcW w:w="1134" w:type="dxa"/>
                <w:gridSpan w:val="2"/>
              </w:tcPr>
            </w:tcPrChange>
          </w:tcPr>
          <w:p w:rsidRPr="00AA4E41" w:rsidR="00FF3B14" w:rsidP="00FF3B14" w:rsidRDefault="00FF3B14" w14:paraId="6D10C97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53"/>
                <w:rFonts w:asciiTheme="minorHAnsi" w:hAnsiTheme="minorHAnsi" w:cstheme="minorHAnsi"/>
                <w:bCs/>
                <w:szCs w:val="20"/>
              </w:rPr>
            </w:pPr>
          </w:p>
        </w:tc>
        <w:tc>
          <w:tcPr>
            <w:tcW w:w="1701" w:type="dxa"/>
            <w:shd w:val="clear" w:color="auto" w:fill="auto"/>
            <w:tcPrChange w:author="Andreyeva, Julia" w:date="2022-03-31T14:45:00Z" w:id="8854">
              <w:tcPr>
                <w:tcW w:w="1559" w:type="dxa"/>
                <w:shd w:val="clear" w:color="auto" w:fill="auto"/>
              </w:tcPr>
            </w:tcPrChange>
          </w:tcPr>
          <w:p w:rsidRPr="00FF3B14" w:rsidR="00FF3B14" w:rsidP="00FF3B14" w:rsidRDefault="00FF3B14" w14:paraId="380D3E5C" w14:textId="3084EF2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55"/>
                <w:rFonts w:asciiTheme="minorHAnsi" w:hAnsiTheme="minorHAnsi" w:cstheme="minorHAnsi"/>
                <w:bCs/>
                <w:szCs w:val="20"/>
                <w:rPrChange w:author="Andreyeva, Julia" w:date="2022-03-31T14:12:00Z" w:id="8856">
                  <w:rPr>
                    <w:ins w:author="Andreyeva, Julia" w:date="2022-03-31T14:12:00Z" w:id="8857"/>
                    <w:rFonts w:asciiTheme="minorHAnsi" w:hAnsiTheme="minorHAnsi" w:cstheme="minorHAnsi"/>
                    <w:bCs/>
                    <w:szCs w:val="20"/>
                  </w:rPr>
                </w:rPrChange>
              </w:rPr>
            </w:pPr>
            <w:ins w:author="Andreyeva, Julia" w:date="2022-03-31T14:12:00Z" w:id="8858">
              <w:r w:rsidRPr="00FF3B14">
                <w:rPr>
                  <w:rFonts w:asciiTheme="minorHAnsi" w:hAnsiTheme="minorHAnsi" w:cstheme="minorHAnsi"/>
                  <w:bCs/>
                  <w:szCs w:val="20"/>
                  <w:rPrChange w:author="Andreyeva, Julia" w:date="2022-03-31T14:12:00Z" w:id="8859">
                    <w:rPr>
                      <w:rFonts w:asciiTheme="minorHAnsi" w:hAnsiTheme="minorHAnsi" w:cstheme="minorHAnsi"/>
                      <w:bCs/>
                      <w:szCs w:val="20"/>
                      <w:highlight w:val="lightGray"/>
                    </w:rPr>
                  </w:rPrChange>
                </w:rPr>
                <w:t>Stock Return</w:t>
              </w:r>
            </w:ins>
          </w:p>
        </w:tc>
        <w:tc>
          <w:tcPr>
            <w:tcW w:w="1843" w:type="dxa"/>
            <w:shd w:val="clear" w:color="auto" w:fill="auto"/>
            <w:tcPrChange w:author="Andreyeva, Julia" w:date="2022-03-31T14:45:00Z" w:id="8860">
              <w:tcPr>
                <w:tcW w:w="1276" w:type="dxa"/>
                <w:shd w:val="clear" w:color="auto" w:fill="auto"/>
              </w:tcPr>
            </w:tcPrChange>
          </w:tcPr>
          <w:p w:rsidRPr="00FF3B14" w:rsidR="00FF3B14" w:rsidP="00FF3B14" w:rsidRDefault="00FF3B14" w14:paraId="6F1E1361" w14:textId="76D7B748">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61"/>
                <w:rFonts w:asciiTheme="minorHAnsi" w:hAnsiTheme="minorHAnsi" w:cstheme="minorHAnsi"/>
                <w:bCs/>
                <w:szCs w:val="20"/>
                <w:rPrChange w:author="Andreyeva, Julia" w:date="2022-03-31T14:12:00Z" w:id="8862">
                  <w:rPr>
                    <w:ins w:author="Andreyeva, Julia" w:date="2022-03-31T14:12:00Z" w:id="8863"/>
                    <w:rFonts w:asciiTheme="minorHAnsi" w:hAnsiTheme="minorHAnsi" w:cstheme="minorHAnsi"/>
                    <w:bCs/>
                    <w:szCs w:val="20"/>
                  </w:rPr>
                </w:rPrChange>
              </w:rPr>
            </w:pPr>
            <w:ins w:author="Andreyeva, Julia" w:date="2022-03-31T14:12:00Z" w:id="8864">
              <w:r w:rsidRPr="00FF3B14">
                <w:rPr>
                  <w:rFonts w:asciiTheme="minorHAnsi" w:hAnsiTheme="minorHAnsi" w:cstheme="minorHAnsi"/>
                  <w:bCs/>
                  <w:szCs w:val="20"/>
                  <w:rPrChange w:author="Andreyeva, Julia" w:date="2022-03-31T14:12:00Z" w:id="8865">
                    <w:rPr>
                      <w:rFonts w:asciiTheme="minorHAnsi" w:hAnsiTheme="minorHAnsi" w:cstheme="minorHAnsi"/>
                      <w:bCs/>
                      <w:szCs w:val="20"/>
                      <w:highlight w:val="lightGray"/>
                    </w:rPr>
                  </w:rPrChange>
                </w:rPr>
                <w:t>Spain</w:t>
              </w:r>
            </w:ins>
          </w:p>
        </w:tc>
        <w:tc>
          <w:tcPr>
            <w:tcW w:w="1559" w:type="dxa"/>
            <w:shd w:val="clear" w:color="auto" w:fill="auto"/>
            <w:tcPrChange w:author="Andreyeva, Julia" w:date="2022-03-31T14:45:00Z" w:id="8866">
              <w:tcPr>
                <w:tcW w:w="2268" w:type="dxa"/>
                <w:gridSpan w:val="2"/>
                <w:shd w:val="clear" w:color="auto" w:fill="auto"/>
              </w:tcPr>
            </w:tcPrChange>
          </w:tcPr>
          <w:p w:rsidRPr="00F01836" w:rsidR="00FF3B14" w:rsidP="00FF3B14" w:rsidRDefault="00FF3B14" w14:paraId="6FDA66C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4:12:00Z" w:id="8867"/>
                <w:rFonts w:asciiTheme="minorHAnsi" w:hAnsiTheme="minorHAnsi" w:cstheme="minorHAnsi"/>
                <w:bCs/>
                <w:szCs w:val="20"/>
              </w:rPr>
            </w:pPr>
          </w:p>
        </w:tc>
      </w:tr>
      <w:tr w:rsidRPr="001F24C2" w:rsidR="001E4B20" w:rsidTr="00A529BA" w14:paraId="05D637B8" w14:textId="77777777">
        <w:tblPrEx>
          <w:tblPrExChange w:author="Andreyeva, Julia" w:date="2022-03-31T14:45:00Z" w:id="8868">
            <w:tblPrEx>
              <w:tblW w:w="6917" w:type="dxa"/>
            </w:tblPrEx>
          </w:tblPrExChange>
        </w:tblPrEx>
        <w:trPr>
          <w:ins w:author="Andreyeva, Julia" w:date="2022-03-31T10:52:00Z" w:id="8869"/>
          <w:trPrChange w:author="Andreyeva, Julia" w:date="2022-03-31T14:45:00Z" w:id="8870">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871">
              <w:tcPr>
                <w:tcW w:w="1271" w:type="dxa"/>
                <w:shd w:val="clear" w:color="auto" w:fill="auto"/>
              </w:tcPr>
            </w:tcPrChange>
          </w:tcPr>
          <w:p w:rsidR="007541E8" w:rsidP="00AE2229" w:rsidRDefault="007541E8" w14:paraId="5BFFF7C3" w14:textId="77777777">
            <w:pPr>
              <w:pStyle w:val="BodyText"/>
              <w:rPr>
                <w:ins w:author="Andreyeva, Julia" w:date="2022-03-31T13:47:00Z" w:id="8872"/>
                <w:rFonts w:asciiTheme="minorHAnsi" w:hAnsiTheme="minorHAnsi" w:cstheme="minorHAnsi"/>
                <w:b w:val="0"/>
                <w:szCs w:val="20"/>
              </w:rPr>
            </w:pPr>
          </w:p>
        </w:tc>
        <w:tc>
          <w:tcPr>
            <w:tcW w:w="1418" w:type="dxa"/>
            <w:shd w:val="clear" w:color="auto" w:fill="auto"/>
            <w:tcPrChange w:author="Andreyeva, Julia" w:date="2022-03-31T14:45:00Z" w:id="8873">
              <w:tcPr>
                <w:tcW w:w="709" w:type="dxa"/>
                <w:shd w:val="clear" w:color="auto" w:fill="auto"/>
              </w:tcPr>
            </w:tcPrChange>
          </w:tcPr>
          <w:p w:rsidR="007541E8" w:rsidP="00AE2229" w:rsidRDefault="007541E8" w14:paraId="48590BEA" w14:textId="52B0998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74"/>
                <w:rFonts w:asciiTheme="minorHAnsi" w:hAnsiTheme="minorHAnsi" w:cstheme="minorHAnsi"/>
                <w:b/>
                <w:szCs w:val="20"/>
              </w:rPr>
            </w:pPr>
          </w:p>
        </w:tc>
        <w:tc>
          <w:tcPr>
            <w:tcW w:w="1984" w:type="dxa"/>
            <w:tcPrChange w:author="Andreyeva, Julia" w:date="2022-03-31T14:45:00Z" w:id="8875">
              <w:tcPr>
                <w:tcW w:w="1366" w:type="dxa"/>
                <w:gridSpan w:val="2"/>
              </w:tcPr>
            </w:tcPrChange>
          </w:tcPr>
          <w:p w:rsidRPr="00AA4E41" w:rsidR="007541E8" w:rsidP="00AE2229" w:rsidRDefault="007541E8" w14:paraId="729152B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876"/>
                <w:rFonts w:asciiTheme="minorHAnsi" w:hAnsiTheme="minorHAnsi" w:cstheme="minorHAnsi"/>
                <w:bCs/>
                <w:szCs w:val="20"/>
              </w:rPr>
            </w:pPr>
          </w:p>
        </w:tc>
        <w:tc>
          <w:tcPr>
            <w:tcW w:w="1701" w:type="dxa"/>
            <w:shd w:val="clear" w:color="auto" w:fill="auto"/>
            <w:tcPrChange w:author="Andreyeva, Julia" w:date="2022-03-31T14:45:00Z" w:id="8877">
              <w:tcPr>
                <w:tcW w:w="2036" w:type="dxa"/>
                <w:gridSpan w:val="2"/>
                <w:shd w:val="clear" w:color="auto" w:fill="auto"/>
              </w:tcPr>
            </w:tcPrChange>
          </w:tcPr>
          <w:p w:rsidR="007541E8" w:rsidP="00AE2229" w:rsidRDefault="007541E8" w14:paraId="1B2AF6BD" w14:textId="67BA5665">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78"/>
                <w:rFonts w:asciiTheme="minorHAnsi" w:hAnsiTheme="minorHAnsi" w:cstheme="minorHAnsi"/>
                <w:bCs/>
                <w:szCs w:val="20"/>
              </w:rPr>
            </w:pPr>
            <w:ins w:author="Andreyeva, Julia" w:date="2022-03-31T10:52:00Z" w:id="8879">
              <w:r w:rsidRPr="00AA4E41">
                <w:rPr>
                  <w:rFonts w:asciiTheme="minorHAnsi" w:hAnsiTheme="minorHAnsi" w:cstheme="minorHAnsi"/>
                  <w:bCs/>
                  <w:szCs w:val="20"/>
                </w:rPr>
                <w:t>Delegate</w:t>
              </w:r>
            </w:ins>
          </w:p>
        </w:tc>
        <w:tc>
          <w:tcPr>
            <w:tcW w:w="1843" w:type="dxa"/>
            <w:shd w:val="clear" w:color="auto" w:fill="auto"/>
            <w:tcPrChange w:author="Andreyeva, Julia" w:date="2022-03-31T14:45:00Z" w:id="8880">
              <w:tcPr>
                <w:tcW w:w="1276" w:type="dxa"/>
                <w:shd w:val="clear" w:color="auto" w:fill="auto"/>
              </w:tcPr>
            </w:tcPrChange>
          </w:tcPr>
          <w:p w:rsidR="007541E8" w:rsidP="00AE2229" w:rsidRDefault="007541E8" w14:paraId="5A48654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81"/>
                <w:rFonts w:asciiTheme="minorHAnsi" w:hAnsiTheme="minorHAnsi" w:cstheme="minorHAnsi"/>
                <w:bCs/>
                <w:szCs w:val="20"/>
              </w:rPr>
            </w:pPr>
            <w:ins w:author="Andreyeva, Julia" w:date="2022-03-31T10:52:00Z" w:id="8882">
              <w:r>
                <w:rPr>
                  <w:rFonts w:asciiTheme="minorHAnsi" w:hAnsiTheme="minorHAnsi" w:cstheme="minorHAnsi"/>
                  <w:bCs/>
                  <w:szCs w:val="20"/>
                </w:rPr>
                <w:t>Spain</w:t>
              </w:r>
            </w:ins>
          </w:p>
        </w:tc>
        <w:tc>
          <w:tcPr>
            <w:tcW w:w="1559" w:type="dxa"/>
            <w:shd w:val="clear" w:color="auto" w:fill="auto"/>
            <w:tcPrChange w:author="Andreyeva, Julia" w:date="2022-03-31T14:45:00Z" w:id="8883">
              <w:tcPr>
                <w:tcW w:w="259" w:type="dxa"/>
                <w:shd w:val="clear" w:color="auto" w:fill="auto"/>
              </w:tcPr>
            </w:tcPrChange>
          </w:tcPr>
          <w:p w:rsidRPr="00F01836" w:rsidR="007541E8" w:rsidP="00AE2229" w:rsidRDefault="007541E8" w14:paraId="2661827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84"/>
                <w:rFonts w:asciiTheme="minorHAnsi" w:hAnsiTheme="minorHAnsi" w:cstheme="minorHAnsi"/>
                <w:bCs/>
                <w:szCs w:val="20"/>
              </w:rPr>
            </w:pPr>
          </w:p>
        </w:tc>
      </w:tr>
      <w:tr w:rsidRPr="001F24C2" w:rsidR="001E4B20" w:rsidTr="00A529BA" w14:paraId="2B325320" w14:textId="77777777">
        <w:tblPrEx>
          <w:tblPrExChange w:author="Andreyeva, Julia" w:date="2022-03-31T14:45:00Z" w:id="8885">
            <w:tblPrEx>
              <w:tblW w:w="6917" w:type="dxa"/>
            </w:tblPrEx>
          </w:tblPrExChange>
        </w:tblPrEx>
        <w:trPr>
          <w:ins w:author="Andreyeva, Julia" w:date="2022-03-31T10:52:00Z" w:id="8886"/>
          <w:trPrChange w:author="Andreyeva, Julia" w:date="2022-03-31T14:45:00Z" w:id="8887">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888">
              <w:tcPr>
                <w:tcW w:w="1271" w:type="dxa"/>
                <w:shd w:val="clear" w:color="auto" w:fill="auto"/>
              </w:tcPr>
            </w:tcPrChange>
          </w:tcPr>
          <w:p w:rsidR="007541E8" w:rsidP="00AE2229" w:rsidRDefault="007541E8" w14:paraId="6E7BB273" w14:textId="77777777">
            <w:pPr>
              <w:pStyle w:val="BodyText"/>
              <w:rPr>
                <w:ins w:author="Andreyeva, Julia" w:date="2022-03-31T13:47:00Z" w:id="8889"/>
                <w:rFonts w:asciiTheme="minorHAnsi" w:hAnsiTheme="minorHAnsi" w:cstheme="minorHAnsi"/>
                <w:b w:val="0"/>
                <w:szCs w:val="20"/>
              </w:rPr>
            </w:pPr>
          </w:p>
        </w:tc>
        <w:tc>
          <w:tcPr>
            <w:tcW w:w="1418" w:type="dxa"/>
            <w:shd w:val="clear" w:color="auto" w:fill="auto"/>
            <w:tcPrChange w:author="Andreyeva, Julia" w:date="2022-03-31T14:45:00Z" w:id="8890">
              <w:tcPr>
                <w:tcW w:w="709" w:type="dxa"/>
                <w:shd w:val="clear" w:color="auto" w:fill="auto"/>
              </w:tcPr>
            </w:tcPrChange>
          </w:tcPr>
          <w:p w:rsidR="007541E8" w:rsidP="00AE2229" w:rsidRDefault="007541E8" w14:paraId="06243B54" w14:textId="1C79248B">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91"/>
                <w:rFonts w:asciiTheme="minorHAnsi" w:hAnsiTheme="minorHAnsi" w:cstheme="minorHAnsi"/>
                <w:b/>
                <w:szCs w:val="20"/>
              </w:rPr>
            </w:pPr>
          </w:p>
        </w:tc>
        <w:tc>
          <w:tcPr>
            <w:tcW w:w="1984" w:type="dxa"/>
            <w:tcPrChange w:author="Andreyeva, Julia" w:date="2022-03-31T14:45:00Z" w:id="8892">
              <w:tcPr>
                <w:tcW w:w="1366" w:type="dxa"/>
                <w:gridSpan w:val="2"/>
              </w:tcPr>
            </w:tcPrChange>
          </w:tcPr>
          <w:p w:rsidRPr="00AA4E41" w:rsidR="007541E8" w:rsidP="00AE2229" w:rsidRDefault="007541E8" w14:paraId="30E41CB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893"/>
                <w:rFonts w:asciiTheme="minorHAnsi" w:hAnsiTheme="minorHAnsi" w:cstheme="minorHAnsi"/>
                <w:bCs/>
                <w:szCs w:val="20"/>
              </w:rPr>
            </w:pPr>
          </w:p>
        </w:tc>
        <w:tc>
          <w:tcPr>
            <w:tcW w:w="1701" w:type="dxa"/>
            <w:shd w:val="clear" w:color="auto" w:fill="auto"/>
            <w:tcPrChange w:author="Andreyeva, Julia" w:date="2022-03-31T14:45:00Z" w:id="8894">
              <w:tcPr>
                <w:tcW w:w="2036" w:type="dxa"/>
                <w:gridSpan w:val="2"/>
                <w:shd w:val="clear" w:color="auto" w:fill="auto"/>
              </w:tcPr>
            </w:tcPrChange>
          </w:tcPr>
          <w:p w:rsidR="007541E8" w:rsidP="00AE2229" w:rsidRDefault="007541E8" w14:paraId="3704C2CF" w14:textId="04F11CA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95"/>
                <w:rFonts w:asciiTheme="minorHAnsi" w:hAnsiTheme="minorHAnsi" w:cstheme="minorHAnsi"/>
                <w:bCs/>
                <w:szCs w:val="20"/>
              </w:rPr>
            </w:pPr>
            <w:ins w:author="Andreyeva, Julia" w:date="2022-03-31T10:52:00Z" w:id="8896">
              <w:r w:rsidRPr="00AA4E41">
                <w:rPr>
                  <w:rFonts w:asciiTheme="minorHAnsi" w:hAnsiTheme="minorHAnsi" w:cstheme="minorHAnsi"/>
                  <w:bCs/>
                  <w:szCs w:val="20"/>
                </w:rPr>
                <w:t>Delegate FF</w:t>
              </w:r>
            </w:ins>
          </w:p>
        </w:tc>
        <w:tc>
          <w:tcPr>
            <w:tcW w:w="1843" w:type="dxa"/>
            <w:shd w:val="clear" w:color="auto" w:fill="auto"/>
            <w:tcPrChange w:author="Andreyeva, Julia" w:date="2022-03-31T14:45:00Z" w:id="8897">
              <w:tcPr>
                <w:tcW w:w="1276" w:type="dxa"/>
                <w:shd w:val="clear" w:color="auto" w:fill="auto"/>
              </w:tcPr>
            </w:tcPrChange>
          </w:tcPr>
          <w:p w:rsidR="007541E8" w:rsidP="00AE2229" w:rsidRDefault="007541E8" w14:paraId="4CB2490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898"/>
                <w:rFonts w:asciiTheme="minorHAnsi" w:hAnsiTheme="minorHAnsi" w:cstheme="minorHAnsi"/>
                <w:bCs/>
                <w:szCs w:val="20"/>
              </w:rPr>
            </w:pPr>
            <w:ins w:author="Andreyeva, Julia" w:date="2022-03-31T10:52:00Z" w:id="8899">
              <w:r>
                <w:rPr>
                  <w:rFonts w:asciiTheme="minorHAnsi" w:hAnsiTheme="minorHAnsi" w:cstheme="minorHAnsi"/>
                  <w:bCs/>
                  <w:szCs w:val="20"/>
                </w:rPr>
                <w:t>Spain</w:t>
              </w:r>
            </w:ins>
          </w:p>
        </w:tc>
        <w:tc>
          <w:tcPr>
            <w:tcW w:w="1559" w:type="dxa"/>
            <w:shd w:val="clear" w:color="auto" w:fill="auto"/>
            <w:tcPrChange w:author="Andreyeva, Julia" w:date="2022-03-31T14:45:00Z" w:id="8900">
              <w:tcPr>
                <w:tcW w:w="259" w:type="dxa"/>
                <w:shd w:val="clear" w:color="auto" w:fill="auto"/>
              </w:tcPr>
            </w:tcPrChange>
          </w:tcPr>
          <w:p w:rsidRPr="00F01836" w:rsidR="007541E8" w:rsidP="00AE2229" w:rsidRDefault="007541E8" w14:paraId="6EA781F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01"/>
                <w:rFonts w:asciiTheme="minorHAnsi" w:hAnsiTheme="minorHAnsi" w:cstheme="minorHAnsi"/>
                <w:bCs/>
                <w:szCs w:val="20"/>
              </w:rPr>
            </w:pPr>
          </w:p>
        </w:tc>
      </w:tr>
      <w:tr w:rsidRPr="001F24C2" w:rsidR="001E4B20" w:rsidTr="00A529BA" w14:paraId="1491DB0E" w14:textId="77777777">
        <w:tblPrEx>
          <w:tblPrExChange w:author="Andreyeva, Julia" w:date="2022-03-31T14:45:00Z" w:id="8902">
            <w:tblPrEx>
              <w:tblW w:w="6917" w:type="dxa"/>
            </w:tblPrEx>
          </w:tblPrExChange>
        </w:tblPrEx>
        <w:trPr>
          <w:ins w:author="Andreyeva, Julia" w:date="2022-03-31T10:52:00Z" w:id="8903"/>
          <w:trPrChange w:author="Andreyeva, Julia" w:date="2022-03-31T14:45:00Z" w:id="8904">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905">
              <w:tcPr>
                <w:tcW w:w="1271" w:type="dxa"/>
                <w:shd w:val="clear" w:color="auto" w:fill="auto"/>
              </w:tcPr>
            </w:tcPrChange>
          </w:tcPr>
          <w:p w:rsidR="007541E8" w:rsidP="00AE2229" w:rsidRDefault="007541E8" w14:paraId="03A90A78" w14:textId="77777777">
            <w:pPr>
              <w:pStyle w:val="BodyText"/>
              <w:rPr>
                <w:ins w:author="Andreyeva, Julia" w:date="2022-03-31T13:47:00Z" w:id="8906"/>
                <w:rFonts w:asciiTheme="minorHAnsi" w:hAnsiTheme="minorHAnsi" w:cstheme="minorHAnsi"/>
                <w:b w:val="0"/>
                <w:szCs w:val="20"/>
              </w:rPr>
            </w:pPr>
          </w:p>
        </w:tc>
        <w:tc>
          <w:tcPr>
            <w:tcW w:w="1418" w:type="dxa"/>
            <w:shd w:val="clear" w:color="auto" w:fill="auto"/>
            <w:tcPrChange w:author="Andreyeva, Julia" w:date="2022-03-31T14:45:00Z" w:id="8907">
              <w:tcPr>
                <w:tcW w:w="709" w:type="dxa"/>
                <w:shd w:val="clear" w:color="auto" w:fill="auto"/>
              </w:tcPr>
            </w:tcPrChange>
          </w:tcPr>
          <w:p w:rsidR="007541E8" w:rsidP="00AE2229" w:rsidRDefault="007541E8" w14:paraId="44ABBD7A" w14:textId="28208C0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08"/>
                <w:rFonts w:asciiTheme="minorHAnsi" w:hAnsiTheme="minorHAnsi" w:cstheme="minorHAnsi"/>
                <w:b/>
                <w:szCs w:val="20"/>
              </w:rPr>
            </w:pPr>
          </w:p>
        </w:tc>
        <w:tc>
          <w:tcPr>
            <w:tcW w:w="1984" w:type="dxa"/>
            <w:tcPrChange w:author="Andreyeva, Julia" w:date="2022-03-31T14:45:00Z" w:id="8909">
              <w:tcPr>
                <w:tcW w:w="1366" w:type="dxa"/>
                <w:gridSpan w:val="2"/>
              </w:tcPr>
            </w:tcPrChange>
          </w:tcPr>
          <w:p w:rsidRPr="00AA4E41" w:rsidR="007541E8" w:rsidP="00AE2229" w:rsidRDefault="007541E8" w14:paraId="5A17B60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910"/>
                <w:rFonts w:asciiTheme="minorHAnsi" w:hAnsiTheme="minorHAnsi" w:cstheme="minorHAnsi"/>
                <w:bCs/>
                <w:szCs w:val="20"/>
              </w:rPr>
            </w:pPr>
          </w:p>
        </w:tc>
        <w:tc>
          <w:tcPr>
            <w:tcW w:w="1701" w:type="dxa"/>
            <w:shd w:val="clear" w:color="auto" w:fill="auto"/>
            <w:tcPrChange w:author="Andreyeva, Julia" w:date="2022-03-31T14:45:00Z" w:id="8911">
              <w:tcPr>
                <w:tcW w:w="2036" w:type="dxa"/>
                <w:gridSpan w:val="2"/>
                <w:shd w:val="clear" w:color="auto" w:fill="auto"/>
              </w:tcPr>
            </w:tcPrChange>
          </w:tcPr>
          <w:p w:rsidR="007541E8" w:rsidP="00AE2229" w:rsidRDefault="007541E8" w14:paraId="0B90DCC5" w14:textId="69A7814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12"/>
                <w:rFonts w:asciiTheme="minorHAnsi" w:hAnsiTheme="minorHAnsi" w:cstheme="minorHAnsi"/>
                <w:bCs/>
                <w:szCs w:val="20"/>
              </w:rPr>
            </w:pPr>
            <w:ins w:author="Andreyeva, Julia" w:date="2022-03-31T10:52:00Z" w:id="8913">
              <w:r w:rsidRPr="00AA4E41">
                <w:rPr>
                  <w:rFonts w:asciiTheme="minorHAnsi" w:hAnsiTheme="minorHAnsi" w:cstheme="minorHAnsi"/>
                  <w:bCs/>
                  <w:szCs w:val="20"/>
                </w:rPr>
                <w:t>Dry - Stock</w:t>
              </w:r>
            </w:ins>
          </w:p>
        </w:tc>
        <w:tc>
          <w:tcPr>
            <w:tcW w:w="1843" w:type="dxa"/>
            <w:shd w:val="clear" w:color="auto" w:fill="auto"/>
            <w:tcPrChange w:author="Andreyeva, Julia" w:date="2022-03-31T14:45:00Z" w:id="8914">
              <w:tcPr>
                <w:tcW w:w="1276" w:type="dxa"/>
                <w:shd w:val="clear" w:color="auto" w:fill="auto"/>
              </w:tcPr>
            </w:tcPrChange>
          </w:tcPr>
          <w:p w:rsidR="007541E8" w:rsidP="00AE2229" w:rsidRDefault="007541E8" w14:paraId="4F72372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15"/>
                <w:rFonts w:asciiTheme="minorHAnsi" w:hAnsiTheme="minorHAnsi" w:cstheme="minorHAnsi"/>
                <w:bCs/>
                <w:szCs w:val="20"/>
              </w:rPr>
            </w:pPr>
            <w:ins w:author="Andreyeva, Julia" w:date="2022-03-31T10:52:00Z" w:id="8916">
              <w:r>
                <w:rPr>
                  <w:rFonts w:asciiTheme="minorHAnsi" w:hAnsiTheme="minorHAnsi" w:cstheme="minorHAnsi"/>
                  <w:bCs/>
                  <w:szCs w:val="20"/>
                </w:rPr>
                <w:t>Spain</w:t>
              </w:r>
            </w:ins>
          </w:p>
        </w:tc>
        <w:tc>
          <w:tcPr>
            <w:tcW w:w="1559" w:type="dxa"/>
            <w:shd w:val="clear" w:color="auto" w:fill="auto"/>
            <w:tcPrChange w:author="Andreyeva, Julia" w:date="2022-03-31T14:45:00Z" w:id="8917">
              <w:tcPr>
                <w:tcW w:w="259" w:type="dxa"/>
                <w:shd w:val="clear" w:color="auto" w:fill="auto"/>
              </w:tcPr>
            </w:tcPrChange>
          </w:tcPr>
          <w:p w:rsidRPr="00F01836" w:rsidR="007541E8" w:rsidP="00AE2229" w:rsidRDefault="007541E8" w14:paraId="6BBB895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18"/>
                <w:rFonts w:asciiTheme="minorHAnsi" w:hAnsiTheme="minorHAnsi" w:cstheme="minorHAnsi"/>
                <w:bCs/>
                <w:szCs w:val="20"/>
              </w:rPr>
            </w:pPr>
          </w:p>
        </w:tc>
      </w:tr>
      <w:tr w:rsidRPr="001F24C2" w:rsidR="001E4B20" w:rsidTr="00A529BA" w14:paraId="5BADEB11" w14:textId="77777777">
        <w:tblPrEx>
          <w:tblPrExChange w:author="Andreyeva, Julia" w:date="2022-03-31T14:45:00Z" w:id="8919">
            <w:tblPrEx>
              <w:tblW w:w="6917" w:type="dxa"/>
            </w:tblPrEx>
          </w:tblPrExChange>
        </w:tblPrEx>
        <w:trPr>
          <w:ins w:author="Andreyeva, Julia" w:date="2022-03-31T10:52:00Z" w:id="8920"/>
          <w:trPrChange w:author="Andreyeva, Julia" w:date="2022-03-31T14:45:00Z" w:id="8921">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922">
              <w:tcPr>
                <w:tcW w:w="1271" w:type="dxa"/>
                <w:shd w:val="clear" w:color="auto" w:fill="auto"/>
              </w:tcPr>
            </w:tcPrChange>
          </w:tcPr>
          <w:p w:rsidR="007541E8" w:rsidP="00AE2229" w:rsidRDefault="007541E8" w14:paraId="18F9BFAF" w14:textId="77777777">
            <w:pPr>
              <w:pStyle w:val="BodyText"/>
              <w:rPr>
                <w:ins w:author="Andreyeva, Julia" w:date="2022-03-31T13:47:00Z" w:id="8923"/>
                <w:rFonts w:asciiTheme="minorHAnsi" w:hAnsiTheme="minorHAnsi" w:cstheme="minorHAnsi"/>
                <w:b w:val="0"/>
                <w:szCs w:val="20"/>
              </w:rPr>
            </w:pPr>
          </w:p>
        </w:tc>
        <w:tc>
          <w:tcPr>
            <w:tcW w:w="1418" w:type="dxa"/>
            <w:shd w:val="clear" w:color="auto" w:fill="auto"/>
            <w:tcPrChange w:author="Andreyeva, Julia" w:date="2022-03-31T14:45:00Z" w:id="8924">
              <w:tcPr>
                <w:tcW w:w="709" w:type="dxa"/>
                <w:shd w:val="clear" w:color="auto" w:fill="auto"/>
              </w:tcPr>
            </w:tcPrChange>
          </w:tcPr>
          <w:p w:rsidR="007541E8" w:rsidP="00AE2229" w:rsidRDefault="007541E8" w14:paraId="3A8D5DF6" w14:textId="73E0FA93">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25"/>
                <w:rFonts w:asciiTheme="minorHAnsi" w:hAnsiTheme="minorHAnsi" w:cstheme="minorHAnsi"/>
                <w:b/>
                <w:szCs w:val="20"/>
              </w:rPr>
            </w:pPr>
          </w:p>
        </w:tc>
        <w:tc>
          <w:tcPr>
            <w:tcW w:w="1984" w:type="dxa"/>
            <w:tcPrChange w:author="Andreyeva, Julia" w:date="2022-03-31T14:45:00Z" w:id="8926">
              <w:tcPr>
                <w:tcW w:w="1366" w:type="dxa"/>
                <w:gridSpan w:val="2"/>
              </w:tcPr>
            </w:tcPrChange>
          </w:tcPr>
          <w:p w:rsidRPr="00AA4E41" w:rsidR="007541E8" w:rsidP="00AE2229" w:rsidRDefault="007541E8" w14:paraId="7E9ED92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927"/>
                <w:rFonts w:asciiTheme="minorHAnsi" w:hAnsiTheme="minorHAnsi" w:cstheme="minorHAnsi"/>
                <w:bCs/>
                <w:szCs w:val="20"/>
              </w:rPr>
            </w:pPr>
          </w:p>
        </w:tc>
        <w:tc>
          <w:tcPr>
            <w:tcW w:w="1701" w:type="dxa"/>
            <w:shd w:val="clear" w:color="auto" w:fill="auto"/>
            <w:tcPrChange w:author="Andreyeva, Julia" w:date="2022-03-31T14:45:00Z" w:id="8928">
              <w:tcPr>
                <w:tcW w:w="2036" w:type="dxa"/>
                <w:gridSpan w:val="2"/>
                <w:shd w:val="clear" w:color="auto" w:fill="auto"/>
              </w:tcPr>
            </w:tcPrChange>
          </w:tcPr>
          <w:p w:rsidR="007541E8" w:rsidP="00AE2229" w:rsidRDefault="007541E8" w14:paraId="5C5A70D8" w14:textId="5AA4C823">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29"/>
                <w:rFonts w:asciiTheme="minorHAnsi" w:hAnsiTheme="minorHAnsi" w:cstheme="minorHAnsi"/>
                <w:bCs/>
                <w:szCs w:val="20"/>
              </w:rPr>
            </w:pPr>
            <w:ins w:author="Andreyeva, Julia" w:date="2022-03-31T10:52:00Z" w:id="8930">
              <w:r w:rsidRPr="00AA4E41">
                <w:rPr>
                  <w:rFonts w:asciiTheme="minorHAnsi" w:hAnsiTheme="minorHAnsi" w:cstheme="minorHAnsi"/>
                  <w:bCs/>
                  <w:szCs w:val="20"/>
                </w:rPr>
                <w:t>FF Delegate</w:t>
              </w:r>
            </w:ins>
          </w:p>
        </w:tc>
        <w:tc>
          <w:tcPr>
            <w:tcW w:w="1843" w:type="dxa"/>
            <w:shd w:val="clear" w:color="auto" w:fill="auto"/>
            <w:tcPrChange w:author="Andreyeva, Julia" w:date="2022-03-31T14:45:00Z" w:id="8931">
              <w:tcPr>
                <w:tcW w:w="1276" w:type="dxa"/>
                <w:shd w:val="clear" w:color="auto" w:fill="auto"/>
              </w:tcPr>
            </w:tcPrChange>
          </w:tcPr>
          <w:p w:rsidR="007541E8" w:rsidP="00AE2229" w:rsidRDefault="007541E8" w14:paraId="14A7FD7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32"/>
                <w:rFonts w:asciiTheme="minorHAnsi" w:hAnsiTheme="minorHAnsi" w:cstheme="minorHAnsi"/>
                <w:bCs/>
                <w:szCs w:val="20"/>
              </w:rPr>
            </w:pPr>
            <w:ins w:author="Andreyeva, Julia" w:date="2022-03-31T10:52:00Z" w:id="8933">
              <w:r>
                <w:rPr>
                  <w:rFonts w:asciiTheme="minorHAnsi" w:hAnsiTheme="minorHAnsi" w:cstheme="minorHAnsi"/>
                  <w:bCs/>
                  <w:szCs w:val="20"/>
                </w:rPr>
                <w:t>Spain</w:t>
              </w:r>
            </w:ins>
          </w:p>
        </w:tc>
        <w:tc>
          <w:tcPr>
            <w:tcW w:w="1559" w:type="dxa"/>
            <w:shd w:val="clear" w:color="auto" w:fill="auto"/>
            <w:tcPrChange w:author="Andreyeva, Julia" w:date="2022-03-31T14:45:00Z" w:id="8934">
              <w:tcPr>
                <w:tcW w:w="259" w:type="dxa"/>
                <w:shd w:val="clear" w:color="auto" w:fill="auto"/>
              </w:tcPr>
            </w:tcPrChange>
          </w:tcPr>
          <w:p w:rsidRPr="00F01836" w:rsidR="007541E8" w:rsidP="00AE2229" w:rsidRDefault="007541E8" w14:paraId="0BB28BE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35"/>
                <w:rFonts w:asciiTheme="minorHAnsi" w:hAnsiTheme="minorHAnsi" w:cstheme="minorHAnsi"/>
                <w:bCs/>
                <w:szCs w:val="20"/>
              </w:rPr>
            </w:pPr>
          </w:p>
        </w:tc>
      </w:tr>
      <w:tr w:rsidRPr="001F24C2" w:rsidR="001E4B20" w:rsidTr="00A529BA" w14:paraId="5A2B1934" w14:textId="77777777">
        <w:tblPrEx>
          <w:tblPrExChange w:author="Andreyeva, Julia" w:date="2022-03-31T14:45:00Z" w:id="8936">
            <w:tblPrEx>
              <w:tblW w:w="6917" w:type="dxa"/>
            </w:tblPrEx>
          </w:tblPrExChange>
        </w:tblPrEx>
        <w:trPr>
          <w:ins w:author="Andreyeva, Julia" w:date="2022-03-31T10:52:00Z" w:id="8937"/>
          <w:trPrChange w:author="Andreyeva, Julia" w:date="2022-03-31T14:45:00Z" w:id="8938">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939">
              <w:tcPr>
                <w:tcW w:w="1271" w:type="dxa"/>
                <w:shd w:val="clear" w:color="auto" w:fill="auto"/>
              </w:tcPr>
            </w:tcPrChange>
          </w:tcPr>
          <w:p w:rsidR="007541E8" w:rsidP="00AE2229" w:rsidRDefault="007541E8" w14:paraId="21A58DC6" w14:textId="77777777">
            <w:pPr>
              <w:pStyle w:val="BodyText"/>
              <w:rPr>
                <w:ins w:author="Andreyeva, Julia" w:date="2022-03-31T13:47:00Z" w:id="8940"/>
                <w:rFonts w:asciiTheme="minorHAnsi" w:hAnsiTheme="minorHAnsi" w:cstheme="minorHAnsi"/>
                <w:b w:val="0"/>
                <w:szCs w:val="20"/>
              </w:rPr>
            </w:pPr>
          </w:p>
        </w:tc>
        <w:tc>
          <w:tcPr>
            <w:tcW w:w="1418" w:type="dxa"/>
            <w:shd w:val="clear" w:color="auto" w:fill="auto"/>
            <w:tcPrChange w:author="Andreyeva, Julia" w:date="2022-03-31T14:45:00Z" w:id="8941">
              <w:tcPr>
                <w:tcW w:w="709" w:type="dxa"/>
                <w:shd w:val="clear" w:color="auto" w:fill="auto"/>
              </w:tcPr>
            </w:tcPrChange>
          </w:tcPr>
          <w:p w:rsidR="007541E8" w:rsidP="00AE2229" w:rsidRDefault="007541E8" w14:paraId="3A1FD653" w14:textId="1CF2975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42"/>
                <w:rFonts w:asciiTheme="minorHAnsi" w:hAnsiTheme="minorHAnsi" w:cstheme="minorHAnsi"/>
                <w:b/>
                <w:szCs w:val="20"/>
              </w:rPr>
            </w:pPr>
          </w:p>
        </w:tc>
        <w:tc>
          <w:tcPr>
            <w:tcW w:w="1984" w:type="dxa"/>
            <w:tcPrChange w:author="Andreyeva, Julia" w:date="2022-03-31T14:45:00Z" w:id="8943">
              <w:tcPr>
                <w:tcW w:w="1366" w:type="dxa"/>
                <w:gridSpan w:val="2"/>
              </w:tcPr>
            </w:tcPrChange>
          </w:tcPr>
          <w:p w:rsidRPr="00AA4E41" w:rsidR="007541E8" w:rsidP="00AE2229" w:rsidRDefault="007541E8" w14:paraId="62C9697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944"/>
                <w:rFonts w:asciiTheme="minorHAnsi" w:hAnsiTheme="minorHAnsi" w:cstheme="minorHAnsi"/>
                <w:bCs/>
                <w:szCs w:val="20"/>
              </w:rPr>
            </w:pPr>
          </w:p>
        </w:tc>
        <w:tc>
          <w:tcPr>
            <w:tcW w:w="1701" w:type="dxa"/>
            <w:shd w:val="clear" w:color="auto" w:fill="auto"/>
            <w:tcPrChange w:author="Andreyeva, Julia" w:date="2022-03-31T14:45:00Z" w:id="8945">
              <w:tcPr>
                <w:tcW w:w="2036" w:type="dxa"/>
                <w:gridSpan w:val="2"/>
                <w:shd w:val="clear" w:color="auto" w:fill="auto"/>
              </w:tcPr>
            </w:tcPrChange>
          </w:tcPr>
          <w:p w:rsidRPr="00AA4E41" w:rsidR="007541E8" w:rsidP="00AE2229" w:rsidRDefault="007541E8" w14:paraId="726DFE3F" w14:textId="6C8C709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46"/>
                <w:rFonts w:asciiTheme="minorHAnsi" w:hAnsiTheme="minorHAnsi" w:cstheme="minorHAnsi"/>
                <w:bCs/>
                <w:szCs w:val="20"/>
              </w:rPr>
            </w:pPr>
            <w:ins w:author="Andreyeva, Julia" w:date="2022-03-31T10:52:00Z" w:id="8947">
              <w:r w:rsidRPr="00AA4E41">
                <w:rPr>
                  <w:rFonts w:asciiTheme="minorHAnsi" w:hAnsiTheme="minorHAnsi" w:cstheme="minorHAnsi"/>
                  <w:bCs/>
                  <w:szCs w:val="20"/>
                </w:rPr>
                <w:t>Order</w:t>
              </w:r>
            </w:ins>
          </w:p>
        </w:tc>
        <w:tc>
          <w:tcPr>
            <w:tcW w:w="1843" w:type="dxa"/>
            <w:shd w:val="clear" w:color="auto" w:fill="auto"/>
            <w:tcPrChange w:author="Andreyeva, Julia" w:date="2022-03-31T14:45:00Z" w:id="8948">
              <w:tcPr>
                <w:tcW w:w="1276" w:type="dxa"/>
                <w:shd w:val="clear" w:color="auto" w:fill="auto"/>
              </w:tcPr>
            </w:tcPrChange>
          </w:tcPr>
          <w:p w:rsidR="007541E8" w:rsidP="00AE2229" w:rsidRDefault="007541E8" w14:paraId="00BFBDC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49"/>
                <w:rFonts w:asciiTheme="minorHAnsi" w:hAnsiTheme="minorHAnsi" w:cstheme="minorHAnsi"/>
                <w:bCs/>
                <w:szCs w:val="20"/>
              </w:rPr>
            </w:pPr>
            <w:ins w:author="Andreyeva, Julia" w:date="2022-03-31T10:52:00Z" w:id="8950">
              <w:r>
                <w:rPr>
                  <w:rFonts w:asciiTheme="minorHAnsi" w:hAnsiTheme="minorHAnsi" w:cstheme="minorHAnsi"/>
                  <w:bCs/>
                  <w:szCs w:val="20"/>
                </w:rPr>
                <w:t>Spain</w:t>
              </w:r>
            </w:ins>
          </w:p>
        </w:tc>
        <w:tc>
          <w:tcPr>
            <w:tcW w:w="1559" w:type="dxa"/>
            <w:shd w:val="clear" w:color="auto" w:fill="auto"/>
            <w:tcPrChange w:author="Andreyeva, Julia" w:date="2022-03-31T14:45:00Z" w:id="8951">
              <w:tcPr>
                <w:tcW w:w="259" w:type="dxa"/>
                <w:shd w:val="clear" w:color="auto" w:fill="auto"/>
              </w:tcPr>
            </w:tcPrChange>
          </w:tcPr>
          <w:p w:rsidRPr="00F01836" w:rsidR="007541E8" w:rsidP="00AE2229" w:rsidRDefault="007541E8" w14:paraId="56DF938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52"/>
                <w:rFonts w:asciiTheme="minorHAnsi" w:hAnsiTheme="minorHAnsi" w:cstheme="minorHAnsi"/>
                <w:bCs/>
                <w:szCs w:val="20"/>
              </w:rPr>
            </w:pPr>
          </w:p>
        </w:tc>
      </w:tr>
      <w:tr w:rsidRPr="001F24C2" w:rsidR="001E4B20" w:rsidTr="00A529BA" w14:paraId="5C3E20E7" w14:textId="77777777">
        <w:tblPrEx>
          <w:tblPrExChange w:author="Andreyeva, Julia" w:date="2022-03-31T14:45:00Z" w:id="8953">
            <w:tblPrEx>
              <w:tblW w:w="6917" w:type="dxa"/>
            </w:tblPrEx>
          </w:tblPrExChange>
        </w:tblPrEx>
        <w:trPr>
          <w:ins w:author="Andreyeva, Julia" w:date="2022-03-31T10:52:00Z" w:id="8954"/>
          <w:trPrChange w:author="Andreyeva, Julia" w:date="2022-03-31T14:45:00Z" w:id="8955">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956">
              <w:tcPr>
                <w:tcW w:w="1271" w:type="dxa"/>
                <w:shd w:val="clear" w:color="auto" w:fill="auto"/>
              </w:tcPr>
            </w:tcPrChange>
          </w:tcPr>
          <w:p w:rsidR="007541E8" w:rsidP="00AE2229" w:rsidRDefault="007541E8" w14:paraId="3C2B7DC8" w14:textId="77777777">
            <w:pPr>
              <w:pStyle w:val="BodyText"/>
              <w:rPr>
                <w:ins w:author="Andreyeva, Julia" w:date="2022-03-31T13:47:00Z" w:id="8957"/>
                <w:rFonts w:asciiTheme="minorHAnsi" w:hAnsiTheme="minorHAnsi" w:cstheme="minorHAnsi"/>
                <w:b w:val="0"/>
                <w:szCs w:val="20"/>
              </w:rPr>
            </w:pPr>
          </w:p>
        </w:tc>
        <w:tc>
          <w:tcPr>
            <w:tcW w:w="1418" w:type="dxa"/>
            <w:shd w:val="clear" w:color="auto" w:fill="auto"/>
            <w:tcPrChange w:author="Andreyeva, Julia" w:date="2022-03-31T14:45:00Z" w:id="8958">
              <w:tcPr>
                <w:tcW w:w="709" w:type="dxa"/>
                <w:shd w:val="clear" w:color="auto" w:fill="auto"/>
              </w:tcPr>
            </w:tcPrChange>
          </w:tcPr>
          <w:p w:rsidR="007541E8" w:rsidP="00AE2229" w:rsidRDefault="007541E8" w14:paraId="4272B48F" w14:textId="28FAE4E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59"/>
                <w:rFonts w:asciiTheme="minorHAnsi" w:hAnsiTheme="minorHAnsi" w:cstheme="minorHAnsi"/>
                <w:b/>
                <w:szCs w:val="20"/>
              </w:rPr>
            </w:pPr>
          </w:p>
        </w:tc>
        <w:tc>
          <w:tcPr>
            <w:tcW w:w="1984" w:type="dxa"/>
            <w:tcPrChange w:author="Andreyeva, Julia" w:date="2022-03-31T14:45:00Z" w:id="8960">
              <w:tcPr>
                <w:tcW w:w="1366" w:type="dxa"/>
                <w:gridSpan w:val="2"/>
              </w:tcPr>
            </w:tcPrChange>
          </w:tcPr>
          <w:p w:rsidRPr="00AA4E41" w:rsidR="007541E8" w:rsidP="00AE2229" w:rsidRDefault="007541E8" w14:paraId="5633EC0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961"/>
                <w:rFonts w:asciiTheme="minorHAnsi" w:hAnsiTheme="minorHAnsi" w:cstheme="minorHAnsi"/>
                <w:bCs/>
                <w:szCs w:val="20"/>
              </w:rPr>
            </w:pPr>
          </w:p>
        </w:tc>
        <w:tc>
          <w:tcPr>
            <w:tcW w:w="1701" w:type="dxa"/>
            <w:shd w:val="clear" w:color="auto" w:fill="auto"/>
            <w:tcPrChange w:author="Andreyeva, Julia" w:date="2022-03-31T14:45:00Z" w:id="8962">
              <w:tcPr>
                <w:tcW w:w="2036" w:type="dxa"/>
                <w:gridSpan w:val="2"/>
                <w:shd w:val="clear" w:color="auto" w:fill="auto"/>
              </w:tcPr>
            </w:tcPrChange>
          </w:tcPr>
          <w:p w:rsidRPr="00AA4E41" w:rsidR="007541E8" w:rsidP="00AE2229" w:rsidRDefault="007541E8" w14:paraId="4585B587" w14:textId="6A8A498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63"/>
                <w:rFonts w:asciiTheme="minorHAnsi" w:hAnsiTheme="minorHAnsi" w:cstheme="minorHAnsi"/>
                <w:bCs/>
                <w:szCs w:val="20"/>
              </w:rPr>
            </w:pPr>
            <w:ins w:author="Andreyeva, Julia" w:date="2022-03-31T10:52:00Z" w:id="8964">
              <w:r w:rsidRPr="00AA4E41">
                <w:rPr>
                  <w:rFonts w:asciiTheme="minorHAnsi" w:hAnsiTheme="minorHAnsi" w:cstheme="minorHAnsi"/>
                  <w:bCs/>
                  <w:szCs w:val="20"/>
                </w:rPr>
                <w:t>Returns - Bad</w:t>
              </w:r>
            </w:ins>
          </w:p>
        </w:tc>
        <w:tc>
          <w:tcPr>
            <w:tcW w:w="1843" w:type="dxa"/>
            <w:shd w:val="clear" w:color="auto" w:fill="auto"/>
            <w:tcPrChange w:author="Andreyeva, Julia" w:date="2022-03-31T14:45:00Z" w:id="8965">
              <w:tcPr>
                <w:tcW w:w="1276" w:type="dxa"/>
                <w:shd w:val="clear" w:color="auto" w:fill="auto"/>
              </w:tcPr>
            </w:tcPrChange>
          </w:tcPr>
          <w:p w:rsidR="007541E8" w:rsidP="00AE2229" w:rsidRDefault="007541E8" w14:paraId="3591E53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66"/>
                <w:rFonts w:asciiTheme="minorHAnsi" w:hAnsiTheme="minorHAnsi" w:cstheme="minorHAnsi"/>
                <w:bCs/>
                <w:szCs w:val="20"/>
              </w:rPr>
            </w:pPr>
            <w:ins w:author="Andreyeva, Julia" w:date="2022-03-31T10:52:00Z" w:id="8967">
              <w:r>
                <w:rPr>
                  <w:rFonts w:asciiTheme="minorHAnsi" w:hAnsiTheme="minorHAnsi" w:cstheme="minorHAnsi"/>
                  <w:bCs/>
                  <w:szCs w:val="20"/>
                </w:rPr>
                <w:t>Spain</w:t>
              </w:r>
            </w:ins>
          </w:p>
        </w:tc>
        <w:tc>
          <w:tcPr>
            <w:tcW w:w="1559" w:type="dxa"/>
            <w:shd w:val="clear" w:color="auto" w:fill="auto"/>
            <w:tcPrChange w:author="Andreyeva, Julia" w:date="2022-03-31T14:45:00Z" w:id="8968">
              <w:tcPr>
                <w:tcW w:w="259" w:type="dxa"/>
                <w:shd w:val="clear" w:color="auto" w:fill="auto"/>
              </w:tcPr>
            </w:tcPrChange>
          </w:tcPr>
          <w:p w:rsidRPr="00F01836" w:rsidR="007541E8" w:rsidP="00AE2229" w:rsidRDefault="007541E8" w14:paraId="3914564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69"/>
                <w:rFonts w:asciiTheme="minorHAnsi" w:hAnsiTheme="minorHAnsi" w:cstheme="minorHAnsi"/>
                <w:bCs/>
                <w:szCs w:val="20"/>
              </w:rPr>
            </w:pPr>
          </w:p>
        </w:tc>
      </w:tr>
      <w:tr w:rsidRPr="001F24C2" w:rsidR="001E4B20" w:rsidTr="00A529BA" w14:paraId="7E74F02D" w14:textId="77777777">
        <w:tblPrEx>
          <w:tblPrExChange w:author="Andreyeva, Julia" w:date="2022-03-31T14:45:00Z" w:id="8970">
            <w:tblPrEx>
              <w:tblW w:w="6917" w:type="dxa"/>
            </w:tblPrEx>
          </w:tblPrExChange>
        </w:tblPrEx>
        <w:trPr>
          <w:ins w:author="Andreyeva, Julia" w:date="2022-03-31T10:52:00Z" w:id="8971"/>
          <w:trPrChange w:author="Andreyeva, Julia" w:date="2022-03-31T14:45:00Z" w:id="8972">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973">
              <w:tcPr>
                <w:tcW w:w="1271" w:type="dxa"/>
                <w:shd w:val="clear" w:color="auto" w:fill="auto"/>
              </w:tcPr>
            </w:tcPrChange>
          </w:tcPr>
          <w:p w:rsidR="007541E8" w:rsidP="00AE2229" w:rsidRDefault="007541E8" w14:paraId="6F1084C9" w14:textId="77777777">
            <w:pPr>
              <w:pStyle w:val="BodyText"/>
              <w:rPr>
                <w:ins w:author="Andreyeva, Julia" w:date="2022-03-31T13:47:00Z" w:id="8974"/>
                <w:rFonts w:asciiTheme="minorHAnsi" w:hAnsiTheme="minorHAnsi" w:cstheme="minorHAnsi"/>
                <w:b w:val="0"/>
                <w:szCs w:val="20"/>
              </w:rPr>
            </w:pPr>
          </w:p>
        </w:tc>
        <w:tc>
          <w:tcPr>
            <w:tcW w:w="1418" w:type="dxa"/>
            <w:shd w:val="clear" w:color="auto" w:fill="auto"/>
            <w:tcPrChange w:author="Andreyeva, Julia" w:date="2022-03-31T14:45:00Z" w:id="8975">
              <w:tcPr>
                <w:tcW w:w="709" w:type="dxa"/>
                <w:shd w:val="clear" w:color="auto" w:fill="auto"/>
              </w:tcPr>
            </w:tcPrChange>
          </w:tcPr>
          <w:p w:rsidR="007541E8" w:rsidP="00AE2229" w:rsidRDefault="007541E8" w14:paraId="56813295" w14:textId="3CA708F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76"/>
                <w:rFonts w:asciiTheme="minorHAnsi" w:hAnsiTheme="minorHAnsi" w:cstheme="minorHAnsi"/>
                <w:b/>
                <w:szCs w:val="20"/>
              </w:rPr>
            </w:pPr>
          </w:p>
        </w:tc>
        <w:tc>
          <w:tcPr>
            <w:tcW w:w="1984" w:type="dxa"/>
            <w:tcPrChange w:author="Andreyeva, Julia" w:date="2022-03-31T14:45:00Z" w:id="8977">
              <w:tcPr>
                <w:tcW w:w="1366" w:type="dxa"/>
                <w:gridSpan w:val="2"/>
              </w:tcPr>
            </w:tcPrChange>
          </w:tcPr>
          <w:p w:rsidRPr="00AA4E41" w:rsidR="007541E8" w:rsidP="00AE2229" w:rsidRDefault="007541E8" w14:paraId="0138EAA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8978"/>
                <w:rFonts w:asciiTheme="minorHAnsi" w:hAnsiTheme="minorHAnsi" w:cstheme="minorHAnsi"/>
                <w:bCs/>
                <w:szCs w:val="20"/>
              </w:rPr>
            </w:pPr>
          </w:p>
        </w:tc>
        <w:tc>
          <w:tcPr>
            <w:tcW w:w="1701" w:type="dxa"/>
            <w:shd w:val="clear" w:color="auto" w:fill="auto"/>
            <w:tcPrChange w:author="Andreyeva, Julia" w:date="2022-03-31T14:45:00Z" w:id="8979">
              <w:tcPr>
                <w:tcW w:w="2036" w:type="dxa"/>
                <w:gridSpan w:val="2"/>
                <w:shd w:val="clear" w:color="auto" w:fill="auto"/>
              </w:tcPr>
            </w:tcPrChange>
          </w:tcPr>
          <w:p w:rsidRPr="00AA4E41" w:rsidR="007541E8" w:rsidP="00AE2229" w:rsidRDefault="007541E8" w14:paraId="357E50DA" w14:textId="61652B3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80"/>
                <w:rFonts w:asciiTheme="minorHAnsi" w:hAnsiTheme="minorHAnsi" w:cstheme="minorHAnsi"/>
                <w:bCs/>
                <w:szCs w:val="20"/>
              </w:rPr>
            </w:pPr>
            <w:ins w:author="Andreyeva, Julia" w:date="2022-03-31T10:52:00Z" w:id="8981">
              <w:r w:rsidRPr="00AA4E41">
                <w:rPr>
                  <w:rFonts w:asciiTheme="minorHAnsi" w:hAnsiTheme="minorHAnsi" w:cstheme="minorHAnsi"/>
                  <w:bCs/>
                  <w:szCs w:val="20"/>
                </w:rPr>
                <w:t>Receive</w:t>
              </w:r>
            </w:ins>
          </w:p>
        </w:tc>
        <w:tc>
          <w:tcPr>
            <w:tcW w:w="1843" w:type="dxa"/>
            <w:shd w:val="clear" w:color="auto" w:fill="auto"/>
            <w:tcPrChange w:author="Andreyeva, Julia" w:date="2022-03-31T14:45:00Z" w:id="8982">
              <w:tcPr>
                <w:tcW w:w="1276" w:type="dxa"/>
                <w:shd w:val="clear" w:color="auto" w:fill="auto"/>
              </w:tcPr>
            </w:tcPrChange>
          </w:tcPr>
          <w:p w:rsidR="007541E8" w:rsidP="00AE2229" w:rsidRDefault="007541E8" w14:paraId="49F0830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83"/>
                <w:rFonts w:asciiTheme="minorHAnsi" w:hAnsiTheme="minorHAnsi" w:cstheme="minorHAnsi"/>
                <w:bCs/>
                <w:szCs w:val="20"/>
              </w:rPr>
            </w:pPr>
            <w:ins w:author="Andreyeva, Julia" w:date="2022-03-31T10:52:00Z" w:id="8984">
              <w:r>
                <w:rPr>
                  <w:rFonts w:asciiTheme="minorHAnsi" w:hAnsiTheme="minorHAnsi" w:cstheme="minorHAnsi"/>
                  <w:bCs/>
                  <w:szCs w:val="20"/>
                </w:rPr>
                <w:t>Czech Republic</w:t>
              </w:r>
            </w:ins>
          </w:p>
        </w:tc>
        <w:tc>
          <w:tcPr>
            <w:tcW w:w="1559" w:type="dxa"/>
            <w:shd w:val="clear" w:color="auto" w:fill="auto"/>
            <w:tcPrChange w:author="Andreyeva, Julia" w:date="2022-03-31T14:45:00Z" w:id="8985">
              <w:tcPr>
                <w:tcW w:w="259" w:type="dxa"/>
                <w:shd w:val="clear" w:color="auto" w:fill="auto"/>
              </w:tcPr>
            </w:tcPrChange>
          </w:tcPr>
          <w:p w:rsidRPr="00F01836" w:rsidR="007541E8" w:rsidP="00AE2229" w:rsidRDefault="007541E8" w14:paraId="2AE06AF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86"/>
                <w:rFonts w:asciiTheme="minorHAnsi" w:hAnsiTheme="minorHAnsi" w:cstheme="minorHAnsi"/>
                <w:bCs/>
                <w:szCs w:val="20"/>
              </w:rPr>
            </w:pPr>
          </w:p>
        </w:tc>
      </w:tr>
      <w:tr w:rsidRPr="001F24C2" w:rsidR="001E4B20" w:rsidTr="00A529BA" w14:paraId="3F78109A" w14:textId="77777777">
        <w:tblPrEx>
          <w:tblPrExChange w:author="Andreyeva, Julia" w:date="2022-03-31T14:45:00Z" w:id="8987">
            <w:tblPrEx>
              <w:tblW w:w="6917" w:type="dxa"/>
            </w:tblPrEx>
          </w:tblPrExChange>
        </w:tblPrEx>
        <w:trPr>
          <w:ins w:author="Andreyeva, Julia" w:date="2022-03-31T10:52:00Z" w:id="8988"/>
          <w:trPrChange w:author="Andreyeva, Julia" w:date="2022-03-31T14:45:00Z" w:id="8989">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8990">
              <w:tcPr>
                <w:tcW w:w="1271" w:type="dxa"/>
                <w:shd w:val="clear" w:color="auto" w:fill="auto"/>
              </w:tcPr>
            </w:tcPrChange>
          </w:tcPr>
          <w:p w:rsidR="007541E8" w:rsidP="00AE2229" w:rsidRDefault="007541E8" w14:paraId="3FE2225A" w14:textId="77777777">
            <w:pPr>
              <w:pStyle w:val="BodyText"/>
              <w:rPr>
                <w:ins w:author="Andreyeva, Julia" w:date="2022-03-31T13:47:00Z" w:id="8991"/>
                <w:rFonts w:asciiTheme="minorHAnsi" w:hAnsiTheme="minorHAnsi" w:cstheme="minorHAnsi"/>
                <w:b w:val="0"/>
                <w:szCs w:val="20"/>
              </w:rPr>
            </w:pPr>
          </w:p>
        </w:tc>
        <w:tc>
          <w:tcPr>
            <w:tcW w:w="1418" w:type="dxa"/>
            <w:shd w:val="clear" w:color="auto" w:fill="auto"/>
            <w:tcPrChange w:author="Andreyeva, Julia" w:date="2022-03-31T14:45:00Z" w:id="8992">
              <w:tcPr>
                <w:tcW w:w="709" w:type="dxa"/>
                <w:shd w:val="clear" w:color="auto" w:fill="auto"/>
              </w:tcPr>
            </w:tcPrChange>
          </w:tcPr>
          <w:p w:rsidR="007541E8" w:rsidP="00AE2229" w:rsidRDefault="007541E8" w14:paraId="672EFC1C" w14:textId="63F16CA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8993"/>
                <w:rFonts w:asciiTheme="minorHAnsi" w:hAnsiTheme="minorHAnsi" w:cstheme="minorHAnsi"/>
                <w:b/>
                <w:szCs w:val="20"/>
              </w:rPr>
            </w:pPr>
          </w:p>
        </w:tc>
        <w:tc>
          <w:tcPr>
            <w:tcW w:w="1984" w:type="dxa"/>
            <w:tcPrChange w:author="Andreyeva, Julia" w:date="2022-03-31T14:45:00Z" w:id="8994">
              <w:tcPr>
                <w:tcW w:w="1366" w:type="dxa"/>
                <w:gridSpan w:val="2"/>
              </w:tcPr>
            </w:tcPrChange>
          </w:tcPr>
          <w:p w:rsidR="007541E8" w:rsidP="00303314" w:rsidRDefault="007541E8" w14:paraId="5B5C9A01"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8995"/>
                <w:rFonts w:asciiTheme="minorHAnsi" w:hAnsiTheme="minorHAnsi" w:cstheme="minorHAnsi"/>
                <w:bCs/>
                <w:szCs w:val="20"/>
              </w:rPr>
            </w:pPr>
          </w:p>
        </w:tc>
        <w:tc>
          <w:tcPr>
            <w:tcW w:w="1701" w:type="dxa"/>
            <w:shd w:val="clear" w:color="auto" w:fill="auto"/>
            <w:tcPrChange w:author="Andreyeva, Julia" w:date="2022-03-31T14:45:00Z" w:id="8996">
              <w:tcPr>
                <w:tcW w:w="2036" w:type="dxa"/>
                <w:gridSpan w:val="2"/>
                <w:shd w:val="clear" w:color="auto" w:fill="auto"/>
              </w:tcPr>
            </w:tcPrChange>
          </w:tcPr>
          <w:p w:rsidRPr="00AA4E41" w:rsidR="007541E8" w:rsidP="00303314" w:rsidRDefault="007541E8" w14:paraId="108AB17D" w14:textId="56C4EA4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8997"/>
                <w:rFonts w:asciiTheme="minorHAnsi" w:hAnsiTheme="minorHAnsi" w:cstheme="minorHAnsi"/>
                <w:bCs/>
                <w:szCs w:val="20"/>
              </w:rPr>
            </w:pPr>
            <w:ins w:author="Andreyeva, Julia" w:date="2022-03-31T10:52:00Z" w:id="8998">
              <w:r>
                <w:rPr>
                  <w:rFonts w:asciiTheme="minorHAnsi" w:hAnsiTheme="minorHAnsi" w:cstheme="minorHAnsi"/>
                  <w:bCs/>
                  <w:szCs w:val="20"/>
                </w:rPr>
                <w:t>-</w:t>
              </w:r>
            </w:ins>
          </w:p>
        </w:tc>
        <w:tc>
          <w:tcPr>
            <w:tcW w:w="1843" w:type="dxa"/>
            <w:shd w:val="clear" w:color="auto" w:fill="auto"/>
            <w:tcPrChange w:author="Andreyeva, Julia" w:date="2022-03-31T14:45:00Z" w:id="8999">
              <w:tcPr>
                <w:tcW w:w="1276" w:type="dxa"/>
                <w:shd w:val="clear" w:color="auto" w:fill="auto"/>
              </w:tcPr>
            </w:tcPrChange>
          </w:tcPr>
          <w:p w:rsidR="007541E8" w:rsidP="00AE2229" w:rsidRDefault="007541E8" w14:paraId="33C7D0C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00"/>
                <w:rFonts w:asciiTheme="minorHAnsi" w:hAnsiTheme="minorHAnsi" w:cstheme="minorHAnsi"/>
                <w:bCs/>
                <w:szCs w:val="20"/>
              </w:rPr>
            </w:pPr>
            <w:ins w:author="Andreyeva, Julia" w:date="2022-03-31T10:52:00Z" w:id="9001">
              <w:r>
                <w:rPr>
                  <w:rFonts w:asciiTheme="minorHAnsi" w:hAnsiTheme="minorHAnsi" w:cstheme="minorHAnsi"/>
                  <w:bCs/>
                  <w:szCs w:val="20"/>
                </w:rPr>
                <w:t>Ireland</w:t>
              </w:r>
            </w:ins>
          </w:p>
        </w:tc>
        <w:tc>
          <w:tcPr>
            <w:tcW w:w="1559" w:type="dxa"/>
            <w:shd w:val="clear" w:color="auto" w:fill="auto"/>
            <w:tcPrChange w:author="Andreyeva, Julia" w:date="2022-03-31T14:45:00Z" w:id="9002">
              <w:tcPr>
                <w:tcW w:w="259" w:type="dxa"/>
                <w:shd w:val="clear" w:color="auto" w:fill="auto"/>
              </w:tcPr>
            </w:tcPrChange>
          </w:tcPr>
          <w:p w:rsidRPr="00F01836" w:rsidR="007541E8" w:rsidP="00AE2229" w:rsidRDefault="007541E8" w14:paraId="13A1C10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03"/>
                <w:rFonts w:asciiTheme="minorHAnsi" w:hAnsiTheme="minorHAnsi" w:cstheme="minorHAnsi"/>
                <w:bCs/>
                <w:szCs w:val="20"/>
              </w:rPr>
            </w:pPr>
          </w:p>
        </w:tc>
      </w:tr>
      <w:tr w:rsidRPr="001F24C2" w:rsidR="001E4B20" w:rsidTr="00A529BA" w14:paraId="336FED5B" w14:textId="77777777">
        <w:tblPrEx>
          <w:tblPrExChange w:author="Andreyeva, Julia" w:date="2022-03-31T14:45:00Z" w:id="9004">
            <w:tblPrEx>
              <w:tblW w:w="6917" w:type="dxa"/>
            </w:tblPrEx>
          </w:tblPrExChange>
        </w:tblPrEx>
        <w:trPr>
          <w:ins w:author="Andreyeva, Julia" w:date="2022-03-31T10:52:00Z" w:id="9005"/>
          <w:trPrChange w:author="Andreyeva, Julia" w:date="2022-03-31T14:45:00Z" w:id="9006">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007">
              <w:tcPr>
                <w:tcW w:w="1271" w:type="dxa"/>
                <w:shd w:val="clear" w:color="auto" w:fill="auto"/>
              </w:tcPr>
            </w:tcPrChange>
          </w:tcPr>
          <w:p w:rsidR="007541E8" w:rsidP="00AE2229" w:rsidRDefault="007541E8" w14:paraId="47A7819D" w14:textId="77777777">
            <w:pPr>
              <w:pStyle w:val="BodyText"/>
              <w:rPr>
                <w:ins w:author="Andreyeva, Julia" w:date="2022-03-31T13:47:00Z" w:id="9008"/>
                <w:rFonts w:asciiTheme="minorHAnsi" w:hAnsiTheme="minorHAnsi" w:cstheme="minorHAnsi"/>
                <w:b w:val="0"/>
                <w:szCs w:val="20"/>
              </w:rPr>
            </w:pPr>
          </w:p>
        </w:tc>
        <w:tc>
          <w:tcPr>
            <w:tcW w:w="1418" w:type="dxa"/>
            <w:shd w:val="clear" w:color="auto" w:fill="auto"/>
            <w:tcPrChange w:author="Andreyeva, Julia" w:date="2022-03-31T14:45:00Z" w:id="9009">
              <w:tcPr>
                <w:tcW w:w="709" w:type="dxa"/>
                <w:shd w:val="clear" w:color="auto" w:fill="auto"/>
              </w:tcPr>
            </w:tcPrChange>
          </w:tcPr>
          <w:p w:rsidR="007541E8" w:rsidP="00AE2229" w:rsidRDefault="007541E8" w14:paraId="7C21A79A" w14:textId="5443C9F4">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10"/>
                <w:rFonts w:asciiTheme="minorHAnsi" w:hAnsiTheme="minorHAnsi" w:cstheme="minorHAnsi"/>
                <w:b/>
                <w:szCs w:val="20"/>
              </w:rPr>
            </w:pPr>
          </w:p>
        </w:tc>
        <w:tc>
          <w:tcPr>
            <w:tcW w:w="1984" w:type="dxa"/>
            <w:tcPrChange w:author="Andreyeva, Julia" w:date="2022-03-31T14:45:00Z" w:id="9011">
              <w:tcPr>
                <w:tcW w:w="1366" w:type="dxa"/>
                <w:gridSpan w:val="2"/>
              </w:tcPr>
            </w:tcPrChange>
          </w:tcPr>
          <w:p w:rsidRPr="00AA4E41" w:rsidR="007541E8" w:rsidP="00AE2229" w:rsidRDefault="007541E8" w14:paraId="009AD1D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012"/>
                <w:rFonts w:asciiTheme="minorHAnsi" w:hAnsiTheme="minorHAnsi" w:cstheme="minorHAnsi"/>
                <w:bCs/>
                <w:szCs w:val="20"/>
              </w:rPr>
            </w:pPr>
          </w:p>
        </w:tc>
        <w:tc>
          <w:tcPr>
            <w:tcW w:w="1701" w:type="dxa"/>
            <w:shd w:val="clear" w:color="auto" w:fill="auto"/>
            <w:tcPrChange w:author="Andreyeva, Julia" w:date="2022-03-31T14:45:00Z" w:id="9013">
              <w:tcPr>
                <w:tcW w:w="2036" w:type="dxa"/>
                <w:gridSpan w:val="2"/>
                <w:shd w:val="clear" w:color="auto" w:fill="auto"/>
              </w:tcPr>
            </w:tcPrChange>
          </w:tcPr>
          <w:p w:rsidRPr="00AA4E41" w:rsidR="007541E8" w:rsidP="00AE2229" w:rsidRDefault="007541E8" w14:paraId="3227BFF9" w14:textId="36269124">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14"/>
                <w:rFonts w:asciiTheme="minorHAnsi" w:hAnsiTheme="minorHAnsi" w:cstheme="minorHAnsi"/>
                <w:bCs/>
                <w:szCs w:val="20"/>
              </w:rPr>
            </w:pPr>
            <w:ins w:author="Andreyeva, Julia" w:date="2022-03-31T10:52:00Z" w:id="9015">
              <w:r w:rsidRPr="00AA4E41">
                <w:rPr>
                  <w:rFonts w:asciiTheme="minorHAnsi" w:hAnsiTheme="minorHAnsi" w:cstheme="minorHAnsi"/>
                  <w:bCs/>
                  <w:szCs w:val="20"/>
                </w:rPr>
                <w:t>Receive</w:t>
              </w:r>
            </w:ins>
          </w:p>
        </w:tc>
        <w:tc>
          <w:tcPr>
            <w:tcW w:w="1843" w:type="dxa"/>
            <w:shd w:val="clear" w:color="auto" w:fill="auto"/>
            <w:tcPrChange w:author="Andreyeva, Julia" w:date="2022-03-31T14:45:00Z" w:id="9016">
              <w:tcPr>
                <w:tcW w:w="1276" w:type="dxa"/>
                <w:shd w:val="clear" w:color="auto" w:fill="auto"/>
              </w:tcPr>
            </w:tcPrChange>
          </w:tcPr>
          <w:p w:rsidR="007541E8" w:rsidP="00AE2229" w:rsidRDefault="007541E8" w14:paraId="39FC853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17"/>
                <w:rFonts w:asciiTheme="minorHAnsi" w:hAnsiTheme="minorHAnsi" w:cstheme="minorHAnsi"/>
                <w:bCs/>
                <w:szCs w:val="20"/>
              </w:rPr>
            </w:pPr>
            <w:ins w:author="Andreyeva, Julia" w:date="2022-03-31T10:52:00Z" w:id="9018">
              <w:r>
                <w:rPr>
                  <w:rFonts w:asciiTheme="minorHAnsi" w:hAnsiTheme="minorHAnsi" w:cstheme="minorHAnsi"/>
                  <w:bCs/>
                  <w:szCs w:val="20"/>
                </w:rPr>
                <w:t>Kazakhstan</w:t>
              </w:r>
            </w:ins>
          </w:p>
        </w:tc>
        <w:tc>
          <w:tcPr>
            <w:tcW w:w="1559" w:type="dxa"/>
            <w:shd w:val="clear" w:color="auto" w:fill="auto"/>
            <w:tcPrChange w:author="Andreyeva, Julia" w:date="2022-03-31T14:45:00Z" w:id="9019">
              <w:tcPr>
                <w:tcW w:w="259" w:type="dxa"/>
                <w:shd w:val="clear" w:color="auto" w:fill="auto"/>
              </w:tcPr>
            </w:tcPrChange>
          </w:tcPr>
          <w:p w:rsidRPr="00F01836" w:rsidR="007541E8" w:rsidP="00AE2229" w:rsidRDefault="007541E8" w14:paraId="278EFC4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20"/>
                <w:rFonts w:asciiTheme="minorHAnsi" w:hAnsiTheme="minorHAnsi" w:cstheme="minorHAnsi"/>
                <w:bCs/>
                <w:szCs w:val="20"/>
              </w:rPr>
            </w:pPr>
          </w:p>
        </w:tc>
      </w:tr>
      <w:tr w:rsidRPr="001F24C2" w:rsidR="001E4B20" w:rsidTr="00A529BA" w14:paraId="32A544F2" w14:textId="77777777">
        <w:tblPrEx>
          <w:tblPrExChange w:author="Andreyeva, Julia" w:date="2022-03-31T14:45:00Z" w:id="9021">
            <w:tblPrEx>
              <w:tblW w:w="6917" w:type="dxa"/>
            </w:tblPrEx>
          </w:tblPrExChange>
        </w:tblPrEx>
        <w:trPr>
          <w:ins w:author="Andreyeva, Julia" w:date="2022-03-31T10:52:00Z" w:id="9022"/>
          <w:trPrChange w:author="Andreyeva, Julia" w:date="2022-03-31T14:45:00Z" w:id="9023">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024">
              <w:tcPr>
                <w:tcW w:w="1271" w:type="dxa"/>
                <w:shd w:val="clear" w:color="auto" w:fill="auto"/>
              </w:tcPr>
            </w:tcPrChange>
          </w:tcPr>
          <w:p w:rsidR="007541E8" w:rsidP="00AE2229" w:rsidRDefault="007541E8" w14:paraId="76CC74C9" w14:textId="77777777">
            <w:pPr>
              <w:pStyle w:val="BodyText"/>
              <w:rPr>
                <w:ins w:author="Andreyeva, Julia" w:date="2022-03-31T13:47:00Z" w:id="9025"/>
                <w:rFonts w:asciiTheme="minorHAnsi" w:hAnsiTheme="minorHAnsi" w:cstheme="minorHAnsi"/>
                <w:b w:val="0"/>
                <w:szCs w:val="20"/>
              </w:rPr>
            </w:pPr>
          </w:p>
        </w:tc>
        <w:tc>
          <w:tcPr>
            <w:tcW w:w="1418" w:type="dxa"/>
            <w:shd w:val="clear" w:color="auto" w:fill="auto"/>
            <w:tcPrChange w:author="Andreyeva, Julia" w:date="2022-03-31T14:45:00Z" w:id="9026">
              <w:tcPr>
                <w:tcW w:w="709" w:type="dxa"/>
                <w:shd w:val="clear" w:color="auto" w:fill="auto"/>
              </w:tcPr>
            </w:tcPrChange>
          </w:tcPr>
          <w:p w:rsidR="007541E8" w:rsidP="00AE2229" w:rsidRDefault="007541E8" w14:paraId="67F1882F" w14:textId="500F5213">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27"/>
                <w:rFonts w:asciiTheme="minorHAnsi" w:hAnsiTheme="minorHAnsi" w:cstheme="minorHAnsi"/>
                <w:b/>
                <w:szCs w:val="20"/>
              </w:rPr>
            </w:pPr>
          </w:p>
        </w:tc>
        <w:tc>
          <w:tcPr>
            <w:tcW w:w="1984" w:type="dxa"/>
            <w:tcPrChange w:author="Andreyeva, Julia" w:date="2022-03-31T14:45:00Z" w:id="9028">
              <w:tcPr>
                <w:tcW w:w="1366" w:type="dxa"/>
                <w:gridSpan w:val="2"/>
              </w:tcPr>
            </w:tcPrChange>
          </w:tcPr>
          <w:p w:rsidRPr="00AA4E41" w:rsidR="007541E8" w:rsidP="00AE2229" w:rsidRDefault="007541E8" w14:paraId="6DAD7E5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029"/>
                <w:rFonts w:asciiTheme="minorHAnsi" w:hAnsiTheme="minorHAnsi" w:cstheme="minorHAnsi"/>
                <w:bCs/>
                <w:szCs w:val="20"/>
              </w:rPr>
            </w:pPr>
          </w:p>
        </w:tc>
        <w:tc>
          <w:tcPr>
            <w:tcW w:w="1701" w:type="dxa"/>
            <w:shd w:val="clear" w:color="auto" w:fill="auto"/>
            <w:tcPrChange w:author="Andreyeva, Julia" w:date="2022-03-31T14:45:00Z" w:id="9030">
              <w:tcPr>
                <w:tcW w:w="2036" w:type="dxa"/>
                <w:gridSpan w:val="2"/>
                <w:shd w:val="clear" w:color="auto" w:fill="auto"/>
              </w:tcPr>
            </w:tcPrChange>
          </w:tcPr>
          <w:p w:rsidRPr="00AA4E41" w:rsidR="007541E8" w:rsidP="00AE2229" w:rsidRDefault="007541E8" w14:paraId="380261E5" w14:textId="5C77741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31"/>
                <w:rFonts w:asciiTheme="minorHAnsi" w:hAnsiTheme="minorHAnsi" w:cstheme="minorHAnsi"/>
                <w:bCs/>
                <w:szCs w:val="20"/>
              </w:rPr>
            </w:pPr>
            <w:ins w:author="Andreyeva, Julia" w:date="2022-03-31T10:52:00Z" w:id="9032">
              <w:r w:rsidRPr="00AA4E41">
                <w:rPr>
                  <w:rFonts w:asciiTheme="minorHAnsi" w:hAnsiTheme="minorHAnsi" w:cstheme="minorHAnsi"/>
                  <w:bCs/>
                  <w:szCs w:val="20"/>
                </w:rPr>
                <w:t>Return FF</w:t>
              </w:r>
            </w:ins>
          </w:p>
        </w:tc>
        <w:tc>
          <w:tcPr>
            <w:tcW w:w="1843" w:type="dxa"/>
            <w:shd w:val="clear" w:color="auto" w:fill="auto"/>
            <w:tcPrChange w:author="Andreyeva, Julia" w:date="2022-03-31T14:45:00Z" w:id="9033">
              <w:tcPr>
                <w:tcW w:w="1276" w:type="dxa"/>
                <w:shd w:val="clear" w:color="auto" w:fill="auto"/>
              </w:tcPr>
            </w:tcPrChange>
          </w:tcPr>
          <w:p w:rsidR="007541E8" w:rsidP="00AE2229" w:rsidRDefault="007541E8" w14:paraId="4E725A7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34"/>
                <w:rFonts w:asciiTheme="minorHAnsi" w:hAnsiTheme="minorHAnsi" w:cstheme="minorHAnsi"/>
                <w:bCs/>
                <w:szCs w:val="20"/>
              </w:rPr>
            </w:pPr>
            <w:ins w:author="Andreyeva, Julia" w:date="2022-03-31T10:52:00Z" w:id="9035">
              <w:r>
                <w:rPr>
                  <w:rFonts w:asciiTheme="minorHAnsi" w:hAnsiTheme="minorHAnsi" w:cstheme="minorHAnsi"/>
                  <w:bCs/>
                  <w:szCs w:val="20"/>
                </w:rPr>
                <w:t>Kazakhstan</w:t>
              </w:r>
            </w:ins>
          </w:p>
        </w:tc>
        <w:tc>
          <w:tcPr>
            <w:tcW w:w="1559" w:type="dxa"/>
            <w:shd w:val="clear" w:color="auto" w:fill="auto"/>
            <w:tcPrChange w:author="Andreyeva, Julia" w:date="2022-03-31T14:45:00Z" w:id="9036">
              <w:tcPr>
                <w:tcW w:w="259" w:type="dxa"/>
                <w:shd w:val="clear" w:color="auto" w:fill="auto"/>
              </w:tcPr>
            </w:tcPrChange>
          </w:tcPr>
          <w:p w:rsidRPr="00F01836" w:rsidR="007541E8" w:rsidP="00AE2229" w:rsidRDefault="007541E8" w14:paraId="140583F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37"/>
                <w:rFonts w:asciiTheme="minorHAnsi" w:hAnsiTheme="minorHAnsi" w:cstheme="minorHAnsi"/>
                <w:bCs/>
                <w:szCs w:val="20"/>
              </w:rPr>
            </w:pPr>
          </w:p>
        </w:tc>
      </w:tr>
      <w:tr w:rsidRPr="001F24C2" w:rsidR="001E4B20" w:rsidTr="00A529BA" w14:paraId="5157EAFB" w14:textId="77777777">
        <w:tblPrEx>
          <w:tblPrExChange w:author="Andreyeva, Julia" w:date="2022-03-31T14:45:00Z" w:id="9038">
            <w:tblPrEx>
              <w:tblW w:w="6917" w:type="dxa"/>
            </w:tblPrEx>
          </w:tblPrExChange>
        </w:tblPrEx>
        <w:trPr>
          <w:ins w:author="Andreyeva, Julia" w:date="2022-03-31T10:52:00Z" w:id="9039"/>
          <w:trPrChange w:author="Andreyeva, Julia" w:date="2022-03-31T14:45:00Z" w:id="9040">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041">
              <w:tcPr>
                <w:tcW w:w="1271" w:type="dxa"/>
                <w:shd w:val="clear" w:color="auto" w:fill="auto"/>
              </w:tcPr>
            </w:tcPrChange>
          </w:tcPr>
          <w:p w:rsidR="007541E8" w:rsidP="00AE2229" w:rsidRDefault="007541E8" w14:paraId="198CB1B5" w14:textId="77777777">
            <w:pPr>
              <w:pStyle w:val="BodyText"/>
              <w:rPr>
                <w:ins w:author="Andreyeva, Julia" w:date="2022-03-31T13:47:00Z" w:id="9042"/>
                <w:rFonts w:asciiTheme="minorHAnsi" w:hAnsiTheme="minorHAnsi" w:cstheme="minorHAnsi"/>
                <w:szCs w:val="20"/>
              </w:rPr>
            </w:pPr>
          </w:p>
        </w:tc>
        <w:tc>
          <w:tcPr>
            <w:tcW w:w="1418" w:type="dxa"/>
            <w:shd w:val="clear" w:color="auto" w:fill="auto"/>
            <w:tcPrChange w:author="Andreyeva, Julia" w:date="2022-03-31T14:45:00Z" w:id="9043">
              <w:tcPr>
                <w:tcW w:w="709" w:type="dxa"/>
                <w:shd w:val="clear" w:color="auto" w:fill="auto"/>
              </w:tcPr>
            </w:tcPrChange>
          </w:tcPr>
          <w:p w:rsidR="007541E8" w:rsidP="00AE2229" w:rsidRDefault="007541E8" w14:paraId="0952CF0F" w14:textId="4ADCF415">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44"/>
                <w:rFonts w:asciiTheme="minorHAnsi" w:hAnsiTheme="minorHAnsi" w:cstheme="minorHAnsi"/>
                <w:b/>
                <w:szCs w:val="20"/>
              </w:rPr>
            </w:pPr>
            <w:ins w:author="Andreyeva, Julia" w:date="2022-03-31T10:52:00Z" w:id="9045">
              <w:r>
                <w:rPr>
                  <w:rFonts w:asciiTheme="minorHAnsi" w:hAnsiTheme="minorHAnsi" w:cstheme="minorHAnsi"/>
                  <w:szCs w:val="20"/>
                </w:rPr>
                <w:t>Return Order</w:t>
              </w:r>
            </w:ins>
          </w:p>
        </w:tc>
        <w:tc>
          <w:tcPr>
            <w:tcW w:w="1984" w:type="dxa"/>
            <w:tcPrChange w:author="Andreyeva, Julia" w:date="2022-03-31T14:45:00Z" w:id="9046">
              <w:tcPr>
                <w:tcW w:w="1366" w:type="dxa"/>
                <w:gridSpan w:val="2"/>
              </w:tcPr>
            </w:tcPrChange>
          </w:tcPr>
          <w:p w:rsidR="007541E8" w:rsidP="00303314" w:rsidRDefault="007541E8" w14:paraId="15567027"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9047"/>
                <w:rFonts w:asciiTheme="minorHAnsi" w:hAnsiTheme="minorHAnsi" w:cstheme="minorHAnsi"/>
                <w:bCs/>
                <w:szCs w:val="20"/>
              </w:rPr>
            </w:pPr>
          </w:p>
        </w:tc>
        <w:tc>
          <w:tcPr>
            <w:tcW w:w="1701" w:type="dxa"/>
            <w:shd w:val="clear" w:color="auto" w:fill="auto"/>
            <w:tcPrChange w:author="Andreyeva, Julia" w:date="2022-03-31T14:45:00Z" w:id="9048">
              <w:tcPr>
                <w:tcW w:w="2036" w:type="dxa"/>
                <w:gridSpan w:val="2"/>
                <w:shd w:val="clear" w:color="auto" w:fill="auto"/>
              </w:tcPr>
            </w:tcPrChange>
          </w:tcPr>
          <w:p w:rsidRPr="00AA4E41" w:rsidR="007541E8" w:rsidP="00303314" w:rsidRDefault="007541E8" w14:paraId="48DE2F71" w14:textId="3AC792C5">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9049"/>
                <w:rFonts w:asciiTheme="minorHAnsi" w:hAnsiTheme="minorHAnsi" w:cstheme="minorHAnsi"/>
                <w:bCs/>
                <w:szCs w:val="20"/>
              </w:rPr>
            </w:pPr>
            <w:ins w:author="Andreyeva, Julia" w:date="2022-03-31T10:52:00Z" w:id="9050">
              <w:r>
                <w:rPr>
                  <w:rFonts w:asciiTheme="minorHAnsi" w:hAnsiTheme="minorHAnsi" w:cstheme="minorHAnsi"/>
                  <w:bCs/>
                  <w:szCs w:val="20"/>
                </w:rPr>
                <w:t>-</w:t>
              </w:r>
            </w:ins>
          </w:p>
        </w:tc>
        <w:tc>
          <w:tcPr>
            <w:tcW w:w="1843" w:type="dxa"/>
            <w:shd w:val="clear" w:color="auto" w:fill="auto"/>
            <w:tcPrChange w:author="Andreyeva, Julia" w:date="2022-03-31T14:45:00Z" w:id="9051">
              <w:tcPr>
                <w:tcW w:w="1276" w:type="dxa"/>
                <w:shd w:val="clear" w:color="auto" w:fill="auto"/>
              </w:tcPr>
            </w:tcPrChange>
          </w:tcPr>
          <w:p w:rsidR="007541E8" w:rsidP="00AE2229" w:rsidRDefault="007541E8" w14:paraId="0ECED65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52"/>
                <w:rFonts w:asciiTheme="minorHAnsi" w:hAnsiTheme="minorHAnsi" w:cstheme="minorHAnsi"/>
                <w:bCs/>
                <w:szCs w:val="20"/>
              </w:rPr>
            </w:pPr>
            <w:ins w:author="Andreyeva, Julia" w:date="2022-03-31T10:52:00Z" w:id="9053">
              <w:r>
                <w:rPr>
                  <w:rFonts w:asciiTheme="minorHAnsi" w:hAnsiTheme="minorHAnsi" w:cstheme="minorHAnsi"/>
                  <w:bCs/>
                  <w:szCs w:val="20"/>
                </w:rPr>
                <w:t>Italy</w:t>
              </w:r>
            </w:ins>
          </w:p>
        </w:tc>
        <w:tc>
          <w:tcPr>
            <w:tcW w:w="1559" w:type="dxa"/>
            <w:shd w:val="clear" w:color="auto" w:fill="auto"/>
            <w:tcPrChange w:author="Andreyeva, Julia" w:date="2022-03-31T14:45:00Z" w:id="9054">
              <w:tcPr>
                <w:tcW w:w="259" w:type="dxa"/>
                <w:shd w:val="clear" w:color="auto" w:fill="auto"/>
              </w:tcPr>
            </w:tcPrChange>
          </w:tcPr>
          <w:p w:rsidRPr="00F01836" w:rsidR="007541E8" w:rsidP="00AE2229" w:rsidRDefault="007541E8" w14:paraId="3001D51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55"/>
                <w:rFonts w:asciiTheme="minorHAnsi" w:hAnsiTheme="minorHAnsi" w:cstheme="minorHAnsi"/>
                <w:bCs/>
                <w:szCs w:val="20"/>
              </w:rPr>
            </w:pPr>
          </w:p>
        </w:tc>
      </w:tr>
      <w:tr w:rsidRPr="001F24C2" w:rsidR="001E4B20" w:rsidTr="00A529BA" w14:paraId="2A3B96CD" w14:textId="77777777">
        <w:tblPrEx>
          <w:tblPrExChange w:author="Andreyeva, Julia" w:date="2022-03-31T14:45:00Z" w:id="9056">
            <w:tblPrEx>
              <w:tblW w:w="6917" w:type="dxa"/>
            </w:tblPrEx>
          </w:tblPrExChange>
        </w:tblPrEx>
        <w:trPr>
          <w:ins w:author="Andreyeva, Julia" w:date="2022-03-31T10:52:00Z" w:id="9057"/>
          <w:trPrChange w:author="Andreyeva, Julia" w:date="2022-03-31T14:45:00Z" w:id="9058">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059">
              <w:tcPr>
                <w:tcW w:w="1271" w:type="dxa"/>
                <w:shd w:val="clear" w:color="auto" w:fill="auto"/>
              </w:tcPr>
            </w:tcPrChange>
          </w:tcPr>
          <w:p w:rsidR="007541E8" w:rsidP="00AE2229" w:rsidRDefault="007541E8" w14:paraId="684AE3C6" w14:textId="77777777">
            <w:pPr>
              <w:pStyle w:val="BodyText"/>
              <w:rPr>
                <w:ins w:author="Andreyeva, Julia" w:date="2022-03-31T13:47:00Z" w:id="9060"/>
                <w:rFonts w:asciiTheme="minorHAnsi" w:hAnsiTheme="minorHAnsi" w:cstheme="minorHAnsi"/>
                <w:b w:val="0"/>
                <w:szCs w:val="20"/>
              </w:rPr>
            </w:pPr>
          </w:p>
        </w:tc>
        <w:tc>
          <w:tcPr>
            <w:tcW w:w="1418" w:type="dxa"/>
            <w:shd w:val="clear" w:color="auto" w:fill="auto"/>
            <w:tcPrChange w:author="Andreyeva, Julia" w:date="2022-03-31T14:45:00Z" w:id="9061">
              <w:tcPr>
                <w:tcW w:w="709" w:type="dxa"/>
                <w:shd w:val="clear" w:color="auto" w:fill="auto"/>
              </w:tcPr>
            </w:tcPrChange>
          </w:tcPr>
          <w:p w:rsidR="007541E8" w:rsidP="00AE2229" w:rsidRDefault="007541E8" w14:paraId="34DE780D" w14:textId="042DB37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62"/>
                <w:rFonts w:asciiTheme="minorHAnsi" w:hAnsiTheme="minorHAnsi" w:cstheme="minorHAnsi"/>
                <w:b/>
                <w:szCs w:val="20"/>
              </w:rPr>
            </w:pPr>
          </w:p>
        </w:tc>
        <w:tc>
          <w:tcPr>
            <w:tcW w:w="1984" w:type="dxa"/>
            <w:tcPrChange w:author="Andreyeva, Julia" w:date="2022-03-31T14:45:00Z" w:id="9063">
              <w:tcPr>
                <w:tcW w:w="1366" w:type="dxa"/>
                <w:gridSpan w:val="2"/>
              </w:tcPr>
            </w:tcPrChange>
          </w:tcPr>
          <w:p w:rsidRPr="00AA4E41" w:rsidR="007541E8" w:rsidP="00AE2229" w:rsidRDefault="007541E8" w14:paraId="45D4EBD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064"/>
                <w:rFonts w:asciiTheme="minorHAnsi" w:hAnsiTheme="minorHAnsi" w:cstheme="minorHAnsi"/>
                <w:bCs/>
                <w:szCs w:val="20"/>
              </w:rPr>
            </w:pPr>
          </w:p>
        </w:tc>
        <w:tc>
          <w:tcPr>
            <w:tcW w:w="1701" w:type="dxa"/>
            <w:shd w:val="clear" w:color="auto" w:fill="auto"/>
            <w:tcPrChange w:author="Andreyeva, Julia" w:date="2022-03-31T14:45:00Z" w:id="9065">
              <w:tcPr>
                <w:tcW w:w="2036" w:type="dxa"/>
                <w:gridSpan w:val="2"/>
                <w:shd w:val="clear" w:color="auto" w:fill="auto"/>
              </w:tcPr>
            </w:tcPrChange>
          </w:tcPr>
          <w:p w:rsidRPr="00AA4E41" w:rsidR="007541E8" w:rsidP="00AE2229" w:rsidRDefault="007541E8" w14:paraId="55B04E88" w14:textId="2CC2BCE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66"/>
                <w:rFonts w:asciiTheme="minorHAnsi" w:hAnsiTheme="minorHAnsi" w:cstheme="minorHAnsi"/>
                <w:bCs/>
                <w:szCs w:val="20"/>
              </w:rPr>
            </w:pPr>
            <w:ins w:author="Andreyeva, Julia" w:date="2022-03-31T10:52:00Z" w:id="9067">
              <w:r w:rsidRPr="00AA4E41">
                <w:rPr>
                  <w:rFonts w:asciiTheme="minorHAnsi" w:hAnsiTheme="minorHAnsi" w:cstheme="minorHAnsi"/>
                  <w:bCs/>
                  <w:szCs w:val="20"/>
                </w:rPr>
                <w:t>Return</w:t>
              </w:r>
            </w:ins>
          </w:p>
        </w:tc>
        <w:tc>
          <w:tcPr>
            <w:tcW w:w="1843" w:type="dxa"/>
            <w:shd w:val="clear" w:color="auto" w:fill="auto"/>
            <w:tcPrChange w:author="Andreyeva, Julia" w:date="2022-03-31T14:45:00Z" w:id="9068">
              <w:tcPr>
                <w:tcW w:w="1276" w:type="dxa"/>
                <w:shd w:val="clear" w:color="auto" w:fill="auto"/>
              </w:tcPr>
            </w:tcPrChange>
          </w:tcPr>
          <w:p w:rsidR="007541E8" w:rsidP="00AE2229" w:rsidRDefault="007541E8" w14:paraId="67C1A00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69"/>
                <w:rFonts w:asciiTheme="minorHAnsi" w:hAnsiTheme="minorHAnsi" w:cstheme="minorHAnsi"/>
                <w:bCs/>
                <w:szCs w:val="20"/>
              </w:rPr>
            </w:pPr>
            <w:ins w:author="Andreyeva, Julia" w:date="2022-03-31T10:52:00Z" w:id="9070">
              <w:r>
                <w:rPr>
                  <w:rFonts w:asciiTheme="minorHAnsi" w:hAnsiTheme="minorHAnsi" w:cstheme="minorHAnsi"/>
                  <w:bCs/>
                  <w:szCs w:val="20"/>
                </w:rPr>
                <w:t>Spain</w:t>
              </w:r>
            </w:ins>
          </w:p>
        </w:tc>
        <w:tc>
          <w:tcPr>
            <w:tcW w:w="1559" w:type="dxa"/>
            <w:shd w:val="clear" w:color="auto" w:fill="auto"/>
            <w:tcPrChange w:author="Andreyeva, Julia" w:date="2022-03-31T14:45:00Z" w:id="9071">
              <w:tcPr>
                <w:tcW w:w="259" w:type="dxa"/>
                <w:shd w:val="clear" w:color="auto" w:fill="auto"/>
              </w:tcPr>
            </w:tcPrChange>
          </w:tcPr>
          <w:p w:rsidRPr="00F01836" w:rsidR="007541E8" w:rsidP="00AE2229" w:rsidRDefault="007541E8" w14:paraId="0A24361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72"/>
                <w:rFonts w:asciiTheme="minorHAnsi" w:hAnsiTheme="minorHAnsi" w:cstheme="minorHAnsi"/>
                <w:bCs/>
                <w:szCs w:val="20"/>
              </w:rPr>
            </w:pPr>
          </w:p>
        </w:tc>
      </w:tr>
      <w:tr w:rsidRPr="001F24C2" w:rsidR="001E4B20" w:rsidTr="00A529BA" w14:paraId="12367A4D" w14:textId="77777777">
        <w:tblPrEx>
          <w:tblPrExChange w:author="Andreyeva, Julia" w:date="2022-03-31T14:45:00Z" w:id="9073">
            <w:tblPrEx>
              <w:tblW w:w="6917" w:type="dxa"/>
            </w:tblPrEx>
          </w:tblPrExChange>
        </w:tblPrEx>
        <w:trPr>
          <w:ins w:author="Andreyeva, Julia" w:date="2022-03-31T10:52:00Z" w:id="9074"/>
          <w:trPrChange w:author="Andreyeva, Julia" w:date="2022-03-31T14:45:00Z" w:id="9075">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076">
              <w:tcPr>
                <w:tcW w:w="1271" w:type="dxa"/>
                <w:shd w:val="clear" w:color="auto" w:fill="auto"/>
              </w:tcPr>
            </w:tcPrChange>
          </w:tcPr>
          <w:p w:rsidR="007541E8" w:rsidP="00AE2229" w:rsidRDefault="007541E8" w14:paraId="1B15607C" w14:textId="77777777">
            <w:pPr>
              <w:pStyle w:val="BodyText"/>
              <w:rPr>
                <w:ins w:author="Andreyeva, Julia" w:date="2022-03-31T13:47:00Z" w:id="9077"/>
                <w:rFonts w:asciiTheme="minorHAnsi" w:hAnsiTheme="minorHAnsi" w:cstheme="minorHAnsi"/>
                <w:b w:val="0"/>
                <w:szCs w:val="20"/>
              </w:rPr>
            </w:pPr>
          </w:p>
        </w:tc>
        <w:tc>
          <w:tcPr>
            <w:tcW w:w="1418" w:type="dxa"/>
            <w:shd w:val="clear" w:color="auto" w:fill="auto"/>
            <w:tcPrChange w:author="Andreyeva, Julia" w:date="2022-03-31T14:45:00Z" w:id="9078">
              <w:tcPr>
                <w:tcW w:w="709" w:type="dxa"/>
                <w:shd w:val="clear" w:color="auto" w:fill="auto"/>
              </w:tcPr>
            </w:tcPrChange>
          </w:tcPr>
          <w:p w:rsidR="007541E8" w:rsidP="00AE2229" w:rsidRDefault="007541E8" w14:paraId="4B1501C6" w14:textId="028DF5A5">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79"/>
                <w:rFonts w:asciiTheme="minorHAnsi" w:hAnsiTheme="minorHAnsi" w:cstheme="minorHAnsi"/>
                <w:b/>
                <w:szCs w:val="20"/>
              </w:rPr>
            </w:pPr>
          </w:p>
        </w:tc>
        <w:tc>
          <w:tcPr>
            <w:tcW w:w="1984" w:type="dxa"/>
            <w:tcPrChange w:author="Andreyeva, Julia" w:date="2022-03-31T14:45:00Z" w:id="9080">
              <w:tcPr>
                <w:tcW w:w="1366" w:type="dxa"/>
                <w:gridSpan w:val="2"/>
              </w:tcPr>
            </w:tcPrChange>
          </w:tcPr>
          <w:p w:rsidRPr="00AA4E41" w:rsidR="007541E8" w:rsidP="00AE2229" w:rsidRDefault="007541E8" w14:paraId="102398A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081"/>
                <w:rFonts w:asciiTheme="minorHAnsi" w:hAnsiTheme="minorHAnsi" w:cstheme="minorHAnsi"/>
                <w:bCs/>
                <w:szCs w:val="20"/>
              </w:rPr>
            </w:pPr>
          </w:p>
        </w:tc>
        <w:tc>
          <w:tcPr>
            <w:tcW w:w="1701" w:type="dxa"/>
            <w:shd w:val="clear" w:color="auto" w:fill="auto"/>
            <w:tcPrChange w:author="Andreyeva, Julia" w:date="2022-03-31T14:45:00Z" w:id="9082">
              <w:tcPr>
                <w:tcW w:w="2036" w:type="dxa"/>
                <w:gridSpan w:val="2"/>
                <w:shd w:val="clear" w:color="auto" w:fill="auto"/>
              </w:tcPr>
            </w:tcPrChange>
          </w:tcPr>
          <w:p w:rsidRPr="00AA4E41" w:rsidR="007541E8" w:rsidP="00AE2229" w:rsidRDefault="007541E8" w14:paraId="7FF1F7D2" w14:textId="0410B605">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83"/>
                <w:rFonts w:asciiTheme="minorHAnsi" w:hAnsiTheme="minorHAnsi" w:cstheme="minorHAnsi"/>
                <w:bCs/>
                <w:szCs w:val="20"/>
              </w:rPr>
            </w:pPr>
            <w:ins w:author="Andreyeva, Julia" w:date="2022-03-31T10:52:00Z" w:id="9084">
              <w:r w:rsidRPr="00AA4E41">
                <w:rPr>
                  <w:rFonts w:asciiTheme="minorHAnsi" w:hAnsiTheme="minorHAnsi" w:cstheme="minorHAnsi"/>
                  <w:bCs/>
                  <w:szCs w:val="20"/>
                </w:rPr>
                <w:t>Return</w:t>
              </w:r>
            </w:ins>
          </w:p>
        </w:tc>
        <w:tc>
          <w:tcPr>
            <w:tcW w:w="1843" w:type="dxa"/>
            <w:shd w:val="clear" w:color="auto" w:fill="auto"/>
            <w:tcPrChange w:author="Andreyeva, Julia" w:date="2022-03-31T14:45:00Z" w:id="9085">
              <w:tcPr>
                <w:tcW w:w="1276" w:type="dxa"/>
                <w:shd w:val="clear" w:color="auto" w:fill="auto"/>
              </w:tcPr>
            </w:tcPrChange>
          </w:tcPr>
          <w:p w:rsidR="007541E8" w:rsidP="00AE2229" w:rsidRDefault="007541E8" w14:paraId="00BD2CE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86"/>
                <w:rFonts w:asciiTheme="minorHAnsi" w:hAnsiTheme="minorHAnsi" w:cstheme="minorHAnsi"/>
                <w:bCs/>
                <w:szCs w:val="20"/>
              </w:rPr>
            </w:pPr>
            <w:ins w:author="Andreyeva, Julia" w:date="2022-03-31T10:52:00Z" w:id="9087">
              <w:r>
                <w:rPr>
                  <w:rFonts w:asciiTheme="minorHAnsi" w:hAnsiTheme="minorHAnsi" w:cstheme="minorHAnsi"/>
                  <w:bCs/>
                  <w:szCs w:val="20"/>
                </w:rPr>
                <w:t>Czech Republic</w:t>
              </w:r>
            </w:ins>
          </w:p>
        </w:tc>
        <w:tc>
          <w:tcPr>
            <w:tcW w:w="1559" w:type="dxa"/>
            <w:shd w:val="clear" w:color="auto" w:fill="auto"/>
            <w:tcPrChange w:author="Andreyeva, Julia" w:date="2022-03-31T14:45:00Z" w:id="9088">
              <w:tcPr>
                <w:tcW w:w="259" w:type="dxa"/>
                <w:shd w:val="clear" w:color="auto" w:fill="auto"/>
              </w:tcPr>
            </w:tcPrChange>
          </w:tcPr>
          <w:p w:rsidRPr="00F01836" w:rsidR="007541E8" w:rsidP="00AE2229" w:rsidRDefault="007541E8" w14:paraId="747045E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89"/>
                <w:rFonts w:asciiTheme="minorHAnsi" w:hAnsiTheme="minorHAnsi" w:cstheme="minorHAnsi"/>
                <w:bCs/>
                <w:szCs w:val="20"/>
              </w:rPr>
            </w:pPr>
          </w:p>
        </w:tc>
      </w:tr>
      <w:tr w:rsidRPr="001F24C2" w:rsidR="001E4B20" w:rsidTr="00A529BA" w14:paraId="63CC267D" w14:textId="77777777">
        <w:tblPrEx>
          <w:tblPrExChange w:author="Andreyeva, Julia" w:date="2022-03-31T14:45:00Z" w:id="9090">
            <w:tblPrEx>
              <w:tblW w:w="6917" w:type="dxa"/>
            </w:tblPrEx>
          </w:tblPrExChange>
        </w:tblPrEx>
        <w:trPr>
          <w:ins w:author="Andreyeva, Julia" w:date="2022-03-31T10:52:00Z" w:id="9091"/>
          <w:trPrChange w:author="Andreyeva, Julia" w:date="2022-03-31T14:45:00Z" w:id="9092">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093">
              <w:tcPr>
                <w:tcW w:w="1271" w:type="dxa"/>
                <w:shd w:val="clear" w:color="auto" w:fill="auto"/>
              </w:tcPr>
            </w:tcPrChange>
          </w:tcPr>
          <w:p w:rsidR="007541E8" w:rsidP="00AE2229" w:rsidRDefault="007541E8" w14:paraId="54B502DA" w14:textId="77777777">
            <w:pPr>
              <w:pStyle w:val="BodyText"/>
              <w:rPr>
                <w:ins w:author="Andreyeva, Julia" w:date="2022-03-31T13:47:00Z" w:id="9094"/>
                <w:rFonts w:asciiTheme="minorHAnsi" w:hAnsiTheme="minorHAnsi" w:cstheme="minorHAnsi"/>
                <w:b w:val="0"/>
                <w:szCs w:val="20"/>
              </w:rPr>
            </w:pPr>
          </w:p>
        </w:tc>
        <w:tc>
          <w:tcPr>
            <w:tcW w:w="1418" w:type="dxa"/>
            <w:shd w:val="clear" w:color="auto" w:fill="auto"/>
            <w:tcPrChange w:author="Andreyeva, Julia" w:date="2022-03-31T14:45:00Z" w:id="9095">
              <w:tcPr>
                <w:tcW w:w="709" w:type="dxa"/>
                <w:shd w:val="clear" w:color="auto" w:fill="auto"/>
              </w:tcPr>
            </w:tcPrChange>
          </w:tcPr>
          <w:p w:rsidR="007541E8" w:rsidP="00AE2229" w:rsidRDefault="007541E8" w14:paraId="4EFE90A6" w14:textId="400D2E46">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096"/>
                <w:rFonts w:asciiTheme="minorHAnsi" w:hAnsiTheme="minorHAnsi" w:cstheme="minorHAnsi"/>
                <w:b/>
                <w:szCs w:val="20"/>
              </w:rPr>
            </w:pPr>
          </w:p>
        </w:tc>
        <w:tc>
          <w:tcPr>
            <w:tcW w:w="1984" w:type="dxa"/>
            <w:tcPrChange w:author="Andreyeva, Julia" w:date="2022-03-31T14:45:00Z" w:id="9097">
              <w:tcPr>
                <w:tcW w:w="1366" w:type="dxa"/>
                <w:gridSpan w:val="2"/>
              </w:tcPr>
            </w:tcPrChange>
          </w:tcPr>
          <w:p w:rsidRPr="00AA4E41" w:rsidR="007541E8" w:rsidP="00AE2229" w:rsidRDefault="007541E8" w14:paraId="7D458C1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098"/>
                <w:rFonts w:asciiTheme="minorHAnsi" w:hAnsiTheme="minorHAnsi" w:cstheme="minorHAnsi"/>
                <w:bCs/>
                <w:szCs w:val="20"/>
              </w:rPr>
            </w:pPr>
          </w:p>
        </w:tc>
        <w:tc>
          <w:tcPr>
            <w:tcW w:w="1701" w:type="dxa"/>
            <w:shd w:val="clear" w:color="auto" w:fill="auto"/>
            <w:tcPrChange w:author="Andreyeva, Julia" w:date="2022-03-31T14:45:00Z" w:id="9099">
              <w:tcPr>
                <w:tcW w:w="2036" w:type="dxa"/>
                <w:gridSpan w:val="2"/>
                <w:shd w:val="clear" w:color="auto" w:fill="auto"/>
              </w:tcPr>
            </w:tcPrChange>
          </w:tcPr>
          <w:p w:rsidRPr="00AA4E41" w:rsidR="007541E8" w:rsidP="00AE2229" w:rsidRDefault="007541E8" w14:paraId="16FFFE62" w14:textId="78695DE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00"/>
                <w:rFonts w:asciiTheme="minorHAnsi" w:hAnsiTheme="minorHAnsi" w:cstheme="minorHAnsi"/>
                <w:bCs/>
                <w:szCs w:val="20"/>
              </w:rPr>
            </w:pPr>
            <w:ins w:author="Andreyeva, Julia" w:date="2022-03-31T10:52:00Z" w:id="9101">
              <w:r w:rsidRPr="00AA4E41">
                <w:rPr>
                  <w:rFonts w:asciiTheme="minorHAnsi" w:hAnsiTheme="minorHAnsi" w:cstheme="minorHAnsi"/>
                  <w:bCs/>
                  <w:szCs w:val="20"/>
                </w:rPr>
                <w:t>Return</w:t>
              </w:r>
            </w:ins>
          </w:p>
        </w:tc>
        <w:tc>
          <w:tcPr>
            <w:tcW w:w="1843" w:type="dxa"/>
            <w:shd w:val="clear" w:color="auto" w:fill="auto"/>
            <w:tcPrChange w:author="Andreyeva, Julia" w:date="2022-03-31T14:45:00Z" w:id="9102">
              <w:tcPr>
                <w:tcW w:w="1276" w:type="dxa"/>
                <w:shd w:val="clear" w:color="auto" w:fill="auto"/>
              </w:tcPr>
            </w:tcPrChange>
          </w:tcPr>
          <w:p w:rsidR="007541E8" w:rsidP="00AE2229" w:rsidRDefault="007541E8" w14:paraId="75CEB36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03"/>
                <w:rFonts w:asciiTheme="minorHAnsi" w:hAnsiTheme="minorHAnsi" w:cstheme="minorHAnsi"/>
                <w:bCs/>
                <w:szCs w:val="20"/>
              </w:rPr>
            </w:pPr>
            <w:ins w:author="Andreyeva, Julia" w:date="2022-03-31T10:52:00Z" w:id="9104">
              <w:r>
                <w:rPr>
                  <w:rFonts w:asciiTheme="minorHAnsi" w:hAnsiTheme="minorHAnsi" w:cstheme="minorHAnsi"/>
                  <w:bCs/>
                  <w:szCs w:val="20"/>
                </w:rPr>
                <w:t>Ireland</w:t>
              </w:r>
            </w:ins>
          </w:p>
        </w:tc>
        <w:tc>
          <w:tcPr>
            <w:tcW w:w="1559" w:type="dxa"/>
            <w:shd w:val="clear" w:color="auto" w:fill="auto"/>
            <w:tcPrChange w:author="Andreyeva, Julia" w:date="2022-03-31T14:45:00Z" w:id="9105">
              <w:tcPr>
                <w:tcW w:w="259" w:type="dxa"/>
                <w:shd w:val="clear" w:color="auto" w:fill="auto"/>
              </w:tcPr>
            </w:tcPrChange>
          </w:tcPr>
          <w:p w:rsidRPr="00F01836" w:rsidR="007541E8" w:rsidP="00AE2229" w:rsidRDefault="007541E8" w14:paraId="15C5E41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06"/>
                <w:rFonts w:asciiTheme="minorHAnsi" w:hAnsiTheme="minorHAnsi" w:cstheme="minorHAnsi"/>
                <w:bCs/>
                <w:szCs w:val="20"/>
              </w:rPr>
            </w:pPr>
          </w:p>
        </w:tc>
      </w:tr>
      <w:tr w:rsidRPr="001F24C2" w:rsidR="001E4B20" w:rsidTr="00A529BA" w14:paraId="7E846F6E" w14:textId="77777777">
        <w:tblPrEx>
          <w:tblPrExChange w:author="Andreyeva, Julia" w:date="2022-03-31T14:45:00Z" w:id="9107">
            <w:tblPrEx>
              <w:tblW w:w="6917" w:type="dxa"/>
            </w:tblPrEx>
          </w:tblPrExChange>
        </w:tblPrEx>
        <w:trPr>
          <w:ins w:author="Andreyeva, Julia" w:date="2022-03-31T10:52:00Z" w:id="9108"/>
          <w:trPrChange w:author="Andreyeva, Julia" w:date="2022-03-31T14:45:00Z" w:id="9109">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110">
              <w:tcPr>
                <w:tcW w:w="1271" w:type="dxa"/>
                <w:shd w:val="clear" w:color="auto" w:fill="auto"/>
              </w:tcPr>
            </w:tcPrChange>
          </w:tcPr>
          <w:p w:rsidR="007541E8" w:rsidP="00AE2229" w:rsidRDefault="007541E8" w14:paraId="4A45F6BD" w14:textId="77777777">
            <w:pPr>
              <w:pStyle w:val="BodyText"/>
              <w:rPr>
                <w:ins w:author="Andreyeva, Julia" w:date="2022-03-31T13:47:00Z" w:id="9111"/>
                <w:rFonts w:asciiTheme="minorHAnsi" w:hAnsiTheme="minorHAnsi" w:cstheme="minorHAnsi"/>
                <w:b w:val="0"/>
                <w:szCs w:val="20"/>
              </w:rPr>
            </w:pPr>
          </w:p>
        </w:tc>
        <w:tc>
          <w:tcPr>
            <w:tcW w:w="1418" w:type="dxa"/>
            <w:shd w:val="clear" w:color="auto" w:fill="auto"/>
            <w:tcPrChange w:author="Andreyeva, Julia" w:date="2022-03-31T14:45:00Z" w:id="9112">
              <w:tcPr>
                <w:tcW w:w="709" w:type="dxa"/>
                <w:shd w:val="clear" w:color="auto" w:fill="auto"/>
              </w:tcPr>
            </w:tcPrChange>
          </w:tcPr>
          <w:p w:rsidR="007541E8" w:rsidP="00AE2229" w:rsidRDefault="007541E8" w14:paraId="29ED64F9" w14:textId="5183D9C3">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13"/>
                <w:rFonts w:asciiTheme="minorHAnsi" w:hAnsiTheme="minorHAnsi" w:cstheme="minorHAnsi"/>
                <w:b/>
                <w:szCs w:val="20"/>
              </w:rPr>
            </w:pPr>
          </w:p>
        </w:tc>
        <w:tc>
          <w:tcPr>
            <w:tcW w:w="1984" w:type="dxa"/>
            <w:tcPrChange w:author="Andreyeva, Julia" w:date="2022-03-31T14:45:00Z" w:id="9114">
              <w:tcPr>
                <w:tcW w:w="1366" w:type="dxa"/>
                <w:gridSpan w:val="2"/>
              </w:tcPr>
            </w:tcPrChange>
          </w:tcPr>
          <w:p w:rsidRPr="00AA4E41" w:rsidR="007541E8" w:rsidP="00AE2229" w:rsidRDefault="007541E8" w14:paraId="7438FEB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115"/>
                <w:rFonts w:asciiTheme="minorHAnsi" w:hAnsiTheme="minorHAnsi" w:cstheme="minorHAnsi"/>
                <w:bCs/>
                <w:szCs w:val="20"/>
              </w:rPr>
            </w:pPr>
          </w:p>
        </w:tc>
        <w:tc>
          <w:tcPr>
            <w:tcW w:w="1701" w:type="dxa"/>
            <w:shd w:val="clear" w:color="auto" w:fill="auto"/>
            <w:tcPrChange w:author="Andreyeva, Julia" w:date="2022-03-31T14:45:00Z" w:id="9116">
              <w:tcPr>
                <w:tcW w:w="2036" w:type="dxa"/>
                <w:gridSpan w:val="2"/>
                <w:shd w:val="clear" w:color="auto" w:fill="auto"/>
              </w:tcPr>
            </w:tcPrChange>
          </w:tcPr>
          <w:p w:rsidRPr="00AA4E41" w:rsidR="007541E8" w:rsidP="00AE2229" w:rsidRDefault="007541E8" w14:paraId="13477CF3" w14:textId="797AB9DB">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17"/>
                <w:rFonts w:asciiTheme="minorHAnsi" w:hAnsiTheme="minorHAnsi" w:cstheme="minorHAnsi"/>
                <w:bCs/>
                <w:szCs w:val="20"/>
              </w:rPr>
            </w:pPr>
            <w:ins w:author="Andreyeva, Julia" w:date="2022-03-31T10:52:00Z" w:id="9118">
              <w:r w:rsidRPr="00AA4E41">
                <w:rPr>
                  <w:rFonts w:asciiTheme="minorHAnsi" w:hAnsiTheme="minorHAnsi" w:cstheme="minorHAnsi"/>
                  <w:bCs/>
                  <w:szCs w:val="20"/>
                </w:rPr>
                <w:t>Return</w:t>
              </w:r>
            </w:ins>
          </w:p>
        </w:tc>
        <w:tc>
          <w:tcPr>
            <w:tcW w:w="1843" w:type="dxa"/>
            <w:shd w:val="clear" w:color="auto" w:fill="auto"/>
            <w:tcPrChange w:author="Andreyeva, Julia" w:date="2022-03-31T14:45:00Z" w:id="9119">
              <w:tcPr>
                <w:tcW w:w="1276" w:type="dxa"/>
                <w:shd w:val="clear" w:color="auto" w:fill="auto"/>
              </w:tcPr>
            </w:tcPrChange>
          </w:tcPr>
          <w:p w:rsidR="007541E8" w:rsidP="00AE2229" w:rsidRDefault="007541E8" w14:paraId="38913D9C"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20"/>
                <w:rFonts w:asciiTheme="minorHAnsi" w:hAnsiTheme="minorHAnsi" w:cstheme="minorHAnsi"/>
                <w:bCs/>
                <w:szCs w:val="20"/>
              </w:rPr>
            </w:pPr>
            <w:ins w:author="Andreyeva, Julia" w:date="2022-03-31T10:52:00Z" w:id="9121">
              <w:r>
                <w:rPr>
                  <w:rFonts w:asciiTheme="minorHAnsi" w:hAnsiTheme="minorHAnsi" w:cstheme="minorHAnsi"/>
                  <w:bCs/>
                  <w:szCs w:val="20"/>
                </w:rPr>
                <w:t>Kazakhstan</w:t>
              </w:r>
            </w:ins>
          </w:p>
        </w:tc>
        <w:tc>
          <w:tcPr>
            <w:tcW w:w="1559" w:type="dxa"/>
            <w:shd w:val="clear" w:color="auto" w:fill="auto"/>
            <w:tcPrChange w:author="Andreyeva, Julia" w:date="2022-03-31T14:45:00Z" w:id="9122">
              <w:tcPr>
                <w:tcW w:w="259" w:type="dxa"/>
                <w:shd w:val="clear" w:color="auto" w:fill="auto"/>
              </w:tcPr>
            </w:tcPrChange>
          </w:tcPr>
          <w:p w:rsidRPr="00F01836" w:rsidR="007541E8" w:rsidP="00AE2229" w:rsidRDefault="007541E8" w14:paraId="36F5608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23"/>
                <w:rFonts w:asciiTheme="minorHAnsi" w:hAnsiTheme="minorHAnsi" w:cstheme="minorHAnsi"/>
                <w:bCs/>
                <w:szCs w:val="20"/>
              </w:rPr>
            </w:pPr>
          </w:p>
        </w:tc>
      </w:tr>
      <w:tr w:rsidRPr="001F24C2" w:rsidR="001E4B20" w:rsidTr="00A529BA" w14:paraId="49C17A10" w14:textId="77777777">
        <w:tblPrEx>
          <w:tblPrExChange w:author="Andreyeva, Julia" w:date="2022-03-31T14:45:00Z" w:id="9124">
            <w:tblPrEx>
              <w:tblW w:w="6917" w:type="dxa"/>
            </w:tblPrEx>
          </w:tblPrExChange>
        </w:tblPrEx>
        <w:trPr>
          <w:ins w:author="Andreyeva, Julia" w:date="2022-03-31T10:52:00Z" w:id="9125"/>
          <w:trPrChange w:author="Andreyeva, Julia" w:date="2022-03-31T14:45:00Z" w:id="9126">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127">
              <w:tcPr>
                <w:tcW w:w="1271" w:type="dxa"/>
                <w:shd w:val="clear" w:color="auto" w:fill="auto"/>
              </w:tcPr>
            </w:tcPrChange>
          </w:tcPr>
          <w:p w:rsidRPr="00F06948" w:rsidR="007541E8" w:rsidP="00AE2229" w:rsidRDefault="007541E8" w14:paraId="34AC4EAA" w14:textId="77777777">
            <w:pPr>
              <w:pStyle w:val="BodyText"/>
              <w:rPr>
                <w:ins w:author="Andreyeva, Julia" w:date="2022-03-31T13:47:00Z" w:id="9128"/>
                <w:rFonts w:asciiTheme="minorHAnsi" w:hAnsiTheme="minorHAnsi" w:cstheme="minorHAnsi"/>
                <w:szCs w:val="20"/>
              </w:rPr>
            </w:pPr>
          </w:p>
        </w:tc>
        <w:tc>
          <w:tcPr>
            <w:tcW w:w="1418" w:type="dxa"/>
            <w:shd w:val="clear" w:color="auto" w:fill="auto"/>
            <w:tcPrChange w:author="Andreyeva, Julia" w:date="2022-03-31T14:45:00Z" w:id="9129">
              <w:tcPr>
                <w:tcW w:w="709" w:type="dxa"/>
                <w:shd w:val="clear" w:color="auto" w:fill="auto"/>
              </w:tcPr>
            </w:tcPrChange>
          </w:tcPr>
          <w:p w:rsidR="007541E8" w:rsidP="00AE2229" w:rsidRDefault="007541E8" w14:paraId="39B3DA1A" w14:textId="19DFAAE8">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30"/>
                <w:rFonts w:asciiTheme="minorHAnsi" w:hAnsiTheme="minorHAnsi" w:cstheme="minorHAnsi"/>
                <w:b/>
                <w:szCs w:val="20"/>
              </w:rPr>
            </w:pPr>
            <w:ins w:author="Andreyeva, Julia" w:date="2022-03-31T10:52:00Z" w:id="9131">
              <w:r w:rsidRPr="00F06948">
                <w:rPr>
                  <w:rFonts w:asciiTheme="minorHAnsi" w:hAnsiTheme="minorHAnsi" w:cstheme="minorHAnsi"/>
                  <w:szCs w:val="20"/>
                </w:rPr>
                <w:t>Exchange Order</w:t>
              </w:r>
            </w:ins>
          </w:p>
        </w:tc>
        <w:tc>
          <w:tcPr>
            <w:tcW w:w="1984" w:type="dxa"/>
            <w:tcPrChange w:author="Andreyeva, Julia" w:date="2022-03-31T14:45:00Z" w:id="9132">
              <w:tcPr>
                <w:tcW w:w="1366" w:type="dxa"/>
                <w:gridSpan w:val="2"/>
              </w:tcPr>
            </w:tcPrChange>
          </w:tcPr>
          <w:p w:rsidR="007541E8" w:rsidP="00303314" w:rsidRDefault="007541E8" w14:paraId="17582CE9"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9133"/>
                <w:rFonts w:asciiTheme="minorHAnsi" w:hAnsiTheme="minorHAnsi" w:cstheme="minorHAnsi"/>
                <w:bCs/>
                <w:szCs w:val="20"/>
              </w:rPr>
            </w:pPr>
          </w:p>
        </w:tc>
        <w:tc>
          <w:tcPr>
            <w:tcW w:w="1701" w:type="dxa"/>
            <w:shd w:val="clear" w:color="auto" w:fill="auto"/>
            <w:tcPrChange w:author="Andreyeva, Julia" w:date="2022-03-31T14:45:00Z" w:id="9134">
              <w:tcPr>
                <w:tcW w:w="2036" w:type="dxa"/>
                <w:gridSpan w:val="2"/>
                <w:shd w:val="clear" w:color="auto" w:fill="auto"/>
              </w:tcPr>
            </w:tcPrChange>
          </w:tcPr>
          <w:p w:rsidRPr="00AA4E41" w:rsidR="007541E8" w:rsidP="00303314" w:rsidRDefault="007541E8" w14:paraId="43C2FD20" w14:textId="2B2075E9">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9135"/>
                <w:rFonts w:asciiTheme="minorHAnsi" w:hAnsiTheme="minorHAnsi" w:cstheme="minorHAnsi"/>
                <w:bCs/>
                <w:szCs w:val="20"/>
              </w:rPr>
            </w:pPr>
            <w:ins w:author="Andreyeva, Julia" w:date="2022-03-31T10:52:00Z" w:id="9136">
              <w:r>
                <w:rPr>
                  <w:rFonts w:asciiTheme="minorHAnsi" w:hAnsiTheme="minorHAnsi" w:cstheme="minorHAnsi"/>
                  <w:bCs/>
                  <w:szCs w:val="20"/>
                </w:rPr>
                <w:t>-</w:t>
              </w:r>
            </w:ins>
          </w:p>
        </w:tc>
        <w:tc>
          <w:tcPr>
            <w:tcW w:w="1843" w:type="dxa"/>
            <w:shd w:val="clear" w:color="auto" w:fill="auto"/>
            <w:tcPrChange w:author="Andreyeva, Julia" w:date="2022-03-31T14:45:00Z" w:id="9137">
              <w:tcPr>
                <w:tcW w:w="1276" w:type="dxa"/>
                <w:shd w:val="clear" w:color="auto" w:fill="auto"/>
              </w:tcPr>
            </w:tcPrChange>
          </w:tcPr>
          <w:p w:rsidR="007541E8" w:rsidP="00AE2229" w:rsidRDefault="007541E8" w14:paraId="2A757AC2"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38"/>
                <w:rFonts w:asciiTheme="minorHAnsi" w:hAnsiTheme="minorHAnsi" w:cstheme="minorHAnsi"/>
                <w:bCs/>
                <w:szCs w:val="20"/>
              </w:rPr>
            </w:pPr>
            <w:ins w:author="Andreyeva, Julia" w:date="2022-03-31T10:52:00Z" w:id="9139">
              <w:r>
                <w:rPr>
                  <w:rFonts w:asciiTheme="minorHAnsi" w:hAnsiTheme="minorHAnsi" w:cstheme="minorHAnsi"/>
                  <w:bCs/>
                  <w:szCs w:val="20"/>
                </w:rPr>
                <w:t>Italy</w:t>
              </w:r>
            </w:ins>
          </w:p>
        </w:tc>
        <w:tc>
          <w:tcPr>
            <w:tcW w:w="1559" w:type="dxa"/>
            <w:shd w:val="clear" w:color="auto" w:fill="auto"/>
            <w:tcPrChange w:author="Andreyeva, Julia" w:date="2022-03-31T14:45:00Z" w:id="9140">
              <w:tcPr>
                <w:tcW w:w="259" w:type="dxa"/>
                <w:shd w:val="clear" w:color="auto" w:fill="auto"/>
              </w:tcPr>
            </w:tcPrChange>
          </w:tcPr>
          <w:p w:rsidRPr="00F01836" w:rsidR="007541E8" w:rsidP="00AE2229" w:rsidRDefault="007541E8" w14:paraId="77F33EE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41"/>
                <w:rFonts w:asciiTheme="minorHAnsi" w:hAnsiTheme="minorHAnsi" w:cstheme="minorHAnsi"/>
                <w:bCs/>
                <w:szCs w:val="20"/>
              </w:rPr>
            </w:pPr>
          </w:p>
        </w:tc>
      </w:tr>
      <w:tr w:rsidRPr="001F24C2" w:rsidR="001E4B20" w:rsidTr="00A529BA" w14:paraId="57357E00" w14:textId="77777777">
        <w:tblPrEx>
          <w:tblPrExChange w:author="Andreyeva, Julia" w:date="2022-03-31T14:45:00Z" w:id="9142">
            <w:tblPrEx>
              <w:tblW w:w="6917" w:type="dxa"/>
            </w:tblPrEx>
          </w:tblPrExChange>
        </w:tblPrEx>
        <w:trPr>
          <w:ins w:author="Andreyeva, Julia" w:date="2022-03-31T10:52:00Z" w:id="9143"/>
          <w:trPrChange w:author="Andreyeva, Julia" w:date="2022-03-31T14:45:00Z" w:id="9144">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145">
              <w:tcPr>
                <w:tcW w:w="1271" w:type="dxa"/>
                <w:shd w:val="clear" w:color="auto" w:fill="auto"/>
              </w:tcPr>
            </w:tcPrChange>
          </w:tcPr>
          <w:p w:rsidRPr="00F06948" w:rsidR="007541E8" w:rsidP="00AE2229" w:rsidRDefault="007541E8" w14:paraId="6EB73C07" w14:textId="77777777">
            <w:pPr>
              <w:pStyle w:val="BodyText"/>
              <w:rPr>
                <w:ins w:author="Andreyeva, Julia" w:date="2022-03-31T13:47:00Z" w:id="9146"/>
                <w:rFonts w:asciiTheme="minorHAnsi" w:hAnsiTheme="minorHAnsi" w:cstheme="minorHAnsi"/>
                <w:szCs w:val="20"/>
              </w:rPr>
            </w:pPr>
          </w:p>
        </w:tc>
        <w:tc>
          <w:tcPr>
            <w:tcW w:w="1418" w:type="dxa"/>
            <w:shd w:val="clear" w:color="auto" w:fill="auto"/>
            <w:tcPrChange w:author="Andreyeva, Julia" w:date="2022-03-31T14:45:00Z" w:id="9147">
              <w:tcPr>
                <w:tcW w:w="709" w:type="dxa"/>
                <w:shd w:val="clear" w:color="auto" w:fill="auto"/>
              </w:tcPr>
            </w:tcPrChange>
          </w:tcPr>
          <w:p w:rsidRPr="00F06948" w:rsidR="007541E8" w:rsidP="00AE2229" w:rsidRDefault="007541E8" w14:paraId="1E7496C0" w14:textId="35BB54F6">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48"/>
                <w:rFonts w:asciiTheme="minorHAnsi" w:hAnsiTheme="minorHAnsi" w:cstheme="minorHAnsi"/>
                <w:szCs w:val="20"/>
              </w:rPr>
            </w:pPr>
          </w:p>
        </w:tc>
        <w:tc>
          <w:tcPr>
            <w:tcW w:w="1984" w:type="dxa"/>
            <w:tcPrChange w:author="Andreyeva, Julia" w:date="2022-03-31T14:45:00Z" w:id="9149">
              <w:tcPr>
                <w:tcW w:w="1366" w:type="dxa"/>
                <w:gridSpan w:val="2"/>
              </w:tcPr>
            </w:tcPrChange>
          </w:tcPr>
          <w:p w:rsidR="007541E8" w:rsidP="00303314" w:rsidRDefault="007541E8" w14:paraId="42C5FBE7" w14:textId="77777777">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3:48:00Z" w:id="9150"/>
                <w:rFonts w:asciiTheme="minorHAnsi" w:hAnsiTheme="minorHAnsi" w:cstheme="minorHAnsi"/>
                <w:bCs/>
                <w:szCs w:val="20"/>
              </w:rPr>
            </w:pPr>
          </w:p>
        </w:tc>
        <w:tc>
          <w:tcPr>
            <w:tcW w:w="1701" w:type="dxa"/>
            <w:shd w:val="clear" w:color="auto" w:fill="auto"/>
            <w:tcPrChange w:author="Andreyeva, Julia" w:date="2022-03-31T14:45:00Z" w:id="9151">
              <w:tcPr>
                <w:tcW w:w="2036" w:type="dxa"/>
                <w:gridSpan w:val="2"/>
                <w:shd w:val="clear" w:color="auto" w:fill="auto"/>
              </w:tcPr>
            </w:tcPrChange>
          </w:tcPr>
          <w:p w:rsidRPr="00AA4E41" w:rsidR="007541E8" w:rsidP="00303314" w:rsidRDefault="007541E8" w14:paraId="79C7FC8B" w14:textId="1C9CB484">
            <w:pPr>
              <w:pStyle w:val="BodyText"/>
              <w:numPr>
                <w:ilvl w:val="0"/>
                <w:numId w:val="37"/>
              </w:numPr>
              <w:cnfStyle w:val="000000000000" w:firstRow="0" w:lastRow="0" w:firstColumn="0" w:lastColumn="0" w:oddVBand="0" w:evenVBand="0" w:oddHBand="0" w:evenHBand="0" w:firstRowFirstColumn="0" w:firstRowLastColumn="0" w:lastRowFirstColumn="0" w:lastRowLastColumn="0"/>
              <w:rPr>
                <w:ins w:author="Andreyeva, Julia" w:date="2022-03-31T10:52:00Z" w:id="9152"/>
                <w:rFonts w:asciiTheme="minorHAnsi" w:hAnsiTheme="minorHAnsi" w:cstheme="minorHAnsi"/>
                <w:bCs/>
                <w:szCs w:val="20"/>
              </w:rPr>
            </w:pPr>
            <w:ins w:author="Andreyeva, Julia" w:date="2022-03-31T10:52:00Z" w:id="9153">
              <w:r>
                <w:rPr>
                  <w:rFonts w:asciiTheme="minorHAnsi" w:hAnsiTheme="minorHAnsi" w:cstheme="minorHAnsi"/>
                  <w:bCs/>
                  <w:szCs w:val="20"/>
                </w:rPr>
                <w:t>-</w:t>
              </w:r>
            </w:ins>
          </w:p>
        </w:tc>
        <w:tc>
          <w:tcPr>
            <w:tcW w:w="1843" w:type="dxa"/>
            <w:shd w:val="clear" w:color="auto" w:fill="auto"/>
            <w:tcPrChange w:author="Andreyeva, Julia" w:date="2022-03-31T14:45:00Z" w:id="9154">
              <w:tcPr>
                <w:tcW w:w="1276" w:type="dxa"/>
                <w:shd w:val="clear" w:color="auto" w:fill="auto"/>
              </w:tcPr>
            </w:tcPrChange>
          </w:tcPr>
          <w:p w:rsidR="007541E8" w:rsidP="00AE2229" w:rsidRDefault="007541E8" w14:paraId="0830549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55"/>
                <w:rFonts w:asciiTheme="minorHAnsi" w:hAnsiTheme="minorHAnsi" w:cstheme="minorHAnsi"/>
                <w:bCs/>
                <w:szCs w:val="20"/>
              </w:rPr>
            </w:pPr>
            <w:ins w:author="Andreyeva, Julia" w:date="2022-03-31T10:52:00Z" w:id="9156">
              <w:r>
                <w:rPr>
                  <w:rFonts w:asciiTheme="minorHAnsi" w:hAnsiTheme="minorHAnsi" w:cstheme="minorHAnsi"/>
                  <w:bCs/>
                  <w:szCs w:val="20"/>
                </w:rPr>
                <w:t>Spain</w:t>
              </w:r>
            </w:ins>
          </w:p>
        </w:tc>
        <w:tc>
          <w:tcPr>
            <w:tcW w:w="1559" w:type="dxa"/>
            <w:shd w:val="clear" w:color="auto" w:fill="auto"/>
            <w:tcPrChange w:author="Andreyeva, Julia" w:date="2022-03-31T14:45:00Z" w:id="9157">
              <w:tcPr>
                <w:tcW w:w="259" w:type="dxa"/>
                <w:shd w:val="clear" w:color="auto" w:fill="auto"/>
              </w:tcPr>
            </w:tcPrChange>
          </w:tcPr>
          <w:p w:rsidRPr="00F01836" w:rsidR="007541E8" w:rsidP="00AE2229" w:rsidRDefault="007541E8" w14:paraId="4128D9B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58"/>
                <w:rFonts w:asciiTheme="minorHAnsi" w:hAnsiTheme="minorHAnsi" w:cstheme="minorHAnsi"/>
                <w:bCs/>
                <w:szCs w:val="20"/>
              </w:rPr>
            </w:pPr>
          </w:p>
        </w:tc>
      </w:tr>
      <w:tr w:rsidRPr="001F24C2" w:rsidR="001E4B20" w:rsidTr="00A529BA" w14:paraId="7368ABB3" w14:textId="77777777">
        <w:tblPrEx>
          <w:tblPrExChange w:author="Andreyeva, Julia" w:date="2022-03-31T14:45:00Z" w:id="9159">
            <w:tblPrEx>
              <w:tblW w:w="6917" w:type="dxa"/>
            </w:tblPrEx>
          </w:tblPrExChange>
        </w:tblPrEx>
        <w:trPr>
          <w:ins w:author="Andreyeva, Julia" w:date="2022-03-31T10:52:00Z" w:id="9160"/>
          <w:trPrChange w:author="Andreyeva, Julia" w:date="2022-03-31T14:45:00Z" w:id="9161">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162">
              <w:tcPr>
                <w:tcW w:w="1271" w:type="dxa"/>
                <w:shd w:val="clear" w:color="auto" w:fill="auto"/>
              </w:tcPr>
            </w:tcPrChange>
          </w:tcPr>
          <w:p w:rsidRPr="00F06948" w:rsidR="007541E8" w:rsidP="00AE2229" w:rsidRDefault="007541E8" w14:paraId="6D0DA2EA" w14:textId="77777777">
            <w:pPr>
              <w:pStyle w:val="BodyText"/>
              <w:rPr>
                <w:ins w:author="Andreyeva, Julia" w:date="2022-03-31T13:47:00Z" w:id="9163"/>
                <w:rFonts w:asciiTheme="minorHAnsi" w:hAnsiTheme="minorHAnsi" w:cstheme="minorHAnsi"/>
                <w:szCs w:val="20"/>
              </w:rPr>
            </w:pPr>
          </w:p>
        </w:tc>
        <w:tc>
          <w:tcPr>
            <w:tcW w:w="1418" w:type="dxa"/>
            <w:shd w:val="clear" w:color="auto" w:fill="auto"/>
            <w:tcPrChange w:author="Andreyeva, Julia" w:date="2022-03-31T14:45:00Z" w:id="9164">
              <w:tcPr>
                <w:tcW w:w="709" w:type="dxa"/>
                <w:shd w:val="clear" w:color="auto" w:fill="auto"/>
              </w:tcPr>
            </w:tcPrChange>
          </w:tcPr>
          <w:p w:rsidRPr="00F06948" w:rsidR="007541E8" w:rsidP="00AE2229" w:rsidRDefault="007541E8" w14:paraId="3A2FA024" w14:textId="12FC1DB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65"/>
                <w:rFonts w:asciiTheme="minorHAnsi" w:hAnsiTheme="minorHAnsi" w:cstheme="minorHAnsi"/>
                <w:szCs w:val="20"/>
              </w:rPr>
            </w:pPr>
          </w:p>
        </w:tc>
        <w:tc>
          <w:tcPr>
            <w:tcW w:w="1984" w:type="dxa"/>
            <w:tcPrChange w:author="Andreyeva, Julia" w:date="2022-03-31T14:45:00Z" w:id="9166">
              <w:tcPr>
                <w:tcW w:w="1366" w:type="dxa"/>
                <w:gridSpan w:val="2"/>
              </w:tcPr>
            </w:tcPrChange>
          </w:tcPr>
          <w:p w:rsidRPr="00D53C4D" w:rsidR="007541E8" w:rsidP="00AE2229" w:rsidRDefault="007541E8" w14:paraId="0C44A9B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167"/>
                <w:rFonts w:asciiTheme="minorHAnsi" w:hAnsiTheme="minorHAnsi" w:cstheme="minorHAnsi"/>
                <w:bCs/>
                <w:szCs w:val="20"/>
              </w:rPr>
            </w:pPr>
          </w:p>
        </w:tc>
        <w:tc>
          <w:tcPr>
            <w:tcW w:w="1701" w:type="dxa"/>
            <w:shd w:val="clear" w:color="auto" w:fill="auto"/>
            <w:tcPrChange w:author="Andreyeva, Julia" w:date="2022-03-31T14:45:00Z" w:id="9168">
              <w:tcPr>
                <w:tcW w:w="2036" w:type="dxa"/>
                <w:gridSpan w:val="2"/>
                <w:shd w:val="clear" w:color="auto" w:fill="auto"/>
              </w:tcPr>
            </w:tcPrChange>
          </w:tcPr>
          <w:p w:rsidRPr="00AA4E41" w:rsidR="007541E8" w:rsidP="00AE2229" w:rsidRDefault="007541E8" w14:paraId="501F4C42" w14:textId="6F8995CC">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69"/>
                <w:rFonts w:asciiTheme="minorHAnsi" w:hAnsiTheme="minorHAnsi" w:cstheme="minorHAnsi"/>
                <w:bCs/>
                <w:szCs w:val="20"/>
              </w:rPr>
            </w:pPr>
            <w:ins w:author="Andreyeva, Julia" w:date="2022-03-31T10:52:00Z" w:id="9170">
              <w:r w:rsidRPr="00D53C4D">
                <w:rPr>
                  <w:rFonts w:asciiTheme="minorHAnsi" w:hAnsiTheme="minorHAnsi" w:cstheme="minorHAnsi"/>
                  <w:bCs/>
                  <w:szCs w:val="20"/>
                </w:rPr>
                <w:t>Exchange</w:t>
              </w:r>
            </w:ins>
          </w:p>
        </w:tc>
        <w:tc>
          <w:tcPr>
            <w:tcW w:w="1843" w:type="dxa"/>
            <w:shd w:val="clear" w:color="auto" w:fill="auto"/>
            <w:tcPrChange w:author="Andreyeva, Julia" w:date="2022-03-31T14:45:00Z" w:id="9171">
              <w:tcPr>
                <w:tcW w:w="1276" w:type="dxa"/>
                <w:shd w:val="clear" w:color="auto" w:fill="auto"/>
              </w:tcPr>
            </w:tcPrChange>
          </w:tcPr>
          <w:p w:rsidR="007541E8" w:rsidP="00AE2229" w:rsidRDefault="007541E8" w14:paraId="5BBD6F3E"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72"/>
                <w:rFonts w:asciiTheme="minorHAnsi" w:hAnsiTheme="minorHAnsi" w:cstheme="minorHAnsi"/>
                <w:bCs/>
                <w:szCs w:val="20"/>
              </w:rPr>
            </w:pPr>
            <w:ins w:author="Andreyeva, Julia" w:date="2022-03-31T10:52:00Z" w:id="9173">
              <w:r>
                <w:rPr>
                  <w:rFonts w:asciiTheme="minorHAnsi" w:hAnsiTheme="minorHAnsi" w:cstheme="minorHAnsi"/>
                  <w:bCs/>
                  <w:szCs w:val="20"/>
                </w:rPr>
                <w:t>Czech Republic</w:t>
              </w:r>
            </w:ins>
          </w:p>
        </w:tc>
        <w:tc>
          <w:tcPr>
            <w:tcW w:w="1559" w:type="dxa"/>
            <w:shd w:val="clear" w:color="auto" w:fill="auto"/>
            <w:tcPrChange w:author="Andreyeva, Julia" w:date="2022-03-31T14:45:00Z" w:id="9174">
              <w:tcPr>
                <w:tcW w:w="259" w:type="dxa"/>
                <w:shd w:val="clear" w:color="auto" w:fill="auto"/>
              </w:tcPr>
            </w:tcPrChange>
          </w:tcPr>
          <w:p w:rsidRPr="00F01836" w:rsidR="007541E8" w:rsidP="00AE2229" w:rsidRDefault="007541E8" w14:paraId="0D61939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75"/>
                <w:rFonts w:asciiTheme="minorHAnsi" w:hAnsiTheme="minorHAnsi" w:cstheme="minorHAnsi"/>
                <w:bCs/>
                <w:szCs w:val="20"/>
              </w:rPr>
            </w:pPr>
          </w:p>
        </w:tc>
      </w:tr>
      <w:tr w:rsidRPr="001F24C2" w:rsidR="001E4B20" w:rsidTr="00A529BA" w14:paraId="12CBDAF7" w14:textId="77777777">
        <w:tblPrEx>
          <w:tblPrExChange w:author="Andreyeva, Julia" w:date="2022-03-31T14:45:00Z" w:id="9176">
            <w:tblPrEx>
              <w:tblW w:w="6917" w:type="dxa"/>
            </w:tblPrEx>
          </w:tblPrExChange>
        </w:tblPrEx>
        <w:trPr>
          <w:ins w:author="Andreyeva, Julia" w:date="2022-03-31T10:52:00Z" w:id="9177"/>
          <w:trPrChange w:author="Andreyeva, Julia" w:date="2022-03-31T14:45:00Z" w:id="9178">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179">
              <w:tcPr>
                <w:tcW w:w="1271" w:type="dxa"/>
                <w:shd w:val="clear" w:color="auto" w:fill="auto"/>
              </w:tcPr>
            </w:tcPrChange>
          </w:tcPr>
          <w:p w:rsidRPr="00F06948" w:rsidR="007541E8" w:rsidP="00AE2229" w:rsidRDefault="007541E8" w14:paraId="0D482C79" w14:textId="77777777">
            <w:pPr>
              <w:pStyle w:val="BodyText"/>
              <w:rPr>
                <w:ins w:author="Andreyeva, Julia" w:date="2022-03-31T13:47:00Z" w:id="9180"/>
                <w:rFonts w:asciiTheme="minorHAnsi" w:hAnsiTheme="minorHAnsi" w:cstheme="minorHAnsi"/>
                <w:szCs w:val="20"/>
              </w:rPr>
            </w:pPr>
          </w:p>
        </w:tc>
        <w:tc>
          <w:tcPr>
            <w:tcW w:w="1418" w:type="dxa"/>
            <w:shd w:val="clear" w:color="auto" w:fill="auto"/>
            <w:tcPrChange w:author="Andreyeva, Julia" w:date="2022-03-31T14:45:00Z" w:id="9181">
              <w:tcPr>
                <w:tcW w:w="709" w:type="dxa"/>
                <w:shd w:val="clear" w:color="auto" w:fill="auto"/>
              </w:tcPr>
            </w:tcPrChange>
          </w:tcPr>
          <w:p w:rsidRPr="00F06948" w:rsidR="007541E8" w:rsidP="00AE2229" w:rsidRDefault="007541E8" w14:paraId="118FDEAD" w14:textId="13D5D48F">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82"/>
                <w:rFonts w:asciiTheme="minorHAnsi" w:hAnsiTheme="minorHAnsi" w:cstheme="minorHAnsi"/>
                <w:szCs w:val="20"/>
              </w:rPr>
            </w:pPr>
          </w:p>
        </w:tc>
        <w:tc>
          <w:tcPr>
            <w:tcW w:w="1984" w:type="dxa"/>
            <w:tcPrChange w:author="Andreyeva, Julia" w:date="2022-03-31T14:45:00Z" w:id="9183">
              <w:tcPr>
                <w:tcW w:w="1366" w:type="dxa"/>
                <w:gridSpan w:val="2"/>
              </w:tcPr>
            </w:tcPrChange>
          </w:tcPr>
          <w:p w:rsidRPr="00D53C4D" w:rsidR="007541E8" w:rsidP="00AE2229" w:rsidRDefault="007541E8" w14:paraId="2027B31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184"/>
                <w:rFonts w:asciiTheme="minorHAnsi" w:hAnsiTheme="minorHAnsi" w:cstheme="minorHAnsi"/>
                <w:bCs/>
                <w:szCs w:val="20"/>
              </w:rPr>
            </w:pPr>
          </w:p>
        </w:tc>
        <w:tc>
          <w:tcPr>
            <w:tcW w:w="1701" w:type="dxa"/>
            <w:shd w:val="clear" w:color="auto" w:fill="auto"/>
            <w:tcPrChange w:author="Andreyeva, Julia" w:date="2022-03-31T14:45:00Z" w:id="9185">
              <w:tcPr>
                <w:tcW w:w="2036" w:type="dxa"/>
                <w:gridSpan w:val="2"/>
                <w:shd w:val="clear" w:color="auto" w:fill="auto"/>
              </w:tcPr>
            </w:tcPrChange>
          </w:tcPr>
          <w:p w:rsidRPr="00AA4E41" w:rsidR="007541E8" w:rsidP="00AE2229" w:rsidRDefault="007541E8" w14:paraId="575E5502" w14:textId="26D3A32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86"/>
                <w:rFonts w:asciiTheme="minorHAnsi" w:hAnsiTheme="minorHAnsi" w:cstheme="minorHAnsi"/>
                <w:bCs/>
                <w:szCs w:val="20"/>
              </w:rPr>
            </w:pPr>
            <w:ins w:author="Andreyeva, Julia" w:date="2022-03-31T10:52:00Z" w:id="9187">
              <w:r w:rsidRPr="00D53C4D">
                <w:rPr>
                  <w:rFonts w:asciiTheme="minorHAnsi" w:hAnsiTheme="minorHAnsi" w:cstheme="minorHAnsi"/>
                  <w:bCs/>
                  <w:szCs w:val="20"/>
                </w:rPr>
                <w:t>Exchange Current</w:t>
              </w:r>
            </w:ins>
          </w:p>
        </w:tc>
        <w:tc>
          <w:tcPr>
            <w:tcW w:w="1843" w:type="dxa"/>
            <w:shd w:val="clear" w:color="auto" w:fill="auto"/>
            <w:tcPrChange w:author="Andreyeva, Julia" w:date="2022-03-31T14:45:00Z" w:id="9188">
              <w:tcPr>
                <w:tcW w:w="1276" w:type="dxa"/>
                <w:shd w:val="clear" w:color="auto" w:fill="auto"/>
              </w:tcPr>
            </w:tcPrChange>
          </w:tcPr>
          <w:p w:rsidR="007541E8" w:rsidP="00AE2229" w:rsidRDefault="007541E8" w14:paraId="58F0167A"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89"/>
                <w:rFonts w:asciiTheme="minorHAnsi" w:hAnsiTheme="minorHAnsi" w:cstheme="minorHAnsi"/>
                <w:bCs/>
                <w:szCs w:val="20"/>
              </w:rPr>
            </w:pPr>
            <w:ins w:author="Andreyeva, Julia" w:date="2022-03-31T10:52:00Z" w:id="9190">
              <w:r>
                <w:rPr>
                  <w:rFonts w:asciiTheme="minorHAnsi" w:hAnsiTheme="minorHAnsi" w:cstheme="minorHAnsi"/>
                  <w:bCs/>
                  <w:szCs w:val="20"/>
                </w:rPr>
                <w:t>Czech Republic</w:t>
              </w:r>
            </w:ins>
          </w:p>
        </w:tc>
        <w:tc>
          <w:tcPr>
            <w:tcW w:w="1559" w:type="dxa"/>
            <w:shd w:val="clear" w:color="auto" w:fill="auto"/>
            <w:tcPrChange w:author="Andreyeva, Julia" w:date="2022-03-31T14:45:00Z" w:id="9191">
              <w:tcPr>
                <w:tcW w:w="259" w:type="dxa"/>
                <w:shd w:val="clear" w:color="auto" w:fill="auto"/>
              </w:tcPr>
            </w:tcPrChange>
          </w:tcPr>
          <w:p w:rsidRPr="00F01836" w:rsidR="007541E8" w:rsidP="00AE2229" w:rsidRDefault="007541E8" w14:paraId="0D9B1D9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92"/>
                <w:rFonts w:asciiTheme="minorHAnsi" w:hAnsiTheme="minorHAnsi" w:cstheme="minorHAnsi"/>
                <w:bCs/>
                <w:szCs w:val="20"/>
              </w:rPr>
            </w:pPr>
          </w:p>
        </w:tc>
      </w:tr>
      <w:tr w:rsidRPr="001F24C2" w:rsidR="001E4B20" w:rsidTr="00A529BA" w14:paraId="12A5F700" w14:textId="77777777">
        <w:tblPrEx>
          <w:tblPrExChange w:author="Andreyeva, Julia" w:date="2022-03-31T14:45:00Z" w:id="9193">
            <w:tblPrEx>
              <w:tblW w:w="6917" w:type="dxa"/>
            </w:tblPrEx>
          </w:tblPrExChange>
        </w:tblPrEx>
        <w:trPr>
          <w:ins w:author="Andreyeva, Julia" w:date="2022-03-31T10:52:00Z" w:id="9194"/>
          <w:trPrChange w:author="Andreyeva, Julia" w:date="2022-03-31T14:45:00Z" w:id="9195">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196">
              <w:tcPr>
                <w:tcW w:w="1271" w:type="dxa"/>
                <w:shd w:val="clear" w:color="auto" w:fill="auto"/>
              </w:tcPr>
            </w:tcPrChange>
          </w:tcPr>
          <w:p w:rsidRPr="00F06948" w:rsidR="007541E8" w:rsidP="00AE2229" w:rsidRDefault="007541E8" w14:paraId="0A78CC60" w14:textId="77777777">
            <w:pPr>
              <w:pStyle w:val="BodyText"/>
              <w:rPr>
                <w:ins w:author="Andreyeva, Julia" w:date="2022-03-31T13:47:00Z" w:id="9197"/>
                <w:rFonts w:asciiTheme="minorHAnsi" w:hAnsiTheme="minorHAnsi" w:cstheme="minorHAnsi"/>
                <w:szCs w:val="20"/>
              </w:rPr>
            </w:pPr>
          </w:p>
        </w:tc>
        <w:tc>
          <w:tcPr>
            <w:tcW w:w="1418" w:type="dxa"/>
            <w:shd w:val="clear" w:color="auto" w:fill="auto"/>
            <w:tcPrChange w:author="Andreyeva, Julia" w:date="2022-03-31T14:45:00Z" w:id="9198">
              <w:tcPr>
                <w:tcW w:w="709" w:type="dxa"/>
                <w:shd w:val="clear" w:color="auto" w:fill="auto"/>
              </w:tcPr>
            </w:tcPrChange>
          </w:tcPr>
          <w:p w:rsidRPr="00F06948" w:rsidR="007541E8" w:rsidP="00AE2229" w:rsidRDefault="007541E8" w14:paraId="319C01C9" w14:textId="20AF91CB">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199"/>
                <w:rFonts w:asciiTheme="minorHAnsi" w:hAnsiTheme="minorHAnsi" w:cstheme="minorHAnsi"/>
                <w:szCs w:val="20"/>
              </w:rPr>
            </w:pPr>
          </w:p>
        </w:tc>
        <w:tc>
          <w:tcPr>
            <w:tcW w:w="1984" w:type="dxa"/>
            <w:tcPrChange w:author="Andreyeva, Julia" w:date="2022-03-31T14:45:00Z" w:id="9200">
              <w:tcPr>
                <w:tcW w:w="1366" w:type="dxa"/>
                <w:gridSpan w:val="2"/>
              </w:tcPr>
            </w:tcPrChange>
          </w:tcPr>
          <w:p w:rsidRPr="00D53C4D" w:rsidR="007541E8" w:rsidP="00AE2229" w:rsidRDefault="007541E8" w14:paraId="2D95499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201"/>
                <w:rFonts w:asciiTheme="minorHAnsi" w:hAnsiTheme="minorHAnsi" w:cstheme="minorHAnsi"/>
                <w:bCs/>
                <w:szCs w:val="20"/>
              </w:rPr>
            </w:pPr>
          </w:p>
        </w:tc>
        <w:tc>
          <w:tcPr>
            <w:tcW w:w="1701" w:type="dxa"/>
            <w:shd w:val="clear" w:color="auto" w:fill="auto"/>
            <w:tcPrChange w:author="Andreyeva, Julia" w:date="2022-03-31T14:45:00Z" w:id="9202">
              <w:tcPr>
                <w:tcW w:w="2036" w:type="dxa"/>
                <w:gridSpan w:val="2"/>
                <w:shd w:val="clear" w:color="auto" w:fill="auto"/>
              </w:tcPr>
            </w:tcPrChange>
          </w:tcPr>
          <w:p w:rsidRPr="00D53C4D" w:rsidR="007541E8" w:rsidP="00AE2229" w:rsidRDefault="007541E8" w14:paraId="48FD3D82" w14:textId="40984B80">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03"/>
                <w:rFonts w:asciiTheme="minorHAnsi" w:hAnsiTheme="minorHAnsi" w:cstheme="minorHAnsi"/>
                <w:bCs/>
                <w:szCs w:val="20"/>
              </w:rPr>
            </w:pPr>
            <w:ins w:author="Andreyeva, Julia" w:date="2022-03-31T10:52:00Z" w:id="9204">
              <w:r w:rsidRPr="00D53C4D">
                <w:rPr>
                  <w:rFonts w:asciiTheme="minorHAnsi" w:hAnsiTheme="minorHAnsi" w:cstheme="minorHAnsi"/>
                  <w:bCs/>
                  <w:szCs w:val="20"/>
                </w:rPr>
                <w:t>Switch Selling</w:t>
              </w:r>
            </w:ins>
          </w:p>
        </w:tc>
        <w:tc>
          <w:tcPr>
            <w:tcW w:w="1843" w:type="dxa"/>
            <w:shd w:val="clear" w:color="auto" w:fill="auto"/>
            <w:tcPrChange w:author="Andreyeva, Julia" w:date="2022-03-31T14:45:00Z" w:id="9205">
              <w:tcPr>
                <w:tcW w:w="1276" w:type="dxa"/>
                <w:shd w:val="clear" w:color="auto" w:fill="auto"/>
              </w:tcPr>
            </w:tcPrChange>
          </w:tcPr>
          <w:p w:rsidR="007541E8" w:rsidP="00AE2229" w:rsidRDefault="007541E8" w14:paraId="362D74A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06"/>
                <w:rFonts w:asciiTheme="minorHAnsi" w:hAnsiTheme="minorHAnsi" w:cstheme="minorHAnsi"/>
                <w:bCs/>
                <w:szCs w:val="20"/>
              </w:rPr>
            </w:pPr>
            <w:ins w:author="Andreyeva, Julia" w:date="2022-03-31T10:52:00Z" w:id="9207">
              <w:r>
                <w:rPr>
                  <w:rFonts w:asciiTheme="minorHAnsi" w:hAnsiTheme="minorHAnsi" w:cstheme="minorHAnsi"/>
                  <w:bCs/>
                  <w:szCs w:val="20"/>
                </w:rPr>
                <w:t>Czech Republic</w:t>
              </w:r>
            </w:ins>
          </w:p>
        </w:tc>
        <w:tc>
          <w:tcPr>
            <w:tcW w:w="1559" w:type="dxa"/>
            <w:shd w:val="clear" w:color="auto" w:fill="auto"/>
            <w:tcPrChange w:author="Andreyeva, Julia" w:date="2022-03-31T14:45:00Z" w:id="9208">
              <w:tcPr>
                <w:tcW w:w="259" w:type="dxa"/>
                <w:shd w:val="clear" w:color="auto" w:fill="auto"/>
              </w:tcPr>
            </w:tcPrChange>
          </w:tcPr>
          <w:p w:rsidRPr="00F01836" w:rsidR="007541E8" w:rsidP="00AE2229" w:rsidRDefault="007541E8" w14:paraId="08DFF425"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09"/>
                <w:rFonts w:asciiTheme="minorHAnsi" w:hAnsiTheme="minorHAnsi" w:cstheme="minorHAnsi"/>
                <w:bCs/>
                <w:szCs w:val="20"/>
              </w:rPr>
            </w:pPr>
          </w:p>
        </w:tc>
      </w:tr>
      <w:tr w:rsidRPr="001F24C2" w:rsidR="001E4B20" w:rsidTr="00A529BA" w14:paraId="255BA77E" w14:textId="77777777">
        <w:tblPrEx>
          <w:tblPrExChange w:author="Andreyeva, Julia" w:date="2022-03-31T14:45:00Z" w:id="9210">
            <w:tblPrEx>
              <w:tblW w:w="6917" w:type="dxa"/>
            </w:tblPrEx>
          </w:tblPrExChange>
        </w:tblPrEx>
        <w:trPr>
          <w:ins w:author="Andreyeva, Julia" w:date="2022-03-31T10:52:00Z" w:id="9211"/>
          <w:trPrChange w:author="Andreyeva, Julia" w:date="2022-03-31T14:45:00Z" w:id="9212">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213">
              <w:tcPr>
                <w:tcW w:w="1271" w:type="dxa"/>
                <w:shd w:val="clear" w:color="auto" w:fill="auto"/>
              </w:tcPr>
            </w:tcPrChange>
          </w:tcPr>
          <w:p w:rsidRPr="00F06948" w:rsidR="007541E8" w:rsidP="00AE2229" w:rsidRDefault="007541E8" w14:paraId="4FFFA6F8" w14:textId="77777777">
            <w:pPr>
              <w:pStyle w:val="BodyText"/>
              <w:rPr>
                <w:ins w:author="Andreyeva, Julia" w:date="2022-03-31T13:47:00Z" w:id="9214"/>
                <w:rFonts w:asciiTheme="minorHAnsi" w:hAnsiTheme="minorHAnsi" w:cstheme="minorHAnsi"/>
                <w:szCs w:val="20"/>
              </w:rPr>
            </w:pPr>
          </w:p>
        </w:tc>
        <w:tc>
          <w:tcPr>
            <w:tcW w:w="1418" w:type="dxa"/>
            <w:shd w:val="clear" w:color="auto" w:fill="auto"/>
            <w:tcPrChange w:author="Andreyeva, Julia" w:date="2022-03-31T14:45:00Z" w:id="9215">
              <w:tcPr>
                <w:tcW w:w="709" w:type="dxa"/>
                <w:shd w:val="clear" w:color="auto" w:fill="auto"/>
              </w:tcPr>
            </w:tcPrChange>
          </w:tcPr>
          <w:p w:rsidRPr="00F06948" w:rsidR="007541E8" w:rsidP="00AE2229" w:rsidRDefault="007541E8" w14:paraId="04018063" w14:textId="6FA9611E">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16"/>
                <w:rFonts w:asciiTheme="minorHAnsi" w:hAnsiTheme="minorHAnsi" w:cstheme="minorHAnsi"/>
                <w:szCs w:val="20"/>
              </w:rPr>
            </w:pPr>
          </w:p>
        </w:tc>
        <w:tc>
          <w:tcPr>
            <w:tcW w:w="1984" w:type="dxa"/>
            <w:tcPrChange w:author="Andreyeva, Julia" w:date="2022-03-31T14:45:00Z" w:id="9217">
              <w:tcPr>
                <w:tcW w:w="1366" w:type="dxa"/>
                <w:gridSpan w:val="2"/>
              </w:tcPr>
            </w:tcPrChange>
          </w:tcPr>
          <w:p w:rsidRPr="00D53C4D" w:rsidR="007541E8" w:rsidP="00AE2229" w:rsidRDefault="007541E8" w14:paraId="6C20CAC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218"/>
                <w:rFonts w:asciiTheme="minorHAnsi" w:hAnsiTheme="minorHAnsi" w:cstheme="minorHAnsi"/>
                <w:bCs/>
                <w:szCs w:val="20"/>
              </w:rPr>
            </w:pPr>
          </w:p>
        </w:tc>
        <w:tc>
          <w:tcPr>
            <w:tcW w:w="1701" w:type="dxa"/>
            <w:shd w:val="clear" w:color="auto" w:fill="auto"/>
            <w:tcPrChange w:author="Andreyeva, Julia" w:date="2022-03-31T14:45:00Z" w:id="9219">
              <w:tcPr>
                <w:tcW w:w="2036" w:type="dxa"/>
                <w:gridSpan w:val="2"/>
                <w:shd w:val="clear" w:color="auto" w:fill="auto"/>
              </w:tcPr>
            </w:tcPrChange>
          </w:tcPr>
          <w:p w:rsidRPr="00AA4E41" w:rsidR="007541E8" w:rsidP="00AE2229" w:rsidRDefault="007541E8" w14:paraId="48A71115" w14:textId="1D79FE63">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20"/>
                <w:rFonts w:asciiTheme="minorHAnsi" w:hAnsiTheme="minorHAnsi" w:cstheme="minorHAnsi"/>
                <w:bCs/>
                <w:szCs w:val="20"/>
              </w:rPr>
            </w:pPr>
            <w:ins w:author="Andreyeva, Julia" w:date="2022-03-31T10:52:00Z" w:id="9221">
              <w:r w:rsidRPr="00D53C4D">
                <w:rPr>
                  <w:rFonts w:asciiTheme="minorHAnsi" w:hAnsiTheme="minorHAnsi" w:cstheme="minorHAnsi"/>
                  <w:bCs/>
                  <w:szCs w:val="20"/>
                </w:rPr>
                <w:t>Switch Selling</w:t>
              </w:r>
            </w:ins>
          </w:p>
        </w:tc>
        <w:tc>
          <w:tcPr>
            <w:tcW w:w="1843" w:type="dxa"/>
            <w:shd w:val="clear" w:color="auto" w:fill="auto"/>
            <w:tcPrChange w:author="Andreyeva, Julia" w:date="2022-03-31T14:45:00Z" w:id="9222">
              <w:tcPr>
                <w:tcW w:w="1276" w:type="dxa"/>
                <w:shd w:val="clear" w:color="auto" w:fill="auto"/>
              </w:tcPr>
            </w:tcPrChange>
          </w:tcPr>
          <w:p w:rsidR="007541E8" w:rsidP="00AE2229" w:rsidRDefault="007541E8" w14:paraId="4C47388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23"/>
                <w:rFonts w:asciiTheme="minorHAnsi" w:hAnsiTheme="minorHAnsi" w:cstheme="minorHAnsi"/>
                <w:bCs/>
                <w:szCs w:val="20"/>
              </w:rPr>
            </w:pPr>
            <w:ins w:author="Andreyeva, Julia" w:date="2022-03-31T10:52:00Z" w:id="9224">
              <w:r>
                <w:rPr>
                  <w:rFonts w:asciiTheme="minorHAnsi" w:hAnsiTheme="minorHAnsi" w:cstheme="minorHAnsi"/>
                  <w:bCs/>
                  <w:szCs w:val="20"/>
                </w:rPr>
                <w:t>Kazakhstan</w:t>
              </w:r>
            </w:ins>
          </w:p>
        </w:tc>
        <w:tc>
          <w:tcPr>
            <w:tcW w:w="1559" w:type="dxa"/>
            <w:shd w:val="clear" w:color="auto" w:fill="auto"/>
            <w:tcPrChange w:author="Andreyeva, Julia" w:date="2022-03-31T14:45:00Z" w:id="9225">
              <w:tcPr>
                <w:tcW w:w="259" w:type="dxa"/>
                <w:shd w:val="clear" w:color="auto" w:fill="auto"/>
              </w:tcPr>
            </w:tcPrChange>
          </w:tcPr>
          <w:p w:rsidRPr="00F01836" w:rsidR="007541E8" w:rsidP="00AE2229" w:rsidRDefault="007541E8" w14:paraId="6350947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26"/>
                <w:rFonts w:asciiTheme="minorHAnsi" w:hAnsiTheme="minorHAnsi" w:cstheme="minorHAnsi"/>
                <w:bCs/>
                <w:szCs w:val="20"/>
              </w:rPr>
            </w:pPr>
          </w:p>
        </w:tc>
      </w:tr>
      <w:tr w:rsidRPr="001F24C2" w:rsidR="001E4B20" w:rsidTr="00A529BA" w14:paraId="3B5B9C05" w14:textId="77777777">
        <w:tblPrEx>
          <w:tblPrExChange w:author="Andreyeva, Julia" w:date="2022-03-31T14:45:00Z" w:id="9227">
            <w:tblPrEx>
              <w:tblW w:w="6917" w:type="dxa"/>
            </w:tblPrEx>
          </w:tblPrExChange>
        </w:tblPrEx>
        <w:trPr>
          <w:ins w:author="Andreyeva, Julia" w:date="2022-03-31T10:52:00Z" w:id="9228"/>
          <w:trPrChange w:author="Andreyeva, Julia" w:date="2022-03-31T14:45:00Z" w:id="9229">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230">
              <w:tcPr>
                <w:tcW w:w="1271" w:type="dxa"/>
                <w:shd w:val="clear" w:color="auto" w:fill="auto"/>
              </w:tcPr>
            </w:tcPrChange>
          </w:tcPr>
          <w:p w:rsidRPr="00F06948" w:rsidR="007541E8" w:rsidP="00AE2229" w:rsidRDefault="007541E8" w14:paraId="0B2A6813" w14:textId="77777777">
            <w:pPr>
              <w:pStyle w:val="BodyText"/>
              <w:rPr>
                <w:ins w:author="Andreyeva, Julia" w:date="2022-03-31T13:47:00Z" w:id="9231"/>
                <w:rFonts w:asciiTheme="minorHAnsi" w:hAnsiTheme="minorHAnsi" w:cstheme="minorHAnsi"/>
                <w:szCs w:val="20"/>
              </w:rPr>
            </w:pPr>
          </w:p>
        </w:tc>
        <w:tc>
          <w:tcPr>
            <w:tcW w:w="1418" w:type="dxa"/>
            <w:shd w:val="clear" w:color="auto" w:fill="auto"/>
            <w:tcPrChange w:author="Andreyeva, Julia" w:date="2022-03-31T14:45:00Z" w:id="9232">
              <w:tcPr>
                <w:tcW w:w="709" w:type="dxa"/>
                <w:shd w:val="clear" w:color="auto" w:fill="auto"/>
              </w:tcPr>
            </w:tcPrChange>
          </w:tcPr>
          <w:p w:rsidRPr="00F06948" w:rsidR="007541E8" w:rsidP="00AE2229" w:rsidRDefault="007541E8" w14:paraId="48354A97" w14:textId="3EC448D2">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33"/>
                <w:rFonts w:asciiTheme="minorHAnsi" w:hAnsiTheme="minorHAnsi" w:cstheme="minorHAnsi"/>
                <w:szCs w:val="20"/>
              </w:rPr>
            </w:pPr>
          </w:p>
        </w:tc>
        <w:tc>
          <w:tcPr>
            <w:tcW w:w="1984" w:type="dxa"/>
            <w:tcPrChange w:author="Andreyeva, Julia" w:date="2022-03-31T14:45:00Z" w:id="9234">
              <w:tcPr>
                <w:tcW w:w="1366" w:type="dxa"/>
                <w:gridSpan w:val="2"/>
              </w:tcPr>
            </w:tcPrChange>
          </w:tcPr>
          <w:p w:rsidRPr="00D53C4D" w:rsidR="007541E8" w:rsidP="00AE2229" w:rsidRDefault="007541E8" w14:paraId="3E3FF81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235"/>
                <w:rFonts w:asciiTheme="minorHAnsi" w:hAnsiTheme="minorHAnsi" w:cstheme="minorHAnsi"/>
                <w:bCs/>
                <w:szCs w:val="20"/>
              </w:rPr>
            </w:pPr>
          </w:p>
        </w:tc>
        <w:tc>
          <w:tcPr>
            <w:tcW w:w="1701" w:type="dxa"/>
            <w:shd w:val="clear" w:color="auto" w:fill="auto"/>
            <w:tcPrChange w:author="Andreyeva, Julia" w:date="2022-03-31T14:45:00Z" w:id="9236">
              <w:tcPr>
                <w:tcW w:w="2036" w:type="dxa"/>
                <w:gridSpan w:val="2"/>
                <w:shd w:val="clear" w:color="auto" w:fill="auto"/>
              </w:tcPr>
            </w:tcPrChange>
          </w:tcPr>
          <w:p w:rsidRPr="00AA4E41" w:rsidR="007541E8" w:rsidP="00AE2229" w:rsidRDefault="007541E8" w14:paraId="3F7B5713" w14:textId="0E89243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37"/>
                <w:rFonts w:asciiTheme="minorHAnsi" w:hAnsiTheme="minorHAnsi" w:cstheme="minorHAnsi"/>
                <w:bCs/>
                <w:szCs w:val="20"/>
              </w:rPr>
            </w:pPr>
            <w:ins w:author="Andreyeva, Julia" w:date="2022-03-31T10:52:00Z" w:id="9238">
              <w:r w:rsidRPr="00D53C4D">
                <w:rPr>
                  <w:rFonts w:asciiTheme="minorHAnsi" w:hAnsiTheme="minorHAnsi" w:cstheme="minorHAnsi"/>
                  <w:bCs/>
                  <w:szCs w:val="20"/>
                </w:rPr>
                <w:t>Exchange</w:t>
              </w:r>
            </w:ins>
          </w:p>
        </w:tc>
        <w:tc>
          <w:tcPr>
            <w:tcW w:w="1843" w:type="dxa"/>
            <w:shd w:val="clear" w:color="auto" w:fill="auto"/>
            <w:tcPrChange w:author="Andreyeva, Julia" w:date="2022-03-31T14:45:00Z" w:id="9239">
              <w:tcPr>
                <w:tcW w:w="1276" w:type="dxa"/>
                <w:shd w:val="clear" w:color="auto" w:fill="auto"/>
              </w:tcPr>
            </w:tcPrChange>
          </w:tcPr>
          <w:p w:rsidR="007541E8" w:rsidP="00AE2229" w:rsidRDefault="007541E8" w14:paraId="79C8540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40"/>
                <w:rFonts w:asciiTheme="minorHAnsi" w:hAnsiTheme="minorHAnsi" w:cstheme="minorHAnsi"/>
                <w:bCs/>
                <w:szCs w:val="20"/>
              </w:rPr>
            </w:pPr>
            <w:ins w:author="Andreyeva, Julia" w:date="2022-03-31T10:52:00Z" w:id="9241">
              <w:r w:rsidRPr="00CA57C7">
                <w:rPr>
                  <w:rFonts w:asciiTheme="minorHAnsi" w:hAnsiTheme="minorHAnsi" w:cstheme="minorHAnsi"/>
                  <w:szCs w:val="20"/>
                </w:rPr>
                <w:t>Ireland</w:t>
              </w:r>
            </w:ins>
          </w:p>
        </w:tc>
        <w:tc>
          <w:tcPr>
            <w:tcW w:w="1559" w:type="dxa"/>
            <w:shd w:val="clear" w:color="auto" w:fill="auto"/>
            <w:tcPrChange w:author="Andreyeva, Julia" w:date="2022-03-31T14:45:00Z" w:id="9242">
              <w:tcPr>
                <w:tcW w:w="259" w:type="dxa"/>
                <w:shd w:val="clear" w:color="auto" w:fill="auto"/>
              </w:tcPr>
            </w:tcPrChange>
          </w:tcPr>
          <w:p w:rsidRPr="00F01836" w:rsidR="007541E8" w:rsidP="00AE2229" w:rsidRDefault="007541E8" w14:paraId="154CB8D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43"/>
                <w:rFonts w:asciiTheme="minorHAnsi" w:hAnsiTheme="minorHAnsi" w:cstheme="minorHAnsi"/>
                <w:bCs/>
                <w:szCs w:val="20"/>
              </w:rPr>
            </w:pPr>
          </w:p>
        </w:tc>
      </w:tr>
      <w:tr w:rsidRPr="001F24C2" w:rsidR="001E4B20" w:rsidTr="00A529BA" w14:paraId="264D7359" w14:textId="77777777">
        <w:tblPrEx>
          <w:tblPrExChange w:author="Andreyeva, Julia" w:date="2022-03-31T14:45:00Z" w:id="9244">
            <w:tblPrEx>
              <w:tblW w:w="6917" w:type="dxa"/>
            </w:tblPrEx>
          </w:tblPrExChange>
        </w:tblPrEx>
        <w:trPr>
          <w:ins w:author="Andreyeva, Julia" w:date="2022-03-31T10:52:00Z" w:id="9245"/>
          <w:trPrChange w:author="Andreyeva, Julia" w:date="2022-03-31T14:45:00Z" w:id="9246">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247">
              <w:tcPr>
                <w:tcW w:w="1271" w:type="dxa"/>
                <w:shd w:val="clear" w:color="auto" w:fill="auto"/>
              </w:tcPr>
            </w:tcPrChange>
          </w:tcPr>
          <w:p w:rsidRPr="00F06948" w:rsidR="007541E8" w:rsidP="00AE2229" w:rsidRDefault="007541E8" w14:paraId="045A8AB7" w14:textId="77777777">
            <w:pPr>
              <w:pStyle w:val="BodyText"/>
              <w:rPr>
                <w:ins w:author="Andreyeva, Julia" w:date="2022-03-31T13:47:00Z" w:id="9248"/>
                <w:rFonts w:asciiTheme="minorHAnsi" w:hAnsiTheme="minorHAnsi" w:cstheme="minorHAnsi"/>
                <w:szCs w:val="20"/>
              </w:rPr>
            </w:pPr>
          </w:p>
        </w:tc>
        <w:tc>
          <w:tcPr>
            <w:tcW w:w="1418" w:type="dxa"/>
            <w:shd w:val="clear" w:color="auto" w:fill="auto"/>
            <w:tcPrChange w:author="Andreyeva, Julia" w:date="2022-03-31T14:45:00Z" w:id="9249">
              <w:tcPr>
                <w:tcW w:w="709" w:type="dxa"/>
                <w:shd w:val="clear" w:color="auto" w:fill="auto"/>
              </w:tcPr>
            </w:tcPrChange>
          </w:tcPr>
          <w:p w:rsidRPr="00F06948" w:rsidR="007541E8" w:rsidP="00AE2229" w:rsidRDefault="007541E8" w14:paraId="447D4116" w14:textId="57C6E560">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50"/>
                <w:rFonts w:asciiTheme="minorHAnsi" w:hAnsiTheme="minorHAnsi" w:cstheme="minorHAnsi"/>
                <w:szCs w:val="20"/>
              </w:rPr>
            </w:pPr>
          </w:p>
        </w:tc>
        <w:tc>
          <w:tcPr>
            <w:tcW w:w="1984" w:type="dxa"/>
            <w:tcPrChange w:author="Andreyeva, Julia" w:date="2022-03-31T14:45:00Z" w:id="9251">
              <w:tcPr>
                <w:tcW w:w="1366" w:type="dxa"/>
                <w:gridSpan w:val="2"/>
              </w:tcPr>
            </w:tcPrChange>
          </w:tcPr>
          <w:p w:rsidRPr="00D53C4D" w:rsidR="007541E8" w:rsidP="00AE2229" w:rsidRDefault="007541E8" w14:paraId="047DEB0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252"/>
                <w:rFonts w:asciiTheme="minorHAnsi" w:hAnsiTheme="minorHAnsi" w:cstheme="minorHAnsi"/>
                <w:bCs/>
                <w:szCs w:val="20"/>
              </w:rPr>
            </w:pPr>
          </w:p>
        </w:tc>
        <w:tc>
          <w:tcPr>
            <w:tcW w:w="1701" w:type="dxa"/>
            <w:shd w:val="clear" w:color="auto" w:fill="auto"/>
            <w:tcPrChange w:author="Andreyeva, Julia" w:date="2022-03-31T14:45:00Z" w:id="9253">
              <w:tcPr>
                <w:tcW w:w="2036" w:type="dxa"/>
                <w:gridSpan w:val="2"/>
                <w:shd w:val="clear" w:color="auto" w:fill="auto"/>
              </w:tcPr>
            </w:tcPrChange>
          </w:tcPr>
          <w:p w:rsidRPr="00D53C4D" w:rsidR="007541E8" w:rsidP="00AE2229" w:rsidRDefault="007541E8" w14:paraId="1436B798" w14:textId="7C592F71">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54"/>
                <w:rFonts w:asciiTheme="minorHAnsi" w:hAnsiTheme="minorHAnsi" w:cstheme="minorHAnsi"/>
                <w:bCs/>
                <w:szCs w:val="20"/>
              </w:rPr>
            </w:pPr>
            <w:ins w:author="Andreyeva, Julia" w:date="2022-03-31T10:52:00Z" w:id="9255">
              <w:r w:rsidRPr="00D53C4D">
                <w:rPr>
                  <w:rFonts w:asciiTheme="minorHAnsi" w:hAnsiTheme="minorHAnsi" w:cstheme="minorHAnsi"/>
                  <w:bCs/>
                  <w:szCs w:val="20"/>
                </w:rPr>
                <w:t>Exchange Current</w:t>
              </w:r>
            </w:ins>
          </w:p>
        </w:tc>
        <w:tc>
          <w:tcPr>
            <w:tcW w:w="1843" w:type="dxa"/>
            <w:shd w:val="clear" w:color="auto" w:fill="auto"/>
            <w:tcPrChange w:author="Andreyeva, Julia" w:date="2022-03-31T14:45:00Z" w:id="9256">
              <w:tcPr>
                <w:tcW w:w="1276" w:type="dxa"/>
                <w:shd w:val="clear" w:color="auto" w:fill="auto"/>
              </w:tcPr>
            </w:tcPrChange>
          </w:tcPr>
          <w:p w:rsidRPr="00CA57C7" w:rsidR="007541E8" w:rsidP="00AE2229" w:rsidRDefault="007541E8" w14:paraId="122E0A7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57"/>
                <w:rFonts w:asciiTheme="minorHAnsi" w:hAnsiTheme="minorHAnsi" w:cstheme="minorHAnsi"/>
                <w:szCs w:val="20"/>
              </w:rPr>
            </w:pPr>
            <w:ins w:author="Andreyeva, Julia" w:date="2022-03-31T10:52:00Z" w:id="9258">
              <w:r w:rsidRPr="00CA57C7">
                <w:rPr>
                  <w:rFonts w:asciiTheme="minorHAnsi" w:hAnsiTheme="minorHAnsi" w:cstheme="minorHAnsi"/>
                  <w:szCs w:val="20"/>
                </w:rPr>
                <w:t>Ireland</w:t>
              </w:r>
            </w:ins>
          </w:p>
        </w:tc>
        <w:tc>
          <w:tcPr>
            <w:tcW w:w="1559" w:type="dxa"/>
            <w:shd w:val="clear" w:color="auto" w:fill="auto"/>
            <w:tcPrChange w:author="Andreyeva, Julia" w:date="2022-03-31T14:45:00Z" w:id="9259">
              <w:tcPr>
                <w:tcW w:w="259" w:type="dxa"/>
                <w:shd w:val="clear" w:color="auto" w:fill="auto"/>
              </w:tcPr>
            </w:tcPrChange>
          </w:tcPr>
          <w:p w:rsidRPr="00F01836" w:rsidR="007541E8" w:rsidP="00AE2229" w:rsidRDefault="007541E8" w14:paraId="0B53BB84"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60"/>
                <w:rFonts w:asciiTheme="minorHAnsi" w:hAnsiTheme="minorHAnsi" w:cstheme="minorHAnsi"/>
                <w:bCs/>
                <w:szCs w:val="20"/>
              </w:rPr>
            </w:pPr>
          </w:p>
        </w:tc>
      </w:tr>
      <w:tr w:rsidRPr="001F24C2" w:rsidR="001E4B20" w:rsidTr="00A529BA" w14:paraId="197D5EDC" w14:textId="77777777">
        <w:tblPrEx>
          <w:tblPrExChange w:author="Andreyeva, Julia" w:date="2022-03-31T14:45:00Z" w:id="9261">
            <w:tblPrEx>
              <w:tblW w:w="6917" w:type="dxa"/>
            </w:tblPrEx>
          </w:tblPrExChange>
        </w:tblPrEx>
        <w:trPr>
          <w:ins w:author="Andreyeva, Julia" w:date="2022-03-31T10:52:00Z" w:id="9262"/>
          <w:trPrChange w:author="Andreyeva, Julia" w:date="2022-03-31T14:45:00Z" w:id="9263">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264">
              <w:tcPr>
                <w:tcW w:w="1271" w:type="dxa"/>
                <w:shd w:val="clear" w:color="auto" w:fill="auto"/>
              </w:tcPr>
            </w:tcPrChange>
          </w:tcPr>
          <w:p w:rsidRPr="00F06948" w:rsidR="007541E8" w:rsidP="00AE2229" w:rsidRDefault="007541E8" w14:paraId="4FD215E7" w14:textId="77777777">
            <w:pPr>
              <w:pStyle w:val="BodyText"/>
              <w:rPr>
                <w:ins w:author="Andreyeva, Julia" w:date="2022-03-31T13:47:00Z" w:id="9265"/>
                <w:rFonts w:asciiTheme="minorHAnsi" w:hAnsiTheme="minorHAnsi" w:cstheme="minorHAnsi"/>
                <w:szCs w:val="20"/>
              </w:rPr>
            </w:pPr>
          </w:p>
        </w:tc>
        <w:tc>
          <w:tcPr>
            <w:tcW w:w="1418" w:type="dxa"/>
            <w:shd w:val="clear" w:color="auto" w:fill="auto"/>
            <w:tcPrChange w:author="Andreyeva, Julia" w:date="2022-03-31T14:45:00Z" w:id="9266">
              <w:tcPr>
                <w:tcW w:w="709" w:type="dxa"/>
                <w:shd w:val="clear" w:color="auto" w:fill="auto"/>
              </w:tcPr>
            </w:tcPrChange>
          </w:tcPr>
          <w:p w:rsidRPr="00F06948" w:rsidR="007541E8" w:rsidP="00AE2229" w:rsidRDefault="007541E8" w14:paraId="044EE03F" w14:textId="0FDA96A6">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67"/>
                <w:rFonts w:asciiTheme="minorHAnsi" w:hAnsiTheme="minorHAnsi" w:cstheme="minorHAnsi"/>
                <w:szCs w:val="20"/>
              </w:rPr>
            </w:pPr>
          </w:p>
        </w:tc>
        <w:tc>
          <w:tcPr>
            <w:tcW w:w="1984" w:type="dxa"/>
            <w:tcPrChange w:author="Andreyeva, Julia" w:date="2022-03-31T14:45:00Z" w:id="9268">
              <w:tcPr>
                <w:tcW w:w="1366" w:type="dxa"/>
                <w:gridSpan w:val="2"/>
              </w:tcPr>
            </w:tcPrChange>
          </w:tcPr>
          <w:p w:rsidRPr="00D53C4D" w:rsidR="007541E8" w:rsidP="00AE2229" w:rsidRDefault="007541E8" w14:paraId="7B43D09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269"/>
                <w:rFonts w:asciiTheme="minorHAnsi" w:hAnsiTheme="minorHAnsi" w:cstheme="minorHAnsi"/>
                <w:bCs/>
                <w:szCs w:val="20"/>
              </w:rPr>
            </w:pPr>
          </w:p>
        </w:tc>
        <w:tc>
          <w:tcPr>
            <w:tcW w:w="1701" w:type="dxa"/>
            <w:shd w:val="clear" w:color="auto" w:fill="auto"/>
            <w:tcPrChange w:author="Andreyeva, Julia" w:date="2022-03-31T14:45:00Z" w:id="9270">
              <w:tcPr>
                <w:tcW w:w="2036" w:type="dxa"/>
                <w:gridSpan w:val="2"/>
                <w:shd w:val="clear" w:color="auto" w:fill="auto"/>
              </w:tcPr>
            </w:tcPrChange>
          </w:tcPr>
          <w:p w:rsidRPr="00D53C4D" w:rsidR="007541E8" w:rsidP="00AE2229" w:rsidRDefault="007541E8" w14:paraId="60FD8C3A" w14:textId="35D659E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71"/>
                <w:rFonts w:asciiTheme="minorHAnsi" w:hAnsiTheme="minorHAnsi" w:cstheme="minorHAnsi"/>
                <w:bCs/>
                <w:szCs w:val="20"/>
              </w:rPr>
            </w:pPr>
            <w:ins w:author="Andreyeva, Julia" w:date="2022-03-31T10:52:00Z" w:id="9272">
              <w:r w:rsidRPr="00D53C4D">
                <w:rPr>
                  <w:rFonts w:asciiTheme="minorHAnsi" w:hAnsiTheme="minorHAnsi" w:cstheme="minorHAnsi"/>
                  <w:bCs/>
                  <w:szCs w:val="20"/>
                </w:rPr>
                <w:t>Swap Order</w:t>
              </w:r>
            </w:ins>
          </w:p>
        </w:tc>
        <w:tc>
          <w:tcPr>
            <w:tcW w:w="1843" w:type="dxa"/>
            <w:shd w:val="clear" w:color="auto" w:fill="auto"/>
            <w:tcPrChange w:author="Andreyeva, Julia" w:date="2022-03-31T14:45:00Z" w:id="9273">
              <w:tcPr>
                <w:tcW w:w="1276" w:type="dxa"/>
                <w:shd w:val="clear" w:color="auto" w:fill="auto"/>
              </w:tcPr>
            </w:tcPrChange>
          </w:tcPr>
          <w:p w:rsidRPr="00CA57C7" w:rsidR="007541E8" w:rsidP="00AE2229" w:rsidRDefault="007541E8" w14:paraId="79F987E0"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74"/>
                <w:rFonts w:asciiTheme="minorHAnsi" w:hAnsiTheme="minorHAnsi" w:cstheme="minorHAnsi"/>
                <w:szCs w:val="20"/>
              </w:rPr>
            </w:pPr>
            <w:ins w:author="Andreyeva, Julia" w:date="2022-03-31T10:52:00Z" w:id="9275">
              <w:r w:rsidRPr="00CA57C7">
                <w:rPr>
                  <w:rFonts w:asciiTheme="minorHAnsi" w:hAnsiTheme="minorHAnsi" w:cstheme="minorHAnsi"/>
                  <w:szCs w:val="20"/>
                </w:rPr>
                <w:t>Ireland</w:t>
              </w:r>
            </w:ins>
          </w:p>
        </w:tc>
        <w:tc>
          <w:tcPr>
            <w:tcW w:w="1559" w:type="dxa"/>
            <w:shd w:val="clear" w:color="auto" w:fill="auto"/>
            <w:tcPrChange w:author="Andreyeva, Julia" w:date="2022-03-31T14:45:00Z" w:id="9276">
              <w:tcPr>
                <w:tcW w:w="259" w:type="dxa"/>
                <w:shd w:val="clear" w:color="auto" w:fill="auto"/>
              </w:tcPr>
            </w:tcPrChange>
          </w:tcPr>
          <w:p w:rsidRPr="00F01836" w:rsidR="007541E8" w:rsidP="00AE2229" w:rsidRDefault="007541E8" w14:paraId="74DE9169"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77"/>
                <w:rFonts w:asciiTheme="minorHAnsi" w:hAnsiTheme="minorHAnsi" w:cstheme="minorHAnsi"/>
                <w:bCs/>
                <w:szCs w:val="20"/>
              </w:rPr>
            </w:pPr>
          </w:p>
        </w:tc>
      </w:tr>
      <w:tr w:rsidRPr="001F24C2" w:rsidR="001E4B20" w:rsidTr="00A529BA" w14:paraId="0E95CC99" w14:textId="77777777">
        <w:tblPrEx>
          <w:tblPrExChange w:author="Andreyeva, Julia" w:date="2022-03-31T14:45:00Z" w:id="9278">
            <w:tblPrEx>
              <w:tblW w:w="6917" w:type="dxa"/>
            </w:tblPrEx>
          </w:tblPrExChange>
        </w:tblPrEx>
        <w:trPr>
          <w:ins w:author="Andreyeva, Julia" w:date="2022-03-31T10:52:00Z" w:id="9279"/>
          <w:trPrChange w:author="Andreyeva, Julia" w:date="2022-03-31T14:45:00Z" w:id="9280">
            <w:trPr>
              <w:gridAfter w:val="0"/>
            </w:trPr>
          </w:trPrChange>
        </w:trPr>
        <w:tc>
          <w:tcPr>
            <w:cnfStyle w:val="001000000000" w:firstRow="0" w:lastRow="0" w:firstColumn="1" w:lastColumn="0" w:oddVBand="0" w:evenVBand="0" w:oddHBand="0" w:evenHBand="0" w:firstRowFirstColumn="0" w:firstRowLastColumn="0" w:lastRowFirstColumn="0" w:lastRowLastColumn="0"/>
            <w:tcW w:w="1271" w:type="dxa"/>
            <w:shd w:val="clear" w:color="auto" w:fill="auto"/>
            <w:tcPrChange w:author="Andreyeva, Julia" w:date="2022-03-31T14:45:00Z" w:id="9281">
              <w:tcPr>
                <w:tcW w:w="1271" w:type="dxa"/>
                <w:shd w:val="clear" w:color="auto" w:fill="auto"/>
              </w:tcPr>
            </w:tcPrChange>
          </w:tcPr>
          <w:p w:rsidRPr="00F06948" w:rsidR="007541E8" w:rsidP="00AE2229" w:rsidRDefault="007541E8" w14:paraId="198A905A" w14:textId="77777777">
            <w:pPr>
              <w:pStyle w:val="BodyText"/>
              <w:rPr>
                <w:ins w:author="Andreyeva, Julia" w:date="2022-03-31T13:47:00Z" w:id="9282"/>
                <w:rFonts w:asciiTheme="minorHAnsi" w:hAnsiTheme="minorHAnsi" w:cstheme="minorHAnsi"/>
                <w:szCs w:val="20"/>
              </w:rPr>
            </w:pPr>
          </w:p>
        </w:tc>
        <w:tc>
          <w:tcPr>
            <w:tcW w:w="1418" w:type="dxa"/>
            <w:shd w:val="clear" w:color="auto" w:fill="auto"/>
            <w:tcPrChange w:author="Andreyeva, Julia" w:date="2022-03-31T14:45:00Z" w:id="9283">
              <w:tcPr>
                <w:tcW w:w="709" w:type="dxa"/>
                <w:shd w:val="clear" w:color="auto" w:fill="auto"/>
              </w:tcPr>
            </w:tcPrChange>
          </w:tcPr>
          <w:p w:rsidRPr="00F06948" w:rsidR="007541E8" w:rsidP="00AE2229" w:rsidRDefault="007541E8" w14:paraId="79ACDF2E" w14:textId="40690FA9">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84"/>
                <w:rFonts w:asciiTheme="minorHAnsi" w:hAnsiTheme="minorHAnsi" w:cstheme="minorHAnsi"/>
                <w:szCs w:val="20"/>
              </w:rPr>
            </w:pPr>
          </w:p>
        </w:tc>
        <w:tc>
          <w:tcPr>
            <w:tcW w:w="1984" w:type="dxa"/>
            <w:tcPrChange w:author="Andreyeva, Julia" w:date="2022-03-31T14:45:00Z" w:id="9285">
              <w:tcPr>
                <w:tcW w:w="1366" w:type="dxa"/>
                <w:gridSpan w:val="2"/>
              </w:tcPr>
            </w:tcPrChange>
          </w:tcPr>
          <w:p w:rsidRPr="00D53C4D" w:rsidR="007541E8" w:rsidP="00AE2229" w:rsidRDefault="007541E8" w14:paraId="73A4B8A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3:48:00Z" w:id="9286"/>
                <w:rFonts w:asciiTheme="minorHAnsi" w:hAnsiTheme="minorHAnsi" w:cstheme="minorHAnsi"/>
                <w:bCs/>
                <w:szCs w:val="20"/>
              </w:rPr>
            </w:pPr>
          </w:p>
        </w:tc>
        <w:tc>
          <w:tcPr>
            <w:tcW w:w="1701" w:type="dxa"/>
            <w:shd w:val="clear" w:color="auto" w:fill="auto"/>
            <w:tcPrChange w:author="Andreyeva, Julia" w:date="2022-03-31T14:45:00Z" w:id="9287">
              <w:tcPr>
                <w:tcW w:w="2036" w:type="dxa"/>
                <w:gridSpan w:val="2"/>
                <w:shd w:val="clear" w:color="auto" w:fill="auto"/>
              </w:tcPr>
            </w:tcPrChange>
          </w:tcPr>
          <w:p w:rsidRPr="00D53C4D" w:rsidR="007541E8" w:rsidP="00AE2229" w:rsidRDefault="007541E8" w14:paraId="77FAEFED" w14:textId="3A94A5AD">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88"/>
                <w:rFonts w:asciiTheme="minorHAnsi" w:hAnsiTheme="minorHAnsi" w:cstheme="minorHAnsi"/>
                <w:bCs/>
                <w:szCs w:val="20"/>
              </w:rPr>
            </w:pPr>
            <w:ins w:author="Andreyeva, Julia" w:date="2022-03-31T10:52:00Z" w:id="9289">
              <w:r w:rsidRPr="00D53C4D">
                <w:rPr>
                  <w:rFonts w:asciiTheme="minorHAnsi" w:hAnsiTheme="minorHAnsi" w:cstheme="minorHAnsi"/>
                  <w:bCs/>
                  <w:szCs w:val="20"/>
                </w:rPr>
                <w:t>Switch Selling</w:t>
              </w:r>
            </w:ins>
          </w:p>
        </w:tc>
        <w:tc>
          <w:tcPr>
            <w:tcW w:w="1843" w:type="dxa"/>
            <w:shd w:val="clear" w:color="auto" w:fill="auto"/>
            <w:tcPrChange w:author="Andreyeva, Julia" w:date="2022-03-31T14:45:00Z" w:id="9290">
              <w:tcPr>
                <w:tcW w:w="1276" w:type="dxa"/>
                <w:shd w:val="clear" w:color="auto" w:fill="auto"/>
              </w:tcPr>
            </w:tcPrChange>
          </w:tcPr>
          <w:p w:rsidRPr="00CA57C7" w:rsidR="007541E8" w:rsidP="00AE2229" w:rsidRDefault="007541E8" w14:paraId="70D35FFD"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91"/>
                <w:rFonts w:asciiTheme="minorHAnsi" w:hAnsiTheme="minorHAnsi" w:cstheme="minorHAnsi"/>
                <w:szCs w:val="20"/>
              </w:rPr>
            </w:pPr>
            <w:ins w:author="Andreyeva, Julia" w:date="2022-03-31T10:52:00Z" w:id="9292">
              <w:r w:rsidRPr="00CA57C7">
                <w:rPr>
                  <w:rFonts w:asciiTheme="minorHAnsi" w:hAnsiTheme="minorHAnsi" w:cstheme="minorHAnsi"/>
                  <w:szCs w:val="20"/>
                </w:rPr>
                <w:t>Ireland</w:t>
              </w:r>
            </w:ins>
          </w:p>
        </w:tc>
        <w:tc>
          <w:tcPr>
            <w:tcW w:w="1559" w:type="dxa"/>
            <w:shd w:val="clear" w:color="auto" w:fill="auto"/>
            <w:tcPrChange w:author="Andreyeva, Julia" w:date="2022-03-31T14:45:00Z" w:id="9293">
              <w:tcPr>
                <w:tcW w:w="259" w:type="dxa"/>
                <w:shd w:val="clear" w:color="auto" w:fill="auto"/>
              </w:tcPr>
            </w:tcPrChange>
          </w:tcPr>
          <w:p w:rsidRPr="00F01836" w:rsidR="007541E8" w:rsidP="00AE2229" w:rsidRDefault="007541E8" w14:paraId="781667B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31T10:52:00Z" w:id="9294"/>
                <w:rFonts w:asciiTheme="minorHAnsi" w:hAnsiTheme="minorHAnsi" w:cstheme="minorHAnsi"/>
                <w:bCs/>
                <w:szCs w:val="20"/>
              </w:rPr>
            </w:pPr>
          </w:p>
        </w:tc>
      </w:tr>
    </w:tbl>
    <w:p w:rsidRPr="00D657CD" w:rsidR="00303314" w:rsidRDefault="00303314" w14:paraId="08F0D96C" w14:textId="77777777">
      <w:pPr>
        <w:pStyle w:val="ListParagraph"/>
        <w:ind w:left="0"/>
        <w:rPr>
          <w:ins w:author="Andreyeva, Julia" w:date="2022-03-29T17:10:00Z" w:id="9295"/>
          <w:rFonts w:asciiTheme="minorHAnsi" w:hAnsiTheme="minorHAnsi"/>
          <w:sz w:val="20"/>
          <w:szCs w:val="20"/>
          <w:rPrChange w:author="Andreyeva, Julia" w:date="2022-03-30T15:31:00Z" w:id="9296">
            <w:rPr>
              <w:ins w:author="Andreyeva, Julia" w:date="2022-03-29T17:10:00Z" w:id="9297"/>
              <w:rFonts w:ascii="Segoe UI" w:hAnsi="Segoe UI" w:eastAsia="Times New Roman" w:cs="Segoe UI"/>
              <w:sz w:val="21"/>
              <w:szCs w:val="21"/>
              <w:lang w:val="ru-RU" w:eastAsia="ru-RU"/>
            </w:rPr>
          </w:rPrChange>
        </w:rPr>
        <w:pPrChange w:author="Andreyeva, Julia" w:date="2022-03-29T17:11:00Z" w:id="9298">
          <w:pPr>
            <w:spacing w:before="100" w:beforeAutospacing="1" w:after="100" w:afterAutospacing="1" w:line="240" w:lineRule="auto"/>
          </w:pPr>
        </w:pPrChange>
      </w:pPr>
    </w:p>
    <w:p w:rsidR="004B2C50" w:rsidP="00A529BA" w:rsidRDefault="004B2C50" w14:paraId="0A2A4971" w14:textId="7D111A9F">
      <w:pPr>
        <w:pStyle w:val="ListParagraph"/>
        <w:ind w:left="0" w:right="-856"/>
        <w:rPr>
          <w:ins w:author="Andreyeva, Julia" w:date="2022-03-31T10:52:00Z" w:id="9299"/>
          <w:rFonts w:asciiTheme="minorHAnsi" w:hAnsiTheme="minorHAnsi"/>
          <w:sz w:val="20"/>
          <w:szCs w:val="20"/>
        </w:rPr>
        <w:pPrChange w:author="Andreyeva, Julia" w:date="2022-03-31T14:45:00Z" w:id="9300">
          <w:pPr>
            <w:pStyle w:val="ListParagraph"/>
            <w:ind w:left="0"/>
          </w:pPr>
        </w:pPrChange>
      </w:pPr>
    </w:p>
    <w:p w:rsidRPr="006D68F3" w:rsidR="005322BD" w:rsidP="00A529BA" w:rsidRDefault="005322BD" w14:paraId="266FF2E5" w14:textId="06986EDF">
      <w:pPr>
        <w:spacing w:before="120"/>
        <w:ind w:right="-856"/>
        <w:rPr>
          <w:ins w:author="Andreyeva, Julia" w:date="2022-03-31T10:52:00Z" w:id="9301"/>
          <w:lang w:val="en-US"/>
        </w:rPr>
        <w:pPrChange w:author="Andreyeva, Julia" w:date="2022-03-31T14:45:00Z" w:id="9302">
          <w:pPr>
            <w:spacing w:before="120"/>
          </w:pPr>
        </w:pPrChange>
      </w:pPr>
      <w:ins w:author="Andreyeva, Julia" w:date="2022-03-31T10:52:00Z" w:id="9303">
        <w:r w:rsidRPr="004B4DBA">
          <w:rPr>
            <w:lang w:val="en-US"/>
            <w:rPrChange w:author="Andreyeva, Julia" w:date="2022-03-31T14:18:00Z" w:id="9304">
              <w:rPr>
                <w:lang w:val="en-US"/>
              </w:rPr>
            </w:rPrChange>
          </w:rPr>
          <w:t>Please refer to CHG212583 where it’s described usage of the order category in the buying groups</w:t>
        </w:r>
      </w:ins>
      <w:ins w:author="Andreyeva, Julia" w:date="2022-03-31T14:18:00Z" w:id="9305">
        <w:r w:rsidR="004B4DBA">
          <w:rPr>
            <w:lang w:val="en-US"/>
          </w:rPr>
          <w:t>.</w:t>
        </w:r>
      </w:ins>
    </w:p>
    <w:p w:rsidRPr="004B4DBA" w:rsidR="004B2C50" w:rsidDel="00D766D2" w:rsidRDefault="004B2C50" w14:paraId="4A65F160" w14:textId="33FA118B">
      <w:pPr>
        <w:pStyle w:val="ListParagraph"/>
        <w:ind w:left="0"/>
        <w:rPr>
          <w:del w:author="Andreyeva, Julia" w:date="2022-03-18T15:54:00Z" w:id="9306"/>
          <w:ins w:author="Murguia, Sahima" w:date="2022-03-15T22:37:00Z" w:id="9307"/>
          <w:lang w:val="en-US"/>
          <w:rPrChange w:author="Andreyeva, Julia" w:date="2022-03-31T14:18:00Z" w:id="9308">
            <w:rPr>
              <w:del w:author="Andreyeva, Julia" w:date="2022-03-18T15:54:00Z" w:id="9309"/>
              <w:ins w:author="Murguia, Sahima" w:date="2022-03-15T22:37:00Z" w:id="9310"/>
              <w:lang w:val="en-US"/>
            </w:rPr>
          </w:rPrChange>
        </w:rPr>
        <w:pPrChange w:author="Murguia, Sahima" w:date="2022-03-15T22:38:00Z" w:id="9311">
          <w:pPr/>
        </w:pPrChange>
      </w:pPr>
    </w:p>
    <w:p w:rsidR="00262379" w:rsidDel="00262379" w:rsidP="00262379" w:rsidRDefault="00262379" w14:paraId="37D2CAC3" w14:textId="54125097">
      <w:pPr>
        <w:ind w:firstLine="360"/>
        <w:rPr>
          <w:del w:author="Murguia, Sahima" w:date="2022-03-15T22:38:00Z" w:id="9312"/>
          <w:ins w:author="Murguia, Sahima" w:date="2022-03-15T22:37:00Z" w:id="9313"/>
          <w:color w:val="00857E" w:themeColor="accent3" w:themeShade="BF"/>
          <w:lang w:val="en-US"/>
        </w:rPr>
      </w:pPr>
      <w:ins w:author="Murguia, Sahima" w:date="2022-03-15T22:37:00Z" w:id="9314">
        <w:del w:author="Murguia, Sahima" w:date="2022-03-15T22:38:00Z" w:id="9315">
          <w:r w:rsidRPr="008B7E1A" w:rsidDel="00262379">
            <w:rPr>
              <w:rFonts w:ascii="Segoe UI" w:hAnsi="Segoe UI" w:cs="Segoe UI"/>
              <w:color w:val="242424"/>
              <w:sz w:val="21"/>
              <w:szCs w:val="21"/>
              <w:shd w:val="clear" w:color="auto" w:fill="FFFFFF"/>
            </w:rPr>
            <w:delText>Regarding the bug 33789: this comment from CHG212925, in which was agreed with BTS at the moment that Order Category field was going to be updated by data process, this process at the moment was not included in the FD</w:delText>
          </w:r>
          <w:r w:rsidDel="00262379">
            <w:rPr>
              <w:rFonts w:ascii="Segoe UI" w:hAnsi="Segoe UI" w:cs="Segoe UI"/>
              <w:color w:val="242424"/>
              <w:sz w:val="21"/>
              <w:szCs w:val="21"/>
              <w:shd w:val="clear" w:color="auto" w:fill="FFFFFF"/>
            </w:rPr>
            <w:delText xml:space="preserve"> – contact Miguel and find person who worked with CHG212925</w:delText>
          </w:r>
        </w:del>
      </w:ins>
    </w:p>
    <w:p w:rsidRPr="00736793" w:rsidR="00D15340" w:rsidDel="00AC797D" w:rsidP="00EB3747" w:rsidRDefault="00D15340" w14:paraId="7561882D" w14:textId="04E46A26">
      <w:pPr>
        <w:pStyle w:val="ListParagraph"/>
        <w:ind w:left="480"/>
        <w:rPr>
          <w:del w:author="Andreyeva, Julia" w:date="2022-03-03T17:21:00Z" w:id="9316"/>
        </w:rPr>
      </w:pPr>
      <w:del w:author="Andreyeva, Julia" w:date="2022-03-03T17:21:00Z" w:id="9317">
        <w:r w:rsidDel="00AC797D">
          <w:delText>Not applicable</w:delText>
        </w:r>
      </w:del>
    </w:p>
    <w:p w:rsidRPr="00736793" w:rsidR="00414573" w:rsidP="00D15340" w:rsidRDefault="00414573" w14:paraId="096B96BA" w14:textId="5E9F79C4">
      <w:pPr>
        <w:pStyle w:val="ListParagraph"/>
        <w:spacing w:after="0" w:line="240" w:lineRule="auto"/>
        <w:rPr>
          <w:i/>
          <w:iCs/>
          <w:sz w:val="20"/>
          <w:szCs w:val="20"/>
        </w:rPr>
      </w:pPr>
    </w:p>
    <w:tbl>
      <w:tblPr>
        <w:tblStyle w:val="GridTable1Light-Accent6"/>
        <w:tblW w:w="9540" w:type="dxa"/>
        <w:tblInd w:w="-275" w:type="dxa"/>
        <w:tblLook w:val="04A0" w:firstRow="1" w:lastRow="0" w:firstColumn="1" w:lastColumn="0" w:noHBand="0" w:noVBand="1"/>
      </w:tblPr>
      <w:tblGrid>
        <w:gridCol w:w="328"/>
        <w:gridCol w:w="842"/>
        <w:gridCol w:w="1567"/>
        <w:gridCol w:w="1375"/>
        <w:gridCol w:w="1558"/>
        <w:gridCol w:w="3870"/>
      </w:tblGrid>
      <w:tr w:rsidRPr="0018453D" w:rsidR="0069291B" w:rsidDel="00AC797D" w:rsidTr="00F3346A" w14:paraId="2C6267D4" w14:textId="10EAEA47">
        <w:trPr>
          <w:cnfStyle w:val="100000000000" w:firstRow="1" w:lastRow="0" w:firstColumn="0" w:lastColumn="0" w:oddVBand="0" w:evenVBand="0" w:oddHBand="0" w:evenHBand="0" w:firstRowFirstColumn="0" w:firstRowLastColumn="0" w:lastRowFirstColumn="0" w:lastRowLastColumn="0"/>
          <w:trHeight w:val="300"/>
          <w:del w:author="Andreyeva, Julia" w:date="2022-03-03T17:20:00Z" w:id="9318"/>
        </w:trPr>
        <w:tc>
          <w:tcPr>
            <w:cnfStyle w:val="001000000000" w:firstRow="0" w:lastRow="0" w:firstColumn="1" w:lastColumn="0" w:oddVBand="0" w:evenVBand="0" w:oddHBand="0" w:evenHBand="0" w:firstRowFirstColumn="0" w:firstRowLastColumn="0" w:lastRowFirstColumn="0" w:lastRowLastColumn="0"/>
            <w:tcW w:w="9540" w:type="dxa"/>
            <w:gridSpan w:val="6"/>
            <w:tcBorders>
              <w:bottom w:val="none" w:color="auto" w:sz="0" w:space="0"/>
            </w:tcBorders>
            <w:hideMark/>
          </w:tcPr>
          <w:p w:rsidRPr="0018453D" w:rsidR="0069291B" w:rsidDel="00AC797D" w:rsidP="00652EAA" w:rsidRDefault="0069291B" w14:paraId="6DAD4CA6" w14:textId="56C64FA9">
            <w:pPr>
              <w:jc w:val="center"/>
              <w:rPr>
                <w:del w:author="Andreyeva, Julia" w:date="2022-03-03T17:20:00Z" w:id="9319"/>
                <w:rFonts w:eastAsia="Times New Roman" w:cs="Arial"/>
                <w:b w:val="0"/>
                <w:bCs w:val="0"/>
                <w:color w:val="000000"/>
                <w:sz w:val="20"/>
                <w:szCs w:val="20"/>
                <w:lang w:val="en-US"/>
              </w:rPr>
            </w:pPr>
            <w:del w:author="Andreyeva, Julia" w:date="2022-03-03T17:20:00Z" w:id="9320">
              <w:r w:rsidRPr="0018453D" w:rsidDel="00AC797D">
                <w:rPr>
                  <w:rFonts w:eastAsia="Times New Roman" w:cs="Arial"/>
                  <w:color w:val="000000"/>
                  <w:sz w:val="20"/>
                  <w:szCs w:val="20"/>
                  <w:lang w:val="en-US"/>
                </w:rPr>
                <w:delText>Data Update</w:delText>
              </w:r>
            </w:del>
          </w:p>
        </w:tc>
      </w:tr>
      <w:tr w:rsidRPr="0018453D" w:rsidR="00B86451" w:rsidDel="00AC797D" w:rsidTr="00F3346A" w14:paraId="06EB23A8" w14:textId="1A6A1854">
        <w:trPr>
          <w:trHeight w:val="300"/>
          <w:del w:author="Andreyeva, Julia" w:date="2022-03-03T17:20:00Z" w:id="9321"/>
        </w:trPr>
        <w:tc>
          <w:tcPr>
            <w:cnfStyle w:val="001000000000" w:firstRow="0" w:lastRow="0" w:firstColumn="1" w:lastColumn="0" w:oddVBand="0" w:evenVBand="0" w:oddHBand="0" w:evenHBand="0" w:firstRowFirstColumn="0" w:firstRowLastColumn="0" w:lastRowFirstColumn="0" w:lastRowLastColumn="0"/>
            <w:tcW w:w="328" w:type="dxa"/>
            <w:shd w:val="clear" w:color="auto" w:fill="2B5D9A" w:themeFill="accent6" w:themeFillShade="BF"/>
            <w:hideMark/>
          </w:tcPr>
          <w:p w:rsidRPr="0018453D" w:rsidR="0069291B" w:rsidDel="00AC797D" w:rsidP="00652EAA" w:rsidRDefault="0069291B" w14:paraId="5635FCAB" w14:textId="376A5555">
            <w:pPr>
              <w:jc w:val="center"/>
              <w:rPr>
                <w:del w:author="Andreyeva, Julia" w:date="2022-03-03T17:20:00Z" w:id="9322"/>
                <w:rFonts w:eastAsia="Times New Roman" w:cs="Arial"/>
                <w:b w:val="0"/>
                <w:bCs w:val="0"/>
                <w:color w:val="FFFFFF" w:themeColor="background1"/>
                <w:sz w:val="20"/>
                <w:szCs w:val="20"/>
                <w:lang w:val="en-US"/>
              </w:rPr>
            </w:pPr>
            <w:del w:author="Andreyeva, Julia" w:date="2022-03-03T17:20:00Z" w:id="9323">
              <w:r w:rsidRPr="0018453D" w:rsidDel="00AC797D">
                <w:rPr>
                  <w:rFonts w:eastAsia="Times New Roman" w:cs="Arial"/>
                  <w:color w:val="FFFFFF" w:themeColor="background1"/>
                  <w:sz w:val="20"/>
                  <w:szCs w:val="20"/>
                  <w:lang w:val="en-US"/>
                </w:rPr>
                <w:delText>#</w:delText>
              </w:r>
            </w:del>
          </w:p>
        </w:tc>
        <w:tc>
          <w:tcPr>
            <w:tcW w:w="842" w:type="dxa"/>
            <w:shd w:val="clear" w:color="auto" w:fill="2B5D9A" w:themeFill="accent6" w:themeFillShade="BF"/>
            <w:hideMark/>
          </w:tcPr>
          <w:p w:rsidRPr="0018453D" w:rsidR="0069291B" w:rsidDel="00AC797D" w:rsidP="00652EAA" w:rsidRDefault="0069291B" w14:paraId="702AFEFD" w14:textId="2DFE3F21">
            <w:pPr>
              <w:jc w:val="center"/>
              <w:cnfStyle w:val="000000000000" w:firstRow="0" w:lastRow="0" w:firstColumn="0" w:lastColumn="0" w:oddVBand="0" w:evenVBand="0" w:oddHBand="0" w:evenHBand="0" w:firstRowFirstColumn="0" w:firstRowLastColumn="0" w:lastRowFirstColumn="0" w:lastRowLastColumn="0"/>
              <w:rPr>
                <w:del w:author="Andreyeva, Julia" w:date="2022-03-03T17:20:00Z" w:id="9324"/>
                <w:rFonts w:eastAsia="Times New Roman" w:cs="Arial"/>
                <w:b/>
                <w:bCs/>
                <w:color w:val="FFFFFF" w:themeColor="background1"/>
                <w:sz w:val="20"/>
                <w:szCs w:val="20"/>
                <w:lang w:val="en-US"/>
              </w:rPr>
            </w:pPr>
            <w:del w:author="Andreyeva, Julia" w:date="2022-03-03T17:20:00Z" w:id="9325">
              <w:r w:rsidRPr="0018453D" w:rsidDel="00AC797D">
                <w:rPr>
                  <w:rFonts w:eastAsia="Times New Roman" w:cs="Arial"/>
                  <w:b/>
                  <w:bCs/>
                  <w:color w:val="FFFFFF" w:themeColor="background1"/>
                  <w:sz w:val="20"/>
                  <w:szCs w:val="20"/>
                  <w:lang w:val="en-US"/>
                </w:rPr>
                <w:delText>Entity</w:delText>
              </w:r>
            </w:del>
          </w:p>
        </w:tc>
        <w:tc>
          <w:tcPr>
            <w:tcW w:w="1567" w:type="dxa"/>
            <w:shd w:val="clear" w:color="auto" w:fill="2B5D9A" w:themeFill="accent6" w:themeFillShade="BF"/>
            <w:hideMark/>
          </w:tcPr>
          <w:p w:rsidRPr="0018453D" w:rsidR="0069291B" w:rsidDel="00AC797D" w:rsidP="00652EAA" w:rsidRDefault="0069291B" w14:paraId="3C852C11" w14:textId="64FC42CD">
            <w:pPr>
              <w:jc w:val="center"/>
              <w:cnfStyle w:val="000000000000" w:firstRow="0" w:lastRow="0" w:firstColumn="0" w:lastColumn="0" w:oddVBand="0" w:evenVBand="0" w:oddHBand="0" w:evenHBand="0" w:firstRowFirstColumn="0" w:firstRowLastColumn="0" w:lastRowFirstColumn="0" w:lastRowLastColumn="0"/>
              <w:rPr>
                <w:del w:author="Andreyeva, Julia" w:date="2022-03-03T17:20:00Z" w:id="9326"/>
                <w:rFonts w:eastAsia="Times New Roman" w:cs="Arial"/>
                <w:b/>
                <w:bCs/>
                <w:color w:val="FFFFFF" w:themeColor="background1"/>
                <w:sz w:val="20"/>
                <w:szCs w:val="20"/>
                <w:lang w:val="en-US"/>
              </w:rPr>
            </w:pPr>
            <w:del w:author="Andreyeva, Julia" w:date="2022-03-03T17:20:00Z" w:id="9327">
              <w:r w:rsidRPr="0018453D" w:rsidDel="00AC797D">
                <w:rPr>
                  <w:rFonts w:eastAsia="Times New Roman" w:cs="Arial"/>
                  <w:b/>
                  <w:bCs/>
                  <w:color w:val="FFFFFF" w:themeColor="background1"/>
                  <w:sz w:val="20"/>
                  <w:szCs w:val="20"/>
                  <w:lang w:val="en-US"/>
                </w:rPr>
                <w:delText>Markets</w:delText>
              </w:r>
            </w:del>
          </w:p>
        </w:tc>
        <w:tc>
          <w:tcPr>
            <w:tcW w:w="1375" w:type="dxa"/>
            <w:shd w:val="clear" w:color="auto" w:fill="2B5D9A" w:themeFill="accent6" w:themeFillShade="BF"/>
            <w:hideMark/>
          </w:tcPr>
          <w:p w:rsidRPr="0018453D" w:rsidR="0069291B" w:rsidDel="00AC797D" w:rsidP="00652EAA" w:rsidRDefault="0069291B" w14:paraId="5BF86144" w14:textId="3870B312">
            <w:pPr>
              <w:jc w:val="center"/>
              <w:cnfStyle w:val="000000000000" w:firstRow="0" w:lastRow="0" w:firstColumn="0" w:lastColumn="0" w:oddVBand="0" w:evenVBand="0" w:oddHBand="0" w:evenHBand="0" w:firstRowFirstColumn="0" w:firstRowLastColumn="0" w:lastRowFirstColumn="0" w:lastRowLastColumn="0"/>
              <w:rPr>
                <w:del w:author="Andreyeva, Julia" w:date="2022-03-03T17:20:00Z" w:id="9328"/>
                <w:rFonts w:eastAsia="Times New Roman" w:cs="Arial"/>
                <w:b/>
                <w:bCs/>
                <w:color w:val="FFFFFF" w:themeColor="background1"/>
                <w:sz w:val="20"/>
                <w:szCs w:val="20"/>
                <w:lang w:val="en-US"/>
              </w:rPr>
            </w:pPr>
            <w:del w:author="Andreyeva, Julia" w:date="2022-03-03T17:20:00Z" w:id="9329">
              <w:r w:rsidRPr="0018453D" w:rsidDel="00AC797D">
                <w:rPr>
                  <w:rFonts w:eastAsia="Times New Roman" w:cs="Arial"/>
                  <w:b/>
                  <w:bCs/>
                  <w:color w:val="FFFFFF" w:themeColor="background1"/>
                  <w:sz w:val="20"/>
                  <w:szCs w:val="20"/>
                  <w:lang w:val="en-US"/>
                </w:rPr>
                <w:delText>Periods</w:delText>
              </w:r>
            </w:del>
          </w:p>
        </w:tc>
        <w:tc>
          <w:tcPr>
            <w:tcW w:w="1558" w:type="dxa"/>
            <w:shd w:val="clear" w:color="auto" w:fill="2B5D9A" w:themeFill="accent6" w:themeFillShade="BF"/>
            <w:hideMark/>
          </w:tcPr>
          <w:p w:rsidRPr="0018453D" w:rsidR="0069291B" w:rsidDel="00AC797D" w:rsidP="00652EAA" w:rsidRDefault="0069291B" w14:paraId="62B8466B" w14:textId="4C52CE45">
            <w:pPr>
              <w:jc w:val="center"/>
              <w:cnfStyle w:val="000000000000" w:firstRow="0" w:lastRow="0" w:firstColumn="0" w:lastColumn="0" w:oddVBand="0" w:evenVBand="0" w:oddHBand="0" w:evenHBand="0" w:firstRowFirstColumn="0" w:firstRowLastColumn="0" w:lastRowFirstColumn="0" w:lastRowLastColumn="0"/>
              <w:rPr>
                <w:del w:author="Andreyeva, Julia" w:date="2022-03-03T17:20:00Z" w:id="9330"/>
                <w:rFonts w:eastAsia="Times New Roman" w:cs="Arial"/>
                <w:b/>
                <w:bCs/>
                <w:color w:val="FFFFFF" w:themeColor="background1"/>
                <w:sz w:val="20"/>
                <w:szCs w:val="20"/>
                <w:lang w:val="en-US"/>
              </w:rPr>
            </w:pPr>
            <w:del w:author="Andreyeva, Julia" w:date="2022-03-03T17:20:00Z" w:id="9331">
              <w:r w:rsidRPr="0018453D" w:rsidDel="00AC797D">
                <w:rPr>
                  <w:rFonts w:eastAsia="Times New Roman" w:cs="Arial"/>
                  <w:b/>
                  <w:bCs/>
                  <w:color w:val="FFFFFF" w:themeColor="background1"/>
                  <w:sz w:val="20"/>
                  <w:szCs w:val="20"/>
                  <w:lang w:val="en-US"/>
                </w:rPr>
                <w:delText>Urgent (ODC)</w:delText>
              </w:r>
            </w:del>
          </w:p>
        </w:tc>
        <w:tc>
          <w:tcPr>
            <w:tcW w:w="3870" w:type="dxa"/>
            <w:shd w:val="clear" w:color="auto" w:fill="2B5D9A" w:themeFill="accent6" w:themeFillShade="BF"/>
            <w:hideMark/>
          </w:tcPr>
          <w:p w:rsidRPr="0018453D" w:rsidR="0069291B" w:rsidDel="00AC797D" w:rsidP="00652EAA" w:rsidRDefault="0069291B" w14:paraId="5272531B" w14:textId="23E16EF3">
            <w:pPr>
              <w:jc w:val="center"/>
              <w:cnfStyle w:val="000000000000" w:firstRow="0" w:lastRow="0" w:firstColumn="0" w:lastColumn="0" w:oddVBand="0" w:evenVBand="0" w:oddHBand="0" w:evenHBand="0" w:firstRowFirstColumn="0" w:firstRowLastColumn="0" w:lastRowFirstColumn="0" w:lastRowLastColumn="0"/>
              <w:rPr>
                <w:del w:author="Andreyeva, Julia" w:date="2022-03-03T17:20:00Z" w:id="9332"/>
                <w:rFonts w:eastAsia="Times New Roman" w:cs="Arial"/>
                <w:b/>
                <w:bCs/>
                <w:color w:val="FFFFFF" w:themeColor="background1"/>
                <w:sz w:val="20"/>
                <w:szCs w:val="20"/>
                <w:lang w:val="en-US"/>
              </w:rPr>
            </w:pPr>
            <w:del w:author="Andreyeva, Julia" w:date="2022-03-03T17:20:00Z" w:id="9333">
              <w:r w:rsidRPr="0018453D" w:rsidDel="00AC797D">
                <w:rPr>
                  <w:rFonts w:eastAsia="Times New Roman" w:cs="Arial"/>
                  <w:b/>
                  <w:bCs/>
                  <w:color w:val="FFFFFF" w:themeColor="background1"/>
                  <w:sz w:val="20"/>
                  <w:szCs w:val="20"/>
                  <w:lang w:val="en-US"/>
                </w:rPr>
                <w:delText>Remarks</w:delText>
              </w:r>
            </w:del>
          </w:p>
        </w:tc>
      </w:tr>
      <w:tr w:rsidRPr="0018453D" w:rsidR="0069291B" w:rsidDel="00AC797D" w:rsidTr="00F3346A" w14:paraId="60EBD06A" w14:textId="7A3A3E48">
        <w:trPr>
          <w:trHeight w:val="300"/>
          <w:del w:author="Andreyeva, Julia" w:date="2022-03-03T17:20:00Z" w:id="9334"/>
        </w:trPr>
        <w:tc>
          <w:tcPr>
            <w:cnfStyle w:val="001000000000" w:firstRow="0" w:lastRow="0" w:firstColumn="1" w:lastColumn="0" w:oddVBand="0" w:evenVBand="0" w:oddHBand="0" w:evenHBand="0" w:firstRowFirstColumn="0" w:firstRowLastColumn="0" w:lastRowFirstColumn="0" w:lastRowLastColumn="0"/>
            <w:tcW w:w="328" w:type="dxa"/>
          </w:tcPr>
          <w:p w:rsidRPr="0018453D" w:rsidR="0069291B" w:rsidDel="00AC797D" w:rsidP="00652EAA" w:rsidRDefault="0069291B" w14:paraId="05C38647" w14:textId="7333FCE5">
            <w:pPr>
              <w:jc w:val="right"/>
              <w:rPr>
                <w:del w:author="Andreyeva, Julia" w:date="2022-03-03T17:20:00Z" w:id="9335"/>
                <w:rFonts w:eastAsia="Times New Roman" w:cs="Arial"/>
                <w:color w:val="000000"/>
                <w:sz w:val="20"/>
                <w:szCs w:val="20"/>
                <w:lang w:val="en-US"/>
              </w:rPr>
            </w:pPr>
          </w:p>
        </w:tc>
        <w:tc>
          <w:tcPr>
            <w:tcW w:w="842" w:type="dxa"/>
          </w:tcPr>
          <w:p w:rsidRPr="0018453D" w:rsidR="0069291B" w:rsidDel="00AC797D" w:rsidP="00652EAA" w:rsidRDefault="0069291B" w14:paraId="390305A5" w14:textId="2C79C7BE">
            <w:pPr>
              <w:cnfStyle w:val="000000000000" w:firstRow="0" w:lastRow="0" w:firstColumn="0" w:lastColumn="0" w:oddVBand="0" w:evenVBand="0" w:oddHBand="0" w:evenHBand="0" w:firstRowFirstColumn="0" w:firstRowLastColumn="0" w:lastRowFirstColumn="0" w:lastRowLastColumn="0"/>
              <w:rPr>
                <w:del w:author="Andreyeva, Julia" w:date="2022-03-03T17:20:00Z" w:id="9336"/>
                <w:rFonts w:eastAsia="Times New Roman" w:cs="Arial"/>
                <w:color w:val="000000"/>
                <w:sz w:val="20"/>
                <w:szCs w:val="20"/>
                <w:lang w:val="en-US"/>
              </w:rPr>
            </w:pPr>
          </w:p>
        </w:tc>
        <w:tc>
          <w:tcPr>
            <w:tcW w:w="1567" w:type="dxa"/>
          </w:tcPr>
          <w:p w:rsidRPr="0018453D" w:rsidR="0069291B" w:rsidDel="00AC797D" w:rsidP="00652EAA" w:rsidRDefault="0069291B" w14:paraId="43FC5917" w14:textId="56F082E3">
            <w:pPr>
              <w:cnfStyle w:val="000000000000" w:firstRow="0" w:lastRow="0" w:firstColumn="0" w:lastColumn="0" w:oddVBand="0" w:evenVBand="0" w:oddHBand="0" w:evenHBand="0" w:firstRowFirstColumn="0" w:firstRowLastColumn="0" w:lastRowFirstColumn="0" w:lastRowLastColumn="0"/>
              <w:rPr>
                <w:del w:author="Andreyeva, Julia" w:date="2022-03-03T17:20:00Z" w:id="9337"/>
                <w:rFonts w:eastAsia="Times New Roman" w:cs="Arial"/>
                <w:color w:val="000000"/>
                <w:sz w:val="20"/>
                <w:szCs w:val="20"/>
                <w:lang w:val="en-US"/>
              </w:rPr>
            </w:pPr>
          </w:p>
        </w:tc>
        <w:tc>
          <w:tcPr>
            <w:tcW w:w="1375" w:type="dxa"/>
          </w:tcPr>
          <w:p w:rsidRPr="0018453D" w:rsidR="0069291B" w:rsidDel="00AC797D" w:rsidP="00652EAA" w:rsidRDefault="0069291B" w14:paraId="42F2B281" w14:textId="63DA2783">
            <w:pPr>
              <w:cnfStyle w:val="000000000000" w:firstRow="0" w:lastRow="0" w:firstColumn="0" w:lastColumn="0" w:oddVBand="0" w:evenVBand="0" w:oddHBand="0" w:evenHBand="0" w:firstRowFirstColumn="0" w:firstRowLastColumn="0" w:lastRowFirstColumn="0" w:lastRowLastColumn="0"/>
              <w:rPr>
                <w:del w:author="Andreyeva, Julia" w:date="2022-03-03T17:20:00Z" w:id="9338"/>
                <w:rFonts w:eastAsia="Times New Roman" w:cs="Arial"/>
                <w:color w:val="000000"/>
                <w:sz w:val="20"/>
                <w:szCs w:val="20"/>
                <w:lang w:val="en-US"/>
              </w:rPr>
            </w:pPr>
          </w:p>
        </w:tc>
        <w:tc>
          <w:tcPr>
            <w:tcW w:w="1558" w:type="dxa"/>
          </w:tcPr>
          <w:p w:rsidRPr="0018453D" w:rsidR="0069291B" w:rsidDel="00AC797D" w:rsidP="00652EAA" w:rsidRDefault="0069291B" w14:paraId="73B6CEF5" w14:textId="432ABFC1">
            <w:pPr>
              <w:cnfStyle w:val="000000000000" w:firstRow="0" w:lastRow="0" w:firstColumn="0" w:lastColumn="0" w:oddVBand="0" w:evenVBand="0" w:oddHBand="0" w:evenHBand="0" w:firstRowFirstColumn="0" w:firstRowLastColumn="0" w:lastRowFirstColumn="0" w:lastRowLastColumn="0"/>
              <w:rPr>
                <w:del w:author="Andreyeva, Julia" w:date="2022-03-03T17:20:00Z" w:id="9339"/>
                <w:rFonts w:eastAsia="Times New Roman" w:cs="Arial"/>
                <w:color w:val="000000"/>
                <w:sz w:val="20"/>
                <w:szCs w:val="20"/>
                <w:lang w:val="en-US"/>
              </w:rPr>
            </w:pPr>
          </w:p>
        </w:tc>
        <w:tc>
          <w:tcPr>
            <w:tcW w:w="3870" w:type="dxa"/>
            <w:noWrap/>
          </w:tcPr>
          <w:p w:rsidRPr="0018453D" w:rsidR="0069291B" w:rsidDel="00AC797D" w:rsidP="00652EAA" w:rsidRDefault="0069291B" w14:paraId="472E93E0" w14:textId="5A0B2FEB">
            <w:pPr>
              <w:cnfStyle w:val="000000000000" w:firstRow="0" w:lastRow="0" w:firstColumn="0" w:lastColumn="0" w:oddVBand="0" w:evenVBand="0" w:oddHBand="0" w:evenHBand="0" w:firstRowFirstColumn="0" w:firstRowLastColumn="0" w:lastRowFirstColumn="0" w:lastRowLastColumn="0"/>
              <w:rPr>
                <w:del w:author="Andreyeva, Julia" w:date="2022-03-03T17:20:00Z" w:id="9340"/>
                <w:rFonts w:ascii="Calibri" w:hAnsi="Calibri" w:eastAsia="Times New Roman" w:cs="Calibri"/>
                <w:color w:val="000000"/>
                <w:sz w:val="20"/>
                <w:szCs w:val="20"/>
                <w:lang w:val="en-US"/>
              </w:rPr>
            </w:pPr>
          </w:p>
        </w:tc>
      </w:tr>
      <w:tr w:rsidRPr="0018453D" w:rsidR="0069291B" w:rsidDel="00AC797D" w:rsidTr="00F3346A" w14:paraId="627598A7" w14:textId="306FDF56">
        <w:trPr>
          <w:trHeight w:val="300"/>
          <w:del w:author="Andreyeva, Julia" w:date="2022-03-03T17:20:00Z" w:id="9341"/>
        </w:trPr>
        <w:tc>
          <w:tcPr>
            <w:cnfStyle w:val="001000000000" w:firstRow="0" w:lastRow="0" w:firstColumn="1" w:lastColumn="0" w:oddVBand="0" w:evenVBand="0" w:oddHBand="0" w:evenHBand="0" w:firstRowFirstColumn="0" w:firstRowLastColumn="0" w:lastRowFirstColumn="0" w:lastRowLastColumn="0"/>
            <w:tcW w:w="328" w:type="dxa"/>
          </w:tcPr>
          <w:p w:rsidRPr="0018453D" w:rsidR="0069291B" w:rsidDel="00AC797D" w:rsidP="00652EAA" w:rsidRDefault="0069291B" w14:paraId="51A75CC1" w14:textId="27745049">
            <w:pPr>
              <w:jc w:val="right"/>
              <w:rPr>
                <w:del w:author="Andreyeva, Julia" w:date="2022-03-03T17:20:00Z" w:id="9342"/>
                <w:rFonts w:eastAsia="Times New Roman" w:cs="Arial"/>
                <w:color w:val="000000"/>
                <w:sz w:val="20"/>
                <w:szCs w:val="20"/>
                <w:lang w:val="en-US"/>
              </w:rPr>
            </w:pPr>
          </w:p>
        </w:tc>
        <w:tc>
          <w:tcPr>
            <w:tcW w:w="842" w:type="dxa"/>
          </w:tcPr>
          <w:p w:rsidRPr="0018453D" w:rsidR="0069291B" w:rsidDel="00AC797D" w:rsidP="00652EAA" w:rsidRDefault="0069291B" w14:paraId="1C9E47AF" w14:textId="3438CB60">
            <w:pPr>
              <w:cnfStyle w:val="000000000000" w:firstRow="0" w:lastRow="0" w:firstColumn="0" w:lastColumn="0" w:oddVBand="0" w:evenVBand="0" w:oddHBand="0" w:evenHBand="0" w:firstRowFirstColumn="0" w:firstRowLastColumn="0" w:lastRowFirstColumn="0" w:lastRowLastColumn="0"/>
              <w:rPr>
                <w:del w:author="Andreyeva, Julia" w:date="2022-03-03T17:20:00Z" w:id="9343"/>
                <w:rFonts w:eastAsia="Times New Roman" w:cs="Arial"/>
                <w:color w:val="000000"/>
                <w:sz w:val="20"/>
                <w:szCs w:val="20"/>
                <w:lang w:val="en-US"/>
              </w:rPr>
            </w:pPr>
          </w:p>
        </w:tc>
        <w:tc>
          <w:tcPr>
            <w:tcW w:w="1567" w:type="dxa"/>
          </w:tcPr>
          <w:p w:rsidRPr="0018453D" w:rsidR="0069291B" w:rsidDel="00AC797D" w:rsidP="00652EAA" w:rsidRDefault="0069291B" w14:paraId="7F30C9CE" w14:textId="01DEE6F7">
            <w:pPr>
              <w:cnfStyle w:val="000000000000" w:firstRow="0" w:lastRow="0" w:firstColumn="0" w:lastColumn="0" w:oddVBand="0" w:evenVBand="0" w:oddHBand="0" w:evenHBand="0" w:firstRowFirstColumn="0" w:firstRowLastColumn="0" w:lastRowFirstColumn="0" w:lastRowLastColumn="0"/>
              <w:rPr>
                <w:del w:author="Andreyeva, Julia" w:date="2022-03-03T17:20:00Z" w:id="9344"/>
                <w:rFonts w:eastAsia="Times New Roman" w:cs="Arial"/>
                <w:color w:val="000000"/>
                <w:sz w:val="20"/>
                <w:szCs w:val="20"/>
                <w:lang w:val="en-US"/>
              </w:rPr>
            </w:pPr>
          </w:p>
        </w:tc>
        <w:tc>
          <w:tcPr>
            <w:tcW w:w="1375" w:type="dxa"/>
          </w:tcPr>
          <w:p w:rsidRPr="0018453D" w:rsidR="0069291B" w:rsidDel="00AC797D" w:rsidP="00652EAA" w:rsidRDefault="0069291B" w14:paraId="0DBADDBF" w14:textId="5F4F30F9">
            <w:pPr>
              <w:cnfStyle w:val="000000000000" w:firstRow="0" w:lastRow="0" w:firstColumn="0" w:lastColumn="0" w:oddVBand="0" w:evenVBand="0" w:oddHBand="0" w:evenHBand="0" w:firstRowFirstColumn="0" w:firstRowLastColumn="0" w:lastRowFirstColumn="0" w:lastRowLastColumn="0"/>
              <w:rPr>
                <w:del w:author="Andreyeva, Julia" w:date="2022-03-03T17:20:00Z" w:id="9345"/>
                <w:rFonts w:eastAsia="Times New Roman" w:cs="Arial"/>
                <w:color w:val="000000"/>
                <w:sz w:val="20"/>
                <w:szCs w:val="20"/>
                <w:lang w:val="en-US"/>
              </w:rPr>
            </w:pPr>
          </w:p>
        </w:tc>
        <w:tc>
          <w:tcPr>
            <w:tcW w:w="1558" w:type="dxa"/>
          </w:tcPr>
          <w:p w:rsidRPr="0018453D" w:rsidR="0069291B" w:rsidDel="00AC797D" w:rsidP="00652EAA" w:rsidRDefault="0069291B" w14:paraId="54D9B03E" w14:textId="7C16B6D8">
            <w:pPr>
              <w:cnfStyle w:val="000000000000" w:firstRow="0" w:lastRow="0" w:firstColumn="0" w:lastColumn="0" w:oddVBand="0" w:evenVBand="0" w:oddHBand="0" w:evenHBand="0" w:firstRowFirstColumn="0" w:firstRowLastColumn="0" w:lastRowFirstColumn="0" w:lastRowLastColumn="0"/>
              <w:rPr>
                <w:del w:author="Andreyeva, Julia" w:date="2022-03-03T17:20:00Z" w:id="9346"/>
                <w:rFonts w:eastAsia="Times New Roman" w:cs="Arial"/>
                <w:color w:val="000000"/>
                <w:sz w:val="20"/>
                <w:szCs w:val="20"/>
                <w:lang w:val="en-US"/>
              </w:rPr>
            </w:pPr>
          </w:p>
        </w:tc>
        <w:tc>
          <w:tcPr>
            <w:tcW w:w="3870" w:type="dxa"/>
            <w:noWrap/>
          </w:tcPr>
          <w:p w:rsidRPr="0018453D" w:rsidR="0069291B" w:rsidDel="00AC797D" w:rsidP="00652EAA" w:rsidRDefault="0069291B" w14:paraId="3E4B1BC8" w14:textId="0E716D04">
            <w:pPr>
              <w:cnfStyle w:val="000000000000" w:firstRow="0" w:lastRow="0" w:firstColumn="0" w:lastColumn="0" w:oddVBand="0" w:evenVBand="0" w:oddHBand="0" w:evenHBand="0" w:firstRowFirstColumn="0" w:firstRowLastColumn="0" w:lastRowFirstColumn="0" w:lastRowLastColumn="0"/>
              <w:rPr>
                <w:del w:author="Andreyeva, Julia" w:date="2022-03-03T17:20:00Z" w:id="9347"/>
                <w:rFonts w:ascii="Calibri" w:hAnsi="Calibri" w:eastAsia="Times New Roman" w:cs="Calibri"/>
                <w:color w:val="000000"/>
                <w:sz w:val="20"/>
                <w:szCs w:val="20"/>
                <w:lang w:val="en-US"/>
              </w:rPr>
            </w:pPr>
          </w:p>
        </w:tc>
      </w:tr>
    </w:tbl>
    <w:p w:rsidRPr="00781818" w:rsidR="0050719D" w:rsidDel="00AC797D" w:rsidRDefault="00781818" w14:paraId="4EC7C077" w14:textId="44CE645D">
      <w:pPr>
        <w:tabs>
          <w:tab w:val="left" w:pos="851"/>
        </w:tabs>
        <w:ind w:left="993" w:hanging="567"/>
        <w:rPr>
          <w:del w:author="Andreyeva, Julia" w:date="2022-03-03T17:20:00Z" w:id="9348"/>
          <w:rFonts w:ascii="Arial" w:hAnsi="Arial"/>
          <w:i/>
          <w:iCs/>
          <w:color w:val="A6A6A6" w:themeColor="background1" w:themeShade="A6"/>
          <w:sz w:val="20"/>
          <w:szCs w:val="20"/>
        </w:rPr>
        <w:pPrChange w:author="Andreyeva, Julia" w:date="2022-03-03T17:21:00Z" w:id="9349">
          <w:pPr/>
        </w:pPrChange>
      </w:pPr>
      <w:del w:author="Andreyeva, Julia" w:date="2022-03-03T17:20:00Z" w:id="9350">
        <w:r w:rsidRPr="00781818" w:rsidDel="00AC797D">
          <w:rPr>
            <w:rFonts w:ascii="Arial" w:hAnsi="Arial"/>
            <w:i/>
            <w:iCs/>
            <w:color w:val="A6A6A6" w:themeColor="background1" w:themeShade="A6"/>
            <w:sz w:val="20"/>
            <w:szCs w:val="20"/>
          </w:rPr>
          <w:delText>*In case TME Sales or OBIEE application logic relies on the data update, this must be set as urgent.</w:delText>
        </w:r>
      </w:del>
    </w:p>
    <w:p w:rsidR="00860E9A" w:rsidRDefault="00D15340" w14:paraId="2B01E55B" w14:textId="3CED1768">
      <w:pPr>
        <w:pStyle w:val="Heading2"/>
        <w:numPr>
          <w:ilvl w:val="2"/>
          <w:numId w:val="18"/>
        </w:numPr>
        <w:tabs>
          <w:tab w:val="left" w:pos="851"/>
        </w:tabs>
        <w:ind w:left="993" w:hanging="567"/>
        <w:pPrChange w:author="Andreyeva, Julia" w:date="2022-03-03T17:21:00Z" w:id="9351">
          <w:pPr>
            <w:pStyle w:val="Heading2"/>
            <w:numPr>
              <w:ilvl w:val="2"/>
              <w:numId w:val="18"/>
            </w:numPr>
            <w:tabs>
              <w:tab w:val="clear" w:pos="360"/>
              <w:tab w:val="left" w:pos="1080"/>
            </w:tabs>
            <w:ind w:left="2340" w:hanging="1773"/>
          </w:pPr>
        </w:pPrChange>
      </w:pPr>
      <w:bookmarkStart w:name="_Toc75807736" w:id="9352"/>
      <w:del w:author="Andreyeva, Julia" w:date="2022-03-03T17:20:00Z" w:id="9353">
        <w:r w:rsidDel="00AC797D">
          <w:delText xml:space="preserve"> </w:delText>
        </w:r>
      </w:del>
      <w:r w:rsidR="0050719D">
        <w:t>Performance test/Indexes creation</w:t>
      </w:r>
      <w:bookmarkEnd w:id="9352"/>
    </w:p>
    <w:p w:rsidRPr="00126FFC" w:rsidR="0051583D" w:rsidP="3C0648AE" w:rsidRDefault="477E1BE6" w14:paraId="4A6D14B7" w14:textId="7FF38324">
      <w:pPr>
        <w:rPr>
          <w:sz w:val="20"/>
          <w:szCs w:val="20"/>
        </w:rPr>
      </w:pPr>
      <w:r w:rsidRPr="00126FFC">
        <w:rPr>
          <w:sz w:val="20"/>
          <w:szCs w:val="20"/>
        </w:rPr>
        <w:t>Not applicable</w:t>
      </w:r>
    </w:p>
    <w:p w:rsidRPr="00736793" w:rsidR="0051583D" w:rsidP="3C0648AE" w:rsidRDefault="0051583D" w14:paraId="6E833F35" w14:textId="3B23C452">
      <w:pPr>
        <w:spacing w:after="0" w:line="240" w:lineRule="auto"/>
        <w:rPr>
          <w:i/>
          <w:iCs/>
          <w:sz w:val="20"/>
          <w:szCs w:val="20"/>
        </w:rPr>
      </w:pPr>
    </w:p>
    <w:p w:rsidRPr="0051583D" w:rsidR="0051583D" w:rsidP="0051583D" w:rsidRDefault="0051583D" w14:paraId="6518EA35" w14:textId="77777777">
      <w:pPr>
        <w:pStyle w:val="ListParagraph"/>
        <w:spacing w:after="0" w:line="240" w:lineRule="auto"/>
        <w:rPr>
          <w:i/>
          <w:iCs/>
          <w:color w:val="A6A6A6" w:themeColor="background1" w:themeShade="A6"/>
          <w:sz w:val="20"/>
          <w:szCs w:val="20"/>
        </w:rPr>
      </w:pPr>
    </w:p>
    <w:p w:rsidR="0051583D" w:rsidP="00D15340" w:rsidRDefault="0051583D" w14:paraId="450AA087" w14:textId="7BF8E66D">
      <w:pPr>
        <w:pStyle w:val="Heading2"/>
        <w:numPr>
          <w:ilvl w:val="1"/>
          <w:numId w:val="18"/>
        </w:numPr>
        <w:tabs>
          <w:tab w:val="left" w:pos="900"/>
        </w:tabs>
      </w:pPr>
      <w:bookmarkStart w:name="_Toc75807737" w:id="9354"/>
      <w:r>
        <w:t>Changes in OBI</w:t>
      </w:r>
      <w:bookmarkEnd w:id="9354"/>
    </w:p>
    <w:p w:rsidRPr="00FB3F68" w:rsidR="00FB3F68" w:rsidP="00A529BA" w:rsidRDefault="00FB3F68" w14:paraId="45A07B72" w14:textId="77777777">
      <w:pPr>
        <w:pStyle w:val="ListParagraph"/>
        <w:ind w:left="0" w:right="-856"/>
        <w:rPr>
          <w:ins w:author="Andreyeva, Julia" w:date="2022-03-03T17:04:00Z" w:id="9355"/>
          <w:sz w:val="20"/>
          <w:szCs w:val="20"/>
          <w:lang w:val="en-US"/>
        </w:rPr>
        <w:pPrChange w:author="Andreyeva, Julia" w:date="2022-03-31T14:45:00Z" w:id="9356">
          <w:pPr>
            <w:pStyle w:val="ListParagraph"/>
            <w:numPr>
              <w:numId w:val="18"/>
            </w:numPr>
            <w:ind w:left="480" w:hanging="480"/>
          </w:pPr>
        </w:pPrChange>
      </w:pPr>
      <w:ins w:author="Andreyeva, Julia" w:date="2022-03-03T17:04:00Z" w:id="9357">
        <w:r w:rsidRPr="00FB3F68">
          <w:rPr>
            <w:sz w:val="20"/>
            <w:szCs w:val="20"/>
            <w:lang w:val="en-US"/>
          </w:rPr>
          <w:t xml:space="preserve">For TME Connect, the analytic platform will be Power BI, so changes for the ETL are also related to the PBI transfer instead of OBIEE. </w:t>
        </w:r>
      </w:ins>
    </w:p>
    <w:p w:rsidR="00FB3F68" w:rsidP="00A529BA" w:rsidRDefault="00A93415" w14:paraId="38ACA393" w14:textId="14016360">
      <w:pPr>
        <w:pStyle w:val="ListParagraph"/>
        <w:ind w:left="0" w:right="-856"/>
        <w:rPr>
          <w:ins w:author="Andreyeva, Julia" w:date="2022-03-03T18:00:00Z" w:id="9358"/>
          <w:sz w:val="20"/>
          <w:szCs w:val="20"/>
          <w:lang w:val="en-US"/>
        </w:rPr>
        <w:pPrChange w:author="Andreyeva, Julia" w:date="2022-03-31T14:45:00Z" w:id="9359">
          <w:pPr>
            <w:pStyle w:val="ListParagraph"/>
            <w:ind w:left="480"/>
          </w:pPr>
        </w:pPrChange>
      </w:pPr>
      <w:ins w:author="Andreyeva, Julia" w:date="2022-03-03T18:01:00Z" w:id="9360">
        <w:r w:rsidRPr="00140A91">
          <w:rPr>
            <w:b/>
            <w:bCs/>
            <w:sz w:val="20"/>
            <w:szCs w:val="20"/>
            <w:lang w:val="en-US"/>
            <w:rPrChange w:author="Andreyeva, Julia" w:date="2022-03-18T14:21:00Z" w:id="9361">
              <w:rPr>
                <w:sz w:val="20"/>
                <w:szCs w:val="20"/>
                <w:lang w:val="en-US"/>
              </w:rPr>
            </w:rPrChange>
          </w:rPr>
          <w:t>s</w:t>
        </w:r>
      </w:ins>
      <w:ins w:author="Andreyeva, Julia" w:date="2022-03-03T18:00:00Z" w:id="9362">
        <w:r w:rsidRPr="00140A91">
          <w:rPr>
            <w:b/>
            <w:bCs/>
            <w:sz w:val="20"/>
            <w:szCs w:val="20"/>
            <w:lang w:val="en-US"/>
            <w:rPrChange w:author="Andreyeva, Julia" w:date="2022-03-18T14:21:00Z" w:id="9363">
              <w:rPr>
                <w:sz w:val="20"/>
                <w:szCs w:val="20"/>
                <w:lang w:val="en-US"/>
              </w:rPr>
            </w:rPrChange>
          </w:rPr>
          <w:t>tock request:</w:t>
        </w:r>
        <w:r w:rsidRPr="00140A91">
          <w:rPr>
            <w:sz w:val="20"/>
            <w:szCs w:val="20"/>
            <w:lang w:val="en-US"/>
          </w:rPr>
          <w:t xml:space="preserve"> </w:t>
        </w:r>
      </w:ins>
      <w:proofErr w:type="gramStart"/>
      <w:ins w:author="Andreyeva, Julia" w:date="2022-03-03T17:04:00Z" w:id="9364">
        <w:r w:rsidRPr="00FB3F68" w:rsidR="00FB3F68">
          <w:rPr>
            <w:sz w:val="20"/>
            <w:szCs w:val="20"/>
            <w:lang w:val="en-US"/>
          </w:rPr>
          <w:t>New</w:t>
        </w:r>
        <w:proofErr w:type="gramEnd"/>
        <w:r w:rsidRPr="00FB3F68" w:rsidR="00FB3F68">
          <w:rPr>
            <w:sz w:val="20"/>
            <w:szCs w:val="20"/>
            <w:lang w:val="en-US"/>
          </w:rPr>
          <w:t xml:space="preserve"> columns “Initially requested Qty’, ‘Cancelled Date’ must be included on the ETL process to transfer the column to PBI.</w:t>
        </w:r>
      </w:ins>
    </w:p>
    <w:p w:rsidRPr="004901F3" w:rsidR="00A93415" w:rsidP="00A529BA" w:rsidRDefault="00160B9D" w14:paraId="00354B37" w14:textId="27D63D00">
      <w:pPr>
        <w:spacing w:after="120"/>
        <w:ind w:right="-856"/>
        <w:rPr>
          <w:ins w:author="Andreyeva, Julia" w:date="2022-03-03T18:00:00Z" w:id="9365"/>
          <w:lang w:val="en-US"/>
        </w:rPr>
        <w:pPrChange w:author="Andreyeva, Julia" w:date="2022-03-31T14:45:00Z" w:id="9366">
          <w:pPr>
            <w:spacing w:after="120"/>
          </w:pPr>
        </w:pPrChange>
      </w:pPr>
      <w:ins w:author="Andreyeva, Julia" w:date="2022-03-03T18:01:00Z" w:id="9367">
        <w:r w:rsidRPr="00140A91">
          <w:rPr>
            <w:b/>
            <w:bCs/>
            <w:lang w:val="en-US"/>
            <w:rPrChange w:author="Andreyeva, Julia" w:date="2022-03-18T14:21:00Z" w:id="9368">
              <w:rPr>
                <w:lang w:val="en-US"/>
              </w:rPr>
            </w:rPrChange>
          </w:rPr>
          <w:lastRenderedPageBreak/>
          <w:t>product template:</w:t>
        </w:r>
        <w:r w:rsidRPr="00140A91">
          <w:rPr>
            <w:lang w:val="en-US"/>
          </w:rPr>
          <w:t xml:space="preserve"> </w:t>
        </w:r>
      </w:ins>
      <w:proofErr w:type="gramStart"/>
      <w:ins w:author="Andreyeva, Julia" w:date="2022-03-03T18:00:00Z" w:id="9369">
        <w:r w:rsidRPr="004901F3" w:rsidR="00A93415">
          <w:rPr>
            <w:lang w:val="en-US"/>
          </w:rPr>
          <w:t>New</w:t>
        </w:r>
        <w:proofErr w:type="gramEnd"/>
        <w:r w:rsidRPr="004901F3" w:rsidR="00A93415">
          <w:rPr>
            <w:lang w:val="en-US"/>
          </w:rPr>
          <w:t xml:space="preserve"> dimensions are Category, Target list, Distributor, Additional code. The link of product templates with accounts should be available for usage in reports.</w:t>
        </w:r>
      </w:ins>
    </w:p>
    <w:p w:rsidRPr="00736793" w:rsidR="000954DA" w:rsidDel="004B4DBA" w:rsidP="000954DA" w:rsidRDefault="00CB3508" w14:paraId="005030F2" w14:textId="430C3E92">
      <w:pPr>
        <w:ind w:left="720"/>
        <w:rPr>
          <w:del w:author="Andreyeva, Julia" w:date="2022-03-31T14:18:00Z" w:id="9370"/>
          <w:rFonts w:ascii="Arial" w:hAnsi="Arial"/>
          <w:i/>
          <w:iCs/>
          <w:sz w:val="20"/>
          <w:szCs w:val="20"/>
        </w:rPr>
      </w:pPr>
      <w:del w:author="Andreyeva, Julia" w:date="2022-03-03T17:04:00Z" w:id="9371">
        <w:r w:rsidRPr="00736793" w:rsidDel="00FB3F68">
          <w:rPr>
            <w:rFonts w:ascii="Arial" w:hAnsi="Arial"/>
            <w:i/>
            <w:iCs/>
            <w:sz w:val="20"/>
            <w:szCs w:val="20"/>
          </w:rPr>
          <w:delText>xxx</w:delText>
        </w:r>
      </w:del>
    </w:p>
    <w:p w:rsidRPr="000954DA" w:rsidR="000954DA" w:rsidDel="004B4DBA" w:rsidP="004B4DBA" w:rsidRDefault="000954DA" w14:paraId="16ACDABD" w14:textId="47C9394F">
      <w:pPr>
        <w:ind w:left="720"/>
        <w:rPr>
          <w:del w:author="Andreyeva, Julia" w:date="2022-03-31T14:18:00Z" w:id="9372"/>
        </w:rPr>
        <w:pPrChange w:author="Andreyeva, Julia" w:date="2022-03-31T14:18:00Z" w:id="9373">
          <w:pPr/>
        </w:pPrChange>
      </w:pPr>
    </w:p>
    <w:p w:rsidR="008D3601" w:rsidP="00D15340" w:rsidRDefault="00C43F48" w14:paraId="5E7450DC" w14:textId="530C2710">
      <w:pPr>
        <w:pStyle w:val="Heading2"/>
        <w:numPr>
          <w:ilvl w:val="1"/>
          <w:numId w:val="18"/>
        </w:numPr>
        <w:spacing w:after="0"/>
      </w:pPr>
      <w:bookmarkStart w:name="_Toc75807738" w:id="9374"/>
      <w:r>
        <w:t>Data Dictionary</w:t>
      </w:r>
      <w:bookmarkEnd w:id="9374"/>
    </w:p>
    <w:p w:rsidRPr="00CB3508" w:rsidR="00CB3508" w:rsidP="00CB3508" w:rsidRDefault="00CB3508" w14:paraId="14437020" w14:textId="77777777"/>
    <w:tbl>
      <w:tblPr>
        <w:tblStyle w:val="ListTable3-Accent6"/>
        <w:tblW w:w="9493" w:type="dxa"/>
        <w:tblLook w:val="04A0" w:firstRow="1" w:lastRow="0" w:firstColumn="1" w:lastColumn="0" w:noHBand="0" w:noVBand="1"/>
        <w:tblPrChange w:author="Andreyeva, Julia" w:date="2022-03-16T14:41:00Z" w:id="9375">
          <w:tblPr>
            <w:tblStyle w:val="TableGrid"/>
            <w:tblW w:w="0" w:type="auto"/>
            <w:tblInd w:w="714" w:type="dxa"/>
            <w:tblLook w:val="04A0" w:firstRow="1" w:lastRow="0" w:firstColumn="1" w:lastColumn="0" w:noHBand="0" w:noVBand="1"/>
          </w:tblPr>
        </w:tblPrChange>
      </w:tblPr>
      <w:tblGrid>
        <w:gridCol w:w="1709"/>
        <w:gridCol w:w="7784"/>
        <w:tblGridChange w:id="9376">
          <w:tblGrid>
            <w:gridCol w:w="4284"/>
            <w:gridCol w:w="173"/>
            <w:gridCol w:w="3874"/>
            <w:gridCol w:w="584"/>
            <w:gridCol w:w="3570"/>
          </w:tblGrid>
        </w:tblGridChange>
      </w:tblGrid>
      <w:tr w:rsidR="0009473E" w:rsidTr="00A1323A" w14:paraId="21E5AE8B" w14:textId="77777777">
        <w:trPr>
          <w:cnfStyle w:val="100000000000" w:firstRow="1" w:lastRow="0" w:firstColumn="0" w:lastColumn="0" w:oddVBand="0" w:evenVBand="0" w:oddHBand="0" w:evenHBand="0" w:firstRowFirstColumn="0" w:firstRowLastColumn="0" w:lastRowFirstColumn="0" w:lastRowLastColumn="0"/>
          <w:ins w:author="Andreyeva, Julia" w:date="2022-03-03T17:23:00Z" w:id="9377"/>
          <w:trPrChange w:author="Andreyeva, Julia" w:date="2022-03-16T14:41:00Z" w:id="9378">
            <w:trPr>
              <w:gridBefore w:val="1"/>
            </w:trPr>
          </w:trPrChange>
        </w:trPr>
        <w:tc>
          <w:tcPr>
            <w:cnfStyle w:val="001000000100" w:firstRow="0" w:lastRow="0" w:firstColumn="1" w:lastColumn="0" w:oddVBand="0" w:evenVBand="0" w:oddHBand="0" w:evenHBand="0" w:firstRowFirstColumn="1" w:firstRowLastColumn="0" w:lastRowFirstColumn="0" w:lastRowLastColumn="0"/>
            <w:tcW w:w="0" w:type="dxa"/>
            <w:tcPrChange w:author="Andreyeva, Julia" w:date="2022-03-16T14:41:00Z" w:id="9379">
              <w:tcPr>
                <w:tcW w:w="4457" w:type="dxa"/>
                <w:gridSpan w:val="2"/>
              </w:tcPr>
            </w:tcPrChange>
          </w:tcPr>
          <w:p w:rsidR="0009473E" w:rsidP="0009473E" w:rsidRDefault="005B1ABB" w14:paraId="428EA174" w14:textId="315725D5">
            <w:pPr>
              <w:pStyle w:val="ListParagraph"/>
              <w:ind w:left="0"/>
              <w:contextualSpacing w:val="0"/>
              <w:cnfStyle w:val="101000000100" w:firstRow="1" w:lastRow="0" w:firstColumn="1" w:lastColumn="0" w:oddVBand="0" w:evenVBand="0" w:oddHBand="0" w:evenHBand="0" w:firstRowFirstColumn="1" w:firstRowLastColumn="0" w:lastRowFirstColumn="0" w:lastRowLastColumn="0"/>
              <w:rPr>
                <w:ins w:author="Andreyeva, Julia" w:date="2022-03-03T17:23:00Z" w:id="9380"/>
                <w:rFonts w:asciiTheme="minorHAnsi" w:hAnsiTheme="minorHAnsi"/>
                <w:sz w:val="20"/>
                <w:szCs w:val="20"/>
                <w:lang w:val="en-US"/>
              </w:rPr>
            </w:pPr>
            <w:ins w:author="Andreyeva, Julia" w:date="2022-03-03T17:25:00Z" w:id="9381">
              <w:r>
                <w:rPr>
                  <w:rFonts w:asciiTheme="minorHAnsi" w:hAnsiTheme="minorHAnsi"/>
                  <w:sz w:val="20"/>
                  <w:szCs w:val="20"/>
                  <w:lang w:val="en-US"/>
                </w:rPr>
                <w:t>Object</w:t>
              </w:r>
            </w:ins>
          </w:p>
        </w:tc>
        <w:tc>
          <w:tcPr>
            <w:tcW w:w="5036" w:type="dxa"/>
            <w:tcPrChange w:author="Andreyeva, Julia" w:date="2022-03-16T14:41:00Z" w:id="9382">
              <w:tcPr>
                <w:tcW w:w="4458" w:type="dxa"/>
                <w:gridSpan w:val="2"/>
              </w:tcPr>
            </w:tcPrChange>
          </w:tcPr>
          <w:p w:rsidR="0009473E" w:rsidP="0009473E" w:rsidRDefault="005B1ABB" w14:paraId="74D4C710" w14:textId="14218AC0">
            <w:pPr>
              <w:pStyle w:val="ListParagraph"/>
              <w:ind w:left="0"/>
              <w:contextualSpacing w:val="0"/>
              <w:cnfStyle w:val="100000000000" w:firstRow="1" w:lastRow="0" w:firstColumn="0" w:lastColumn="0" w:oddVBand="0" w:evenVBand="0" w:oddHBand="0" w:evenHBand="0" w:firstRowFirstColumn="0" w:firstRowLastColumn="0" w:lastRowFirstColumn="0" w:lastRowLastColumn="0"/>
              <w:rPr>
                <w:ins w:author="Andreyeva, Julia" w:date="2022-03-03T17:23:00Z" w:id="9383"/>
                <w:rFonts w:asciiTheme="minorHAnsi" w:hAnsiTheme="minorHAnsi"/>
                <w:sz w:val="20"/>
                <w:szCs w:val="20"/>
                <w:lang w:val="en-US"/>
              </w:rPr>
            </w:pPr>
            <w:ins w:author="Andreyeva, Julia" w:date="2022-03-03T17:26:00Z" w:id="9384">
              <w:r>
                <w:rPr>
                  <w:rFonts w:asciiTheme="minorHAnsi" w:hAnsiTheme="minorHAnsi"/>
                  <w:sz w:val="20"/>
                  <w:szCs w:val="20"/>
                  <w:lang w:val="en-US"/>
                </w:rPr>
                <w:t>Data Dictionary</w:t>
              </w:r>
            </w:ins>
          </w:p>
        </w:tc>
      </w:tr>
      <w:tr w:rsidR="0009473E" w:rsidTr="00A1323A" w14:paraId="77F74DC4" w14:textId="77777777">
        <w:trPr>
          <w:cnfStyle w:val="000000100000" w:firstRow="0" w:lastRow="0" w:firstColumn="0" w:lastColumn="0" w:oddVBand="0" w:evenVBand="0" w:oddHBand="1" w:evenHBand="0" w:firstRowFirstColumn="0" w:firstRowLastColumn="0" w:lastRowFirstColumn="0" w:lastRowLastColumn="0"/>
          <w:ins w:author="Andreyeva, Julia" w:date="2022-03-03T17:23:00Z" w:id="9385"/>
          <w:trPrChange w:author="Andreyeva, Julia" w:date="2022-03-16T14:41:00Z" w:id="9386">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387">
              <w:tcPr>
                <w:tcW w:w="4457" w:type="dxa"/>
                <w:gridSpan w:val="2"/>
              </w:tcPr>
            </w:tcPrChange>
          </w:tcPr>
          <w:p w:rsidRPr="00911AAB" w:rsidR="0009473E" w:rsidP="0009473E" w:rsidRDefault="0009473E" w14:paraId="4D99D124" w14:textId="77777777">
            <w:pPr>
              <w:cnfStyle w:val="001000100000" w:firstRow="0" w:lastRow="0" w:firstColumn="1" w:lastColumn="0" w:oddVBand="0" w:evenVBand="0" w:oddHBand="1" w:evenHBand="0" w:firstRowFirstColumn="0" w:firstRowLastColumn="0" w:lastRowFirstColumn="0" w:lastRowLastColumn="0"/>
              <w:rPr>
                <w:ins w:author="Andreyeva, Julia" w:date="2022-03-03T17:23:00Z" w:id="9388"/>
                <w:sz w:val="20"/>
                <w:szCs w:val="20"/>
                <w:lang w:val="en-US"/>
                <w:rPrChange w:author="Andreyeva, Julia" w:date="2022-03-28T14:37:00Z" w:id="9389">
                  <w:rPr>
                    <w:ins w:author="Andreyeva, Julia" w:date="2022-03-03T17:23:00Z" w:id="9390"/>
                    <w:color w:val="00857E" w:themeColor="accent3" w:themeShade="BF"/>
                    <w:sz w:val="20"/>
                    <w:szCs w:val="20"/>
                    <w:lang w:val="en-US"/>
                  </w:rPr>
                </w:rPrChange>
              </w:rPr>
            </w:pPr>
            <w:ins w:author="Andreyeva, Julia" w:date="2022-03-03T17:23:00Z" w:id="9391">
              <w:r w:rsidRPr="00911AAB">
                <w:rPr>
                  <w:sz w:val="20"/>
                  <w:szCs w:val="20"/>
                  <w:lang w:val="en-US"/>
                  <w:rPrChange w:author="Andreyeva, Julia" w:date="2022-03-28T14:37:00Z" w:id="9392">
                    <w:rPr>
                      <w:color w:val="00857E" w:themeColor="accent3" w:themeShade="BF"/>
                      <w:sz w:val="20"/>
                      <w:szCs w:val="20"/>
                      <w:lang w:val="en-US"/>
                    </w:rPr>
                  </w:rPrChange>
                </w:rPr>
                <w:t>Stock request:</w:t>
              </w:r>
            </w:ins>
          </w:p>
          <w:p w:rsidR="0009473E" w:rsidP="0009473E" w:rsidRDefault="0009473E" w14:paraId="0365DC8C" w14:textId="77777777">
            <w:pPr>
              <w:pStyle w:val="ListParagraph"/>
              <w:ind w:left="0"/>
              <w:contextualSpacing w:val="0"/>
              <w:cnfStyle w:val="001000100000" w:firstRow="0" w:lastRow="0" w:firstColumn="1" w:lastColumn="0" w:oddVBand="0" w:evenVBand="0" w:oddHBand="1" w:evenHBand="0" w:firstRowFirstColumn="0" w:firstRowLastColumn="0" w:lastRowFirstColumn="0" w:lastRowLastColumn="0"/>
              <w:rPr>
                <w:ins w:author="Andreyeva, Julia" w:date="2022-03-03T17:23:00Z" w:id="9393"/>
                <w:rFonts w:asciiTheme="minorHAnsi" w:hAnsiTheme="minorHAnsi"/>
                <w:sz w:val="20"/>
                <w:szCs w:val="20"/>
                <w:lang w:val="en-US"/>
              </w:rPr>
            </w:pPr>
          </w:p>
        </w:tc>
        <w:tc>
          <w:tcPr>
            <w:tcW w:w="5036" w:type="dxa"/>
            <w:tcPrChange w:author="Andreyeva, Julia" w:date="2022-03-16T14:41:00Z" w:id="9394">
              <w:tcPr>
                <w:tcW w:w="4458" w:type="dxa"/>
                <w:gridSpan w:val="2"/>
              </w:tcPr>
            </w:tcPrChange>
          </w:tcPr>
          <w:p w:rsidR="0009473E" w:rsidP="0009473E" w:rsidRDefault="0009473E" w14:paraId="4A8B3707" w14:textId="77777777">
            <w:pPr>
              <w:cnfStyle w:val="000000100000" w:firstRow="0" w:lastRow="0" w:firstColumn="0" w:lastColumn="0" w:oddVBand="0" w:evenVBand="0" w:oddHBand="1" w:evenHBand="0" w:firstRowFirstColumn="0" w:firstRowLastColumn="0" w:lastRowFirstColumn="0" w:lastRowLastColumn="0"/>
              <w:rPr>
                <w:ins w:author="Andreyeva, Julia" w:date="2022-03-03T17:24:00Z" w:id="9395"/>
                <w:sz w:val="20"/>
                <w:szCs w:val="20"/>
                <w:lang w:val="en-US"/>
              </w:rPr>
            </w:pPr>
            <w:ins w:author="Andreyeva, Julia" w:date="2022-03-03T17:24:00Z" w:id="9396">
              <w:r w:rsidRPr="00331515">
                <w:rPr>
                  <w:sz w:val="20"/>
                  <w:szCs w:val="20"/>
                  <w:lang w:val="en-US"/>
                </w:rPr>
                <w:t xml:space="preserve">Please, add next </w:t>
              </w:r>
              <w:r>
                <w:rPr>
                  <w:sz w:val="20"/>
                  <w:szCs w:val="20"/>
                  <w:lang w:val="en-US"/>
                </w:rPr>
                <w:t>values</w:t>
              </w:r>
              <w:r w:rsidRPr="00331515">
                <w:rPr>
                  <w:sz w:val="20"/>
                  <w:szCs w:val="20"/>
                  <w:lang w:val="en-US"/>
                </w:rPr>
                <w:t xml:space="preserve"> to the Data Dictionary:</w:t>
              </w:r>
            </w:ins>
          </w:p>
          <w:p w:rsidRPr="00E506E2" w:rsidR="0009473E" w:rsidP="0009473E" w:rsidRDefault="0009473E" w14:paraId="59CAD6E4" w14:textId="77777777">
            <w:pPr>
              <w:pStyle w:val="ListParagraph"/>
              <w:numPr>
                <w:ilvl w:val="0"/>
                <w:numId w:val="29"/>
              </w:numPr>
              <w:ind w:left="714" w:hanging="357"/>
              <w:contextualSpacing w:val="0"/>
              <w:cnfStyle w:val="000000100000" w:firstRow="0" w:lastRow="0" w:firstColumn="0" w:lastColumn="0" w:oddVBand="0" w:evenVBand="0" w:oddHBand="1" w:evenHBand="0" w:firstRowFirstColumn="0" w:firstRowLastColumn="0" w:lastRowFirstColumn="0" w:lastRowLastColumn="0"/>
              <w:rPr>
                <w:ins w:author="Andreyeva, Julia" w:date="2022-03-03T17:24:00Z" w:id="9397"/>
                <w:rFonts w:asciiTheme="minorHAnsi" w:hAnsiTheme="minorHAnsi"/>
                <w:sz w:val="20"/>
                <w:szCs w:val="20"/>
                <w:lang w:val="en-US"/>
              </w:rPr>
            </w:pPr>
            <w:ins w:author="Andreyeva, Julia" w:date="2022-03-03T17:24:00Z" w:id="9398">
              <w:r w:rsidRPr="00E506E2">
                <w:rPr>
                  <w:rFonts w:asciiTheme="minorHAnsi" w:hAnsiTheme="minorHAnsi"/>
                  <w:sz w:val="20"/>
                  <w:szCs w:val="20"/>
                  <w:lang w:val="en-US"/>
                </w:rPr>
                <w:t>Service order type - “Stock Request”, drop down list where service order type is defined</w:t>
              </w:r>
            </w:ins>
          </w:p>
          <w:p w:rsidRPr="00E506E2" w:rsidR="0009473E" w:rsidP="0009473E" w:rsidRDefault="0009473E" w14:paraId="55A2D061" w14:textId="77777777">
            <w:pPr>
              <w:pStyle w:val="ListParagraph"/>
              <w:numPr>
                <w:ilvl w:val="0"/>
                <w:numId w:val="29"/>
              </w:numPr>
              <w:ind w:left="714" w:hanging="357"/>
              <w:contextualSpacing w:val="0"/>
              <w:cnfStyle w:val="000000100000" w:firstRow="0" w:lastRow="0" w:firstColumn="0" w:lastColumn="0" w:oddVBand="0" w:evenVBand="0" w:oddHBand="1" w:evenHBand="0" w:firstRowFirstColumn="0" w:firstRowLastColumn="0" w:lastRowFirstColumn="0" w:lastRowLastColumn="0"/>
              <w:rPr>
                <w:ins w:author="Andreyeva, Julia" w:date="2022-03-03T17:24:00Z" w:id="9399"/>
                <w:rFonts w:asciiTheme="minorHAnsi" w:hAnsiTheme="minorHAnsi"/>
                <w:sz w:val="20"/>
                <w:szCs w:val="20"/>
                <w:lang w:val="en-US"/>
              </w:rPr>
            </w:pPr>
            <w:ins w:author="Andreyeva, Julia" w:date="2022-03-03T17:24:00Z" w:id="9400">
              <w:r w:rsidRPr="00E506E2">
                <w:rPr>
                  <w:rFonts w:asciiTheme="minorHAnsi" w:hAnsiTheme="minorHAnsi"/>
                  <w:sz w:val="20"/>
                  <w:szCs w:val="20"/>
                  <w:lang w:val="en-US"/>
                </w:rPr>
                <w:t xml:space="preserve">Column “Initially Requested Qty”- initially requested stock quantity by TM </w:t>
              </w:r>
            </w:ins>
          </w:p>
          <w:p w:rsidR="0009473E" w:rsidP="0009473E" w:rsidRDefault="0009473E" w14:paraId="6220F420" w14:textId="77777777">
            <w:pPr>
              <w:pStyle w:val="ListParagraph"/>
              <w:numPr>
                <w:ilvl w:val="0"/>
                <w:numId w:val="29"/>
              </w:numPr>
              <w:ind w:left="714" w:hanging="357"/>
              <w:contextualSpacing w:val="0"/>
              <w:cnfStyle w:val="000000100000" w:firstRow="0" w:lastRow="0" w:firstColumn="0" w:lastColumn="0" w:oddVBand="0" w:evenVBand="0" w:oddHBand="1" w:evenHBand="0" w:firstRowFirstColumn="0" w:firstRowLastColumn="0" w:lastRowFirstColumn="0" w:lastRowLastColumn="0"/>
              <w:rPr>
                <w:ins w:author="Andreyeva, Julia" w:date="2022-03-03T17:24:00Z" w:id="9401"/>
                <w:rFonts w:asciiTheme="minorHAnsi" w:hAnsiTheme="minorHAnsi"/>
                <w:sz w:val="20"/>
                <w:szCs w:val="20"/>
                <w:lang w:val="en-US"/>
              </w:rPr>
            </w:pPr>
            <w:ins w:author="Andreyeva, Julia" w:date="2022-03-03T17:24:00Z" w:id="9402">
              <w:r w:rsidRPr="00E506E2">
                <w:rPr>
                  <w:rFonts w:asciiTheme="minorHAnsi" w:hAnsiTheme="minorHAnsi"/>
                  <w:sz w:val="20"/>
                  <w:szCs w:val="20"/>
                  <w:lang w:val="en-US"/>
                </w:rPr>
                <w:t>Cancelled Date, new column with date</w:t>
              </w:r>
            </w:ins>
          </w:p>
          <w:p w:rsidR="0009473E" w:rsidP="0009473E" w:rsidRDefault="0009473E" w14:paraId="75CA965C" w14:textId="77777777">
            <w:pPr>
              <w:pStyle w:val="ListParagraph"/>
              <w:ind w:left="0"/>
              <w:contextualSpacing w:val="0"/>
              <w:cnfStyle w:val="000000100000" w:firstRow="0" w:lastRow="0" w:firstColumn="0" w:lastColumn="0" w:oddVBand="0" w:evenVBand="0" w:oddHBand="1" w:evenHBand="0" w:firstRowFirstColumn="0" w:firstRowLastColumn="0" w:lastRowFirstColumn="0" w:lastRowLastColumn="0"/>
              <w:rPr>
                <w:ins w:author="Andreyeva, Julia" w:date="2022-03-03T17:23:00Z" w:id="9403"/>
                <w:rFonts w:asciiTheme="minorHAnsi" w:hAnsiTheme="minorHAnsi"/>
                <w:sz w:val="20"/>
                <w:szCs w:val="20"/>
                <w:lang w:val="en-US"/>
              </w:rPr>
            </w:pPr>
          </w:p>
        </w:tc>
      </w:tr>
      <w:tr w:rsidR="0009473E" w:rsidTr="00A1323A" w14:paraId="63919C1D" w14:textId="77777777">
        <w:trPr>
          <w:ins w:author="Andreyeva, Julia" w:date="2022-03-03T17:23:00Z" w:id="9404"/>
          <w:trPrChange w:author="Andreyeva, Julia" w:date="2022-03-16T14:41:00Z" w:id="9405">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406">
              <w:tcPr>
                <w:tcW w:w="4457" w:type="dxa"/>
                <w:gridSpan w:val="2"/>
              </w:tcPr>
            </w:tcPrChange>
          </w:tcPr>
          <w:p w:rsidR="0009473E" w:rsidP="0009473E" w:rsidRDefault="005B1ABB" w14:paraId="656F4C44" w14:textId="7C748961">
            <w:pPr>
              <w:pStyle w:val="ListParagraph"/>
              <w:ind w:left="0"/>
              <w:contextualSpacing w:val="0"/>
              <w:rPr>
                <w:ins w:author="Andreyeva, Julia" w:date="2022-03-03T17:23:00Z" w:id="9407"/>
                <w:rFonts w:asciiTheme="minorHAnsi" w:hAnsiTheme="minorHAnsi"/>
                <w:sz w:val="20"/>
                <w:szCs w:val="20"/>
                <w:lang w:val="en-US"/>
              </w:rPr>
            </w:pPr>
            <w:ins w:author="Andreyeva, Julia" w:date="2022-03-03T17:27:00Z" w:id="9408">
              <w:r w:rsidRPr="00911AAB">
                <w:rPr>
                  <w:rFonts w:asciiTheme="minorHAnsi" w:hAnsiTheme="minorHAnsi"/>
                  <w:sz w:val="20"/>
                  <w:szCs w:val="20"/>
                  <w:lang w:val="en-US"/>
                </w:rPr>
                <w:t xml:space="preserve">Stock </w:t>
              </w:r>
              <w:proofErr w:type="gramStart"/>
              <w:r w:rsidRPr="00911AAB">
                <w:rPr>
                  <w:rFonts w:asciiTheme="minorHAnsi" w:hAnsiTheme="minorHAnsi"/>
                  <w:sz w:val="20"/>
                  <w:szCs w:val="20"/>
                  <w:lang w:val="en-US"/>
                </w:rPr>
                <w:t>receive</w:t>
              </w:r>
              <w:proofErr w:type="gramEnd"/>
              <w:r w:rsidRPr="00911AAB">
                <w:rPr>
                  <w:rFonts w:asciiTheme="minorHAnsi" w:hAnsiTheme="minorHAnsi"/>
                  <w:sz w:val="20"/>
                  <w:szCs w:val="20"/>
                  <w:lang w:val="en-US"/>
                  <w:rPrChange w:author="Andreyeva, Julia" w:date="2022-03-28T14:37:00Z" w:id="9409">
                    <w:rPr>
                      <w:rFonts w:asciiTheme="minorHAnsi" w:hAnsiTheme="minorHAnsi"/>
                      <w:color w:val="00857E" w:themeColor="accent3" w:themeShade="BF"/>
                      <w:sz w:val="20"/>
                      <w:szCs w:val="20"/>
                      <w:lang w:val="en-US"/>
                    </w:rPr>
                  </w:rPrChange>
                </w:rPr>
                <w:t>:</w:t>
              </w:r>
            </w:ins>
          </w:p>
        </w:tc>
        <w:tc>
          <w:tcPr>
            <w:tcW w:w="5036" w:type="dxa"/>
            <w:tcPrChange w:author="Andreyeva, Julia" w:date="2022-03-16T14:41:00Z" w:id="9410">
              <w:tcPr>
                <w:tcW w:w="4458" w:type="dxa"/>
                <w:gridSpan w:val="2"/>
              </w:tcPr>
            </w:tcPrChange>
          </w:tcPr>
          <w:p w:rsidR="0009473E" w:rsidP="0009473E" w:rsidRDefault="005B1ABB" w14:paraId="79CDB47A" w14:textId="7A4677F2">
            <w:pPr>
              <w:pStyle w:val="ListParagraph"/>
              <w:ind w:left="0"/>
              <w:contextualSpacing w:val="0"/>
              <w:cnfStyle w:val="000000000000" w:firstRow="0" w:lastRow="0" w:firstColumn="0" w:lastColumn="0" w:oddVBand="0" w:evenVBand="0" w:oddHBand="0" w:evenHBand="0" w:firstRowFirstColumn="0" w:firstRowLastColumn="0" w:lastRowFirstColumn="0" w:lastRowLastColumn="0"/>
              <w:rPr>
                <w:ins w:author="Andreyeva, Julia" w:date="2022-03-03T17:23:00Z" w:id="9411"/>
                <w:rFonts w:asciiTheme="minorHAnsi" w:hAnsiTheme="minorHAnsi"/>
                <w:sz w:val="20"/>
                <w:szCs w:val="20"/>
                <w:lang w:val="en-US"/>
              </w:rPr>
            </w:pPr>
            <w:ins w:author="Andreyeva, Julia" w:date="2022-03-03T17:27:00Z" w:id="9412">
              <w:r>
                <w:rPr>
                  <w:rFonts w:asciiTheme="minorHAnsi" w:hAnsiTheme="minorHAnsi"/>
                  <w:sz w:val="20"/>
                  <w:szCs w:val="20"/>
                  <w:lang w:val="en-US"/>
                </w:rPr>
                <w:t>Not applicable</w:t>
              </w:r>
            </w:ins>
          </w:p>
        </w:tc>
      </w:tr>
      <w:tr w:rsidR="00AB2DC5" w:rsidTr="00A1323A" w14:paraId="0C844332" w14:textId="77777777">
        <w:tblPrEx>
          <w:tblPrExChange w:author="Andreyeva, Julia" w:date="2022-03-16T14:41:00Z" w:id="9413">
            <w:tblPrEx>
              <w:tblInd w:w="0" w:type="dxa"/>
              <w:tblBorders>
                <w:top w:val="single" w:color="407EC9" w:themeColor="accent6" w:sz="4" w:space="0"/>
                <w:left w:val="single" w:color="407EC9" w:themeColor="accent6" w:sz="4" w:space="0"/>
                <w:bottom w:val="single" w:color="407EC9" w:themeColor="accent6" w:sz="4" w:space="0"/>
                <w:right w:val="single" w:color="407EC9" w:themeColor="accent6" w:sz="4" w:space="0"/>
                <w:insideH w:val="none" w:color="auto" w:sz="0" w:space="0"/>
                <w:insideV w:val="none" w:color="auto" w:sz="0" w:space="0"/>
              </w:tblBorders>
            </w:tblPrEx>
          </w:tblPrExChange>
        </w:tblPrEx>
        <w:trPr>
          <w:cnfStyle w:val="000000100000" w:firstRow="0" w:lastRow="0" w:firstColumn="0" w:lastColumn="0" w:oddVBand="0" w:evenVBand="0" w:oddHBand="1" w:evenHBand="0" w:firstRowFirstColumn="0" w:firstRowLastColumn="0" w:lastRowFirstColumn="0" w:lastRowLastColumn="0"/>
          <w:ins w:author="Andreyeva, Julia" w:date="2022-03-03T17:36:00Z" w:id="9414"/>
          <w:trPrChange w:author="Andreyeva, Julia" w:date="2022-03-16T14:41:00Z" w:id="9415">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416">
              <w:tcPr>
                <w:tcW w:w="4457" w:type="dxa"/>
                <w:gridSpan w:val="2"/>
              </w:tcPr>
            </w:tcPrChange>
          </w:tcPr>
          <w:p w:rsidRPr="005B1ABB" w:rsidR="00AB2DC5" w:rsidP="0009473E" w:rsidRDefault="00AB2DC5" w14:paraId="7FBCE268" w14:textId="0087568F">
            <w:pPr>
              <w:pStyle w:val="ListParagraph"/>
              <w:ind w:left="0"/>
              <w:contextualSpacing w:val="0"/>
              <w:cnfStyle w:val="001000100000" w:firstRow="0" w:lastRow="0" w:firstColumn="1" w:lastColumn="0" w:oddVBand="0" w:evenVBand="0" w:oddHBand="1" w:evenHBand="0" w:firstRowFirstColumn="0" w:firstRowLastColumn="0" w:lastRowFirstColumn="0" w:lastRowLastColumn="0"/>
              <w:rPr>
                <w:ins w:author="Andreyeva, Julia" w:date="2022-03-03T17:36:00Z" w:id="9417"/>
                <w:rFonts w:asciiTheme="minorHAnsi" w:hAnsiTheme="minorHAnsi"/>
                <w:color w:val="00857E" w:themeColor="accent3" w:themeShade="BF"/>
                <w:sz w:val="20"/>
                <w:szCs w:val="20"/>
                <w:lang w:val="en-US"/>
              </w:rPr>
            </w:pPr>
            <w:ins w:author="Andreyeva, Julia" w:date="2022-03-03T17:36:00Z" w:id="9418">
              <w:r w:rsidRPr="00911AAB">
                <w:rPr>
                  <w:rFonts w:asciiTheme="minorHAnsi" w:hAnsiTheme="minorHAnsi"/>
                  <w:sz w:val="20"/>
                  <w:szCs w:val="20"/>
                  <w:lang w:val="en-US"/>
                  <w:rPrChange w:author="Andreyeva, Julia" w:date="2022-03-28T14:37:00Z" w:id="9419">
                    <w:rPr>
                      <w:rFonts w:asciiTheme="minorHAnsi" w:hAnsiTheme="minorHAnsi"/>
                      <w:color w:val="00857E" w:themeColor="accent3" w:themeShade="BF"/>
                      <w:sz w:val="20"/>
                      <w:szCs w:val="20"/>
                      <w:lang w:val="en-US"/>
                    </w:rPr>
                  </w:rPrChange>
                </w:rPr>
                <w:t>Stock return</w:t>
              </w:r>
            </w:ins>
            <w:ins w:author="Andreyeva, Julia" w:date="2022-03-28T14:37:00Z" w:id="9420">
              <w:r w:rsidR="00911AAB">
                <w:rPr>
                  <w:rFonts w:asciiTheme="minorHAnsi" w:hAnsiTheme="minorHAnsi"/>
                  <w:sz w:val="20"/>
                  <w:szCs w:val="20"/>
                  <w:lang w:val="en-US"/>
                </w:rPr>
                <w:t>:</w:t>
              </w:r>
            </w:ins>
          </w:p>
        </w:tc>
        <w:tc>
          <w:tcPr>
            <w:tcW w:w="5036" w:type="dxa"/>
            <w:tcPrChange w:author="Andreyeva, Julia" w:date="2022-03-16T14:41:00Z" w:id="9421">
              <w:tcPr>
                <w:tcW w:w="4458" w:type="dxa"/>
                <w:gridSpan w:val="2"/>
              </w:tcPr>
            </w:tcPrChange>
          </w:tcPr>
          <w:p w:rsidR="00AB2DC5" w:rsidP="0009473E" w:rsidRDefault="00AB2DC5" w14:paraId="0C46A067" w14:textId="127E9107">
            <w:pPr>
              <w:pStyle w:val="ListParagraph"/>
              <w:ind w:left="0"/>
              <w:contextualSpacing w:val="0"/>
              <w:cnfStyle w:val="000000100000" w:firstRow="0" w:lastRow="0" w:firstColumn="0" w:lastColumn="0" w:oddVBand="0" w:evenVBand="0" w:oddHBand="1" w:evenHBand="0" w:firstRowFirstColumn="0" w:firstRowLastColumn="0" w:lastRowFirstColumn="0" w:lastRowLastColumn="0"/>
              <w:rPr>
                <w:ins w:author="Andreyeva, Julia" w:date="2022-03-03T17:36:00Z" w:id="9422"/>
                <w:rFonts w:asciiTheme="minorHAnsi" w:hAnsiTheme="minorHAnsi"/>
                <w:sz w:val="20"/>
                <w:szCs w:val="20"/>
                <w:lang w:val="en-US"/>
              </w:rPr>
            </w:pPr>
            <w:ins w:author="Andreyeva, Julia" w:date="2022-03-03T17:36:00Z" w:id="9423">
              <w:r>
                <w:rPr>
                  <w:rFonts w:asciiTheme="minorHAnsi" w:hAnsiTheme="minorHAnsi"/>
                  <w:sz w:val="20"/>
                  <w:szCs w:val="20"/>
                  <w:lang w:val="en-US"/>
                </w:rPr>
                <w:t>Not applicable</w:t>
              </w:r>
            </w:ins>
          </w:p>
        </w:tc>
      </w:tr>
      <w:tr w:rsidR="002E234A" w:rsidTr="00A1323A" w14:paraId="11D95265" w14:textId="77777777">
        <w:tblPrEx>
          <w:tblPrExChange w:author="Andreyeva, Julia" w:date="2022-03-16T14:41:00Z" w:id="9424">
            <w:tblPrEx>
              <w:tblInd w:w="0" w:type="dxa"/>
              <w:tblBorders>
                <w:top w:val="single" w:color="407EC9" w:themeColor="accent6" w:sz="4" w:space="0"/>
                <w:left w:val="single" w:color="407EC9" w:themeColor="accent6" w:sz="4" w:space="0"/>
                <w:bottom w:val="single" w:color="407EC9" w:themeColor="accent6" w:sz="4" w:space="0"/>
                <w:right w:val="single" w:color="407EC9" w:themeColor="accent6" w:sz="4" w:space="0"/>
                <w:insideH w:val="none" w:color="auto" w:sz="0" w:space="0"/>
                <w:insideV w:val="none" w:color="auto" w:sz="0" w:space="0"/>
              </w:tblBorders>
            </w:tblPrEx>
          </w:tblPrExChange>
        </w:tblPrEx>
        <w:trPr>
          <w:ins w:author="Andreyeva, Julia" w:date="2022-03-03T17:45:00Z" w:id="9425"/>
          <w:trPrChange w:author="Andreyeva, Julia" w:date="2022-03-16T14:41:00Z" w:id="9426">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427">
              <w:tcPr>
                <w:tcW w:w="4457" w:type="dxa"/>
                <w:gridSpan w:val="2"/>
              </w:tcPr>
            </w:tcPrChange>
          </w:tcPr>
          <w:p w:rsidR="002E234A" w:rsidP="0009473E" w:rsidRDefault="002E234A" w14:paraId="3C132F0F" w14:textId="63106963">
            <w:pPr>
              <w:pStyle w:val="ListParagraph"/>
              <w:ind w:left="0"/>
              <w:contextualSpacing w:val="0"/>
              <w:rPr>
                <w:ins w:author="Andreyeva, Julia" w:date="2022-03-03T17:45:00Z" w:id="9428"/>
                <w:rFonts w:asciiTheme="minorHAnsi" w:hAnsiTheme="minorHAnsi"/>
                <w:color w:val="00857E" w:themeColor="accent3" w:themeShade="BF"/>
                <w:sz w:val="20"/>
                <w:szCs w:val="20"/>
                <w:lang w:val="en-US"/>
              </w:rPr>
            </w:pPr>
            <w:ins w:author="Andreyeva, Julia" w:date="2022-03-03T17:45:00Z" w:id="9429">
              <w:r w:rsidRPr="00911AAB">
                <w:rPr>
                  <w:rFonts w:asciiTheme="minorHAnsi" w:hAnsiTheme="minorHAnsi"/>
                  <w:sz w:val="20"/>
                  <w:szCs w:val="20"/>
                  <w:lang w:val="en-US"/>
                  <w:rPrChange w:author="Andreyeva, Julia" w:date="2022-03-28T14:37:00Z" w:id="9430">
                    <w:rPr>
                      <w:rFonts w:asciiTheme="minorHAnsi" w:hAnsiTheme="minorHAnsi"/>
                      <w:color w:val="00857E" w:themeColor="accent3" w:themeShade="BF"/>
                      <w:sz w:val="20"/>
                      <w:szCs w:val="20"/>
                      <w:lang w:val="en-US"/>
                    </w:rPr>
                  </w:rPrChange>
                </w:rPr>
                <w:t>Price list</w:t>
              </w:r>
            </w:ins>
            <w:ins w:author="Andreyeva, Julia" w:date="2022-03-28T14:37:00Z" w:id="9431">
              <w:r w:rsidR="00911AAB">
                <w:rPr>
                  <w:rFonts w:asciiTheme="minorHAnsi" w:hAnsiTheme="minorHAnsi"/>
                  <w:sz w:val="20"/>
                  <w:szCs w:val="20"/>
                  <w:lang w:val="en-US"/>
                </w:rPr>
                <w:t>:</w:t>
              </w:r>
            </w:ins>
          </w:p>
        </w:tc>
        <w:tc>
          <w:tcPr>
            <w:tcW w:w="5036" w:type="dxa"/>
            <w:tcPrChange w:author="Andreyeva, Julia" w:date="2022-03-16T14:41:00Z" w:id="9432">
              <w:tcPr>
                <w:tcW w:w="4458" w:type="dxa"/>
                <w:gridSpan w:val="2"/>
              </w:tcPr>
            </w:tcPrChange>
          </w:tcPr>
          <w:p w:rsidRPr="000B7809" w:rsidR="002E234A" w:rsidP="002E234A" w:rsidRDefault="002E234A" w14:paraId="593AB2AC" w14:textId="0B40B7EA">
            <w:pPr>
              <w:spacing w:after="120"/>
              <w:ind w:right="-714"/>
              <w:jc w:val="both"/>
              <w:cnfStyle w:val="000000000000" w:firstRow="0" w:lastRow="0" w:firstColumn="0" w:lastColumn="0" w:oddVBand="0" w:evenVBand="0" w:oddHBand="0" w:evenHBand="0" w:firstRowFirstColumn="0" w:firstRowLastColumn="0" w:lastRowFirstColumn="0" w:lastRowLastColumn="0"/>
              <w:rPr>
                <w:ins w:author="Andreyeva, Julia" w:date="2022-03-03T17:45:00Z" w:id="9433"/>
                <w:sz w:val="20"/>
                <w:szCs w:val="20"/>
                <w:lang w:val="en-US"/>
              </w:rPr>
            </w:pPr>
            <w:ins w:author="Andreyeva, Julia" w:date="2022-03-03T17:45:00Z" w:id="9434">
              <w:r w:rsidRPr="000B7809">
                <w:rPr>
                  <w:sz w:val="20"/>
                  <w:szCs w:val="20"/>
                  <w:lang w:val="en-US"/>
                </w:rPr>
                <w:t xml:space="preserve">Price list </w:t>
              </w:r>
              <w:r>
                <w:rPr>
                  <w:sz w:val="20"/>
                  <w:szCs w:val="20"/>
                  <w:lang w:val="en-US"/>
                </w:rPr>
                <w:t xml:space="preserve">category </w:t>
              </w:r>
            </w:ins>
            <w:ins w:author="Andreyeva, Julia" w:date="2022-03-28T14:37:00Z" w:id="9435">
              <w:r w:rsidR="00911AAB">
                <w:rPr>
                  <w:sz w:val="20"/>
                  <w:szCs w:val="20"/>
                  <w:lang w:val="en-US"/>
                </w:rPr>
                <w:t>–</w:t>
              </w:r>
            </w:ins>
            <w:ins w:author="Andreyeva, Julia" w:date="2022-03-03T17:45:00Z" w:id="9436">
              <w:r>
                <w:rPr>
                  <w:sz w:val="20"/>
                  <w:szCs w:val="20"/>
                  <w:lang w:val="en-US"/>
                </w:rPr>
                <w:t xml:space="preserve"> defines product prices association – account, distributor or null</w:t>
              </w:r>
              <w:r w:rsidRPr="000B7809">
                <w:rPr>
                  <w:sz w:val="20"/>
                  <w:szCs w:val="20"/>
                  <w:lang w:val="en-US"/>
                </w:rPr>
                <w:t>.</w:t>
              </w:r>
            </w:ins>
          </w:p>
          <w:p w:rsidRPr="000B7809" w:rsidR="002E234A" w:rsidP="002E234A" w:rsidRDefault="002E234A" w14:paraId="3BE5635A" w14:textId="77777777">
            <w:pPr>
              <w:spacing w:after="120"/>
              <w:ind w:right="-714"/>
              <w:jc w:val="both"/>
              <w:cnfStyle w:val="000000000000" w:firstRow="0" w:lastRow="0" w:firstColumn="0" w:lastColumn="0" w:oddVBand="0" w:evenVBand="0" w:oddHBand="0" w:evenHBand="0" w:firstRowFirstColumn="0" w:firstRowLastColumn="0" w:lastRowFirstColumn="0" w:lastRowLastColumn="0"/>
              <w:rPr>
                <w:ins w:author="Andreyeva, Julia" w:date="2022-03-03T17:45:00Z" w:id="9437"/>
                <w:sz w:val="20"/>
                <w:szCs w:val="20"/>
                <w:lang w:val="en-US"/>
              </w:rPr>
            </w:pPr>
            <w:ins w:author="Andreyeva, Julia" w:date="2022-03-03T17:45:00Z" w:id="9438">
              <w:r w:rsidRPr="000B7809">
                <w:rPr>
                  <w:sz w:val="20"/>
                  <w:szCs w:val="20"/>
                  <w:lang w:val="en-US"/>
                </w:rPr>
                <w:t>Distributor – it is field where distributor should be specifying.</w:t>
              </w:r>
            </w:ins>
          </w:p>
          <w:p w:rsidR="002E234A" w:rsidP="0009473E" w:rsidRDefault="002E234A" w14:paraId="47012445" w14:textId="77777777">
            <w:pPr>
              <w:pStyle w:val="ListParagraph"/>
              <w:ind w:left="0"/>
              <w:contextualSpacing w:val="0"/>
              <w:cnfStyle w:val="000000000000" w:firstRow="0" w:lastRow="0" w:firstColumn="0" w:lastColumn="0" w:oddVBand="0" w:evenVBand="0" w:oddHBand="0" w:evenHBand="0" w:firstRowFirstColumn="0" w:firstRowLastColumn="0" w:lastRowFirstColumn="0" w:lastRowLastColumn="0"/>
              <w:rPr>
                <w:ins w:author="Andreyeva, Julia" w:date="2022-03-03T17:45:00Z" w:id="9439"/>
                <w:rFonts w:asciiTheme="minorHAnsi" w:hAnsiTheme="minorHAnsi"/>
                <w:sz w:val="20"/>
                <w:szCs w:val="20"/>
                <w:lang w:val="en-US"/>
              </w:rPr>
            </w:pPr>
          </w:p>
        </w:tc>
      </w:tr>
      <w:tr w:rsidR="006635AF" w:rsidTr="00A1323A" w14:paraId="3F2A100E" w14:textId="77777777">
        <w:tblPrEx>
          <w:tblPrExChange w:author="Andreyeva, Julia" w:date="2022-03-16T14:41:00Z" w:id="9440">
            <w:tblPrEx>
              <w:tblInd w:w="0" w:type="dxa"/>
              <w:tblBorders>
                <w:top w:val="single" w:color="407EC9" w:themeColor="accent6" w:sz="4" w:space="0"/>
                <w:left w:val="single" w:color="407EC9" w:themeColor="accent6" w:sz="4" w:space="0"/>
                <w:bottom w:val="single" w:color="407EC9" w:themeColor="accent6" w:sz="4" w:space="0"/>
                <w:right w:val="single" w:color="407EC9" w:themeColor="accent6" w:sz="4" w:space="0"/>
                <w:insideH w:val="none" w:color="auto" w:sz="0" w:space="0"/>
                <w:insideV w:val="none" w:color="auto" w:sz="0" w:space="0"/>
              </w:tblBorders>
            </w:tblPrEx>
          </w:tblPrExChange>
        </w:tblPrEx>
        <w:trPr>
          <w:cnfStyle w:val="000000100000" w:firstRow="0" w:lastRow="0" w:firstColumn="0" w:lastColumn="0" w:oddVBand="0" w:evenVBand="0" w:oddHBand="1" w:evenHBand="0" w:firstRowFirstColumn="0" w:firstRowLastColumn="0" w:lastRowFirstColumn="0" w:lastRowLastColumn="0"/>
          <w:ins w:author="Andreyeva, Julia" w:date="2022-03-03T18:02:00Z" w:id="9441"/>
          <w:trPrChange w:author="Andreyeva, Julia" w:date="2022-03-16T14:41:00Z" w:id="9442">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443">
              <w:tcPr>
                <w:tcW w:w="4457" w:type="dxa"/>
                <w:gridSpan w:val="2"/>
              </w:tcPr>
            </w:tcPrChange>
          </w:tcPr>
          <w:p w:rsidR="006635AF" w:rsidP="0009473E" w:rsidRDefault="006635AF" w14:paraId="22D9F30F" w14:textId="07A7F913">
            <w:pPr>
              <w:pStyle w:val="ListParagraph"/>
              <w:ind w:left="0"/>
              <w:contextualSpacing w:val="0"/>
              <w:cnfStyle w:val="001000100000" w:firstRow="0" w:lastRow="0" w:firstColumn="1" w:lastColumn="0" w:oddVBand="0" w:evenVBand="0" w:oddHBand="1" w:evenHBand="0" w:firstRowFirstColumn="0" w:firstRowLastColumn="0" w:lastRowFirstColumn="0" w:lastRowLastColumn="0"/>
              <w:rPr>
                <w:ins w:author="Andreyeva, Julia" w:date="2022-03-03T18:02:00Z" w:id="9444"/>
                <w:rFonts w:asciiTheme="minorHAnsi" w:hAnsiTheme="minorHAnsi"/>
                <w:color w:val="00857E" w:themeColor="accent3" w:themeShade="BF"/>
                <w:sz w:val="20"/>
                <w:szCs w:val="20"/>
                <w:lang w:val="en-US"/>
              </w:rPr>
            </w:pPr>
            <w:ins w:author="Andreyeva, Julia" w:date="2022-03-03T18:02:00Z" w:id="9445">
              <w:r w:rsidRPr="00911AAB">
                <w:rPr>
                  <w:rFonts w:asciiTheme="minorHAnsi" w:hAnsiTheme="minorHAnsi"/>
                  <w:sz w:val="20"/>
                  <w:szCs w:val="20"/>
                  <w:lang w:val="en-US"/>
                  <w:rPrChange w:author="Andreyeva, Julia" w:date="2022-03-28T14:37:00Z" w:id="9446">
                    <w:rPr>
                      <w:rFonts w:asciiTheme="minorHAnsi" w:hAnsiTheme="minorHAnsi"/>
                      <w:color w:val="00857E" w:themeColor="accent3" w:themeShade="BF"/>
                      <w:sz w:val="20"/>
                      <w:szCs w:val="20"/>
                      <w:lang w:val="en-US"/>
                    </w:rPr>
                  </w:rPrChange>
                </w:rPr>
                <w:t>Product template</w:t>
              </w:r>
            </w:ins>
            <w:ins w:author="Andreyeva, Julia" w:date="2022-03-28T14:37:00Z" w:id="9447">
              <w:r w:rsidR="00911AAB">
                <w:rPr>
                  <w:rFonts w:asciiTheme="minorHAnsi" w:hAnsiTheme="minorHAnsi"/>
                  <w:sz w:val="20"/>
                  <w:szCs w:val="20"/>
                  <w:lang w:val="en-US"/>
                </w:rPr>
                <w:t>:</w:t>
              </w:r>
            </w:ins>
          </w:p>
        </w:tc>
        <w:tc>
          <w:tcPr>
            <w:tcW w:w="5036" w:type="dxa"/>
            <w:tcPrChange w:author="Andreyeva, Julia" w:date="2022-03-16T14:41:00Z" w:id="9448">
              <w:tcPr>
                <w:tcW w:w="4458" w:type="dxa"/>
                <w:gridSpan w:val="2"/>
              </w:tcPr>
            </w:tcPrChange>
          </w:tcPr>
          <w:p w:rsidRPr="004901F3" w:rsidR="006635AF" w:rsidP="006635AF" w:rsidRDefault="006635AF" w14:paraId="4BB6CB51" w14:textId="77777777">
            <w:pPr>
              <w:spacing w:after="120"/>
              <w:cnfStyle w:val="000000100000" w:firstRow="0" w:lastRow="0" w:firstColumn="0" w:lastColumn="0" w:oddVBand="0" w:evenVBand="0" w:oddHBand="1" w:evenHBand="0" w:firstRowFirstColumn="0" w:firstRowLastColumn="0" w:lastRowFirstColumn="0" w:lastRowLastColumn="0"/>
              <w:rPr>
                <w:ins w:author="Andreyeva, Julia" w:date="2022-03-03T18:02:00Z" w:id="9449"/>
                <w:lang w:val="en-US"/>
              </w:rPr>
            </w:pPr>
            <w:ins w:author="Andreyeva, Julia" w:date="2022-03-03T18:02:00Z" w:id="9450">
              <w:r w:rsidRPr="004901F3">
                <w:rPr>
                  <w:lang w:val="en-US"/>
                </w:rPr>
                <w:t>Category – it is field that helps group accounts which linked to product template. There are Accounts, Distributor, NULL values the field has.</w:t>
              </w:r>
            </w:ins>
          </w:p>
          <w:p w:rsidRPr="004901F3" w:rsidR="006635AF" w:rsidP="006635AF" w:rsidRDefault="006635AF" w14:paraId="3EA2C149" w14:textId="77777777">
            <w:pPr>
              <w:spacing w:after="120"/>
              <w:cnfStyle w:val="000000100000" w:firstRow="0" w:lastRow="0" w:firstColumn="0" w:lastColumn="0" w:oddVBand="0" w:evenVBand="0" w:oddHBand="1" w:evenHBand="0" w:firstRowFirstColumn="0" w:firstRowLastColumn="0" w:lastRowFirstColumn="0" w:lastRowLastColumn="0"/>
              <w:rPr>
                <w:ins w:author="Andreyeva, Julia" w:date="2022-03-03T18:02:00Z" w:id="9451"/>
                <w:lang w:val="en-US"/>
              </w:rPr>
            </w:pPr>
            <w:ins w:author="Andreyeva, Julia" w:date="2022-03-03T18:02:00Z" w:id="9452">
              <w:r w:rsidRPr="004901F3">
                <w:rPr>
                  <w:lang w:val="en-US"/>
                </w:rPr>
                <w:t>Target list – it is pick applet field where target list should be specifying.</w:t>
              </w:r>
            </w:ins>
          </w:p>
          <w:p w:rsidRPr="004901F3" w:rsidR="006635AF" w:rsidP="006635AF" w:rsidRDefault="006635AF" w14:paraId="04DDE5B7" w14:textId="77777777">
            <w:pPr>
              <w:spacing w:after="120"/>
              <w:cnfStyle w:val="000000100000" w:firstRow="0" w:lastRow="0" w:firstColumn="0" w:lastColumn="0" w:oddVBand="0" w:evenVBand="0" w:oddHBand="1" w:evenHBand="0" w:firstRowFirstColumn="0" w:firstRowLastColumn="0" w:lastRowFirstColumn="0" w:lastRowLastColumn="0"/>
              <w:rPr>
                <w:ins w:author="Andreyeva, Julia" w:date="2022-03-03T18:02:00Z" w:id="9453"/>
                <w:lang w:val="en-US"/>
              </w:rPr>
            </w:pPr>
            <w:ins w:author="Andreyeva, Julia" w:date="2022-03-03T18:02:00Z" w:id="9454">
              <w:r w:rsidRPr="004901F3">
                <w:rPr>
                  <w:lang w:val="en-US"/>
                </w:rPr>
                <w:t>Distributor – it is pick applet field where distributor should be specifying.</w:t>
              </w:r>
            </w:ins>
          </w:p>
          <w:p w:rsidRPr="004901F3" w:rsidR="006635AF" w:rsidP="006635AF" w:rsidRDefault="006635AF" w14:paraId="4FC248F0" w14:textId="77777777">
            <w:pPr>
              <w:spacing w:after="120"/>
              <w:cnfStyle w:val="000000100000" w:firstRow="0" w:lastRow="0" w:firstColumn="0" w:lastColumn="0" w:oddVBand="0" w:evenVBand="0" w:oddHBand="1" w:evenHBand="0" w:firstRowFirstColumn="0" w:firstRowLastColumn="0" w:lastRowFirstColumn="0" w:lastRowLastColumn="0"/>
              <w:rPr>
                <w:ins w:author="Andreyeva, Julia" w:date="2022-03-03T18:02:00Z" w:id="9455"/>
                <w:lang w:val="en-US"/>
              </w:rPr>
            </w:pPr>
            <w:ins w:author="Andreyeva, Julia" w:date="2022-03-03T18:02:00Z" w:id="9456">
              <w:r w:rsidRPr="004901F3">
                <w:rPr>
                  <w:lang w:val="en-US"/>
                </w:rPr>
                <w:t>Additional code – field for code of product related to third party company</w:t>
              </w:r>
            </w:ins>
          </w:p>
          <w:p w:rsidRPr="000B7809" w:rsidR="006635AF" w:rsidP="002E234A" w:rsidRDefault="006635AF" w14:paraId="1E4E5BF2" w14:textId="77777777">
            <w:pPr>
              <w:spacing w:after="120"/>
              <w:ind w:right="-714"/>
              <w:jc w:val="both"/>
              <w:cnfStyle w:val="000000100000" w:firstRow="0" w:lastRow="0" w:firstColumn="0" w:lastColumn="0" w:oddVBand="0" w:evenVBand="0" w:oddHBand="1" w:evenHBand="0" w:firstRowFirstColumn="0" w:firstRowLastColumn="0" w:lastRowFirstColumn="0" w:lastRowLastColumn="0"/>
              <w:rPr>
                <w:ins w:author="Andreyeva, Julia" w:date="2022-03-03T18:02:00Z" w:id="9457"/>
                <w:sz w:val="20"/>
                <w:szCs w:val="20"/>
                <w:lang w:val="en-US"/>
              </w:rPr>
            </w:pPr>
          </w:p>
        </w:tc>
      </w:tr>
      <w:tr w:rsidR="009E6E7D" w:rsidTr="00A1323A" w14:paraId="59AF427F" w14:textId="77777777">
        <w:tblPrEx>
          <w:tblPrExChange w:author="Andreyeva, Julia" w:date="2022-03-16T14:41:00Z" w:id="9458">
            <w:tblPrEx>
              <w:tblInd w:w="0" w:type="dxa"/>
              <w:tblBorders>
                <w:top w:val="single" w:color="407EC9" w:themeColor="accent6" w:sz="4" w:space="0"/>
                <w:left w:val="single" w:color="407EC9" w:themeColor="accent6" w:sz="4" w:space="0"/>
                <w:bottom w:val="single" w:color="407EC9" w:themeColor="accent6" w:sz="4" w:space="0"/>
                <w:right w:val="single" w:color="407EC9" w:themeColor="accent6" w:sz="4" w:space="0"/>
                <w:insideH w:val="none" w:color="auto" w:sz="0" w:space="0"/>
                <w:insideV w:val="none" w:color="auto" w:sz="0" w:space="0"/>
              </w:tblBorders>
            </w:tblPrEx>
          </w:tblPrExChange>
        </w:tblPrEx>
        <w:trPr>
          <w:ins w:author="Murguia, Sahima" w:date="2022-03-15T22:53:00Z" w:id="9459"/>
          <w:trPrChange w:author="Andreyeva, Julia" w:date="2022-03-16T14:41:00Z" w:id="9460">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461">
              <w:tcPr>
                <w:tcW w:w="4457" w:type="dxa"/>
                <w:gridSpan w:val="2"/>
              </w:tcPr>
            </w:tcPrChange>
          </w:tcPr>
          <w:p w:rsidR="009E6E7D" w:rsidP="009E6E7D" w:rsidRDefault="009E6E7D" w14:paraId="01ADD341" w14:textId="4C8A170B">
            <w:pPr>
              <w:pStyle w:val="ListParagraph"/>
              <w:ind w:left="0"/>
              <w:contextualSpacing w:val="0"/>
              <w:rPr>
                <w:ins w:author="Murguia, Sahima" w:date="2022-03-15T22:53:00Z" w:id="9462"/>
                <w:rFonts w:asciiTheme="minorHAnsi" w:hAnsiTheme="minorHAnsi"/>
                <w:color w:val="00857E" w:themeColor="accent3" w:themeShade="BF"/>
                <w:sz w:val="20"/>
                <w:szCs w:val="20"/>
                <w:lang w:val="en-US"/>
              </w:rPr>
            </w:pPr>
            <w:ins w:author="Murguia, Sahima" w:date="2022-03-15T22:53:00Z" w:id="9463">
              <w:r>
                <w:rPr>
                  <w:szCs w:val="18"/>
                  <w:lang w:val="en-US"/>
                </w:rPr>
                <w:t>JTI Mobile Created</w:t>
              </w:r>
            </w:ins>
          </w:p>
        </w:tc>
        <w:tc>
          <w:tcPr>
            <w:tcW w:w="5036" w:type="dxa"/>
            <w:tcPrChange w:author="Andreyeva, Julia" w:date="2022-03-16T14:41:00Z" w:id="9464">
              <w:tcPr>
                <w:tcW w:w="4458" w:type="dxa"/>
                <w:gridSpan w:val="2"/>
              </w:tcPr>
            </w:tcPrChange>
          </w:tcPr>
          <w:p w:rsidRPr="004901F3" w:rsidR="009E6E7D" w:rsidP="009E6E7D" w:rsidRDefault="009E6E7D" w14:paraId="048E1459" w14:textId="68A2EA7E">
            <w:pPr>
              <w:spacing w:after="120"/>
              <w:cnfStyle w:val="000000000000" w:firstRow="0" w:lastRow="0" w:firstColumn="0" w:lastColumn="0" w:oddVBand="0" w:evenVBand="0" w:oddHBand="0" w:evenHBand="0" w:firstRowFirstColumn="0" w:firstRowLastColumn="0" w:lastRowFirstColumn="0" w:lastRowLastColumn="0"/>
              <w:rPr>
                <w:ins w:author="Murguia, Sahima" w:date="2022-03-15T22:53:00Z" w:id="9465"/>
                <w:lang w:val="en-US"/>
              </w:rPr>
            </w:pPr>
            <w:ins w:author="Murguia, Sahima" w:date="2022-03-15T22:53:00Z" w:id="9466">
              <w:r>
                <w:rPr>
                  <w:sz w:val="18"/>
                  <w:szCs w:val="18"/>
                  <w:lang w:val="en-US"/>
                </w:rPr>
                <w:t>Date when record was created in mobile app</w:t>
              </w:r>
            </w:ins>
          </w:p>
        </w:tc>
      </w:tr>
      <w:tr w:rsidR="009E6E7D" w:rsidTr="00A1323A" w14:paraId="7FFD180D" w14:textId="77777777">
        <w:tblPrEx>
          <w:tblPrExChange w:author="Andreyeva, Julia" w:date="2022-03-16T14:41:00Z" w:id="9467">
            <w:tblPrEx>
              <w:tblInd w:w="0" w:type="dxa"/>
              <w:tblBorders>
                <w:top w:val="single" w:color="407EC9" w:themeColor="accent6" w:sz="4" w:space="0"/>
                <w:left w:val="single" w:color="407EC9" w:themeColor="accent6" w:sz="4" w:space="0"/>
                <w:bottom w:val="single" w:color="407EC9" w:themeColor="accent6" w:sz="4" w:space="0"/>
                <w:right w:val="single" w:color="407EC9" w:themeColor="accent6" w:sz="4" w:space="0"/>
                <w:insideH w:val="none" w:color="auto" w:sz="0" w:space="0"/>
                <w:insideV w:val="none" w:color="auto" w:sz="0" w:space="0"/>
              </w:tblBorders>
            </w:tblPrEx>
          </w:tblPrExChange>
        </w:tblPrEx>
        <w:trPr>
          <w:cnfStyle w:val="000000100000" w:firstRow="0" w:lastRow="0" w:firstColumn="0" w:lastColumn="0" w:oddVBand="0" w:evenVBand="0" w:oddHBand="1" w:evenHBand="0" w:firstRowFirstColumn="0" w:firstRowLastColumn="0" w:lastRowFirstColumn="0" w:lastRowLastColumn="0"/>
          <w:ins w:author="Murguia, Sahima" w:date="2022-03-15T22:53:00Z" w:id="9468"/>
          <w:trPrChange w:author="Andreyeva, Julia" w:date="2022-03-16T14:41:00Z" w:id="9469">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1:00Z" w:id="9470">
              <w:tcPr>
                <w:tcW w:w="4457" w:type="dxa"/>
                <w:gridSpan w:val="2"/>
              </w:tcPr>
            </w:tcPrChange>
          </w:tcPr>
          <w:p w:rsidR="009E6E7D" w:rsidP="009E6E7D" w:rsidRDefault="009E6E7D" w14:paraId="1FA44546" w14:textId="4D0ADA62">
            <w:pPr>
              <w:pStyle w:val="ListParagraph"/>
              <w:ind w:left="0"/>
              <w:contextualSpacing w:val="0"/>
              <w:cnfStyle w:val="001000100000" w:firstRow="0" w:lastRow="0" w:firstColumn="1" w:lastColumn="0" w:oddVBand="0" w:evenVBand="0" w:oddHBand="1" w:evenHBand="0" w:firstRowFirstColumn="0" w:firstRowLastColumn="0" w:lastRowFirstColumn="0" w:lastRowLastColumn="0"/>
              <w:rPr>
                <w:ins w:author="Murguia, Sahima" w:date="2022-03-15T22:53:00Z" w:id="9471"/>
                <w:rFonts w:asciiTheme="minorHAnsi" w:hAnsiTheme="minorHAnsi"/>
                <w:color w:val="00857E" w:themeColor="accent3" w:themeShade="BF"/>
                <w:sz w:val="20"/>
                <w:szCs w:val="20"/>
                <w:lang w:val="en-US"/>
              </w:rPr>
            </w:pPr>
            <w:ins w:author="Murguia, Sahima" w:date="2022-03-15T22:53:00Z" w:id="9472">
              <w:r>
                <w:rPr>
                  <w:szCs w:val="18"/>
                  <w:lang w:val="en-US"/>
                </w:rPr>
                <w:t>JTI Mobile Created By</w:t>
              </w:r>
            </w:ins>
          </w:p>
        </w:tc>
        <w:tc>
          <w:tcPr>
            <w:tcW w:w="5036" w:type="dxa"/>
            <w:tcPrChange w:author="Andreyeva, Julia" w:date="2022-03-16T14:41:00Z" w:id="9473">
              <w:tcPr>
                <w:tcW w:w="4458" w:type="dxa"/>
                <w:gridSpan w:val="2"/>
              </w:tcPr>
            </w:tcPrChange>
          </w:tcPr>
          <w:p w:rsidRPr="004901F3" w:rsidR="009E6E7D" w:rsidP="009E6E7D" w:rsidRDefault="009E6E7D" w14:paraId="7C02517D" w14:textId="3468D00C">
            <w:pPr>
              <w:spacing w:after="120"/>
              <w:cnfStyle w:val="000000100000" w:firstRow="0" w:lastRow="0" w:firstColumn="0" w:lastColumn="0" w:oddVBand="0" w:evenVBand="0" w:oddHBand="1" w:evenHBand="0" w:firstRowFirstColumn="0" w:firstRowLastColumn="0" w:lastRowFirstColumn="0" w:lastRowLastColumn="0"/>
              <w:rPr>
                <w:ins w:author="Murguia, Sahima" w:date="2022-03-15T22:53:00Z" w:id="9474"/>
                <w:lang w:val="en-US"/>
              </w:rPr>
            </w:pPr>
            <w:ins w:author="Murguia, Sahima" w:date="2022-03-15T22:53:00Z" w:id="9475">
              <w:r>
                <w:rPr>
                  <w:sz w:val="18"/>
                  <w:szCs w:val="18"/>
                  <w:lang w:val="en-US"/>
                </w:rPr>
                <w:t>User that created record in mobile app</w:t>
              </w:r>
            </w:ins>
          </w:p>
        </w:tc>
      </w:tr>
    </w:tbl>
    <w:p w:rsidRPr="00126FFC" w:rsidR="008D3601" w:rsidDel="00BD7098" w:rsidP="3C0648AE" w:rsidRDefault="57540915" w14:paraId="607F9A0B" w14:textId="543EE20D">
      <w:pPr>
        <w:rPr>
          <w:del w:author="Andreyeva, Julia" w:date="2022-03-03T17:02:00Z" w:id="9476"/>
          <w:sz w:val="20"/>
          <w:szCs w:val="20"/>
        </w:rPr>
      </w:pPr>
      <w:del w:author="Andreyeva, Julia" w:date="2022-03-03T17:02:00Z" w:id="9477">
        <w:r w:rsidRPr="00126FFC" w:rsidDel="00BD7098">
          <w:rPr>
            <w:sz w:val="20"/>
            <w:szCs w:val="20"/>
          </w:rPr>
          <w:delText>Not applicable</w:delText>
        </w:r>
      </w:del>
    </w:p>
    <w:p w:rsidRPr="00736793" w:rsidR="008D3601" w:rsidDel="004B4DBA" w:rsidP="3C0648AE" w:rsidRDefault="008D3601" w14:paraId="500EAF9F" w14:textId="47E7DBC1">
      <w:pPr>
        <w:pStyle w:val="ListParagraph"/>
        <w:spacing w:after="0" w:line="240" w:lineRule="auto"/>
        <w:ind w:left="0"/>
        <w:contextualSpacing w:val="0"/>
        <w:rPr>
          <w:del w:author="Andreyeva, Julia" w:date="2022-03-31T14:18:00Z" w:id="9478"/>
          <w:rFonts w:eastAsia="Arial" w:cs="Arial"/>
          <w:i/>
          <w:szCs w:val="18"/>
          <w:lang w:val="en-US"/>
        </w:rPr>
      </w:pPr>
    </w:p>
    <w:p w:rsidRPr="008D3601" w:rsidR="00CB3508" w:rsidP="00CB3508" w:rsidRDefault="00CB3508" w14:paraId="4C2DC703" w14:textId="77777777">
      <w:pPr>
        <w:pStyle w:val="ListParagraph"/>
        <w:spacing w:after="0" w:line="240" w:lineRule="auto"/>
        <w:contextualSpacing w:val="0"/>
        <w:rPr>
          <w:lang w:val="en-US"/>
        </w:rPr>
      </w:pPr>
    </w:p>
    <w:p w:rsidR="00C43F48" w:rsidP="00D15340" w:rsidRDefault="00C43F48" w14:paraId="122E30E9" w14:textId="1AC5B787">
      <w:pPr>
        <w:pStyle w:val="Heading2"/>
        <w:numPr>
          <w:ilvl w:val="1"/>
          <w:numId w:val="18"/>
        </w:numPr>
      </w:pPr>
      <w:bookmarkStart w:name="_Toc75807739" w:id="9479"/>
      <w:r>
        <w:t>Changes in Data Interf</w:t>
      </w:r>
      <w:r w:rsidR="00C92B86">
        <w:t>a</w:t>
      </w:r>
      <w:r>
        <w:t>ces</w:t>
      </w:r>
      <w:bookmarkEnd w:id="9479"/>
    </w:p>
    <w:p w:rsidRPr="00736793" w:rsidR="00CB3508" w:rsidDel="009A400A" w:rsidP="00CB3508" w:rsidRDefault="00CB3508" w14:paraId="160D8539" w14:textId="62FACA70">
      <w:pPr>
        <w:rPr>
          <w:del w:author="Andreyeva, Julia" w:date="2022-03-03T17:03:00Z" w:id="9480"/>
          <w:i/>
          <w:iCs/>
          <w:sz w:val="20"/>
          <w:szCs w:val="20"/>
          <w:lang w:val="en-US"/>
        </w:rPr>
      </w:pPr>
      <w:del w:author="Andreyeva, Julia" w:date="2022-03-03T17:03:00Z" w:id="9481">
        <w:r w:rsidRPr="00736793" w:rsidDel="009A400A">
          <w:rPr>
            <w:i/>
            <w:iCs/>
            <w:sz w:val="20"/>
            <w:szCs w:val="20"/>
            <w:lang w:val="en-US"/>
          </w:rPr>
          <w:delText>X</w:delText>
        </w:r>
        <w:bookmarkStart w:name="_Toc75807740" w:id="9482"/>
      </w:del>
    </w:p>
    <w:tbl>
      <w:tblPr>
        <w:tblStyle w:val="TableGrid"/>
        <w:tblW w:w="0" w:type="auto"/>
        <w:tblLook w:val="04A0" w:firstRow="1" w:lastRow="0" w:firstColumn="1" w:lastColumn="0" w:noHBand="0" w:noVBand="1"/>
      </w:tblPr>
      <w:tblGrid>
        <w:gridCol w:w="4457"/>
        <w:gridCol w:w="4458"/>
      </w:tblGrid>
      <w:tr w:rsidR="005E351E" w:rsidDel="009A400A" w:rsidTr="005E351E" w14:paraId="05EF4AB6" w14:textId="19864AB5">
        <w:trPr>
          <w:del w:author="Andreyeva, Julia" w:date="2022-03-03T17:03:00Z" w:id="9483"/>
        </w:trPr>
        <w:tc>
          <w:tcPr>
            <w:tcW w:w="4457" w:type="dxa"/>
          </w:tcPr>
          <w:p w:rsidR="005E351E" w:rsidDel="009A400A" w:rsidP="00CB3508" w:rsidRDefault="005E351E" w14:paraId="235B39F8" w14:textId="70882EDD">
            <w:pPr>
              <w:rPr>
                <w:del w:author="Andreyeva, Julia" w:date="2022-03-03T17:03:00Z" w:id="9484"/>
                <w:i/>
                <w:iCs/>
                <w:color w:val="A6A6A6" w:themeColor="background1" w:themeShade="A6"/>
                <w:sz w:val="20"/>
                <w:szCs w:val="20"/>
                <w:lang w:val="en-US"/>
              </w:rPr>
            </w:pPr>
            <w:del w:author="Andreyeva, Julia" w:date="2022-03-03T17:03:00Z" w:id="9485">
              <w:r w:rsidRPr="00736793" w:rsidDel="009A400A">
                <w:rPr>
                  <w:sz w:val="20"/>
                  <w:szCs w:val="20"/>
                  <w:lang w:val="en-US"/>
                </w:rPr>
                <w:delText>Attribute</w:delText>
              </w:r>
            </w:del>
          </w:p>
        </w:tc>
        <w:tc>
          <w:tcPr>
            <w:tcW w:w="4458" w:type="dxa"/>
          </w:tcPr>
          <w:p w:rsidR="005E351E" w:rsidDel="009A400A" w:rsidP="00CB3508" w:rsidRDefault="00736793" w14:paraId="7DCB93BA" w14:textId="0B28064C">
            <w:pPr>
              <w:rPr>
                <w:del w:author="Andreyeva, Julia" w:date="2022-03-03T17:03:00Z" w:id="9486"/>
                <w:i/>
                <w:iCs/>
                <w:color w:val="A6A6A6" w:themeColor="background1" w:themeShade="A6"/>
                <w:sz w:val="20"/>
                <w:szCs w:val="20"/>
                <w:lang w:val="en-US"/>
              </w:rPr>
            </w:pPr>
            <w:del w:author="Andreyeva, Julia" w:date="2022-03-03T17:03:00Z" w:id="9487">
              <w:r w:rsidRPr="00736793" w:rsidDel="009A400A">
                <w:rPr>
                  <w:i/>
                  <w:iCs/>
                  <w:sz w:val="20"/>
                  <w:szCs w:val="20"/>
                  <w:lang w:val="en-US"/>
                </w:rPr>
                <w:delText>Interface name</w:delText>
              </w:r>
            </w:del>
          </w:p>
        </w:tc>
      </w:tr>
      <w:tr w:rsidR="005E351E" w:rsidDel="009A400A" w:rsidTr="005E351E" w14:paraId="249FF50F" w14:textId="2C43443D">
        <w:trPr>
          <w:del w:author="Andreyeva, Julia" w:date="2022-03-03T17:03:00Z" w:id="9488"/>
        </w:trPr>
        <w:tc>
          <w:tcPr>
            <w:tcW w:w="4457" w:type="dxa"/>
          </w:tcPr>
          <w:p w:rsidR="005E351E" w:rsidDel="009A400A" w:rsidP="00CB3508" w:rsidRDefault="005E351E" w14:paraId="4811D4D9" w14:textId="4FECC4F7">
            <w:pPr>
              <w:rPr>
                <w:del w:author="Andreyeva, Julia" w:date="2022-03-03T17:03:00Z" w:id="9489"/>
                <w:i/>
                <w:iCs/>
                <w:color w:val="A6A6A6" w:themeColor="background1" w:themeShade="A6"/>
                <w:sz w:val="20"/>
                <w:szCs w:val="20"/>
                <w:lang w:val="en-US"/>
              </w:rPr>
            </w:pPr>
          </w:p>
        </w:tc>
        <w:tc>
          <w:tcPr>
            <w:tcW w:w="4458" w:type="dxa"/>
          </w:tcPr>
          <w:p w:rsidR="005E351E" w:rsidDel="009A400A" w:rsidP="00CB3508" w:rsidRDefault="005E351E" w14:paraId="6F1F7387" w14:textId="494D0EF2">
            <w:pPr>
              <w:rPr>
                <w:del w:author="Andreyeva, Julia" w:date="2022-03-03T17:03:00Z" w:id="9490"/>
                <w:i/>
                <w:iCs/>
                <w:color w:val="A6A6A6" w:themeColor="background1" w:themeShade="A6"/>
                <w:sz w:val="20"/>
                <w:szCs w:val="20"/>
                <w:lang w:val="en-US"/>
              </w:rPr>
            </w:pPr>
          </w:p>
        </w:tc>
      </w:tr>
    </w:tbl>
    <w:p w:rsidR="005E351E" w:rsidDel="009A400A" w:rsidP="00CB3508" w:rsidRDefault="005E351E" w14:paraId="7B362035" w14:textId="2B9DA856">
      <w:pPr>
        <w:rPr>
          <w:del w:author="Andreyeva, Julia" w:date="2022-03-03T17:03:00Z" w:id="9491"/>
          <w:i/>
          <w:iCs/>
          <w:color w:val="A6A6A6" w:themeColor="background1" w:themeShade="A6"/>
          <w:sz w:val="20"/>
          <w:szCs w:val="20"/>
          <w:lang w:val="en-US"/>
        </w:rPr>
      </w:pPr>
    </w:p>
    <w:p w:rsidR="005C4FB8" w:rsidP="00D15340" w:rsidRDefault="00C43F48" w14:paraId="2FD42274" w14:textId="359E541C">
      <w:pPr>
        <w:pStyle w:val="Heading2"/>
        <w:numPr>
          <w:ilvl w:val="1"/>
          <w:numId w:val="18"/>
        </w:numPr>
        <w:ind w:left="1170" w:hanging="180"/>
        <w:rPr>
          <w:ins w:author="Andreyeva, Julia" w:date="2022-03-03T17:28:00Z" w:id="9492"/>
        </w:rPr>
      </w:pPr>
      <w:r>
        <w:t>Inbound</w:t>
      </w:r>
      <w:bookmarkEnd w:id="9482"/>
    </w:p>
    <w:p w:rsidR="00B83B77" w:rsidP="00A529BA" w:rsidRDefault="00586145" w14:paraId="31D652B1" w14:textId="7CE164B3">
      <w:pPr>
        <w:ind w:right="-573"/>
        <w:rPr>
          <w:ins w:author="Andreyeva, Julia" w:date="2022-03-31T14:19:00Z" w:id="9493"/>
          <w:rFonts w:ascii="Arial" w:hAnsi="Arial" w:cs="Arial"/>
          <w:color w:val="303A46"/>
          <w:sz w:val="20"/>
          <w:szCs w:val="20"/>
          <w:shd w:val="clear" w:color="auto" w:fill="FFFFFF"/>
          <w:lang w:val="en-US"/>
        </w:rPr>
        <w:pPrChange w:author="Andreyeva, Julia" w:date="2022-03-31T14:45:00Z" w:id="9494">
          <w:pPr/>
        </w:pPrChange>
      </w:pPr>
      <w:ins w:author="Andreyeva, Julia" w:date="2022-03-18T16:17:00Z" w:id="9495">
        <w:r w:rsidRPr="00ED2337">
          <w:rPr>
            <w:b/>
            <w:bCs/>
            <w:rPrChange w:author="Andreyeva, Julia" w:date="2022-03-18T16:24:00Z" w:id="9496">
              <w:rPr>
                <w:b/>
                <w:bCs/>
                <w:color w:val="00857E" w:themeColor="accent3" w:themeShade="BF"/>
              </w:rPr>
            </w:rPrChange>
          </w:rPr>
          <w:t xml:space="preserve">Ireland </w:t>
        </w:r>
      </w:ins>
      <w:ins w:author="Andreyeva, Julia" w:date="2022-03-23T15:32:00Z" w:id="9497">
        <w:r w:rsidR="00B83B77">
          <w:rPr>
            <w:b/>
            <w:bCs/>
          </w:rPr>
          <w:t>–</w:t>
        </w:r>
      </w:ins>
      <w:ins w:author="Andreyeva, Julia" w:date="2022-03-31T14:19:00Z" w:id="9498">
        <w:r w:rsidR="004A5FA3">
          <w:rPr>
            <w:b/>
            <w:bCs/>
          </w:rPr>
          <w:t xml:space="preserve"> </w:t>
        </w:r>
      </w:ins>
      <w:ins w:author="Andreyeva, Julia" w:date="2022-03-23T15:32:00Z" w:id="9499">
        <w:r w:rsidR="00B83B77">
          <w:rPr>
            <w:rFonts w:ascii="Arial" w:hAnsi="Arial" w:cs="Arial"/>
            <w:color w:val="303A46"/>
            <w:sz w:val="20"/>
            <w:szCs w:val="20"/>
            <w:shd w:val="clear" w:color="auto" w:fill="FFFFFF"/>
            <w:lang w:val="en-US"/>
          </w:rPr>
          <w:t xml:space="preserve">Market could install the new </w:t>
        </w:r>
      </w:ins>
      <w:ins w:author="Andreyeva, Julia" w:date="2022-03-23T15:35:00Z" w:id="9500">
        <w:r w:rsidR="00B83B77">
          <w:rPr>
            <w:rFonts w:ascii="Arial" w:hAnsi="Arial" w:cs="Arial"/>
            <w:color w:val="303A46"/>
            <w:sz w:val="20"/>
            <w:szCs w:val="20"/>
            <w:shd w:val="clear" w:color="auto" w:fill="FFFFFF"/>
            <w:lang w:val="en-US"/>
          </w:rPr>
          <w:t>version 4</w:t>
        </w:r>
      </w:ins>
      <w:ins w:author="Andreyeva, Julia" w:date="2022-03-23T15:32:00Z" w:id="9501">
        <w:r w:rsidR="00B83B77">
          <w:rPr>
            <w:rFonts w:ascii="Arial" w:hAnsi="Arial" w:cs="Arial"/>
            <w:color w:val="303A46"/>
            <w:sz w:val="20"/>
            <w:szCs w:val="20"/>
            <w:shd w:val="clear" w:color="auto" w:fill="FFFFFF"/>
            <w:lang w:val="en-US"/>
          </w:rPr>
          <w:t xml:space="preserve"> of OI</w:t>
        </w:r>
      </w:ins>
      <w:ins w:author="Andreyeva, Julia" w:date="2022-03-23T15:33:00Z" w:id="9502">
        <w:r w:rsidR="00B83B77">
          <w:rPr>
            <w:rFonts w:ascii="Arial" w:hAnsi="Arial" w:cs="Arial"/>
            <w:color w:val="303A46"/>
            <w:sz w:val="20"/>
            <w:szCs w:val="20"/>
            <w:shd w:val="clear" w:color="auto" w:fill="FFFFFF"/>
            <w:lang w:val="en-US"/>
          </w:rPr>
          <w:t xml:space="preserve"> interface </w:t>
        </w:r>
      </w:ins>
      <w:ins w:author="Andreyeva, Julia" w:date="2022-03-23T15:41:00Z" w:id="9503">
        <w:r w:rsidR="00B83B77">
          <w:rPr>
            <w:rFonts w:ascii="Arial" w:hAnsi="Arial" w:cs="Arial"/>
            <w:color w:val="303A46"/>
            <w:sz w:val="20"/>
            <w:szCs w:val="20"/>
            <w:shd w:val="clear" w:color="auto" w:fill="FFFFFF"/>
            <w:lang w:val="en-US"/>
          </w:rPr>
          <w:t>if they</w:t>
        </w:r>
      </w:ins>
      <w:ins w:author="Andreyeva, Julia" w:date="2022-03-23T15:35:00Z" w:id="9504">
        <w:r w:rsidR="00B83B77">
          <w:rPr>
            <w:rFonts w:ascii="Arial" w:hAnsi="Arial" w:cs="Arial"/>
            <w:color w:val="303A46"/>
            <w:sz w:val="20"/>
            <w:szCs w:val="20"/>
            <w:shd w:val="clear" w:color="auto" w:fill="FFFFFF"/>
            <w:lang w:val="en-US"/>
          </w:rPr>
          <w:t xml:space="preserve"> want to use updated OI interface.</w:t>
        </w:r>
      </w:ins>
      <w:ins w:author="Andreyeva, Julia" w:date="2022-03-23T15:32:00Z" w:id="9505">
        <w:r w:rsidR="00B83B77">
          <w:rPr>
            <w:rFonts w:ascii="Arial" w:hAnsi="Arial" w:cs="Arial"/>
            <w:color w:val="303A46"/>
            <w:sz w:val="20"/>
            <w:szCs w:val="20"/>
            <w:shd w:val="clear" w:color="auto" w:fill="FFFFFF"/>
            <w:lang w:val="en-US"/>
          </w:rPr>
          <w:t xml:space="preserve"> </w:t>
        </w:r>
      </w:ins>
    </w:p>
    <w:p w:rsidR="004A5FA3" w:rsidP="00B83B77" w:rsidRDefault="004A5FA3" w14:paraId="6DE12C53" w14:textId="77777777">
      <w:pPr>
        <w:rPr>
          <w:ins w:author="Andreyeva, Julia" w:date="2022-03-23T15:32:00Z" w:id="9506"/>
        </w:rPr>
      </w:pPr>
    </w:p>
    <w:tbl>
      <w:tblPr>
        <w:tblStyle w:val="GridTable1Light-Accent6"/>
        <w:tblW w:w="9674" w:type="dxa"/>
        <w:tblLook w:val="0020" w:firstRow="1" w:lastRow="0" w:firstColumn="0" w:lastColumn="0" w:noHBand="0" w:noVBand="0"/>
        <w:tblPrChange w:author="Andreyeva, Julia" w:date="2022-03-31T14:19:00Z" w:id="9507">
          <w:tblPr>
            <w:tblStyle w:val="GridTable1Light-Accent6"/>
            <w:tblW w:w="9445" w:type="dxa"/>
            <w:tblLook w:val="0020" w:firstRow="1" w:lastRow="0" w:firstColumn="0" w:lastColumn="0" w:noHBand="0" w:noVBand="0"/>
          </w:tblPr>
        </w:tblPrChange>
      </w:tblPr>
      <w:tblGrid>
        <w:gridCol w:w="361"/>
        <w:gridCol w:w="1424"/>
        <w:gridCol w:w="2276"/>
        <w:gridCol w:w="1933"/>
        <w:gridCol w:w="1491"/>
        <w:gridCol w:w="2189"/>
        <w:tblGridChange w:id="9508">
          <w:tblGrid>
            <w:gridCol w:w="365"/>
            <w:gridCol w:w="1437"/>
            <w:gridCol w:w="2296"/>
            <w:gridCol w:w="1950"/>
            <w:gridCol w:w="1504"/>
            <w:gridCol w:w="1893"/>
            <w:gridCol w:w="311"/>
          </w:tblGrid>
        </w:tblGridChange>
      </w:tblGrid>
      <w:tr w:rsidRPr="0035401D" w:rsidR="003702F1" w:rsidTr="004A5FA3" w14:paraId="0ED633D4" w14:textId="77777777">
        <w:trPr>
          <w:cnfStyle w:val="100000000000" w:firstRow="1" w:lastRow="0" w:firstColumn="0" w:lastColumn="0" w:oddVBand="0" w:evenVBand="0" w:oddHBand="0" w:evenHBand="0" w:firstRowFirstColumn="0" w:firstRowLastColumn="0" w:lastRowFirstColumn="0" w:lastRowLastColumn="0"/>
          <w:trHeight w:val="684"/>
          <w:ins w:author="Andreyeva, Julia" w:date="2022-03-18T16:23:00Z" w:id="9509"/>
          <w:trPrChange w:author="Andreyeva, Julia" w:date="2022-03-31T14:19:00Z" w:id="9510">
            <w:trPr>
              <w:gridAfter w:val="0"/>
              <w:trHeight w:val="570"/>
            </w:trPr>
          </w:trPrChange>
        </w:trPr>
        <w:tc>
          <w:tcPr>
            <w:tcW w:w="9674" w:type="dxa"/>
            <w:gridSpan w:val="6"/>
            <w:hideMark/>
            <w:tcPrChange w:author="Andreyeva, Julia" w:date="2022-03-31T14:19:00Z" w:id="9511">
              <w:tcPr>
                <w:tcW w:w="9445" w:type="dxa"/>
                <w:gridSpan w:val="6"/>
                <w:hideMark/>
              </w:tcPr>
            </w:tcPrChange>
          </w:tcPr>
          <w:p w:rsidRPr="0035401D" w:rsidR="003702F1" w:rsidP="00FE77DC" w:rsidRDefault="003702F1" w14:paraId="14013EE3" w14:textId="53677673">
            <w:pPr>
              <w:spacing w:before="120" w:after="120"/>
              <w:jc w:val="center"/>
              <w:cnfStyle w:val="100000000000" w:firstRow="1" w:lastRow="0" w:firstColumn="0" w:lastColumn="0" w:oddVBand="0" w:evenVBand="0" w:oddHBand="0" w:evenHBand="0" w:firstRowFirstColumn="0" w:firstRowLastColumn="0" w:lastRowFirstColumn="0" w:lastRowLastColumn="0"/>
              <w:rPr>
                <w:ins w:author="Andreyeva, Julia" w:date="2022-03-18T16:23:00Z" w:id="9512"/>
                <w:rFonts w:eastAsia="Times New Roman" w:cs="Arial"/>
                <w:color w:val="000000"/>
                <w:sz w:val="20"/>
                <w:szCs w:val="20"/>
                <w:lang w:val="en-US"/>
              </w:rPr>
            </w:pPr>
            <w:ins w:author="Andreyeva, Julia" w:date="2022-03-18T16:23:00Z" w:id="9513">
              <w:r>
                <w:rPr>
                  <w:rFonts w:eastAsia="Times New Roman" w:cs="Arial"/>
                  <w:color w:val="000000"/>
                  <w:sz w:val="20"/>
                  <w:szCs w:val="20"/>
                  <w:lang w:val="en-US"/>
                </w:rPr>
                <w:t xml:space="preserve"> OD</w:t>
              </w:r>
            </w:ins>
          </w:p>
        </w:tc>
      </w:tr>
      <w:tr w:rsidRPr="0035401D" w:rsidR="004A5FA3" w:rsidTr="004A5FA3" w14:paraId="2E28C0C3" w14:textId="77777777">
        <w:tblPrEx>
          <w:tblPrExChange w:author="Andreyeva, Julia" w:date="2022-03-31T14:19:00Z" w:id="9514">
            <w:tblPrEx>
              <w:tblW w:w="9756" w:type="dxa"/>
            </w:tblPrEx>
          </w:tblPrExChange>
        </w:tblPrEx>
        <w:trPr>
          <w:trHeight w:val="360"/>
          <w:ins w:author="Andreyeva, Julia" w:date="2022-03-18T16:23:00Z" w:id="9515"/>
          <w:trPrChange w:author="Andreyeva, Julia" w:date="2022-03-31T14:19:00Z" w:id="9516">
            <w:trPr>
              <w:trHeight w:val="535"/>
            </w:trPr>
          </w:trPrChange>
        </w:trPr>
        <w:tc>
          <w:tcPr>
            <w:tcW w:w="361" w:type="dxa"/>
            <w:shd w:val="clear" w:color="auto" w:fill="2B5D9A" w:themeFill="accent6" w:themeFillShade="BF"/>
            <w:hideMark/>
            <w:tcPrChange w:author="Andreyeva, Julia" w:date="2022-03-31T14:19:00Z" w:id="9517">
              <w:tcPr>
                <w:tcW w:w="365" w:type="dxa"/>
                <w:shd w:val="clear" w:color="auto" w:fill="2B5D9A" w:themeFill="accent6" w:themeFillShade="BF"/>
                <w:hideMark/>
              </w:tcPr>
            </w:tcPrChange>
          </w:tcPr>
          <w:p w:rsidRPr="0035401D" w:rsidR="003702F1" w:rsidP="00FE77DC" w:rsidRDefault="003702F1" w14:paraId="4A8F09AE" w14:textId="77777777">
            <w:pPr>
              <w:spacing w:before="120" w:after="120"/>
              <w:jc w:val="center"/>
              <w:rPr>
                <w:ins w:author="Andreyeva, Julia" w:date="2022-03-18T16:23:00Z" w:id="9518"/>
                <w:rFonts w:eastAsia="Times New Roman" w:cs="Arial"/>
                <w:b/>
                <w:bCs/>
                <w:color w:val="FFFFFF" w:themeColor="background1"/>
                <w:sz w:val="20"/>
                <w:szCs w:val="20"/>
                <w:lang w:val="en-US"/>
              </w:rPr>
            </w:pPr>
            <w:ins w:author="Andreyeva, Julia" w:date="2022-03-18T16:23:00Z" w:id="9519">
              <w:r w:rsidRPr="0035401D">
                <w:rPr>
                  <w:rFonts w:eastAsia="Times New Roman" w:cs="Arial"/>
                  <w:b/>
                  <w:bCs/>
                  <w:color w:val="FFFFFF" w:themeColor="background1"/>
                  <w:sz w:val="20"/>
                  <w:szCs w:val="20"/>
                  <w:lang w:val="en-US"/>
                </w:rPr>
                <w:t>#</w:t>
              </w:r>
            </w:ins>
          </w:p>
        </w:tc>
        <w:tc>
          <w:tcPr>
            <w:tcW w:w="1424" w:type="dxa"/>
            <w:shd w:val="clear" w:color="auto" w:fill="2B5D9A" w:themeFill="accent6" w:themeFillShade="BF"/>
            <w:hideMark/>
            <w:tcPrChange w:author="Andreyeva, Julia" w:date="2022-03-31T14:19:00Z" w:id="9520">
              <w:tcPr>
                <w:tcW w:w="1437" w:type="dxa"/>
                <w:shd w:val="clear" w:color="auto" w:fill="2B5D9A" w:themeFill="accent6" w:themeFillShade="BF"/>
                <w:hideMark/>
              </w:tcPr>
            </w:tcPrChange>
          </w:tcPr>
          <w:p w:rsidRPr="0035401D" w:rsidR="003702F1" w:rsidP="00FE77DC" w:rsidRDefault="003702F1" w14:paraId="6C7344DB" w14:textId="77777777">
            <w:pPr>
              <w:spacing w:before="120" w:after="120"/>
              <w:jc w:val="center"/>
              <w:rPr>
                <w:ins w:author="Andreyeva, Julia" w:date="2022-03-18T16:23:00Z" w:id="9521"/>
                <w:rFonts w:eastAsia="Times New Roman" w:cs="Arial"/>
                <w:b/>
                <w:bCs/>
                <w:color w:val="FFFFFF" w:themeColor="background1"/>
                <w:sz w:val="20"/>
                <w:szCs w:val="20"/>
                <w:lang w:val="en-US"/>
              </w:rPr>
            </w:pPr>
            <w:ins w:author="Andreyeva, Julia" w:date="2022-03-18T16:23:00Z" w:id="9522">
              <w:r w:rsidRPr="0035401D">
                <w:rPr>
                  <w:rFonts w:eastAsia="Times New Roman" w:cs="Arial"/>
                  <w:b/>
                  <w:bCs/>
                  <w:color w:val="FFFFFF" w:themeColor="background1"/>
                  <w:sz w:val="20"/>
                  <w:szCs w:val="20"/>
                  <w:lang w:val="en-US"/>
                </w:rPr>
                <w:t>Entity</w:t>
              </w:r>
            </w:ins>
          </w:p>
        </w:tc>
        <w:tc>
          <w:tcPr>
            <w:tcW w:w="2276" w:type="dxa"/>
            <w:shd w:val="clear" w:color="auto" w:fill="2B5D9A" w:themeFill="accent6" w:themeFillShade="BF"/>
            <w:hideMark/>
            <w:tcPrChange w:author="Andreyeva, Julia" w:date="2022-03-31T14:19:00Z" w:id="9523">
              <w:tcPr>
                <w:tcW w:w="2296" w:type="dxa"/>
                <w:shd w:val="clear" w:color="auto" w:fill="2B5D9A" w:themeFill="accent6" w:themeFillShade="BF"/>
                <w:hideMark/>
              </w:tcPr>
            </w:tcPrChange>
          </w:tcPr>
          <w:p w:rsidRPr="0035401D" w:rsidR="003702F1" w:rsidP="00FE77DC" w:rsidRDefault="003702F1" w14:paraId="1D256DF0" w14:textId="77777777">
            <w:pPr>
              <w:spacing w:before="120" w:after="120"/>
              <w:jc w:val="center"/>
              <w:rPr>
                <w:ins w:author="Andreyeva, Julia" w:date="2022-03-18T16:23:00Z" w:id="9524"/>
                <w:rFonts w:eastAsia="Times New Roman" w:cs="Arial"/>
                <w:b/>
                <w:bCs/>
                <w:color w:val="FFFFFF" w:themeColor="background1"/>
                <w:sz w:val="20"/>
                <w:szCs w:val="20"/>
                <w:lang w:val="en-US"/>
              </w:rPr>
            </w:pPr>
            <w:ins w:author="Andreyeva, Julia" w:date="2022-03-18T16:23:00Z" w:id="9525">
              <w:r w:rsidRPr="0035401D">
                <w:rPr>
                  <w:rFonts w:eastAsia="Times New Roman" w:cs="Arial"/>
                  <w:b/>
                  <w:bCs/>
                  <w:color w:val="FFFFFF" w:themeColor="background1"/>
                  <w:sz w:val="20"/>
                  <w:szCs w:val="20"/>
                  <w:lang w:val="en-US"/>
                </w:rPr>
                <w:t>Field Name</w:t>
              </w:r>
            </w:ins>
          </w:p>
        </w:tc>
        <w:tc>
          <w:tcPr>
            <w:tcW w:w="1933" w:type="dxa"/>
            <w:shd w:val="clear" w:color="auto" w:fill="2B5D9A" w:themeFill="accent6" w:themeFillShade="BF"/>
            <w:hideMark/>
            <w:tcPrChange w:author="Andreyeva, Julia" w:date="2022-03-31T14:19:00Z" w:id="9526">
              <w:tcPr>
                <w:tcW w:w="1950" w:type="dxa"/>
                <w:shd w:val="clear" w:color="auto" w:fill="2B5D9A" w:themeFill="accent6" w:themeFillShade="BF"/>
                <w:hideMark/>
              </w:tcPr>
            </w:tcPrChange>
          </w:tcPr>
          <w:p w:rsidRPr="0035401D" w:rsidR="003702F1" w:rsidP="00FE77DC" w:rsidRDefault="003702F1" w14:paraId="3FF744B6" w14:textId="77777777">
            <w:pPr>
              <w:spacing w:before="120" w:after="120"/>
              <w:jc w:val="center"/>
              <w:rPr>
                <w:ins w:author="Andreyeva, Julia" w:date="2022-03-18T16:23:00Z" w:id="9527"/>
                <w:rFonts w:eastAsia="Times New Roman" w:cs="Arial"/>
                <w:b/>
                <w:bCs/>
                <w:color w:val="FFFFFF" w:themeColor="background1"/>
                <w:sz w:val="20"/>
                <w:szCs w:val="20"/>
                <w:lang w:val="en-US"/>
              </w:rPr>
            </w:pPr>
            <w:ins w:author="Andreyeva, Julia" w:date="2022-03-18T16:23:00Z" w:id="9528">
              <w:r w:rsidRPr="0035401D">
                <w:rPr>
                  <w:rFonts w:eastAsia="Times New Roman" w:cs="Arial"/>
                  <w:b/>
                  <w:bCs/>
                  <w:color w:val="FFFFFF" w:themeColor="background1"/>
                  <w:sz w:val="20"/>
                  <w:szCs w:val="20"/>
                  <w:lang w:val="en-US"/>
                </w:rPr>
                <w:t>Contents</w:t>
              </w:r>
            </w:ins>
          </w:p>
        </w:tc>
        <w:tc>
          <w:tcPr>
            <w:tcW w:w="1491" w:type="dxa"/>
            <w:shd w:val="clear" w:color="auto" w:fill="2B5D9A" w:themeFill="accent6" w:themeFillShade="BF"/>
            <w:hideMark/>
            <w:tcPrChange w:author="Andreyeva, Julia" w:date="2022-03-31T14:19:00Z" w:id="9529">
              <w:tcPr>
                <w:tcW w:w="1504" w:type="dxa"/>
                <w:shd w:val="clear" w:color="auto" w:fill="2B5D9A" w:themeFill="accent6" w:themeFillShade="BF"/>
                <w:hideMark/>
              </w:tcPr>
            </w:tcPrChange>
          </w:tcPr>
          <w:p w:rsidRPr="0035401D" w:rsidR="003702F1" w:rsidP="00FE77DC" w:rsidRDefault="003702F1" w14:paraId="0C13E09F" w14:textId="77777777">
            <w:pPr>
              <w:spacing w:before="120" w:after="120"/>
              <w:jc w:val="center"/>
              <w:rPr>
                <w:ins w:author="Andreyeva, Julia" w:date="2022-03-18T16:23:00Z" w:id="9530"/>
                <w:rFonts w:eastAsia="Times New Roman" w:cs="Arial"/>
                <w:b/>
                <w:bCs/>
                <w:color w:val="FFFFFF" w:themeColor="background1"/>
                <w:sz w:val="20"/>
                <w:szCs w:val="20"/>
                <w:lang w:val="en-US"/>
              </w:rPr>
            </w:pPr>
            <w:ins w:author="Andreyeva, Julia" w:date="2022-03-18T16:23:00Z" w:id="9531">
              <w:r w:rsidRPr="0035401D">
                <w:rPr>
                  <w:rFonts w:eastAsia="Times New Roman" w:cs="Arial"/>
                  <w:b/>
                  <w:bCs/>
                  <w:color w:val="FFFFFF" w:themeColor="background1"/>
                  <w:sz w:val="20"/>
                  <w:szCs w:val="20"/>
                  <w:lang w:val="en-US"/>
                </w:rPr>
                <w:t>Data type/format</w:t>
              </w:r>
            </w:ins>
          </w:p>
        </w:tc>
        <w:tc>
          <w:tcPr>
            <w:tcW w:w="2185" w:type="dxa"/>
            <w:shd w:val="clear" w:color="auto" w:fill="2B5D9A" w:themeFill="accent6" w:themeFillShade="BF"/>
            <w:hideMark/>
            <w:tcPrChange w:author="Andreyeva, Julia" w:date="2022-03-31T14:19:00Z" w:id="9532">
              <w:tcPr>
                <w:tcW w:w="2201" w:type="dxa"/>
                <w:gridSpan w:val="2"/>
                <w:shd w:val="clear" w:color="auto" w:fill="2B5D9A" w:themeFill="accent6" w:themeFillShade="BF"/>
                <w:hideMark/>
              </w:tcPr>
            </w:tcPrChange>
          </w:tcPr>
          <w:p w:rsidRPr="0035401D" w:rsidR="003702F1" w:rsidP="00FE77DC" w:rsidRDefault="003702F1" w14:paraId="719CF9D1" w14:textId="77777777">
            <w:pPr>
              <w:spacing w:before="120" w:after="120"/>
              <w:jc w:val="center"/>
              <w:rPr>
                <w:ins w:author="Andreyeva, Julia" w:date="2022-03-18T16:23:00Z" w:id="9533"/>
                <w:rFonts w:eastAsia="Times New Roman" w:cs="Arial"/>
                <w:b/>
                <w:bCs/>
                <w:color w:val="FFFFFF" w:themeColor="background1"/>
                <w:sz w:val="20"/>
                <w:szCs w:val="20"/>
                <w:lang w:val="en-US"/>
              </w:rPr>
            </w:pPr>
            <w:ins w:author="Andreyeva, Julia" w:date="2022-03-18T16:23:00Z" w:id="9534">
              <w:r w:rsidRPr="0035401D">
                <w:rPr>
                  <w:rFonts w:eastAsia="Times New Roman" w:cs="Arial"/>
                  <w:b/>
                  <w:bCs/>
                  <w:color w:val="FFFFFF" w:themeColor="background1"/>
                  <w:sz w:val="20"/>
                  <w:szCs w:val="20"/>
                  <w:lang w:val="en-US"/>
                </w:rPr>
                <w:t>Transformation</w:t>
              </w:r>
            </w:ins>
          </w:p>
        </w:tc>
      </w:tr>
      <w:tr w:rsidRPr="0035401D" w:rsidR="004A5FA3" w:rsidTr="004A5FA3" w14:paraId="297276B3" w14:textId="77777777">
        <w:tblPrEx>
          <w:tblPrExChange w:author="Andreyeva, Julia" w:date="2022-03-31T14:19:00Z" w:id="9535">
            <w:tblPrEx>
              <w:tblW w:w="9756" w:type="dxa"/>
            </w:tblPrEx>
          </w:tblPrExChange>
        </w:tblPrEx>
        <w:trPr>
          <w:trHeight w:val="465"/>
          <w:ins w:author="Andreyeva, Julia" w:date="2022-03-18T16:23:00Z" w:id="9536"/>
          <w:trPrChange w:author="Andreyeva, Julia" w:date="2022-03-31T14:19:00Z" w:id="9537">
            <w:trPr>
              <w:trHeight w:val="691"/>
            </w:trPr>
          </w:trPrChange>
        </w:trPr>
        <w:tc>
          <w:tcPr>
            <w:tcW w:w="361" w:type="dxa"/>
            <w:tcPrChange w:author="Andreyeva, Julia" w:date="2022-03-31T14:19:00Z" w:id="9538">
              <w:tcPr>
                <w:tcW w:w="365" w:type="dxa"/>
              </w:tcPr>
            </w:tcPrChange>
          </w:tcPr>
          <w:p w:rsidRPr="0035401D" w:rsidR="00B83B77" w:rsidP="00FE77DC" w:rsidRDefault="00B83B77" w14:paraId="6C77B9CD" w14:textId="77777777">
            <w:pPr>
              <w:spacing w:before="120" w:after="120"/>
              <w:jc w:val="right"/>
              <w:rPr>
                <w:ins w:author="Andreyeva, Julia" w:date="2022-03-18T16:23:00Z" w:id="9539"/>
                <w:rFonts w:eastAsia="Times New Roman" w:cs="Arial"/>
                <w:color w:val="000000"/>
                <w:sz w:val="20"/>
                <w:szCs w:val="20"/>
                <w:lang w:val="en-US"/>
              </w:rPr>
            </w:pPr>
          </w:p>
        </w:tc>
        <w:tc>
          <w:tcPr>
            <w:tcW w:w="1424" w:type="dxa"/>
            <w:tcPrChange w:author="Andreyeva, Julia" w:date="2022-03-31T14:19:00Z" w:id="9540">
              <w:tcPr>
                <w:tcW w:w="1437" w:type="dxa"/>
              </w:tcPr>
            </w:tcPrChange>
          </w:tcPr>
          <w:p w:rsidRPr="0035401D" w:rsidR="00B83B77" w:rsidP="00FE77DC" w:rsidRDefault="00B83B77" w14:paraId="481FD9D2" w14:textId="64E44638">
            <w:pPr>
              <w:spacing w:before="120" w:after="120"/>
              <w:rPr>
                <w:ins w:author="Andreyeva, Julia" w:date="2022-03-18T16:23:00Z" w:id="9541"/>
                <w:rFonts w:eastAsia="Times New Roman" w:cs="Arial"/>
                <w:color w:val="000000"/>
                <w:sz w:val="20"/>
                <w:szCs w:val="20"/>
                <w:lang w:val="en-US"/>
              </w:rPr>
            </w:pPr>
          </w:p>
        </w:tc>
        <w:tc>
          <w:tcPr>
            <w:tcW w:w="2276" w:type="dxa"/>
            <w:tcPrChange w:author="Andreyeva, Julia" w:date="2022-03-31T14:19:00Z" w:id="9542">
              <w:tcPr>
                <w:tcW w:w="2296" w:type="dxa"/>
              </w:tcPr>
            </w:tcPrChange>
          </w:tcPr>
          <w:p w:rsidRPr="0035401D" w:rsidR="00B83B77" w:rsidP="00FE77DC" w:rsidRDefault="00B83B77" w14:paraId="08F419F2" w14:textId="48119094">
            <w:pPr>
              <w:spacing w:before="120" w:after="120"/>
              <w:rPr>
                <w:ins w:author="Andreyeva, Julia" w:date="2022-03-18T16:23:00Z" w:id="9543"/>
                <w:rFonts w:eastAsia="Times New Roman" w:cs="Arial"/>
                <w:color w:val="000000"/>
                <w:sz w:val="20"/>
                <w:szCs w:val="20"/>
                <w:lang w:val="en-US"/>
              </w:rPr>
            </w:pPr>
          </w:p>
        </w:tc>
        <w:tc>
          <w:tcPr>
            <w:tcW w:w="1933" w:type="dxa"/>
            <w:tcPrChange w:author="Andreyeva, Julia" w:date="2022-03-31T14:19:00Z" w:id="9544">
              <w:tcPr>
                <w:tcW w:w="1950" w:type="dxa"/>
              </w:tcPr>
            </w:tcPrChange>
          </w:tcPr>
          <w:p w:rsidRPr="0035401D" w:rsidR="00B83B77" w:rsidP="00FE77DC" w:rsidRDefault="00B83B77" w14:paraId="1794056D" w14:textId="77777777">
            <w:pPr>
              <w:spacing w:before="120" w:after="120"/>
              <w:rPr>
                <w:ins w:author="Andreyeva, Julia" w:date="2022-03-18T16:23:00Z" w:id="9545"/>
                <w:rFonts w:eastAsia="Times New Roman" w:cs="Arial"/>
                <w:color w:val="000000"/>
                <w:sz w:val="20"/>
                <w:szCs w:val="20"/>
                <w:lang w:val="en-US"/>
              </w:rPr>
            </w:pPr>
          </w:p>
        </w:tc>
        <w:tc>
          <w:tcPr>
            <w:tcW w:w="1491" w:type="dxa"/>
            <w:tcPrChange w:author="Andreyeva, Julia" w:date="2022-03-31T14:19:00Z" w:id="9546">
              <w:tcPr>
                <w:tcW w:w="1504" w:type="dxa"/>
              </w:tcPr>
            </w:tcPrChange>
          </w:tcPr>
          <w:p w:rsidRPr="0035401D" w:rsidR="00B83B77" w:rsidP="00FE77DC" w:rsidRDefault="00B83B77" w14:paraId="24A0D607" w14:textId="253A490F">
            <w:pPr>
              <w:spacing w:before="120" w:after="120"/>
              <w:rPr>
                <w:ins w:author="Andreyeva, Julia" w:date="2022-03-18T16:23:00Z" w:id="9547"/>
                <w:rFonts w:eastAsia="Times New Roman" w:cs="Arial"/>
                <w:color w:val="000000"/>
                <w:sz w:val="20"/>
                <w:szCs w:val="20"/>
                <w:lang w:val="en-US"/>
              </w:rPr>
            </w:pPr>
          </w:p>
        </w:tc>
        <w:tc>
          <w:tcPr>
            <w:tcW w:w="2185" w:type="dxa"/>
            <w:tcPrChange w:author="Andreyeva, Julia" w:date="2022-03-31T14:19:00Z" w:id="9548">
              <w:tcPr>
                <w:tcW w:w="2201" w:type="dxa"/>
                <w:gridSpan w:val="2"/>
              </w:tcPr>
            </w:tcPrChange>
          </w:tcPr>
          <w:p w:rsidRPr="0035401D" w:rsidR="00B83B77" w:rsidP="00FE77DC" w:rsidRDefault="00B83B77" w14:paraId="493FA38F" w14:textId="77777777">
            <w:pPr>
              <w:spacing w:before="120" w:after="120"/>
              <w:rPr>
                <w:ins w:author="Andreyeva, Julia" w:date="2022-03-18T16:23:00Z" w:id="9549"/>
                <w:rFonts w:eastAsia="Times New Roman" w:cs="Arial"/>
                <w:i/>
                <w:iCs/>
                <w:color w:val="000000"/>
                <w:sz w:val="20"/>
                <w:szCs w:val="20"/>
                <w:lang w:val="en-US"/>
              </w:rPr>
            </w:pPr>
          </w:p>
        </w:tc>
      </w:tr>
    </w:tbl>
    <w:p w:rsidR="00F54949" w:rsidP="00F54949" w:rsidRDefault="00F54949" w14:paraId="3C661C3F" w14:textId="77777777">
      <w:pPr>
        <w:rPr>
          <w:ins w:author="Andreyeva, Julia" w:date="2022-03-18T16:23:00Z" w:id="9550"/>
        </w:rPr>
      </w:pPr>
    </w:p>
    <w:p w:rsidRPr="00ED2337" w:rsidR="003702F1" w:rsidP="00F54949" w:rsidRDefault="003702F1" w14:paraId="28942DB1" w14:textId="77777777">
      <w:pPr>
        <w:rPr>
          <w:ins w:author="Andreyeva, Julia" w:date="2022-03-18T16:19:00Z" w:id="9551"/>
        </w:rPr>
      </w:pPr>
    </w:p>
    <w:p w:rsidR="00B83B77" w:rsidP="00A529BA" w:rsidRDefault="00F54949" w14:paraId="117D9F87" w14:textId="6243DDC2">
      <w:pPr>
        <w:ind w:right="-856"/>
        <w:rPr>
          <w:ins w:author="Andreyeva, Julia" w:date="2022-03-23T15:36:00Z" w:id="9552"/>
        </w:rPr>
        <w:pPrChange w:author="Andreyeva, Julia" w:date="2022-03-31T14:46:00Z" w:id="9553">
          <w:pPr/>
        </w:pPrChange>
      </w:pPr>
      <w:ins w:author="Andreyeva, Julia" w:date="2022-03-18T16:19:00Z" w:id="9554">
        <w:r w:rsidRPr="00ED2337">
          <w:rPr>
            <w:b/>
            <w:bCs/>
            <w:lang w:val="en-US"/>
            <w:rPrChange w:author="Andreyeva, Julia" w:date="2022-03-18T16:24:00Z" w:id="9555">
              <w:rPr>
                <w:b/>
                <w:bCs/>
                <w:color w:val="00857E" w:themeColor="accent3" w:themeShade="BF"/>
                <w:lang w:val="en-US"/>
              </w:rPr>
            </w:rPrChange>
          </w:rPr>
          <w:lastRenderedPageBreak/>
          <w:t>KZA</w:t>
        </w:r>
      </w:ins>
      <w:ins w:author="Andreyeva, Julia" w:date="2022-03-23T15:36:00Z" w:id="9556">
        <w:r w:rsidR="00B83B77">
          <w:rPr>
            <w:b/>
            <w:bCs/>
            <w:lang w:val="en-US"/>
          </w:rPr>
          <w:t xml:space="preserve"> –</w:t>
        </w:r>
      </w:ins>
      <w:ins w:author="Andreyeva, Julia" w:date="2022-03-31T14:19:00Z" w:id="9557">
        <w:r w:rsidR="004A5FA3">
          <w:rPr>
            <w:b/>
            <w:bCs/>
            <w:lang w:val="en-US"/>
          </w:rPr>
          <w:t xml:space="preserve"> </w:t>
        </w:r>
      </w:ins>
      <w:ins w:author="Andreyeva, Julia" w:date="2022-03-23T15:36:00Z" w:id="9558">
        <w:r w:rsidR="00B83B77">
          <w:rPr>
            <w:rFonts w:ascii="Arial" w:hAnsi="Arial" w:cs="Arial"/>
            <w:color w:val="303A46"/>
            <w:sz w:val="20"/>
            <w:szCs w:val="20"/>
            <w:shd w:val="clear" w:color="auto" w:fill="FFFFFF"/>
            <w:lang w:val="en-US"/>
          </w:rPr>
          <w:t xml:space="preserve">Market could install the new version 4 of OI interface </w:t>
        </w:r>
      </w:ins>
      <w:ins w:author="Andreyeva, Julia" w:date="2022-03-23T15:41:00Z" w:id="9559">
        <w:r w:rsidR="00B83B77">
          <w:rPr>
            <w:rFonts w:ascii="Arial" w:hAnsi="Arial" w:cs="Arial"/>
            <w:color w:val="303A46"/>
            <w:sz w:val="20"/>
            <w:szCs w:val="20"/>
            <w:shd w:val="clear" w:color="auto" w:fill="FFFFFF"/>
            <w:lang w:val="en-US"/>
          </w:rPr>
          <w:t>if they</w:t>
        </w:r>
      </w:ins>
      <w:ins w:author="Andreyeva, Julia" w:date="2022-03-23T15:36:00Z" w:id="9560">
        <w:r w:rsidR="00B83B77">
          <w:rPr>
            <w:rFonts w:ascii="Arial" w:hAnsi="Arial" w:cs="Arial"/>
            <w:color w:val="303A46"/>
            <w:sz w:val="20"/>
            <w:szCs w:val="20"/>
            <w:shd w:val="clear" w:color="auto" w:fill="FFFFFF"/>
            <w:lang w:val="en-US"/>
          </w:rPr>
          <w:t xml:space="preserve"> want to use updated OI interface. </w:t>
        </w:r>
      </w:ins>
    </w:p>
    <w:tbl>
      <w:tblPr>
        <w:tblStyle w:val="GridTable1Light-Accent6"/>
        <w:tblW w:w="9634" w:type="dxa"/>
        <w:tblLook w:val="0020" w:firstRow="1" w:lastRow="0" w:firstColumn="0" w:lastColumn="0" w:noHBand="0" w:noVBand="0"/>
        <w:tblPrChange w:author="Andreyeva, Julia" w:date="2022-03-31T14:46:00Z" w:id="9561">
          <w:tblPr>
            <w:tblStyle w:val="GridTable1Light-Accent6"/>
            <w:tblW w:w="9445" w:type="dxa"/>
            <w:tblLook w:val="0020" w:firstRow="1" w:lastRow="0" w:firstColumn="0" w:lastColumn="0" w:noHBand="0" w:noVBand="0"/>
          </w:tblPr>
        </w:tblPrChange>
      </w:tblPr>
      <w:tblGrid>
        <w:gridCol w:w="328"/>
        <w:gridCol w:w="1399"/>
        <w:gridCol w:w="2237"/>
        <w:gridCol w:w="1895"/>
        <w:gridCol w:w="1458"/>
        <w:gridCol w:w="2317"/>
        <w:tblGridChange w:id="9562">
          <w:tblGrid>
            <w:gridCol w:w="328"/>
            <w:gridCol w:w="1399"/>
            <w:gridCol w:w="2237"/>
            <w:gridCol w:w="1895"/>
            <w:gridCol w:w="1458"/>
            <w:gridCol w:w="2128"/>
          </w:tblGrid>
        </w:tblGridChange>
      </w:tblGrid>
      <w:tr w:rsidRPr="0035401D" w:rsidR="00F650C9" w:rsidTr="00A529BA" w14:paraId="3B85A7A7" w14:textId="77777777">
        <w:trPr>
          <w:cnfStyle w:val="100000000000" w:firstRow="1" w:lastRow="0" w:firstColumn="0" w:lastColumn="0" w:oddVBand="0" w:evenVBand="0" w:oddHBand="0" w:evenHBand="0" w:firstRowFirstColumn="0" w:firstRowLastColumn="0" w:lastRowFirstColumn="0" w:lastRowLastColumn="0"/>
          <w:trHeight w:val="429"/>
          <w:ins w:author="Andreyeva, Julia" w:date="2022-03-18T16:23:00Z" w:id="9563"/>
          <w:trPrChange w:author="Andreyeva, Julia" w:date="2022-03-31T14:46:00Z" w:id="9564">
            <w:trPr>
              <w:trHeight w:val="570"/>
            </w:trPr>
          </w:trPrChange>
        </w:trPr>
        <w:tc>
          <w:tcPr>
            <w:tcW w:w="9634" w:type="dxa"/>
            <w:gridSpan w:val="6"/>
            <w:hideMark/>
            <w:tcPrChange w:author="Andreyeva, Julia" w:date="2022-03-31T14:46:00Z" w:id="9565">
              <w:tcPr>
                <w:tcW w:w="9445" w:type="dxa"/>
                <w:gridSpan w:val="6"/>
                <w:hideMark/>
              </w:tcPr>
            </w:tcPrChange>
          </w:tcPr>
          <w:p w:rsidRPr="0035401D" w:rsidR="00F650C9" w:rsidP="00FE77DC" w:rsidRDefault="00DB46B9" w14:paraId="059EE361" w14:textId="255964FF">
            <w:pPr>
              <w:spacing w:before="120" w:after="120"/>
              <w:jc w:val="center"/>
              <w:cnfStyle w:val="100000000000" w:firstRow="1" w:lastRow="0" w:firstColumn="0" w:lastColumn="0" w:oddVBand="0" w:evenVBand="0" w:oddHBand="0" w:evenHBand="0" w:firstRowFirstColumn="0" w:firstRowLastColumn="0" w:lastRowFirstColumn="0" w:lastRowLastColumn="0"/>
              <w:rPr>
                <w:ins w:author="Andreyeva, Julia" w:date="2022-03-18T16:23:00Z" w:id="9566"/>
                <w:rFonts w:eastAsia="Times New Roman" w:cs="Arial"/>
                <w:color w:val="000000"/>
                <w:sz w:val="20"/>
                <w:szCs w:val="20"/>
                <w:lang w:val="en-US"/>
              </w:rPr>
            </w:pPr>
            <w:ins w:author="Andreyeva, Julia" w:date="2022-03-23T15:43:00Z" w:id="9567">
              <w:r>
                <w:rPr>
                  <w:rFonts w:eastAsia="Times New Roman" w:cs="Arial"/>
                  <w:color w:val="000000"/>
                  <w:sz w:val="20"/>
                  <w:szCs w:val="20"/>
                  <w:lang w:val="en-US"/>
                </w:rPr>
                <w:t>N/A</w:t>
              </w:r>
            </w:ins>
          </w:p>
        </w:tc>
      </w:tr>
      <w:tr w:rsidRPr="0035401D" w:rsidR="00F650C9" w:rsidTr="00A529BA" w14:paraId="7401A3CC" w14:textId="77777777">
        <w:trPr>
          <w:trHeight w:val="300"/>
          <w:ins w:author="Andreyeva, Julia" w:date="2022-03-18T16:23:00Z" w:id="9568"/>
          <w:trPrChange w:author="Andreyeva, Julia" w:date="2022-03-31T14:46:00Z" w:id="9569">
            <w:trPr>
              <w:trHeight w:val="300"/>
            </w:trPr>
          </w:trPrChange>
        </w:trPr>
        <w:tc>
          <w:tcPr>
            <w:tcW w:w="328" w:type="dxa"/>
            <w:shd w:val="clear" w:color="auto" w:fill="2B5D9A" w:themeFill="accent6" w:themeFillShade="BF"/>
            <w:hideMark/>
            <w:tcPrChange w:author="Andreyeva, Julia" w:date="2022-03-31T14:46:00Z" w:id="9570">
              <w:tcPr>
                <w:tcW w:w="328" w:type="dxa"/>
                <w:shd w:val="clear" w:color="auto" w:fill="2B5D9A" w:themeFill="accent6" w:themeFillShade="BF"/>
                <w:hideMark/>
              </w:tcPr>
            </w:tcPrChange>
          </w:tcPr>
          <w:p w:rsidRPr="0035401D" w:rsidR="00F650C9" w:rsidP="00FE77DC" w:rsidRDefault="00F650C9" w14:paraId="117D79FA" w14:textId="77777777">
            <w:pPr>
              <w:spacing w:before="120" w:after="120"/>
              <w:jc w:val="center"/>
              <w:rPr>
                <w:ins w:author="Andreyeva, Julia" w:date="2022-03-18T16:23:00Z" w:id="9571"/>
                <w:rFonts w:eastAsia="Times New Roman" w:cs="Arial"/>
                <w:b/>
                <w:bCs/>
                <w:color w:val="FFFFFF" w:themeColor="background1"/>
                <w:sz w:val="20"/>
                <w:szCs w:val="20"/>
                <w:lang w:val="en-US"/>
              </w:rPr>
            </w:pPr>
            <w:ins w:author="Andreyeva, Julia" w:date="2022-03-18T16:23:00Z" w:id="9572">
              <w:r w:rsidRPr="0035401D">
                <w:rPr>
                  <w:rFonts w:eastAsia="Times New Roman" w:cs="Arial"/>
                  <w:b/>
                  <w:bCs/>
                  <w:color w:val="FFFFFF" w:themeColor="background1"/>
                  <w:sz w:val="20"/>
                  <w:szCs w:val="20"/>
                  <w:lang w:val="en-US"/>
                </w:rPr>
                <w:t>#</w:t>
              </w:r>
            </w:ins>
          </w:p>
        </w:tc>
        <w:tc>
          <w:tcPr>
            <w:tcW w:w="1399" w:type="dxa"/>
            <w:shd w:val="clear" w:color="auto" w:fill="2B5D9A" w:themeFill="accent6" w:themeFillShade="BF"/>
            <w:hideMark/>
            <w:tcPrChange w:author="Andreyeva, Julia" w:date="2022-03-31T14:46:00Z" w:id="9573">
              <w:tcPr>
                <w:tcW w:w="1399" w:type="dxa"/>
                <w:shd w:val="clear" w:color="auto" w:fill="2B5D9A" w:themeFill="accent6" w:themeFillShade="BF"/>
                <w:hideMark/>
              </w:tcPr>
            </w:tcPrChange>
          </w:tcPr>
          <w:p w:rsidRPr="0035401D" w:rsidR="00F650C9" w:rsidP="00FE77DC" w:rsidRDefault="00F650C9" w14:paraId="15BD2A2A" w14:textId="77777777">
            <w:pPr>
              <w:spacing w:before="120" w:after="120"/>
              <w:jc w:val="center"/>
              <w:rPr>
                <w:ins w:author="Andreyeva, Julia" w:date="2022-03-18T16:23:00Z" w:id="9574"/>
                <w:rFonts w:eastAsia="Times New Roman" w:cs="Arial"/>
                <w:b/>
                <w:bCs/>
                <w:color w:val="FFFFFF" w:themeColor="background1"/>
                <w:sz w:val="20"/>
                <w:szCs w:val="20"/>
                <w:lang w:val="en-US"/>
              </w:rPr>
            </w:pPr>
            <w:ins w:author="Andreyeva, Julia" w:date="2022-03-18T16:23:00Z" w:id="9575">
              <w:r w:rsidRPr="0035401D">
                <w:rPr>
                  <w:rFonts w:eastAsia="Times New Roman" w:cs="Arial"/>
                  <w:b/>
                  <w:bCs/>
                  <w:color w:val="FFFFFF" w:themeColor="background1"/>
                  <w:sz w:val="20"/>
                  <w:szCs w:val="20"/>
                  <w:lang w:val="en-US"/>
                </w:rPr>
                <w:t>Entity</w:t>
              </w:r>
            </w:ins>
          </w:p>
        </w:tc>
        <w:tc>
          <w:tcPr>
            <w:tcW w:w="2237" w:type="dxa"/>
            <w:shd w:val="clear" w:color="auto" w:fill="2B5D9A" w:themeFill="accent6" w:themeFillShade="BF"/>
            <w:hideMark/>
            <w:tcPrChange w:author="Andreyeva, Julia" w:date="2022-03-31T14:46:00Z" w:id="9576">
              <w:tcPr>
                <w:tcW w:w="2237" w:type="dxa"/>
                <w:shd w:val="clear" w:color="auto" w:fill="2B5D9A" w:themeFill="accent6" w:themeFillShade="BF"/>
                <w:hideMark/>
              </w:tcPr>
            </w:tcPrChange>
          </w:tcPr>
          <w:p w:rsidRPr="0035401D" w:rsidR="00F650C9" w:rsidP="00FE77DC" w:rsidRDefault="00F650C9" w14:paraId="15074588" w14:textId="77777777">
            <w:pPr>
              <w:spacing w:before="120" w:after="120"/>
              <w:jc w:val="center"/>
              <w:rPr>
                <w:ins w:author="Andreyeva, Julia" w:date="2022-03-18T16:23:00Z" w:id="9577"/>
                <w:rFonts w:eastAsia="Times New Roman" w:cs="Arial"/>
                <w:b/>
                <w:bCs/>
                <w:color w:val="FFFFFF" w:themeColor="background1"/>
                <w:sz w:val="20"/>
                <w:szCs w:val="20"/>
                <w:lang w:val="en-US"/>
              </w:rPr>
            </w:pPr>
            <w:ins w:author="Andreyeva, Julia" w:date="2022-03-18T16:23:00Z" w:id="9578">
              <w:r w:rsidRPr="0035401D">
                <w:rPr>
                  <w:rFonts w:eastAsia="Times New Roman" w:cs="Arial"/>
                  <w:b/>
                  <w:bCs/>
                  <w:color w:val="FFFFFF" w:themeColor="background1"/>
                  <w:sz w:val="20"/>
                  <w:szCs w:val="20"/>
                  <w:lang w:val="en-US"/>
                </w:rPr>
                <w:t>Field Name</w:t>
              </w:r>
            </w:ins>
          </w:p>
        </w:tc>
        <w:tc>
          <w:tcPr>
            <w:tcW w:w="1895" w:type="dxa"/>
            <w:shd w:val="clear" w:color="auto" w:fill="2B5D9A" w:themeFill="accent6" w:themeFillShade="BF"/>
            <w:hideMark/>
            <w:tcPrChange w:author="Andreyeva, Julia" w:date="2022-03-31T14:46:00Z" w:id="9579">
              <w:tcPr>
                <w:tcW w:w="1895" w:type="dxa"/>
                <w:shd w:val="clear" w:color="auto" w:fill="2B5D9A" w:themeFill="accent6" w:themeFillShade="BF"/>
                <w:hideMark/>
              </w:tcPr>
            </w:tcPrChange>
          </w:tcPr>
          <w:p w:rsidRPr="0035401D" w:rsidR="00F650C9" w:rsidP="00FE77DC" w:rsidRDefault="00F650C9" w14:paraId="530335B1" w14:textId="77777777">
            <w:pPr>
              <w:spacing w:before="120" w:after="120"/>
              <w:jc w:val="center"/>
              <w:rPr>
                <w:ins w:author="Andreyeva, Julia" w:date="2022-03-18T16:23:00Z" w:id="9580"/>
                <w:rFonts w:eastAsia="Times New Roman" w:cs="Arial"/>
                <w:b/>
                <w:bCs/>
                <w:color w:val="FFFFFF" w:themeColor="background1"/>
                <w:sz w:val="20"/>
                <w:szCs w:val="20"/>
                <w:lang w:val="en-US"/>
              </w:rPr>
            </w:pPr>
            <w:ins w:author="Andreyeva, Julia" w:date="2022-03-18T16:23:00Z" w:id="9581">
              <w:r w:rsidRPr="0035401D">
                <w:rPr>
                  <w:rFonts w:eastAsia="Times New Roman" w:cs="Arial"/>
                  <w:b/>
                  <w:bCs/>
                  <w:color w:val="FFFFFF" w:themeColor="background1"/>
                  <w:sz w:val="20"/>
                  <w:szCs w:val="20"/>
                  <w:lang w:val="en-US"/>
                </w:rPr>
                <w:t>Contents</w:t>
              </w:r>
            </w:ins>
          </w:p>
        </w:tc>
        <w:tc>
          <w:tcPr>
            <w:tcW w:w="1458" w:type="dxa"/>
            <w:shd w:val="clear" w:color="auto" w:fill="2B5D9A" w:themeFill="accent6" w:themeFillShade="BF"/>
            <w:hideMark/>
            <w:tcPrChange w:author="Andreyeva, Julia" w:date="2022-03-31T14:46:00Z" w:id="9582">
              <w:tcPr>
                <w:tcW w:w="1458" w:type="dxa"/>
                <w:shd w:val="clear" w:color="auto" w:fill="2B5D9A" w:themeFill="accent6" w:themeFillShade="BF"/>
                <w:hideMark/>
              </w:tcPr>
            </w:tcPrChange>
          </w:tcPr>
          <w:p w:rsidRPr="0035401D" w:rsidR="00F650C9" w:rsidP="00FE77DC" w:rsidRDefault="00F650C9" w14:paraId="3D2FA57C" w14:textId="77777777">
            <w:pPr>
              <w:spacing w:before="120" w:after="120"/>
              <w:jc w:val="center"/>
              <w:rPr>
                <w:ins w:author="Andreyeva, Julia" w:date="2022-03-18T16:23:00Z" w:id="9583"/>
                <w:rFonts w:eastAsia="Times New Roman" w:cs="Arial"/>
                <w:b/>
                <w:bCs/>
                <w:color w:val="FFFFFF" w:themeColor="background1"/>
                <w:sz w:val="20"/>
                <w:szCs w:val="20"/>
                <w:lang w:val="en-US"/>
              </w:rPr>
            </w:pPr>
            <w:ins w:author="Andreyeva, Julia" w:date="2022-03-18T16:23:00Z" w:id="9584">
              <w:r w:rsidRPr="0035401D">
                <w:rPr>
                  <w:rFonts w:eastAsia="Times New Roman" w:cs="Arial"/>
                  <w:b/>
                  <w:bCs/>
                  <w:color w:val="FFFFFF" w:themeColor="background1"/>
                  <w:sz w:val="20"/>
                  <w:szCs w:val="20"/>
                  <w:lang w:val="en-US"/>
                </w:rPr>
                <w:t>Data type/format</w:t>
              </w:r>
            </w:ins>
          </w:p>
        </w:tc>
        <w:tc>
          <w:tcPr>
            <w:tcW w:w="2317" w:type="dxa"/>
            <w:shd w:val="clear" w:color="auto" w:fill="2B5D9A" w:themeFill="accent6" w:themeFillShade="BF"/>
            <w:hideMark/>
            <w:tcPrChange w:author="Andreyeva, Julia" w:date="2022-03-31T14:46:00Z" w:id="9585">
              <w:tcPr>
                <w:tcW w:w="2128" w:type="dxa"/>
                <w:shd w:val="clear" w:color="auto" w:fill="2B5D9A" w:themeFill="accent6" w:themeFillShade="BF"/>
                <w:hideMark/>
              </w:tcPr>
            </w:tcPrChange>
          </w:tcPr>
          <w:p w:rsidRPr="0035401D" w:rsidR="00F650C9" w:rsidP="00FE77DC" w:rsidRDefault="00F650C9" w14:paraId="67EC6C3F" w14:textId="77777777">
            <w:pPr>
              <w:spacing w:before="120" w:after="120"/>
              <w:jc w:val="center"/>
              <w:rPr>
                <w:ins w:author="Andreyeva, Julia" w:date="2022-03-18T16:23:00Z" w:id="9586"/>
                <w:rFonts w:eastAsia="Times New Roman" w:cs="Arial"/>
                <w:b/>
                <w:bCs/>
                <w:color w:val="FFFFFF" w:themeColor="background1"/>
                <w:sz w:val="20"/>
                <w:szCs w:val="20"/>
                <w:lang w:val="en-US"/>
              </w:rPr>
            </w:pPr>
            <w:ins w:author="Andreyeva, Julia" w:date="2022-03-18T16:23:00Z" w:id="9587">
              <w:r w:rsidRPr="0035401D">
                <w:rPr>
                  <w:rFonts w:eastAsia="Times New Roman" w:cs="Arial"/>
                  <w:b/>
                  <w:bCs/>
                  <w:color w:val="FFFFFF" w:themeColor="background1"/>
                  <w:sz w:val="20"/>
                  <w:szCs w:val="20"/>
                  <w:lang w:val="en-US"/>
                </w:rPr>
                <w:t>Transformation</w:t>
              </w:r>
            </w:ins>
          </w:p>
        </w:tc>
      </w:tr>
      <w:tr w:rsidRPr="0035401D" w:rsidR="00B83B77" w:rsidTr="00A529BA" w14:paraId="58D5F3E1" w14:textId="77777777">
        <w:trPr>
          <w:trHeight w:val="392"/>
          <w:ins w:author="Andreyeva, Julia" w:date="2022-03-18T16:23:00Z" w:id="9588"/>
          <w:trPrChange w:author="Andreyeva, Julia" w:date="2022-03-31T14:46:00Z" w:id="9589">
            <w:trPr>
              <w:trHeight w:val="1012"/>
            </w:trPr>
          </w:trPrChange>
        </w:trPr>
        <w:tc>
          <w:tcPr>
            <w:tcW w:w="328" w:type="dxa"/>
            <w:tcPrChange w:author="Andreyeva, Julia" w:date="2022-03-31T14:46:00Z" w:id="9590">
              <w:tcPr>
                <w:tcW w:w="328" w:type="dxa"/>
              </w:tcPr>
            </w:tcPrChange>
          </w:tcPr>
          <w:p w:rsidRPr="0035401D" w:rsidR="00B83B77" w:rsidP="00FE77DC" w:rsidRDefault="00B83B77" w14:paraId="7DF5AD0F" w14:textId="77777777">
            <w:pPr>
              <w:spacing w:before="120" w:after="120"/>
              <w:jc w:val="right"/>
              <w:rPr>
                <w:ins w:author="Andreyeva, Julia" w:date="2022-03-18T16:23:00Z" w:id="9591"/>
                <w:rFonts w:eastAsia="Times New Roman" w:cs="Arial"/>
                <w:color w:val="000000"/>
                <w:sz w:val="20"/>
                <w:szCs w:val="20"/>
                <w:lang w:val="en-US"/>
              </w:rPr>
            </w:pPr>
          </w:p>
        </w:tc>
        <w:tc>
          <w:tcPr>
            <w:tcW w:w="1399" w:type="dxa"/>
            <w:tcPrChange w:author="Andreyeva, Julia" w:date="2022-03-31T14:46:00Z" w:id="9592">
              <w:tcPr>
                <w:tcW w:w="1399" w:type="dxa"/>
              </w:tcPr>
            </w:tcPrChange>
          </w:tcPr>
          <w:p w:rsidRPr="0035401D" w:rsidR="00B83B77" w:rsidP="00FE77DC" w:rsidRDefault="00B83B77" w14:paraId="54FD24A4" w14:textId="388BA3E7">
            <w:pPr>
              <w:spacing w:before="120" w:after="120"/>
              <w:rPr>
                <w:ins w:author="Andreyeva, Julia" w:date="2022-03-18T16:23:00Z" w:id="9593"/>
                <w:rFonts w:eastAsia="Times New Roman" w:cs="Arial"/>
                <w:color w:val="000000"/>
                <w:sz w:val="20"/>
                <w:szCs w:val="20"/>
                <w:lang w:val="en-US"/>
              </w:rPr>
            </w:pPr>
          </w:p>
        </w:tc>
        <w:tc>
          <w:tcPr>
            <w:tcW w:w="2237" w:type="dxa"/>
            <w:tcPrChange w:author="Andreyeva, Julia" w:date="2022-03-31T14:46:00Z" w:id="9594">
              <w:tcPr>
                <w:tcW w:w="2237" w:type="dxa"/>
              </w:tcPr>
            </w:tcPrChange>
          </w:tcPr>
          <w:p w:rsidRPr="0035401D" w:rsidR="00B83B77" w:rsidP="00FE77DC" w:rsidRDefault="00B83B77" w14:paraId="0E737BBA" w14:textId="76D7314F">
            <w:pPr>
              <w:spacing w:before="120" w:after="120"/>
              <w:rPr>
                <w:ins w:author="Andreyeva, Julia" w:date="2022-03-18T16:23:00Z" w:id="9595"/>
                <w:rFonts w:eastAsia="Times New Roman" w:cs="Arial"/>
                <w:color w:val="000000"/>
                <w:sz w:val="20"/>
                <w:szCs w:val="20"/>
                <w:lang w:val="en-US"/>
              </w:rPr>
            </w:pPr>
          </w:p>
        </w:tc>
        <w:tc>
          <w:tcPr>
            <w:tcW w:w="1895" w:type="dxa"/>
            <w:tcPrChange w:author="Andreyeva, Julia" w:date="2022-03-31T14:46:00Z" w:id="9596">
              <w:tcPr>
                <w:tcW w:w="1895" w:type="dxa"/>
              </w:tcPr>
            </w:tcPrChange>
          </w:tcPr>
          <w:p w:rsidRPr="0035401D" w:rsidR="00B83B77" w:rsidP="00FE77DC" w:rsidRDefault="00B83B77" w14:paraId="7F5E415E" w14:textId="77777777">
            <w:pPr>
              <w:spacing w:before="120" w:after="120"/>
              <w:rPr>
                <w:ins w:author="Andreyeva, Julia" w:date="2022-03-18T16:23:00Z" w:id="9597"/>
                <w:rFonts w:eastAsia="Times New Roman" w:cs="Arial"/>
                <w:color w:val="000000"/>
                <w:sz w:val="20"/>
                <w:szCs w:val="20"/>
                <w:lang w:val="en-US"/>
              </w:rPr>
            </w:pPr>
          </w:p>
        </w:tc>
        <w:tc>
          <w:tcPr>
            <w:tcW w:w="1458" w:type="dxa"/>
            <w:tcPrChange w:author="Andreyeva, Julia" w:date="2022-03-31T14:46:00Z" w:id="9598">
              <w:tcPr>
                <w:tcW w:w="1458" w:type="dxa"/>
              </w:tcPr>
            </w:tcPrChange>
          </w:tcPr>
          <w:p w:rsidRPr="0035401D" w:rsidR="00B83B77" w:rsidP="00FE77DC" w:rsidRDefault="00B83B77" w14:paraId="5DFEB932" w14:textId="1B5DC18E">
            <w:pPr>
              <w:spacing w:before="120" w:after="120"/>
              <w:rPr>
                <w:ins w:author="Andreyeva, Julia" w:date="2022-03-18T16:23:00Z" w:id="9599"/>
                <w:rFonts w:eastAsia="Times New Roman" w:cs="Arial"/>
                <w:color w:val="000000"/>
                <w:sz w:val="20"/>
                <w:szCs w:val="20"/>
                <w:lang w:val="en-US"/>
              </w:rPr>
            </w:pPr>
          </w:p>
        </w:tc>
        <w:tc>
          <w:tcPr>
            <w:tcW w:w="2317" w:type="dxa"/>
            <w:tcPrChange w:author="Andreyeva, Julia" w:date="2022-03-31T14:46:00Z" w:id="9600">
              <w:tcPr>
                <w:tcW w:w="2128" w:type="dxa"/>
              </w:tcPr>
            </w:tcPrChange>
          </w:tcPr>
          <w:p w:rsidRPr="0035401D" w:rsidR="00B83B77" w:rsidP="00FE77DC" w:rsidRDefault="00B83B77" w14:paraId="10138B5C" w14:textId="77777777">
            <w:pPr>
              <w:spacing w:before="120" w:after="120"/>
              <w:rPr>
                <w:ins w:author="Andreyeva, Julia" w:date="2022-03-18T16:23:00Z" w:id="9601"/>
                <w:rFonts w:eastAsia="Times New Roman" w:cs="Arial"/>
                <w:i/>
                <w:iCs/>
                <w:color w:val="000000"/>
                <w:sz w:val="20"/>
                <w:szCs w:val="20"/>
                <w:lang w:val="en-US"/>
              </w:rPr>
            </w:pPr>
          </w:p>
        </w:tc>
      </w:tr>
    </w:tbl>
    <w:p w:rsidRPr="00F53AA3" w:rsidR="0095430A" w:rsidP="00FB3F68" w:rsidRDefault="0095430A" w14:paraId="7300E294" w14:textId="77777777">
      <w:pPr>
        <w:rPr>
          <w:ins w:author="Andreyeva, Julia" w:date="2022-03-03T17:03:00Z" w:id="9602"/>
        </w:rPr>
      </w:pPr>
    </w:p>
    <w:p w:rsidRPr="00FB3F68" w:rsidR="00FB3F68" w:rsidDel="00071898" w:rsidRDefault="00FB3F68" w14:paraId="50CD220B" w14:textId="4A67E3E9">
      <w:pPr>
        <w:rPr>
          <w:del w:author="Andreyeva, Julia" w:date="2022-03-03T17:05:00Z" w:id="9603"/>
          <w:rPrChange w:author="Andreyeva, Julia" w:date="2022-03-03T17:03:00Z" w:id="9604">
            <w:rPr>
              <w:del w:author="Andreyeva, Julia" w:date="2022-03-03T17:05:00Z" w:id="9605"/>
              <w:rFonts w:eastAsiaTheme="minorEastAsia"/>
            </w:rPr>
          </w:rPrChange>
        </w:rPr>
        <w:pPrChange w:author="Andreyeva, Julia" w:date="2022-03-03T17:03:00Z" w:id="9606">
          <w:pPr>
            <w:pStyle w:val="Heading2"/>
            <w:numPr>
              <w:numId w:val="18"/>
            </w:numPr>
            <w:tabs>
              <w:tab w:val="clear" w:pos="360"/>
            </w:tabs>
            <w:ind w:left="1170" w:hanging="180"/>
          </w:pPr>
        </w:pPrChange>
      </w:pPr>
    </w:p>
    <w:tbl>
      <w:tblPr>
        <w:tblStyle w:val="GridTable1Light-Accent6"/>
        <w:tblW w:w="9445" w:type="dxa"/>
        <w:tblLook w:val="0020" w:firstRow="1" w:lastRow="0" w:firstColumn="0" w:lastColumn="0" w:noHBand="0" w:noVBand="0"/>
        <w:tblPrChange w:author="Andreyeva, Julia" w:date="2022-03-03T17:03:00Z" w:id="9607">
          <w:tblPr>
            <w:tblStyle w:val="GridTable1Light-Accent6"/>
            <w:tblW w:w="9445" w:type="dxa"/>
            <w:tblLook w:val="0020" w:firstRow="1" w:lastRow="0" w:firstColumn="0" w:lastColumn="0" w:noHBand="0" w:noVBand="0"/>
          </w:tblPr>
        </w:tblPrChange>
      </w:tblPr>
      <w:tblGrid>
        <w:gridCol w:w="328"/>
        <w:gridCol w:w="1399"/>
        <w:gridCol w:w="1503"/>
        <w:gridCol w:w="2629"/>
        <w:gridCol w:w="1458"/>
        <w:gridCol w:w="2128"/>
        <w:tblGridChange w:id="9608">
          <w:tblGrid>
            <w:gridCol w:w="328"/>
            <w:gridCol w:w="1399"/>
            <w:gridCol w:w="1503"/>
            <w:gridCol w:w="2629"/>
            <w:gridCol w:w="1458"/>
            <w:gridCol w:w="2128"/>
          </w:tblGrid>
        </w:tblGridChange>
      </w:tblGrid>
      <w:tr w:rsidRPr="0035401D" w:rsidR="00F53AA3" w:rsidDel="00071898" w:rsidTr="009A400A" w14:paraId="235CF1EB" w14:textId="73AC5FB3">
        <w:trPr>
          <w:cnfStyle w:val="100000000000" w:firstRow="1" w:lastRow="0" w:firstColumn="0" w:lastColumn="0" w:oddVBand="0" w:evenVBand="0" w:oddHBand="0" w:evenHBand="0" w:firstRowFirstColumn="0" w:firstRowLastColumn="0" w:lastRowFirstColumn="0" w:lastRowLastColumn="0"/>
          <w:trHeight w:val="570"/>
          <w:del w:author="Andreyeva, Julia" w:date="2022-03-03T17:05:00Z" w:id="9609"/>
          <w:trPrChange w:author="Andreyeva, Julia" w:date="2022-03-03T17:03:00Z" w:id="9610">
            <w:trPr>
              <w:trHeight w:val="570"/>
            </w:trPr>
          </w:trPrChange>
        </w:trPr>
        <w:tc>
          <w:tcPr>
            <w:tcW w:w="0" w:type="dxa"/>
            <w:gridSpan w:val="6"/>
            <w:tcPrChange w:author="Andreyeva, Julia" w:date="2022-03-03T17:03:00Z" w:id="9611">
              <w:tcPr>
                <w:tcW w:w="9445" w:type="dxa"/>
                <w:gridSpan w:val="6"/>
              </w:tcPr>
            </w:tcPrChange>
          </w:tcPr>
          <w:p w:rsidRPr="0035401D" w:rsidR="00F53AA3" w:rsidDel="00071898" w:rsidP="00652EAA" w:rsidRDefault="00F53AA3" w14:paraId="44CDB9C7" w14:textId="33EF0555">
            <w:pPr>
              <w:jc w:val="center"/>
              <w:cnfStyle w:val="100000000000" w:firstRow="1" w:lastRow="0" w:firstColumn="0" w:lastColumn="0" w:oddVBand="0" w:evenVBand="0" w:oddHBand="0" w:evenHBand="0" w:firstRowFirstColumn="0" w:firstRowLastColumn="0" w:lastRowFirstColumn="0" w:lastRowLastColumn="0"/>
              <w:rPr>
                <w:del w:author="Andreyeva, Julia" w:date="2022-03-03T17:05:00Z" w:id="9612"/>
                <w:rFonts w:eastAsia="Times New Roman" w:cs="Arial"/>
                <w:color w:val="000000"/>
                <w:sz w:val="20"/>
                <w:szCs w:val="20"/>
                <w:lang w:val="en-US"/>
              </w:rPr>
            </w:pPr>
            <w:del w:author="Andreyeva, Julia" w:date="2022-03-03T17:03:00Z" w:id="9613">
              <w:r w:rsidRPr="0035401D" w:rsidDel="009A400A">
                <w:rPr>
                  <w:rFonts w:eastAsia="Times New Roman" w:cs="Arial"/>
                  <w:color w:val="000000"/>
                  <w:sz w:val="20"/>
                  <w:szCs w:val="20"/>
                  <w:lang w:val="en-US"/>
                </w:rPr>
                <w:delText xml:space="preserve">Specify </w:delText>
              </w:r>
              <w:r w:rsidRPr="0035401D" w:rsidDel="009A400A">
                <w:rPr>
                  <w:rFonts w:eastAsia="Times New Roman" w:cs="Arial"/>
                  <w:color w:val="000000"/>
                  <w:sz w:val="20"/>
                  <w:szCs w:val="20"/>
                  <w:u w:val="single"/>
                  <w:lang w:val="en-US"/>
                </w:rPr>
                <w:delText>Inbound</w:delText>
              </w:r>
              <w:r w:rsidRPr="0035401D" w:rsidDel="009A400A">
                <w:rPr>
                  <w:rFonts w:eastAsia="Times New Roman" w:cs="Arial"/>
                  <w:color w:val="000000"/>
                  <w:sz w:val="20"/>
                  <w:szCs w:val="20"/>
                  <w:lang w:val="en-US"/>
                </w:rPr>
                <w:delText xml:space="preserve"> OLTP/OLAP Entity - Interface Code</w:delText>
              </w:r>
              <w:r w:rsidRPr="0035401D" w:rsidDel="009A400A">
                <w:rPr>
                  <w:rFonts w:eastAsia="Times New Roman" w:cs="Arial"/>
                  <w:color w:val="000000"/>
                  <w:sz w:val="20"/>
                  <w:szCs w:val="20"/>
                  <w:lang w:val="en-US"/>
                </w:rPr>
                <w:br/>
              </w:r>
              <w:r w:rsidRPr="0035401D" w:rsidDel="009A400A">
                <w:rPr>
                  <w:rFonts w:eastAsia="Times New Roman" w:cs="Arial"/>
                  <w:color w:val="000000"/>
                  <w:sz w:val="20"/>
                  <w:szCs w:val="20"/>
                  <w:lang w:val="en-US"/>
                </w:rPr>
                <w:delText xml:space="preserve">E.g. </w:delText>
              </w:r>
              <w:r w:rsidRPr="0035401D" w:rsidDel="009A400A">
                <w:rPr>
                  <w:rFonts w:eastAsia="Times New Roman" w:cs="Arial"/>
                  <w:i/>
                  <w:iCs/>
                  <w:color w:val="000000"/>
                  <w:sz w:val="20"/>
                  <w:szCs w:val="20"/>
                  <w:lang w:val="en-US"/>
                </w:rPr>
                <w:delText>OLTP Asset Component - AE</w:delText>
              </w:r>
            </w:del>
          </w:p>
        </w:tc>
      </w:tr>
      <w:tr w:rsidRPr="0035401D" w:rsidR="0035401D" w:rsidDel="00071898" w:rsidTr="009A400A" w14:paraId="1ABF71F9" w14:textId="47EF73A2">
        <w:trPr>
          <w:trHeight w:val="300"/>
          <w:del w:author="Andreyeva, Julia" w:date="2022-03-03T17:05:00Z" w:id="9614"/>
          <w:trPrChange w:author="Andreyeva, Julia" w:date="2022-03-03T17:03:00Z" w:id="9615">
            <w:trPr>
              <w:trHeight w:val="300"/>
            </w:trPr>
          </w:trPrChange>
        </w:trPr>
        <w:tc>
          <w:tcPr>
            <w:tcW w:w="0" w:type="dxa"/>
            <w:shd w:val="clear" w:color="auto" w:fill="2B5D9A" w:themeFill="accent6" w:themeFillShade="BF"/>
            <w:tcPrChange w:author="Andreyeva, Julia" w:date="2022-03-03T17:03:00Z" w:id="9616">
              <w:tcPr>
                <w:tcW w:w="328" w:type="dxa"/>
                <w:shd w:val="clear" w:color="auto" w:fill="2B5D9A" w:themeFill="accent6" w:themeFillShade="BF"/>
              </w:tcPr>
            </w:tcPrChange>
          </w:tcPr>
          <w:p w:rsidRPr="0035401D" w:rsidR="00F53AA3" w:rsidDel="00071898" w:rsidP="0035401D" w:rsidRDefault="00F53AA3" w14:paraId="3FB98A0E" w14:textId="36E03D5B">
            <w:pPr>
              <w:jc w:val="center"/>
              <w:rPr>
                <w:del w:author="Andreyeva, Julia" w:date="2022-03-03T17:05:00Z" w:id="9617"/>
                <w:rFonts w:eastAsia="Times New Roman" w:cs="Arial"/>
                <w:b/>
                <w:bCs/>
                <w:color w:val="FFFFFF" w:themeColor="background1"/>
                <w:sz w:val="20"/>
                <w:szCs w:val="20"/>
                <w:lang w:val="en-US"/>
              </w:rPr>
            </w:pPr>
            <w:del w:author="Andreyeva, Julia" w:date="2022-03-03T17:03:00Z" w:id="9618">
              <w:r w:rsidRPr="0035401D" w:rsidDel="009A400A">
                <w:rPr>
                  <w:rFonts w:eastAsia="Times New Roman" w:cs="Arial"/>
                  <w:b/>
                  <w:bCs/>
                  <w:color w:val="FFFFFF" w:themeColor="background1"/>
                  <w:sz w:val="20"/>
                  <w:szCs w:val="20"/>
                  <w:lang w:val="en-US"/>
                </w:rPr>
                <w:delText>#</w:delText>
              </w:r>
            </w:del>
          </w:p>
        </w:tc>
        <w:tc>
          <w:tcPr>
            <w:tcW w:w="0" w:type="dxa"/>
            <w:shd w:val="clear" w:color="auto" w:fill="2B5D9A" w:themeFill="accent6" w:themeFillShade="BF"/>
            <w:tcPrChange w:author="Andreyeva, Julia" w:date="2022-03-03T17:03:00Z" w:id="9619">
              <w:tcPr>
                <w:tcW w:w="1399" w:type="dxa"/>
                <w:shd w:val="clear" w:color="auto" w:fill="2B5D9A" w:themeFill="accent6" w:themeFillShade="BF"/>
              </w:tcPr>
            </w:tcPrChange>
          </w:tcPr>
          <w:p w:rsidRPr="0035401D" w:rsidR="00F53AA3" w:rsidDel="00071898" w:rsidP="0035401D" w:rsidRDefault="00F53AA3" w14:paraId="4BF21214" w14:textId="539E921E">
            <w:pPr>
              <w:jc w:val="center"/>
              <w:rPr>
                <w:del w:author="Andreyeva, Julia" w:date="2022-03-03T17:05:00Z" w:id="9620"/>
                <w:rFonts w:eastAsia="Times New Roman" w:cs="Arial"/>
                <w:b/>
                <w:bCs/>
                <w:color w:val="FFFFFF" w:themeColor="background1"/>
                <w:sz w:val="20"/>
                <w:szCs w:val="20"/>
                <w:lang w:val="en-US"/>
              </w:rPr>
            </w:pPr>
            <w:del w:author="Andreyeva, Julia" w:date="2022-03-03T17:03:00Z" w:id="9621">
              <w:r w:rsidRPr="0035401D" w:rsidDel="009A400A">
                <w:rPr>
                  <w:rFonts w:eastAsia="Times New Roman" w:cs="Arial"/>
                  <w:b/>
                  <w:bCs/>
                  <w:color w:val="FFFFFF" w:themeColor="background1"/>
                  <w:sz w:val="20"/>
                  <w:szCs w:val="20"/>
                  <w:lang w:val="en-US"/>
                </w:rPr>
                <w:delText>Entity</w:delText>
              </w:r>
            </w:del>
          </w:p>
        </w:tc>
        <w:tc>
          <w:tcPr>
            <w:tcW w:w="0" w:type="dxa"/>
            <w:shd w:val="clear" w:color="auto" w:fill="2B5D9A" w:themeFill="accent6" w:themeFillShade="BF"/>
            <w:tcPrChange w:author="Andreyeva, Julia" w:date="2022-03-03T17:03:00Z" w:id="9622">
              <w:tcPr>
                <w:tcW w:w="1503" w:type="dxa"/>
                <w:shd w:val="clear" w:color="auto" w:fill="2B5D9A" w:themeFill="accent6" w:themeFillShade="BF"/>
              </w:tcPr>
            </w:tcPrChange>
          </w:tcPr>
          <w:p w:rsidRPr="0035401D" w:rsidR="00F53AA3" w:rsidDel="00071898" w:rsidP="0035401D" w:rsidRDefault="00F53AA3" w14:paraId="20AC5EB0" w14:textId="05585C5F">
            <w:pPr>
              <w:jc w:val="center"/>
              <w:rPr>
                <w:del w:author="Andreyeva, Julia" w:date="2022-03-03T17:05:00Z" w:id="9623"/>
                <w:rFonts w:eastAsia="Times New Roman" w:cs="Arial"/>
                <w:b/>
                <w:bCs/>
                <w:color w:val="FFFFFF" w:themeColor="background1"/>
                <w:sz w:val="20"/>
                <w:szCs w:val="20"/>
                <w:lang w:val="en-US"/>
              </w:rPr>
            </w:pPr>
            <w:del w:author="Andreyeva, Julia" w:date="2022-03-03T17:03:00Z" w:id="9624">
              <w:r w:rsidRPr="0035401D" w:rsidDel="009A400A">
                <w:rPr>
                  <w:rFonts w:eastAsia="Times New Roman" w:cs="Arial"/>
                  <w:b/>
                  <w:bCs/>
                  <w:color w:val="FFFFFF" w:themeColor="background1"/>
                  <w:sz w:val="20"/>
                  <w:szCs w:val="20"/>
                  <w:lang w:val="en-US"/>
                </w:rPr>
                <w:delText>Field Name</w:delText>
              </w:r>
            </w:del>
          </w:p>
        </w:tc>
        <w:tc>
          <w:tcPr>
            <w:tcW w:w="0" w:type="dxa"/>
            <w:shd w:val="clear" w:color="auto" w:fill="2B5D9A" w:themeFill="accent6" w:themeFillShade="BF"/>
            <w:tcPrChange w:author="Andreyeva, Julia" w:date="2022-03-03T17:03:00Z" w:id="9625">
              <w:tcPr>
                <w:tcW w:w="2629" w:type="dxa"/>
                <w:shd w:val="clear" w:color="auto" w:fill="2B5D9A" w:themeFill="accent6" w:themeFillShade="BF"/>
              </w:tcPr>
            </w:tcPrChange>
          </w:tcPr>
          <w:p w:rsidRPr="0035401D" w:rsidR="00F53AA3" w:rsidDel="00071898" w:rsidP="0035401D" w:rsidRDefault="00F53AA3" w14:paraId="0FB93C1D" w14:textId="29DC6954">
            <w:pPr>
              <w:jc w:val="center"/>
              <w:rPr>
                <w:del w:author="Andreyeva, Julia" w:date="2022-03-03T17:05:00Z" w:id="9626"/>
                <w:rFonts w:eastAsia="Times New Roman" w:cs="Arial"/>
                <w:b/>
                <w:bCs/>
                <w:color w:val="FFFFFF" w:themeColor="background1"/>
                <w:sz w:val="20"/>
                <w:szCs w:val="20"/>
                <w:lang w:val="en-US"/>
              </w:rPr>
            </w:pPr>
            <w:del w:author="Andreyeva, Julia" w:date="2022-03-03T17:03:00Z" w:id="9627">
              <w:r w:rsidRPr="0035401D" w:rsidDel="009A400A">
                <w:rPr>
                  <w:rFonts w:eastAsia="Times New Roman" w:cs="Arial"/>
                  <w:b/>
                  <w:bCs/>
                  <w:color w:val="FFFFFF" w:themeColor="background1"/>
                  <w:sz w:val="20"/>
                  <w:szCs w:val="20"/>
                  <w:lang w:val="en-US"/>
                </w:rPr>
                <w:delText>Contents</w:delText>
              </w:r>
            </w:del>
          </w:p>
        </w:tc>
        <w:tc>
          <w:tcPr>
            <w:tcW w:w="0" w:type="dxa"/>
            <w:shd w:val="clear" w:color="auto" w:fill="2B5D9A" w:themeFill="accent6" w:themeFillShade="BF"/>
            <w:tcPrChange w:author="Andreyeva, Julia" w:date="2022-03-03T17:03:00Z" w:id="9628">
              <w:tcPr>
                <w:tcW w:w="1458" w:type="dxa"/>
                <w:shd w:val="clear" w:color="auto" w:fill="2B5D9A" w:themeFill="accent6" w:themeFillShade="BF"/>
              </w:tcPr>
            </w:tcPrChange>
          </w:tcPr>
          <w:p w:rsidRPr="0035401D" w:rsidR="00F53AA3" w:rsidDel="00071898" w:rsidP="0035401D" w:rsidRDefault="00F53AA3" w14:paraId="5043E486" w14:textId="07C17391">
            <w:pPr>
              <w:jc w:val="center"/>
              <w:rPr>
                <w:del w:author="Andreyeva, Julia" w:date="2022-03-03T17:05:00Z" w:id="9629"/>
                <w:rFonts w:eastAsia="Times New Roman" w:cs="Arial"/>
                <w:b/>
                <w:bCs/>
                <w:color w:val="FFFFFF" w:themeColor="background1"/>
                <w:sz w:val="20"/>
                <w:szCs w:val="20"/>
                <w:lang w:val="en-US"/>
              </w:rPr>
            </w:pPr>
            <w:del w:author="Andreyeva, Julia" w:date="2022-03-03T17:03:00Z" w:id="9630">
              <w:r w:rsidRPr="0035401D" w:rsidDel="009A400A">
                <w:rPr>
                  <w:rFonts w:eastAsia="Times New Roman" w:cs="Arial"/>
                  <w:b/>
                  <w:bCs/>
                  <w:color w:val="FFFFFF" w:themeColor="background1"/>
                  <w:sz w:val="20"/>
                  <w:szCs w:val="20"/>
                  <w:lang w:val="en-US"/>
                </w:rPr>
                <w:delText>Data type/format</w:delText>
              </w:r>
            </w:del>
          </w:p>
        </w:tc>
        <w:tc>
          <w:tcPr>
            <w:tcW w:w="0" w:type="dxa"/>
            <w:shd w:val="clear" w:color="auto" w:fill="2B5D9A" w:themeFill="accent6" w:themeFillShade="BF"/>
            <w:tcPrChange w:author="Andreyeva, Julia" w:date="2022-03-03T17:03:00Z" w:id="9631">
              <w:tcPr>
                <w:tcW w:w="2128" w:type="dxa"/>
                <w:shd w:val="clear" w:color="auto" w:fill="2B5D9A" w:themeFill="accent6" w:themeFillShade="BF"/>
              </w:tcPr>
            </w:tcPrChange>
          </w:tcPr>
          <w:p w:rsidRPr="0035401D" w:rsidR="00F53AA3" w:rsidDel="00071898" w:rsidP="0035401D" w:rsidRDefault="00F53AA3" w14:paraId="57A2C72A" w14:textId="237B300F">
            <w:pPr>
              <w:jc w:val="center"/>
              <w:rPr>
                <w:del w:author="Andreyeva, Julia" w:date="2022-03-03T17:05:00Z" w:id="9632"/>
                <w:rFonts w:eastAsia="Times New Roman" w:cs="Arial"/>
                <w:b/>
                <w:bCs/>
                <w:color w:val="FFFFFF" w:themeColor="background1"/>
                <w:sz w:val="20"/>
                <w:szCs w:val="20"/>
                <w:lang w:val="en-US"/>
              </w:rPr>
            </w:pPr>
            <w:del w:author="Andreyeva, Julia" w:date="2022-03-03T17:03:00Z" w:id="9633">
              <w:r w:rsidRPr="0035401D" w:rsidDel="009A400A">
                <w:rPr>
                  <w:rFonts w:eastAsia="Times New Roman" w:cs="Arial"/>
                  <w:b/>
                  <w:bCs/>
                  <w:color w:val="FFFFFF" w:themeColor="background1"/>
                  <w:sz w:val="20"/>
                  <w:szCs w:val="20"/>
                  <w:lang w:val="en-US"/>
                </w:rPr>
                <w:delText>Transformation</w:delText>
              </w:r>
            </w:del>
          </w:p>
        </w:tc>
      </w:tr>
      <w:tr w:rsidRPr="0035401D" w:rsidR="00F53AA3" w:rsidDel="00071898" w:rsidTr="009A400A" w14:paraId="0143F98A" w14:textId="6E44EF91">
        <w:trPr>
          <w:trHeight w:val="532"/>
          <w:del w:author="Andreyeva, Julia" w:date="2022-03-03T17:05:00Z" w:id="9634"/>
          <w:trPrChange w:author="Andreyeva, Julia" w:date="2022-03-03T17:03:00Z" w:id="9635">
            <w:trPr>
              <w:trHeight w:val="532"/>
            </w:trPr>
          </w:trPrChange>
        </w:trPr>
        <w:tc>
          <w:tcPr>
            <w:tcW w:w="0" w:type="dxa"/>
            <w:tcPrChange w:author="Andreyeva, Julia" w:date="2022-03-03T17:03:00Z" w:id="9636">
              <w:tcPr>
                <w:tcW w:w="328" w:type="dxa"/>
              </w:tcPr>
            </w:tcPrChange>
          </w:tcPr>
          <w:p w:rsidRPr="0035401D" w:rsidR="00F53AA3" w:rsidDel="00071898" w:rsidP="00652EAA" w:rsidRDefault="00F53AA3" w14:paraId="3D841D85" w14:textId="4833F2EE">
            <w:pPr>
              <w:jc w:val="right"/>
              <w:rPr>
                <w:del w:author="Andreyeva, Julia" w:date="2022-03-03T17:05:00Z" w:id="9637"/>
                <w:rFonts w:eastAsia="Times New Roman" w:cs="Arial"/>
                <w:color w:val="000000"/>
                <w:sz w:val="20"/>
                <w:szCs w:val="20"/>
                <w:lang w:val="en-US"/>
              </w:rPr>
            </w:pPr>
            <w:del w:author="Andreyeva, Julia" w:date="2022-03-03T17:03:00Z" w:id="9638">
              <w:r w:rsidRPr="0035401D" w:rsidDel="009A400A">
                <w:rPr>
                  <w:rFonts w:eastAsia="Times New Roman" w:cs="Arial"/>
                  <w:color w:val="000000"/>
                  <w:sz w:val="20"/>
                  <w:szCs w:val="20"/>
                  <w:lang w:val="en-US"/>
                </w:rPr>
                <w:delText>1</w:delText>
              </w:r>
            </w:del>
          </w:p>
        </w:tc>
        <w:tc>
          <w:tcPr>
            <w:tcW w:w="0" w:type="dxa"/>
            <w:tcPrChange w:author="Andreyeva, Julia" w:date="2022-03-03T17:03:00Z" w:id="9639">
              <w:tcPr>
                <w:tcW w:w="1399" w:type="dxa"/>
              </w:tcPr>
            </w:tcPrChange>
          </w:tcPr>
          <w:p w:rsidRPr="0035401D" w:rsidR="00F53AA3" w:rsidDel="00071898" w:rsidP="00652EAA" w:rsidRDefault="00F53AA3" w14:paraId="106D5CC6" w14:textId="0BFB6F94">
            <w:pPr>
              <w:rPr>
                <w:del w:author="Andreyeva, Julia" w:date="2022-03-03T17:05:00Z" w:id="9640"/>
                <w:rFonts w:eastAsia="Times New Roman" w:cs="Arial"/>
                <w:color w:val="000000"/>
                <w:sz w:val="20"/>
                <w:szCs w:val="20"/>
                <w:lang w:val="en-US"/>
              </w:rPr>
            </w:pPr>
            <w:del w:author="Andreyeva, Julia" w:date="2022-03-03T17:03:00Z" w:id="9641">
              <w:r w:rsidRPr="0035401D" w:rsidDel="009A400A">
                <w:rPr>
                  <w:rFonts w:eastAsia="Times New Roman" w:cs="Arial"/>
                  <w:color w:val="000000"/>
                  <w:sz w:val="20"/>
                  <w:szCs w:val="20"/>
                  <w:lang w:val="en-US"/>
                </w:rPr>
                <w:delText>Asset Component</w:delText>
              </w:r>
            </w:del>
          </w:p>
        </w:tc>
        <w:tc>
          <w:tcPr>
            <w:tcW w:w="0" w:type="dxa"/>
            <w:tcPrChange w:author="Andreyeva, Julia" w:date="2022-03-03T17:03:00Z" w:id="9642">
              <w:tcPr>
                <w:tcW w:w="1503" w:type="dxa"/>
              </w:tcPr>
            </w:tcPrChange>
          </w:tcPr>
          <w:p w:rsidRPr="0035401D" w:rsidR="00F53AA3" w:rsidDel="00071898" w:rsidP="00652EAA" w:rsidRDefault="00F53AA3" w14:paraId="4E8CC928" w14:textId="47F42F72">
            <w:pPr>
              <w:rPr>
                <w:del w:author="Andreyeva, Julia" w:date="2022-03-03T17:05:00Z" w:id="9643"/>
                <w:rFonts w:eastAsia="Times New Roman" w:cs="Arial"/>
                <w:color w:val="000000"/>
                <w:sz w:val="20"/>
                <w:szCs w:val="20"/>
                <w:lang w:val="en-US"/>
              </w:rPr>
            </w:pPr>
            <w:del w:author="Andreyeva, Julia" w:date="2022-03-03T17:03:00Z" w:id="9644">
              <w:r w:rsidRPr="0035401D" w:rsidDel="009A400A">
                <w:rPr>
                  <w:rFonts w:eastAsia="Times New Roman" w:cs="Arial"/>
                  <w:color w:val="000000"/>
                  <w:sz w:val="20"/>
                  <w:szCs w:val="20"/>
                  <w:lang w:val="en-US"/>
                </w:rPr>
                <w:delText>Parent Asset</w:delText>
              </w:r>
            </w:del>
          </w:p>
        </w:tc>
        <w:tc>
          <w:tcPr>
            <w:tcW w:w="0" w:type="dxa"/>
            <w:tcPrChange w:author="Andreyeva, Julia" w:date="2022-03-03T17:03:00Z" w:id="9645">
              <w:tcPr>
                <w:tcW w:w="2629" w:type="dxa"/>
              </w:tcPr>
            </w:tcPrChange>
          </w:tcPr>
          <w:p w:rsidRPr="0035401D" w:rsidR="00F53AA3" w:rsidDel="00071898" w:rsidP="00652EAA" w:rsidRDefault="00F53AA3" w14:paraId="0A0DEA56" w14:textId="7DCD0878">
            <w:pPr>
              <w:rPr>
                <w:del w:author="Andreyeva, Julia" w:date="2022-03-03T17:05:00Z" w:id="9646"/>
                <w:rFonts w:eastAsia="Times New Roman" w:cs="Arial"/>
                <w:color w:val="000000"/>
                <w:sz w:val="20"/>
                <w:szCs w:val="20"/>
                <w:lang w:val="en-US"/>
              </w:rPr>
            </w:pPr>
            <w:del w:author="Andreyeva, Julia" w:date="2022-03-03T17:03:00Z" w:id="9647">
              <w:r w:rsidRPr="0035401D" w:rsidDel="009A400A">
                <w:rPr>
                  <w:rFonts w:eastAsia="Times New Roman" w:cs="Arial"/>
                  <w:color w:val="000000"/>
                  <w:sz w:val="20"/>
                  <w:szCs w:val="20"/>
                  <w:lang w:val="en-US"/>
                </w:rPr>
                <w:delText>Parent Asset #</w:delText>
              </w:r>
            </w:del>
          </w:p>
        </w:tc>
        <w:tc>
          <w:tcPr>
            <w:tcW w:w="0" w:type="dxa"/>
            <w:tcPrChange w:author="Andreyeva, Julia" w:date="2022-03-03T17:03:00Z" w:id="9648">
              <w:tcPr>
                <w:tcW w:w="1458" w:type="dxa"/>
              </w:tcPr>
            </w:tcPrChange>
          </w:tcPr>
          <w:p w:rsidRPr="0035401D" w:rsidR="00F53AA3" w:rsidDel="00071898" w:rsidP="00652EAA" w:rsidRDefault="00F53AA3" w14:paraId="52E3A0CF" w14:textId="3DCADE8D">
            <w:pPr>
              <w:rPr>
                <w:del w:author="Andreyeva, Julia" w:date="2022-03-03T17:05:00Z" w:id="9649"/>
                <w:rFonts w:eastAsia="Times New Roman" w:cs="Arial"/>
                <w:color w:val="000000"/>
                <w:sz w:val="20"/>
                <w:szCs w:val="20"/>
                <w:lang w:val="en-US"/>
              </w:rPr>
            </w:pPr>
            <w:del w:author="Andreyeva, Julia" w:date="2022-03-03T17:03:00Z" w:id="9650">
              <w:r w:rsidRPr="0035401D" w:rsidDel="009A400A">
                <w:rPr>
                  <w:rFonts w:eastAsia="Times New Roman" w:cs="Arial"/>
                  <w:color w:val="000000"/>
                  <w:sz w:val="20"/>
                  <w:szCs w:val="20"/>
                  <w:lang w:val="en-US"/>
                </w:rPr>
                <w:delText>String</w:delText>
              </w:r>
            </w:del>
          </w:p>
        </w:tc>
        <w:tc>
          <w:tcPr>
            <w:tcW w:w="0" w:type="dxa"/>
            <w:tcPrChange w:author="Andreyeva, Julia" w:date="2022-03-03T17:03:00Z" w:id="9651">
              <w:tcPr>
                <w:tcW w:w="2128" w:type="dxa"/>
              </w:tcPr>
            </w:tcPrChange>
          </w:tcPr>
          <w:p w:rsidRPr="0035401D" w:rsidR="00F53AA3" w:rsidDel="00071898" w:rsidP="00652EAA" w:rsidRDefault="00F53AA3" w14:paraId="019D0E8D" w14:textId="2AC8A3E9">
            <w:pPr>
              <w:rPr>
                <w:del w:author="Andreyeva, Julia" w:date="2022-03-03T17:05:00Z" w:id="9652"/>
                <w:rFonts w:eastAsia="Times New Roman" w:cs="Arial"/>
                <w:i/>
                <w:iCs/>
                <w:color w:val="000000"/>
                <w:sz w:val="20"/>
                <w:szCs w:val="20"/>
                <w:lang w:val="en-US"/>
              </w:rPr>
            </w:pPr>
            <w:del w:author="Andreyeva, Julia" w:date="2022-03-03T17:03:00Z" w:id="9653">
              <w:r w:rsidRPr="0035401D" w:rsidDel="009A400A">
                <w:rPr>
                  <w:rFonts w:eastAsia="Times New Roman" w:cs="Arial"/>
                  <w:i/>
                  <w:iCs/>
                  <w:color w:val="000000"/>
                  <w:sz w:val="20"/>
                  <w:szCs w:val="20"/>
                  <w:lang w:val="en-US"/>
                </w:rPr>
                <w:delText>Explain any required modification of the incoming data</w:delText>
              </w:r>
            </w:del>
          </w:p>
        </w:tc>
      </w:tr>
      <w:tr w:rsidRPr="0035401D" w:rsidR="00950B85" w:rsidDel="00071898" w:rsidTr="00950B85" w14:paraId="6E3FE624" w14:textId="6124589A">
        <w:trPr>
          <w:trHeight w:val="70"/>
          <w:del w:author="Andreyeva, Julia" w:date="2022-03-03T17:05:00Z" w:id="9654"/>
        </w:trPr>
        <w:tc>
          <w:tcPr>
            <w:tcW w:w="328" w:type="dxa"/>
          </w:tcPr>
          <w:p w:rsidRPr="0035401D" w:rsidR="00950B85" w:rsidDel="00071898" w:rsidP="00652EAA" w:rsidRDefault="00950B85" w14:paraId="38B4C051" w14:textId="65A78A48">
            <w:pPr>
              <w:jc w:val="right"/>
              <w:rPr>
                <w:del w:author="Andreyeva, Julia" w:date="2022-03-03T17:05:00Z" w:id="9655"/>
                <w:rFonts w:eastAsia="Times New Roman" w:cs="Arial"/>
                <w:color w:val="000000"/>
                <w:sz w:val="20"/>
                <w:szCs w:val="20"/>
                <w:lang w:val="en-US"/>
              </w:rPr>
            </w:pPr>
            <w:del w:author="Andreyeva, Julia" w:date="2022-03-03T17:03:00Z" w:id="9656">
              <w:r w:rsidDel="009A400A">
                <w:rPr>
                  <w:rFonts w:eastAsia="Times New Roman" w:cs="Arial"/>
                  <w:color w:val="000000"/>
                  <w:sz w:val="20"/>
                  <w:szCs w:val="20"/>
                  <w:lang w:val="en-US"/>
                </w:rPr>
                <w:delText>#</w:delText>
              </w:r>
            </w:del>
          </w:p>
        </w:tc>
        <w:tc>
          <w:tcPr>
            <w:tcW w:w="1399" w:type="dxa"/>
          </w:tcPr>
          <w:p w:rsidRPr="0035401D" w:rsidR="00950B85" w:rsidDel="00071898" w:rsidP="00652EAA" w:rsidRDefault="00950B85" w14:paraId="0942B04E" w14:textId="6770C8B1">
            <w:pPr>
              <w:rPr>
                <w:del w:author="Andreyeva, Julia" w:date="2022-03-03T17:05:00Z" w:id="9657"/>
                <w:rFonts w:eastAsia="Times New Roman" w:cs="Arial"/>
                <w:color w:val="000000"/>
                <w:sz w:val="20"/>
                <w:szCs w:val="20"/>
                <w:lang w:val="en-US"/>
              </w:rPr>
            </w:pPr>
          </w:p>
        </w:tc>
        <w:tc>
          <w:tcPr>
            <w:tcW w:w="1503" w:type="dxa"/>
          </w:tcPr>
          <w:p w:rsidRPr="0035401D" w:rsidR="00950B85" w:rsidDel="00071898" w:rsidP="00652EAA" w:rsidRDefault="00950B85" w14:paraId="5E7261BF" w14:textId="6CD014A7">
            <w:pPr>
              <w:rPr>
                <w:del w:author="Andreyeva, Julia" w:date="2022-03-03T17:05:00Z" w:id="9658"/>
                <w:rFonts w:eastAsia="Times New Roman" w:cs="Arial"/>
                <w:color w:val="000000"/>
                <w:sz w:val="20"/>
                <w:szCs w:val="20"/>
                <w:lang w:val="en-US"/>
              </w:rPr>
            </w:pPr>
          </w:p>
        </w:tc>
        <w:tc>
          <w:tcPr>
            <w:tcW w:w="2629" w:type="dxa"/>
          </w:tcPr>
          <w:p w:rsidRPr="0035401D" w:rsidR="00950B85" w:rsidDel="00071898" w:rsidP="00652EAA" w:rsidRDefault="00950B85" w14:paraId="651CCC2E" w14:textId="05B52928">
            <w:pPr>
              <w:rPr>
                <w:del w:author="Andreyeva, Julia" w:date="2022-03-03T17:05:00Z" w:id="9659"/>
                <w:rFonts w:eastAsia="Times New Roman" w:cs="Arial"/>
                <w:color w:val="000000"/>
                <w:sz w:val="20"/>
                <w:szCs w:val="20"/>
                <w:lang w:val="en-US"/>
              </w:rPr>
            </w:pPr>
          </w:p>
        </w:tc>
        <w:tc>
          <w:tcPr>
            <w:tcW w:w="1458" w:type="dxa"/>
          </w:tcPr>
          <w:p w:rsidRPr="0035401D" w:rsidR="00950B85" w:rsidDel="00071898" w:rsidP="00652EAA" w:rsidRDefault="00950B85" w14:paraId="1CD1DADA" w14:textId="11F898F5">
            <w:pPr>
              <w:rPr>
                <w:del w:author="Andreyeva, Julia" w:date="2022-03-03T17:05:00Z" w:id="9660"/>
                <w:rFonts w:eastAsia="Times New Roman" w:cs="Arial"/>
                <w:color w:val="000000"/>
                <w:sz w:val="20"/>
                <w:szCs w:val="20"/>
                <w:lang w:val="en-US"/>
              </w:rPr>
            </w:pPr>
          </w:p>
        </w:tc>
        <w:tc>
          <w:tcPr>
            <w:tcW w:w="2128" w:type="dxa"/>
          </w:tcPr>
          <w:p w:rsidRPr="0035401D" w:rsidR="00950B85" w:rsidDel="00071898" w:rsidP="00652EAA" w:rsidRDefault="00950B85" w14:paraId="39C5A461" w14:textId="0910B60A">
            <w:pPr>
              <w:rPr>
                <w:del w:author="Andreyeva, Julia" w:date="2022-03-03T17:05:00Z" w:id="9661"/>
                <w:rFonts w:eastAsia="Times New Roman" w:cs="Arial"/>
                <w:i/>
                <w:iCs/>
                <w:color w:val="000000"/>
                <w:sz w:val="20"/>
                <w:szCs w:val="20"/>
                <w:lang w:val="en-US"/>
              </w:rPr>
            </w:pPr>
          </w:p>
        </w:tc>
      </w:tr>
    </w:tbl>
    <w:p w:rsidRPr="00F53AA3" w:rsidR="00F53AA3" w:rsidDel="00071898" w:rsidP="00F53AA3" w:rsidRDefault="00F53AA3" w14:paraId="304085CC" w14:textId="0E9F44EE">
      <w:pPr>
        <w:rPr>
          <w:del w:author="Andreyeva, Julia" w:date="2022-03-03T17:05:00Z" w:id="9662"/>
        </w:rPr>
      </w:pPr>
    </w:p>
    <w:p w:rsidR="00C43F48" w:rsidP="00D15340" w:rsidRDefault="00C43F48" w14:paraId="4CDB5A98" w14:textId="5CC7DD63">
      <w:pPr>
        <w:pStyle w:val="Heading2"/>
        <w:numPr>
          <w:ilvl w:val="2"/>
          <w:numId w:val="18"/>
        </w:numPr>
        <w:tabs>
          <w:tab w:val="left" w:pos="1170"/>
        </w:tabs>
        <w:ind w:left="1170"/>
      </w:pPr>
      <w:bookmarkStart w:name="_Toc75807741" w:id="9663"/>
      <w:r>
        <w:t>Outbound</w:t>
      </w:r>
      <w:bookmarkEnd w:id="9663"/>
    </w:p>
    <w:p w:rsidR="006B773C" w:rsidP="006B773C" w:rsidRDefault="006B773C" w14:paraId="21C8FD3A" w14:textId="77777777">
      <w:pPr>
        <w:rPr>
          <w:ins w:author="Andreyeva, Julia" w:date="2022-03-18T16:20:00Z" w:id="9664"/>
          <w:lang w:val="en-US"/>
        </w:rPr>
      </w:pPr>
      <w:ins w:author="Andreyeva, Julia" w:date="2022-03-16T17:51:00Z" w:id="9665">
        <w:r w:rsidRPr="002674DA">
          <w:rPr>
            <w:lang w:val="en-US"/>
          </w:rPr>
          <w:t>Not applicable</w:t>
        </w:r>
      </w:ins>
    </w:p>
    <w:tbl>
      <w:tblPr>
        <w:tblStyle w:val="GridTable1Light-Accent6"/>
        <w:tblW w:w="9634" w:type="dxa"/>
        <w:tblLook w:val="0020" w:firstRow="1" w:lastRow="0" w:firstColumn="0" w:lastColumn="0" w:noHBand="0" w:noVBand="0"/>
        <w:tblPrChange w:author="Andreyeva, Julia" w:date="2022-03-31T14:46:00Z" w:id="9666">
          <w:tblPr>
            <w:tblStyle w:val="GridTable1Light-Accent6"/>
            <w:tblW w:w="9445" w:type="dxa"/>
            <w:tblLook w:val="0020" w:firstRow="1" w:lastRow="0" w:firstColumn="0" w:lastColumn="0" w:noHBand="0" w:noVBand="0"/>
          </w:tblPr>
        </w:tblPrChange>
      </w:tblPr>
      <w:tblGrid>
        <w:gridCol w:w="328"/>
        <w:gridCol w:w="1399"/>
        <w:gridCol w:w="1503"/>
        <w:gridCol w:w="2629"/>
        <w:gridCol w:w="1458"/>
        <w:gridCol w:w="2317"/>
        <w:tblGridChange w:id="9667">
          <w:tblGrid>
            <w:gridCol w:w="328"/>
            <w:gridCol w:w="1399"/>
            <w:gridCol w:w="1503"/>
            <w:gridCol w:w="2629"/>
            <w:gridCol w:w="1458"/>
            <w:gridCol w:w="2128"/>
          </w:tblGrid>
        </w:tblGridChange>
      </w:tblGrid>
      <w:tr w:rsidRPr="0035401D" w:rsidR="00F54949" w:rsidTr="00A529BA" w14:paraId="634AF9F8" w14:textId="77777777">
        <w:trPr>
          <w:cnfStyle w:val="100000000000" w:firstRow="1" w:lastRow="0" w:firstColumn="0" w:lastColumn="0" w:oddVBand="0" w:evenVBand="0" w:oddHBand="0" w:evenHBand="0" w:firstRowFirstColumn="0" w:firstRowLastColumn="0" w:lastRowFirstColumn="0" w:lastRowLastColumn="0"/>
          <w:trHeight w:val="570"/>
          <w:ins w:author="Andreyeva, Julia" w:date="2022-03-18T16:20:00Z" w:id="9668"/>
          <w:trPrChange w:author="Andreyeva, Julia" w:date="2022-03-31T14:46:00Z" w:id="9669">
            <w:trPr>
              <w:trHeight w:val="570"/>
            </w:trPr>
          </w:trPrChange>
        </w:trPr>
        <w:tc>
          <w:tcPr>
            <w:tcW w:w="9634" w:type="dxa"/>
            <w:gridSpan w:val="6"/>
            <w:hideMark/>
            <w:tcPrChange w:author="Andreyeva, Julia" w:date="2022-03-31T14:46:00Z" w:id="9670">
              <w:tcPr>
                <w:tcW w:w="9445" w:type="dxa"/>
                <w:gridSpan w:val="6"/>
                <w:hideMark/>
              </w:tcPr>
            </w:tcPrChange>
          </w:tcPr>
          <w:p w:rsidRPr="0035401D" w:rsidR="00F54949" w:rsidP="00FE77DC" w:rsidRDefault="00F54949" w14:paraId="582D776A" w14:textId="77777777">
            <w:pPr>
              <w:spacing w:before="120" w:after="120"/>
              <w:jc w:val="center"/>
              <w:cnfStyle w:val="100000000000" w:firstRow="1" w:lastRow="0" w:firstColumn="0" w:lastColumn="0" w:oddVBand="0" w:evenVBand="0" w:oddHBand="0" w:evenHBand="0" w:firstRowFirstColumn="0" w:firstRowLastColumn="0" w:lastRowFirstColumn="0" w:lastRowLastColumn="0"/>
              <w:rPr>
                <w:ins w:author="Andreyeva, Julia" w:date="2022-03-18T16:20:00Z" w:id="9671"/>
                <w:rFonts w:eastAsia="Times New Roman" w:cs="Arial"/>
                <w:color w:val="000000"/>
                <w:sz w:val="20"/>
                <w:szCs w:val="20"/>
                <w:lang w:val="en-US"/>
              </w:rPr>
            </w:pPr>
            <w:ins w:author="Andreyeva, Julia" w:date="2022-03-18T16:20:00Z" w:id="9672">
              <w:r>
                <w:rPr>
                  <w:rFonts w:eastAsia="Times New Roman" w:cs="Arial"/>
                  <w:color w:val="000000"/>
                  <w:sz w:val="20"/>
                  <w:szCs w:val="20"/>
                  <w:lang w:val="en-US"/>
                </w:rPr>
                <w:t>N/A</w:t>
              </w:r>
            </w:ins>
          </w:p>
        </w:tc>
      </w:tr>
      <w:tr w:rsidRPr="0035401D" w:rsidR="00F54949" w:rsidTr="00A529BA" w14:paraId="06DEFE07" w14:textId="77777777">
        <w:trPr>
          <w:trHeight w:val="300"/>
          <w:ins w:author="Andreyeva, Julia" w:date="2022-03-18T16:20:00Z" w:id="9673"/>
          <w:trPrChange w:author="Andreyeva, Julia" w:date="2022-03-31T14:46:00Z" w:id="9674">
            <w:trPr>
              <w:trHeight w:val="300"/>
            </w:trPr>
          </w:trPrChange>
        </w:trPr>
        <w:tc>
          <w:tcPr>
            <w:tcW w:w="328" w:type="dxa"/>
            <w:shd w:val="clear" w:color="auto" w:fill="2B5D9A" w:themeFill="accent6" w:themeFillShade="BF"/>
            <w:hideMark/>
            <w:tcPrChange w:author="Andreyeva, Julia" w:date="2022-03-31T14:46:00Z" w:id="9675">
              <w:tcPr>
                <w:tcW w:w="328" w:type="dxa"/>
                <w:shd w:val="clear" w:color="auto" w:fill="2B5D9A" w:themeFill="accent6" w:themeFillShade="BF"/>
                <w:hideMark/>
              </w:tcPr>
            </w:tcPrChange>
          </w:tcPr>
          <w:p w:rsidRPr="0035401D" w:rsidR="00F54949" w:rsidP="00FE77DC" w:rsidRDefault="00F54949" w14:paraId="4E647E7A" w14:textId="77777777">
            <w:pPr>
              <w:spacing w:before="120" w:after="120"/>
              <w:jc w:val="center"/>
              <w:rPr>
                <w:ins w:author="Andreyeva, Julia" w:date="2022-03-18T16:20:00Z" w:id="9676"/>
                <w:rFonts w:eastAsia="Times New Roman" w:cs="Arial"/>
                <w:b/>
                <w:bCs/>
                <w:color w:val="FFFFFF" w:themeColor="background1"/>
                <w:sz w:val="20"/>
                <w:szCs w:val="20"/>
                <w:lang w:val="en-US"/>
              </w:rPr>
            </w:pPr>
            <w:ins w:author="Andreyeva, Julia" w:date="2022-03-18T16:20:00Z" w:id="9677">
              <w:r w:rsidRPr="0035401D">
                <w:rPr>
                  <w:rFonts w:eastAsia="Times New Roman" w:cs="Arial"/>
                  <w:b/>
                  <w:bCs/>
                  <w:color w:val="FFFFFF" w:themeColor="background1"/>
                  <w:sz w:val="20"/>
                  <w:szCs w:val="20"/>
                  <w:lang w:val="en-US"/>
                </w:rPr>
                <w:t>#</w:t>
              </w:r>
            </w:ins>
          </w:p>
        </w:tc>
        <w:tc>
          <w:tcPr>
            <w:tcW w:w="1399" w:type="dxa"/>
            <w:shd w:val="clear" w:color="auto" w:fill="2B5D9A" w:themeFill="accent6" w:themeFillShade="BF"/>
            <w:hideMark/>
            <w:tcPrChange w:author="Andreyeva, Julia" w:date="2022-03-31T14:46:00Z" w:id="9678">
              <w:tcPr>
                <w:tcW w:w="1399" w:type="dxa"/>
                <w:shd w:val="clear" w:color="auto" w:fill="2B5D9A" w:themeFill="accent6" w:themeFillShade="BF"/>
                <w:hideMark/>
              </w:tcPr>
            </w:tcPrChange>
          </w:tcPr>
          <w:p w:rsidRPr="0035401D" w:rsidR="00F54949" w:rsidP="00FE77DC" w:rsidRDefault="00F54949" w14:paraId="0054F0EE" w14:textId="77777777">
            <w:pPr>
              <w:spacing w:before="120" w:after="120"/>
              <w:jc w:val="center"/>
              <w:rPr>
                <w:ins w:author="Andreyeva, Julia" w:date="2022-03-18T16:20:00Z" w:id="9679"/>
                <w:rFonts w:eastAsia="Times New Roman" w:cs="Arial"/>
                <w:b/>
                <w:bCs/>
                <w:color w:val="FFFFFF" w:themeColor="background1"/>
                <w:sz w:val="20"/>
                <w:szCs w:val="20"/>
                <w:lang w:val="en-US"/>
              </w:rPr>
            </w:pPr>
            <w:ins w:author="Andreyeva, Julia" w:date="2022-03-18T16:20:00Z" w:id="9680">
              <w:r w:rsidRPr="0035401D">
                <w:rPr>
                  <w:rFonts w:eastAsia="Times New Roman" w:cs="Arial"/>
                  <w:b/>
                  <w:bCs/>
                  <w:color w:val="FFFFFF" w:themeColor="background1"/>
                  <w:sz w:val="20"/>
                  <w:szCs w:val="20"/>
                  <w:lang w:val="en-US"/>
                </w:rPr>
                <w:t>Entity</w:t>
              </w:r>
            </w:ins>
          </w:p>
        </w:tc>
        <w:tc>
          <w:tcPr>
            <w:tcW w:w="1503" w:type="dxa"/>
            <w:shd w:val="clear" w:color="auto" w:fill="2B5D9A" w:themeFill="accent6" w:themeFillShade="BF"/>
            <w:hideMark/>
            <w:tcPrChange w:author="Andreyeva, Julia" w:date="2022-03-31T14:46:00Z" w:id="9681">
              <w:tcPr>
                <w:tcW w:w="1503" w:type="dxa"/>
                <w:shd w:val="clear" w:color="auto" w:fill="2B5D9A" w:themeFill="accent6" w:themeFillShade="BF"/>
                <w:hideMark/>
              </w:tcPr>
            </w:tcPrChange>
          </w:tcPr>
          <w:p w:rsidRPr="0035401D" w:rsidR="00F54949" w:rsidP="00FE77DC" w:rsidRDefault="00F54949" w14:paraId="55AB8F6F" w14:textId="77777777">
            <w:pPr>
              <w:spacing w:before="120" w:after="120"/>
              <w:jc w:val="center"/>
              <w:rPr>
                <w:ins w:author="Andreyeva, Julia" w:date="2022-03-18T16:20:00Z" w:id="9682"/>
                <w:rFonts w:eastAsia="Times New Roman" w:cs="Arial"/>
                <w:b/>
                <w:bCs/>
                <w:color w:val="FFFFFF" w:themeColor="background1"/>
                <w:sz w:val="20"/>
                <w:szCs w:val="20"/>
                <w:lang w:val="en-US"/>
              </w:rPr>
            </w:pPr>
            <w:ins w:author="Andreyeva, Julia" w:date="2022-03-18T16:20:00Z" w:id="9683">
              <w:r w:rsidRPr="0035401D">
                <w:rPr>
                  <w:rFonts w:eastAsia="Times New Roman" w:cs="Arial"/>
                  <w:b/>
                  <w:bCs/>
                  <w:color w:val="FFFFFF" w:themeColor="background1"/>
                  <w:sz w:val="20"/>
                  <w:szCs w:val="20"/>
                  <w:lang w:val="en-US"/>
                </w:rPr>
                <w:t>Field Name</w:t>
              </w:r>
            </w:ins>
          </w:p>
        </w:tc>
        <w:tc>
          <w:tcPr>
            <w:tcW w:w="2629" w:type="dxa"/>
            <w:shd w:val="clear" w:color="auto" w:fill="2B5D9A" w:themeFill="accent6" w:themeFillShade="BF"/>
            <w:hideMark/>
            <w:tcPrChange w:author="Andreyeva, Julia" w:date="2022-03-31T14:46:00Z" w:id="9684">
              <w:tcPr>
                <w:tcW w:w="2629" w:type="dxa"/>
                <w:shd w:val="clear" w:color="auto" w:fill="2B5D9A" w:themeFill="accent6" w:themeFillShade="BF"/>
                <w:hideMark/>
              </w:tcPr>
            </w:tcPrChange>
          </w:tcPr>
          <w:p w:rsidRPr="0035401D" w:rsidR="00F54949" w:rsidP="00FE77DC" w:rsidRDefault="00F54949" w14:paraId="31AA7F47" w14:textId="77777777">
            <w:pPr>
              <w:spacing w:before="120" w:after="120"/>
              <w:jc w:val="center"/>
              <w:rPr>
                <w:ins w:author="Andreyeva, Julia" w:date="2022-03-18T16:20:00Z" w:id="9685"/>
                <w:rFonts w:eastAsia="Times New Roman" w:cs="Arial"/>
                <w:b/>
                <w:bCs/>
                <w:color w:val="FFFFFF" w:themeColor="background1"/>
                <w:sz w:val="20"/>
                <w:szCs w:val="20"/>
                <w:lang w:val="en-US"/>
              </w:rPr>
            </w:pPr>
            <w:ins w:author="Andreyeva, Julia" w:date="2022-03-18T16:20:00Z" w:id="9686">
              <w:r w:rsidRPr="0035401D">
                <w:rPr>
                  <w:rFonts w:eastAsia="Times New Roman" w:cs="Arial"/>
                  <w:b/>
                  <w:bCs/>
                  <w:color w:val="FFFFFF" w:themeColor="background1"/>
                  <w:sz w:val="20"/>
                  <w:szCs w:val="20"/>
                  <w:lang w:val="en-US"/>
                </w:rPr>
                <w:t>Contents</w:t>
              </w:r>
            </w:ins>
          </w:p>
        </w:tc>
        <w:tc>
          <w:tcPr>
            <w:tcW w:w="1458" w:type="dxa"/>
            <w:shd w:val="clear" w:color="auto" w:fill="2B5D9A" w:themeFill="accent6" w:themeFillShade="BF"/>
            <w:hideMark/>
            <w:tcPrChange w:author="Andreyeva, Julia" w:date="2022-03-31T14:46:00Z" w:id="9687">
              <w:tcPr>
                <w:tcW w:w="1458" w:type="dxa"/>
                <w:shd w:val="clear" w:color="auto" w:fill="2B5D9A" w:themeFill="accent6" w:themeFillShade="BF"/>
                <w:hideMark/>
              </w:tcPr>
            </w:tcPrChange>
          </w:tcPr>
          <w:p w:rsidRPr="0035401D" w:rsidR="00F54949" w:rsidP="00FE77DC" w:rsidRDefault="00F54949" w14:paraId="74E18282" w14:textId="77777777">
            <w:pPr>
              <w:spacing w:before="120" w:after="120"/>
              <w:jc w:val="center"/>
              <w:rPr>
                <w:ins w:author="Andreyeva, Julia" w:date="2022-03-18T16:20:00Z" w:id="9688"/>
                <w:rFonts w:eastAsia="Times New Roman" w:cs="Arial"/>
                <w:b/>
                <w:bCs/>
                <w:color w:val="FFFFFF" w:themeColor="background1"/>
                <w:sz w:val="20"/>
                <w:szCs w:val="20"/>
                <w:lang w:val="en-US"/>
              </w:rPr>
            </w:pPr>
            <w:ins w:author="Andreyeva, Julia" w:date="2022-03-18T16:20:00Z" w:id="9689">
              <w:r w:rsidRPr="0035401D">
                <w:rPr>
                  <w:rFonts w:eastAsia="Times New Roman" w:cs="Arial"/>
                  <w:b/>
                  <w:bCs/>
                  <w:color w:val="FFFFFF" w:themeColor="background1"/>
                  <w:sz w:val="20"/>
                  <w:szCs w:val="20"/>
                  <w:lang w:val="en-US"/>
                </w:rPr>
                <w:t>Data type/format</w:t>
              </w:r>
            </w:ins>
          </w:p>
        </w:tc>
        <w:tc>
          <w:tcPr>
            <w:tcW w:w="2317" w:type="dxa"/>
            <w:shd w:val="clear" w:color="auto" w:fill="2B5D9A" w:themeFill="accent6" w:themeFillShade="BF"/>
            <w:hideMark/>
            <w:tcPrChange w:author="Andreyeva, Julia" w:date="2022-03-31T14:46:00Z" w:id="9690">
              <w:tcPr>
                <w:tcW w:w="2128" w:type="dxa"/>
                <w:shd w:val="clear" w:color="auto" w:fill="2B5D9A" w:themeFill="accent6" w:themeFillShade="BF"/>
                <w:hideMark/>
              </w:tcPr>
            </w:tcPrChange>
          </w:tcPr>
          <w:p w:rsidRPr="0035401D" w:rsidR="00F54949" w:rsidP="00FE77DC" w:rsidRDefault="00F54949" w14:paraId="0A58AC84" w14:textId="77777777">
            <w:pPr>
              <w:spacing w:before="120" w:after="120"/>
              <w:jc w:val="center"/>
              <w:rPr>
                <w:ins w:author="Andreyeva, Julia" w:date="2022-03-18T16:20:00Z" w:id="9691"/>
                <w:rFonts w:eastAsia="Times New Roman" w:cs="Arial"/>
                <w:b/>
                <w:bCs/>
                <w:color w:val="FFFFFF" w:themeColor="background1"/>
                <w:sz w:val="20"/>
                <w:szCs w:val="20"/>
                <w:lang w:val="en-US"/>
              </w:rPr>
            </w:pPr>
            <w:ins w:author="Andreyeva, Julia" w:date="2022-03-18T16:20:00Z" w:id="9692">
              <w:r w:rsidRPr="0035401D">
                <w:rPr>
                  <w:rFonts w:eastAsia="Times New Roman" w:cs="Arial"/>
                  <w:b/>
                  <w:bCs/>
                  <w:color w:val="FFFFFF" w:themeColor="background1"/>
                  <w:sz w:val="20"/>
                  <w:szCs w:val="20"/>
                  <w:lang w:val="en-US"/>
                </w:rPr>
                <w:t>Transformation</w:t>
              </w:r>
            </w:ins>
          </w:p>
        </w:tc>
      </w:tr>
      <w:tr w:rsidRPr="0035401D" w:rsidR="00F54949" w:rsidTr="00A529BA" w14:paraId="430E2615" w14:textId="77777777">
        <w:trPr>
          <w:trHeight w:val="532"/>
          <w:ins w:author="Andreyeva, Julia" w:date="2022-03-18T16:20:00Z" w:id="9693"/>
          <w:trPrChange w:author="Andreyeva, Julia" w:date="2022-03-31T14:46:00Z" w:id="9694">
            <w:trPr>
              <w:trHeight w:val="532"/>
            </w:trPr>
          </w:trPrChange>
        </w:trPr>
        <w:tc>
          <w:tcPr>
            <w:tcW w:w="328" w:type="dxa"/>
            <w:tcPrChange w:author="Andreyeva, Julia" w:date="2022-03-31T14:46:00Z" w:id="9695">
              <w:tcPr>
                <w:tcW w:w="328" w:type="dxa"/>
              </w:tcPr>
            </w:tcPrChange>
          </w:tcPr>
          <w:p w:rsidRPr="0035401D" w:rsidR="00F54949" w:rsidP="00FE77DC" w:rsidRDefault="00F54949" w14:paraId="33C3FD41" w14:textId="77777777">
            <w:pPr>
              <w:spacing w:before="120" w:after="120"/>
              <w:jc w:val="right"/>
              <w:rPr>
                <w:ins w:author="Andreyeva, Julia" w:date="2022-03-18T16:20:00Z" w:id="9696"/>
                <w:rFonts w:eastAsia="Times New Roman" w:cs="Arial"/>
                <w:color w:val="000000"/>
                <w:sz w:val="20"/>
                <w:szCs w:val="20"/>
                <w:lang w:val="en-US"/>
              </w:rPr>
            </w:pPr>
          </w:p>
        </w:tc>
        <w:tc>
          <w:tcPr>
            <w:tcW w:w="1399" w:type="dxa"/>
            <w:tcPrChange w:author="Andreyeva, Julia" w:date="2022-03-31T14:46:00Z" w:id="9697">
              <w:tcPr>
                <w:tcW w:w="1399" w:type="dxa"/>
              </w:tcPr>
            </w:tcPrChange>
          </w:tcPr>
          <w:p w:rsidRPr="0035401D" w:rsidR="00F54949" w:rsidP="00FE77DC" w:rsidRDefault="00F54949" w14:paraId="00D76EA0" w14:textId="77777777">
            <w:pPr>
              <w:spacing w:before="120" w:after="120"/>
              <w:rPr>
                <w:ins w:author="Andreyeva, Julia" w:date="2022-03-18T16:20:00Z" w:id="9698"/>
                <w:rFonts w:eastAsia="Times New Roman" w:cs="Arial"/>
                <w:color w:val="000000"/>
                <w:sz w:val="20"/>
                <w:szCs w:val="20"/>
                <w:lang w:val="en-US"/>
              </w:rPr>
            </w:pPr>
          </w:p>
        </w:tc>
        <w:tc>
          <w:tcPr>
            <w:tcW w:w="1503" w:type="dxa"/>
            <w:tcPrChange w:author="Andreyeva, Julia" w:date="2022-03-31T14:46:00Z" w:id="9699">
              <w:tcPr>
                <w:tcW w:w="1503" w:type="dxa"/>
              </w:tcPr>
            </w:tcPrChange>
          </w:tcPr>
          <w:p w:rsidRPr="0035401D" w:rsidR="00F54949" w:rsidP="00FE77DC" w:rsidRDefault="00F54949" w14:paraId="63BB9297" w14:textId="77777777">
            <w:pPr>
              <w:spacing w:before="120" w:after="120"/>
              <w:rPr>
                <w:ins w:author="Andreyeva, Julia" w:date="2022-03-18T16:20:00Z" w:id="9700"/>
                <w:rFonts w:eastAsia="Times New Roman" w:cs="Arial"/>
                <w:color w:val="000000"/>
                <w:sz w:val="20"/>
                <w:szCs w:val="20"/>
                <w:lang w:val="en-US"/>
              </w:rPr>
            </w:pPr>
          </w:p>
        </w:tc>
        <w:tc>
          <w:tcPr>
            <w:tcW w:w="2629" w:type="dxa"/>
            <w:tcPrChange w:author="Andreyeva, Julia" w:date="2022-03-31T14:46:00Z" w:id="9701">
              <w:tcPr>
                <w:tcW w:w="2629" w:type="dxa"/>
              </w:tcPr>
            </w:tcPrChange>
          </w:tcPr>
          <w:p w:rsidRPr="0035401D" w:rsidR="00F54949" w:rsidP="00FE77DC" w:rsidRDefault="00F54949" w14:paraId="2DF399FA" w14:textId="77777777">
            <w:pPr>
              <w:spacing w:before="120" w:after="120"/>
              <w:rPr>
                <w:ins w:author="Andreyeva, Julia" w:date="2022-03-18T16:20:00Z" w:id="9702"/>
                <w:rFonts w:eastAsia="Times New Roman" w:cs="Arial"/>
                <w:color w:val="000000"/>
                <w:sz w:val="20"/>
                <w:szCs w:val="20"/>
                <w:lang w:val="en-US"/>
              </w:rPr>
            </w:pPr>
          </w:p>
        </w:tc>
        <w:tc>
          <w:tcPr>
            <w:tcW w:w="1458" w:type="dxa"/>
            <w:tcPrChange w:author="Andreyeva, Julia" w:date="2022-03-31T14:46:00Z" w:id="9703">
              <w:tcPr>
                <w:tcW w:w="1458" w:type="dxa"/>
              </w:tcPr>
            </w:tcPrChange>
          </w:tcPr>
          <w:p w:rsidRPr="0035401D" w:rsidR="00F54949" w:rsidP="00FE77DC" w:rsidRDefault="00F54949" w14:paraId="7566D912" w14:textId="77777777">
            <w:pPr>
              <w:spacing w:before="120" w:after="120"/>
              <w:rPr>
                <w:ins w:author="Andreyeva, Julia" w:date="2022-03-18T16:20:00Z" w:id="9704"/>
                <w:rFonts w:eastAsia="Times New Roman" w:cs="Arial"/>
                <w:color w:val="000000"/>
                <w:sz w:val="20"/>
                <w:szCs w:val="20"/>
                <w:lang w:val="en-US"/>
              </w:rPr>
            </w:pPr>
          </w:p>
        </w:tc>
        <w:tc>
          <w:tcPr>
            <w:tcW w:w="2317" w:type="dxa"/>
            <w:tcPrChange w:author="Andreyeva, Julia" w:date="2022-03-31T14:46:00Z" w:id="9705">
              <w:tcPr>
                <w:tcW w:w="2128" w:type="dxa"/>
              </w:tcPr>
            </w:tcPrChange>
          </w:tcPr>
          <w:p w:rsidRPr="0035401D" w:rsidR="00F54949" w:rsidP="00FE77DC" w:rsidRDefault="00F54949" w14:paraId="05A26BCC" w14:textId="77777777">
            <w:pPr>
              <w:spacing w:before="120" w:after="120"/>
              <w:rPr>
                <w:ins w:author="Andreyeva, Julia" w:date="2022-03-18T16:20:00Z" w:id="9706"/>
                <w:rFonts w:eastAsia="Times New Roman" w:cs="Arial"/>
                <w:i/>
                <w:iCs/>
                <w:color w:val="000000"/>
                <w:sz w:val="20"/>
                <w:szCs w:val="20"/>
                <w:lang w:val="en-US"/>
              </w:rPr>
            </w:pPr>
          </w:p>
        </w:tc>
      </w:tr>
    </w:tbl>
    <w:p w:rsidRPr="002674DA" w:rsidR="00F54949" w:rsidP="006B773C" w:rsidRDefault="00F54949" w14:paraId="17093B1D" w14:textId="77777777">
      <w:pPr>
        <w:rPr>
          <w:ins w:author="Andreyeva, Julia" w:date="2022-03-16T17:51:00Z" w:id="9707"/>
          <w:lang w:val="en-US"/>
        </w:rPr>
      </w:pPr>
    </w:p>
    <w:p w:rsidRPr="002674DA" w:rsidR="00760381" w:rsidDel="00262379" w:rsidP="00760381" w:rsidRDefault="005C5930" w14:paraId="191E5295" w14:textId="4987F982">
      <w:pPr>
        <w:rPr>
          <w:ins w:author="Andreyeva, Julia" w:date="2022-03-15T16:56:00Z" w:id="9708"/>
          <w:del w:author="Murguia, Sahima" w:date="2022-03-15T22:42:00Z" w:id="9709"/>
          <w:sz w:val="20"/>
          <w:szCs w:val="20"/>
          <w:lang w:val="en-US"/>
          <w:rPrChange w:author="Andreyeva, Julia" w:date="2022-03-18T14:12:00Z" w:id="9710">
            <w:rPr>
              <w:ins w:author="Andreyeva, Julia" w:date="2022-03-15T16:56:00Z" w:id="9711"/>
              <w:del w:author="Murguia, Sahima" w:date="2022-03-15T22:42:00Z" w:id="9712"/>
              <w:strike/>
              <w:sz w:val="20"/>
              <w:szCs w:val="20"/>
              <w:lang w:val="en-US"/>
            </w:rPr>
          </w:rPrChange>
        </w:rPr>
      </w:pPr>
      <w:del w:author="Murguia, Sahima" w:date="2022-03-15T22:42:00Z" w:id="9713">
        <w:r w:rsidRPr="002674DA" w:rsidDel="00262379">
          <w:delText>xx</w:delText>
        </w:r>
      </w:del>
      <w:ins w:author="Andreyeva, Julia" w:date="2022-03-15T16:56:00Z" w:id="9714">
        <w:del w:author="Murguia, Sahima" w:date="2022-03-15T22:42:00Z" w:id="9715">
          <w:r w:rsidRPr="002674DA" w:rsidDel="00262379" w:rsidR="00760381">
            <w:rPr>
              <w:sz w:val="20"/>
              <w:szCs w:val="20"/>
              <w:lang w:val="en-US"/>
              <w:rPrChange w:author="Andreyeva, Julia" w:date="2022-03-18T14:12:00Z" w:id="9716">
                <w:rPr>
                  <w:strike/>
                  <w:sz w:val="20"/>
                  <w:szCs w:val="20"/>
                  <w:lang w:val="en-US"/>
                </w:rPr>
              </w:rPrChange>
            </w:rPr>
            <w:delText xml:space="preserve"> Sales Order Outbound interface rule for Ireland market </w:delText>
          </w:r>
        </w:del>
      </w:ins>
    </w:p>
    <w:p w:rsidRPr="002674DA" w:rsidR="00760381" w:rsidDel="00262379" w:rsidP="00760381" w:rsidRDefault="00760381" w14:paraId="3B52CB03" w14:textId="298AAE43">
      <w:pPr>
        <w:spacing w:before="100" w:beforeAutospacing="1" w:after="100" w:afterAutospacing="1" w:line="240" w:lineRule="auto"/>
        <w:rPr>
          <w:ins w:author="Andreyeva, Julia" w:date="2022-03-15T16:56:00Z" w:id="9717"/>
          <w:del w:author="Murguia, Sahima" w:date="2022-03-15T22:42:00Z" w:id="9718"/>
          <w:b/>
          <w:bCs/>
          <w:sz w:val="20"/>
          <w:szCs w:val="20"/>
          <w:lang w:val="en-US"/>
          <w:rPrChange w:author="Andreyeva, Julia" w:date="2022-03-18T14:12:00Z" w:id="9719">
            <w:rPr>
              <w:ins w:author="Andreyeva, Julia" w:date="2022-03-15T16:56:00Z" w:id="9720"/>
              <w:del w:author="Murguia, Sahima" w:date="2022-03-15T22:42:00Z" w:id="9721"/>
              <w:b/>
              <w:bCs/>
              <w:strike/>
              <w:sz w:val="20"/>
              <w:szCs w:val="20"/>
              <w:lang w:val="en-US"/>
            </w:rPr>
          </w:rPrChange>
        </w:rPr>
      </w:pPr>
      <w:ins w:author="Andreyeva, Julia" w:date="2022-03-15T16:56:00Z" w:id="9722">
        <w:del w:author="Murguia, Sahima" w:date="2022-03-15T22:42:00Z" w:id="9723">
          <w:r w:rsidRPr="002674DA" w:rsidDel="00262379">
            <w:rPr>
              <w:b/>
              <w:bCs/>
              <w:sz w:val="20"/>
              <w:szCs w:val="20"/>
              <w:lang w:val="en-US"/>
              <w:rPrChange w:author="Andreyeva, Julia" w:date="2022-03-18T14:12:00Z" w:id="9724">
                <w:rPr>
                  <w:b/>
                  <w:bCs/>
                  <w:strike/>
                  <w:sz w:val="20"/>
                  <w:szCs w:val="20"/>
                  <w:lang w:val="en-US"/>
                </w:rPr>
              </w:rPrChange>
            </w:rPr>
            <w:delText>Ireland market business rule:</w:delText>
          </w:r>
        </w:del>
      </w:ins>
    </w:p>
    <w:p w:rsidRPr="002674DA" w:rsidR="00760381" w:rsidDel="00262379" w:rsidP="00760381" w:rsidRDefault="00760381" w14:paraId="7243045C" w14:textId="27031D03">
      <w:pPr>
        <w:spacing w:before="100" w:beforeAutospacing="1" w:after="100" w:afterAutospacing="1" w:line="240" w:lineRule="auto"/>
        <w:rPr>
          <w:ins w:author="Andreyeva, Julia" w:date="2022-03-15T16:56:00Z" w:id="9725"/>
          <w:del w:author="Murguia, Sahima" w:date="2022-03-15T22:42:00Z" w:id="9726"/>
          <w:sz w:val="20"/>
          <w:szCs w:val="20"/>
          <w:lang w:val="en-US"/>
          <w:rPrChange w:author="Andreyeva, Julia" w:date="2022-03-18T14:12:00Z" w:id="9727">
            <w:rPr>
              <w:ins w:author="Andreyeva, Julia" w:date="2022-03-15T16:56:00Z" w:id="9728"/>
              <w:del w:author="Murguia, Sahima" w:date="2022-03-15T22:42:00Z" w:id="9729"/>
              <w:strike/>
              <w:sz w:val="20"/>
              <w:szCs w:val="20"/>
              <w:lang w:val="en-US"/>
            </w:rPr>
          </w:rPrChange>
        </w:rPr>
      </w:pPr>
      <w:ins w:author="Andreyeva, Julia" w:date="2022-03-15T16:56:00Z" w:id="9730">
        <w:del w:author="Murguia, Sahima" w:date="2022-03-15T22:42:00Z" w:id="9731">
          <w:r w:rsidRPr="002674DA" w:rsidDel="00262379">
            <w:rPr>
              <w:sz w:val="20"/>
              <w:szCs w:val="20"/>
              <w:lang w:val="en-US"/>
              <w:rPrChange w:author="Andreyeva, Julia" w:date="2022-03-18T14:12:00Z" w:id="9732">
                <w:rPr>
                  <w:strike/>
                  <w:sz w:val="20"/>
                  <w:szCs w:val="20"/>
                  <w:lang w:val="en-US"/>
                </w:rPr>
              </w:rPrChange>
            </w:rPr>
            <w:delText>The EIM process will export all orders having:</w:delText>
          </w:r>
        </w:del>
      </w:ins>
    </w:p>
    <w:p w:rsidRPr="002674DA" w:rsidR="00760381" w:rsidDel="00262379" w:rsidP="00760381" w:rsidRDefault="00760381" w14:paraId="100B2833" w14:textId="76731C4C">
      <w:pPr>
        <w:spacing w:before="100" w:beforeAutospacing="1" w:after="100" w:afterAutospacing="1" w:line="240" w:lineRule="auto"/>
        <w:rPr>
          <w:ins w:author="Andreyeva, Julia" w:date="2022-03-15T16:56:00Z" w:id="9733"/>
          <w:del w:author="Murguia, Sahima" w:date="2022-03-15T22:42:00Z" w:id="9734"/>
          <w:sz w:val="20"/>
          <w:szCs w:val="20"/>
          <w:lang w:val="en-US"/>
          <w:rPrChange w:author="Andreyeva, Julia" w:date="2022-03-18T14:12:00Z" w:id="9735">
            <w:rPr>
              <w:ins w:author="Andreyeva, Julia" w:date="2022-03-15T16:56:00Z" w:id="9736"/>
              <w:del w:author="Murguia, Sahima" w:date="2022-03-15T22:42:00Z" w:id="9737"/>
              <w:strike/>
              <w:sz w:val="20"/>
              <w:szCs w:val="20"/>
              <w:lang w:val="en-US"/>
            </w:rPr>
          </w:rPrChange>
        </w:rPr>
      </w:pPr>
      <w:ins w:author="Andreyeva, Julia" w:date="2022-03-15T16:56:00Z" w:id="9738">
        <w:del w:author="Murguia, Sahima" w:date="2022-03-15T22:42:00Z" w:id="9739">
          <w:r w:rsidRPr="002674DA" w:rsidDel="00262379">
            <w:rPr>
              <w:sz w:val="20"/>
              <w:szCs w:val="20"/>
              <w:lang w:val="en-US"/>
              <w:rPrChange w:author="Andreyeva, Julia" w:date="2022-03-18T14:12:00Z" w:id="9740">
                <w:rPr>
                  <w:strike/>
                  <w:sz w:val="20"/>
                  <w:szCs w:val="20"/>
                  <w:lang w:val="en-US"/>
                </w:rPr>
              </w:rPrChange>
            </w:rPr>
            <w:delText>· Order Status = ‘Submitted’</w:delText>
          </w:r>
        </w:del>
      </w:ins>
    </w:p>
    <w:p w:rsidRPr="002674DA" w:rsidR="00760381" w:rsidDel="00262379" w:rsidP="00760381" w:rsidRDefault="00760381" w14:paraId="1711D9DD" w14:textId="7111D861">
      <w:pPr>
        <w:spacing w:before="100" w:beforeAutospacing="1" w:after="100" w:afterAutospacing="1" w:line="240" w:lineRule="auto"/>
        <w:rPr>
          <w:ins w:author="Andreyeva, Julia" w:date="2022-03-15T16:56:00Z" w:id="9741"/>
          <w:del w:author="Murguia, Sahima" w:date="2022-03-15T22:42:00Z" w:id="9742"/>
          <w:sz w:val="20"/>
          <w:szCs w:val="20"/>
          <w:lang w:val="en-US"/>
          <w:rPrChange w:author="Andreyeva, Julia" w:date="2022-03-18T14:12:00Z" w:id="9743">
            <w:rPr>
              <w:ins w:author="Andreyeva, Julia" w:date="2022-03-15T16:56:00Z" w:id="9744"/>
              <w:del w:author="Murguia, Sahima" w:date="2022-03-15T22:42:00Z" w:id="9745"/>
              <w:strike/>
              <w:sz w:val="20"/>
              <w:szCs w:val="20"/>
              <w:lang w:val="en-US"/>
            </w:rPr>
          </w:rPrChange>
        </w:rPr>
      </w:pPr>
      <w:ins w:author="Andreyeva, Julia" w:date="2022-03-15T16:56:00Z" w:id="9746">
        <w:del w:author="Murguia, Sahima" w:date="2022-03-15T22:42:00Z" w:id="9747">
          <w:r w:rsidRPr="002674DA" w:rsidDel="00262379">
            <w:rPr>
              <w:sz w:val="20"/>
              <w:szCs w:val="20"/>
              <w:lang w:val="en-US"/>
              <w:rPrChange w:author="Andreyeva, Julia" w:date="2022-03-18T14:12:00Z" w:id="9748">
                <w:rPr>
                  <w:strike/>
                  <w:sz w:val="20"/>
                  <w:szCs w:val="20"/>
                  <w:lang w:val="en-US"/>
                </w:rPr>
              </w:rPrChange>
            </w:rPr>
            <w:delText>· Export Status = NULL or ‘In progress’ or ‘To be exported</w:delText>
          </w:r>
        </w:del>
      </w:ins>
    </w:p>
    <w:p w:rsidRPr="002674DA" w:rsidR="00760381" w:rsidDel="00262379" w:rsidP="00760381" w:rsidRDefault="00760381" w14:paraId="22DFA2A4" w14:textId="08F82702">
      <w:pPr>
        <w:spacing w:before="100" w:beforeAutospacing="1" w:after="100" w:afterAutospacing="1" w:line="240" w:lineRule="auto"/>
        <w:rPr>
          <w:ins w:author="Andreyeva, Julia" w:date="2022-03-15T16:56:00Z" w:id="9749"/>
          <w:del w:author="Murguia, Sahima" w:date="2022-03-15T22:42:00Z" w:id="9750"/>
          <w:sz w:val="20"/>
          <w:szCs w:val="20"/>
          <w:lang w:val="en-US"/>
          <w:rPrChange w:author="Andreyeva, Julia" w:date="2022-03-18T14:12:00Z" w:id="9751">
            <w:rPr>
              <w:ins w:author="Andreyeva, Julia" w:date="2022-03-15T16:56:00Z" w:id="9752"/>
              <w:del w:author="Murguia, Sahima" w:date="2022-03-15T22:42:00Z" w:id="9753"/>
              <w:strike/>
              <w:sz w:val="20"/>
              <w:szCs w:val="20"/>
              <w:lang w:val="en-US"/>
            </w:rPr>
          </w:rPrChange>
        </w:rPr>
      </w:pPr>
      <w:ins w:author="Andreyeva, Julia" w:date="2022-03-15T16:56:00Z" w:id="9754">
        <w:del w:author="Murguia, Sahima" w:date="2022-03-15T22:42:00Z" w:id="9755">
          <w:r w:rsidRPr="002674DA" w:rsidDel="00262379">
            <w:rPr>
              <w:sz w:val="20"/>
              <w:szCs w:val="20"/>
              <w:lang w:val="en-US"/>
              <w:rPrChange w:author="Andreyeva, Julia" w:date="2022-03-18T14:12:00Z" w:id="9756">
                <w:rPr>
                  <w:strike/>
                  <w:sz w:val="20"/>
                  <w:szCs w:val="20"/>
                  <w:lang w:val="en-US"/>
                </w:rPr>
              </w:rPrChange>
            </w:rPr>
            <w:delText>· Order Item Quantity or Order Item Quantity in Stick/ Grams (RYO) is not equal to 0</w:delText>
          </w:r>
        </w:del>
      </w:ins>
    </w:p>
    <w:p w:rsidRPr="002674DA" w:rsidR="00760381" w:rsidDel="00262379" w:rsidP="00760381" w:rsidRDefault="00760381" w14:paraId="786F3F9F" w14:textId="36F06A3C">
      <w:pPr>
        <w:spacing w:before="100" w:beforeAutospacing="1" w:after="100" w:afterAutospacing="1" w:line="240" w:lineRule="auto"/>
        <w:rPr>
          <w:ins w:author="Andreyeva, Julia" w:date="2022-03-15T16:56:00Z" w:id="9757"/>
          <w:del w:author="Murguia, Sahima" w:date="2022-03-15T22:42:00Z" w:id="9758"/>
          <w:sz w:val="20"/>
          <w:szCs w:val="20"/>
          <w:lang w:val="en-US"/>
          <w:rPrChange w:author="Andreyeva, Julia" w:date="2022-03-18T14:12:00Z" w:id="9759">
            <w:rPr>
              <w:ins w:author="Andreyeva, Julia" w:date="2022-03-15T16:56:00Z" w:id="9760"/>
              <w:del w:author="Murguia, Sahima" w:date="2022-03-15T22:42:00Z" w:id="9761"/>
              <w:strike/>
              <w:sz w:val="20"/>
              <w:szCs w:val="20"/>
              <w:lang w:val="en-US"/>
            </w:rPr>
          </w:rPrChange>
        </w:rPr>
      </w:pPr>
      <w:ins w:author="Andreyeva, Julia" w:date="2022-03-15T16:56:00Z" w:id="9762">
        <w:del w:author="Murguia, Sahima" w:date="2022-03-15T22:42:00Z" w:id="9763">
          <w:r w:rsidRPr="002674DA" w:rsidDel="00262379">
            <w:rPr>
              <w:sz w:val="20"/>
              <w:szCs w:val="20"/>
              <w:lang w:val="en-US"/>
              <w:rPrChange w:author="Andreyeva, Julia" w:date="2022-03-18T14:12:00Z" w:id="9764">
                <w:rPr>
                  <w:strike/>
                  <w:sz w:val="20"/>
                  <w:szCs w:val="20"/>
                  <w:lang w:val="en-US"/>
                </w:rPr>
              </w:rPrChange>
            </w:rPr>
            <w:delText>· Order Item delivery status &lt;&gt; “Sent to Altadis”</w:delText>
          </w:r>
        </w:del>
      </w:ins>
    </w:p>
    <w:p w:rsidRPr="002674DA" w:rsidR="00760381" w:rsidDel="00262379" w:rsidP="00760381" w:rsidRDefault="00760381" w14:paraId="5EE8B2FE" w14:textId="64ADAEC9">
      <w:pPr>
        <w:spacing w:before="100" w:beforeAutospacing="1" w:after="100" w:afterAutospacing="1" w:line="240" w:lineRule="auto"/>
        <w:rPr>
          <w:ins w:author="Andreyeva, Julia" w:date="2022-03-15T16:56:00Z" w:id="9765"/>
          <w:del w:author="Murguia, Sahima" w:date="2022-03-15T22:42:00Z" w:id="9766"/>
          <w:sz w:val="20"/>
          <w:szCs w:val="20"/>
          <w:lang w:val="en-US"/>
          <w:rPrChange w:author="Andreyeva, Julia" w:date="2022-03-18T14:12:00Z" w:id="9767">
            <w:rPr>
              <w:ins w:author="Andreyeva, Julia" w:date="2022-03-15T16:56:00Z" w:id="9768"/>
              <w:del w:author="Murguia, Sahima" w:date="2022-03-15T22:42:00Z" w:id="9769"/>
              <w:strike/>
              <w:sz w:val="20"/>
              <w:szCs w:val="20"/>
              <w:lang w:val="en-US"/>
            </w:rPr>
          </w:rPrChange>
        </w:rPr>
      </w:pPr>
      <w:ins w:author="Andreyeva, Julia" w:date="2022-03-15T16:56:00Z" w:id="9770">
        <w:del w:author="Murguia, Sahima" w:date="2022-03-15T22:42:00Z" w:id="9771">
          <w:r w:rsidRPr="002674DA" w:rsidDel="00262379">
            <w:rPr>
              <w:sz w:val="20"/>
              <w:szCs w:val="20"/>
              <w:lang w:val="en-US"/>
              <w:rPrChange w:author="Andreyeva, Julia" w:date="2022-03-18T14:12:00Z" w:id="9772">
                <w:rPr>
                  <w:strike/>
                  <w:sz w:val="20"/>
                  <w:szCs w:val="20"/>
                  <w:lang w:val="en-US"/>
                </w:rPr>
              </w:rPrChange>
            </w:rPr>
            <w:delText>· Order Date should be less or equal to Current Date</w:delText>
          </w:r>
        </w:del>
      </w:ins>
    </w:p>
    <w:p w:rsidRPr="002674DA" w:rsidR="00760381" w:rsidDel="00262379" w:rsidP="00760381" w:rsidRDefault="00760381" w14:paraId="20279A69" w14:textId="7456299B">
      <w:pPr>
        <w:spacing w:before="100" w:beforeAutospacing="1" w:after="100" w:afterAutospacing="1" w:line="240" w:lineRule="auto"/>
        <w:rPr>
          <w:ins w:author="Andreyeva, Julia" w:date="2022-03-15T16:56:00Z" w:id="9773"/>
          <w:del w:author="Murguia, Sahima" w:date="2022-03-15T22:42:00Z" w:id="9774"/>
          <w:b/>
          <w:bCs/>
          <w:sz w:val="20"/>
          <w:szCs w:val="20"/>
          <w:lang w:val="en-US"/>
          <w:rPrChange w:author="Andreyeva, Julia" w:date="2022-03-18T14:12:00Z" w:id="9775">
            <w:rPr>
              <w:ins w:author="Andreyeva, Julia" w:date="2022-03-15T16:56:00Z" w:id="9776"/>
              <w:del w:author="Murguia, Sahima" w:date="2022-03-15T22:42:00Z" w:id="9777"/>
              <w:b/>
              <w:bCs/>
              <w:strike/>
              <w:sz w:val="20"/>
              <w:szCs w:val="20"/>
              <w:lang w:val="en-US"/>
            </w:rPr>
          </w:rPrChange>
        </w:rPr>
      </w:pPr>
      <w:ins w:author="Andreyeva, Julia" w:date="2022-03-15T16:56:00Z" w:id="9778">
        <w:del w:author="Murguia, Sahima" w:date="2022-03-15T22:42:00Z" w:id="9779">
          <w:r w:rsidRPr="002674DA" w:rsidDel="00262379">
            <w:rPr>
              <w:b/>
              <w:bCs/>
              <w:sz w:val="20"/>
              <w:szCs w:val="20"/>
              <w:lang w:val="en-US"/>
              <w:rPrChange w:author="Andreyeva, Julia" w:date="2022-03-18T14:12:00Z" w:id="9780">
                <w:rPr>
                  <w:b/>
                  <w:bCs/>
                  <w:strike/>
                  <w:sz w:val="20"/>
                  <w:szCs w:val="20"/>
                  <w:lang w:val="en-US"/>
                </w:rPr>
              </w:rPrChange>
            </w:rPr>
            <w:delText>Ireland market 2nd business rule:</w:delText>
          </w:r>
        </w:del>
      </w:ins>
    </w:p>
    <w:p w:rsidRPr="002674DA" w:rsidR="00760381" w:rsidDel="00262379" w:rsidP="00760381" w:rsidRDefault="00760381" w14:paraId="2A5B6358" w14:textId="613E4871">
      <w:pPr>
        <w:spacing w:before="100" w:beforeAutospacing="1" w:after="100" w:afterAutospacing="1" w:line="240" w:lineRule="auto"/>
        <w:rPr>
          <w:ins w:author="Andreyeva, Julia" w:date="2022-03-15T16:56:00Z" w:id="9781"/>
          <w:del w:author="Murguia, Sahima" w:date="2022-03-15T22:42:00Z" w:id="9782"/>
          <w:sz w:val="20"/>
          <w:szCs w:val="20"/>
          <w:lang w:val="en-US"/>
          <w:rPrChange w:author="Andreyeva, Julia" w:date="2022-03-18T14:12:00Z" w:id="9783">
            <w:rPr>
              <w:ins w:author="Andreyeva, Julia" w:date="2022-03-15T16:56:00Z" w:id="9784"/>
              <w:del w:author="Murguia, Sahima" w:date="2022-03-15T22:42:00Z" w:id="9785"/>
              <w:strike/>
              <w:sz w:val="20"/>
              <w:szCs w:val="20"/>
              <w:lang w:val="en-US"/>
            </w:rPr>
          </w:rPrChange>
        </w:rPr>
      </w:pPr>
      <w:ins w:author="Andreyeva, Julia" w:date="2022-03-15T16:56:00Z" w:id="9786">
        <w:del w:author="Murguia, Sahima" w:date="2022-03-15T22:42:00Z" w:id="9787">
          <w:r w:rsidRPr="002674DA" w:rsidDel="00262379">
            <w:rPr>
              <w:sz w:val="20"/>
              <w:szCs w:val="20"/>
              <w:lang w:val="en-US"/>
              <w:rPrChange w:author="Andreyeva, Julia" w:date="2022-03-18T14:12:00Z" w:id="9788">
                <w:rPr>
                  <w:strike/>
                  <w:sz w:val="20"/>
                  <w:szCs w:val="20"/>
                  <w:lang w:val="en-US"/>
                </w:rPr>
              </w:rPrChange>
            </w:rPr>
            <w:delText>The EIM process will export all orders having:</w:delText>
          </w:r>
        </w:del>
      </w:ins>
    </w:p>
    <w:p w:rsidRPr="002674DA" w:rsidR="00760381" w:rsidDel="00262379" w:rsidP="00760381" w:rsidRDefault="00760381" w14:paraId="0EFEFF76" w14:textId="6EF2BEA9">
      <w:pPr>
        <w:spacing w:before="100" w:beforeAutospacing="1" w:after="100" w:afterAutospacing="1" w:line="240" w:lineRule="auto"/>
        <w:rPr>
          <w:ins w:author="Andreyeva, Julia" w:date="2022-03-15T16:56:00Z" w:id="9789"/>
          <w:del w:author="Murguia, Sahima" w:date="2022-03-15T22:42:00Z" w:id="9790"/>
          <w:sz w:val="20"/>
          <w:szCs w:val="20"/>
          <w:lang w:val="en-US"/>
          <w:rPrChange w:author="Andreyeva, Julia" w:date="2022-03-18T14:12:00Z" w:id="9791">
            <w:rPr>
              <w:ins w:author="Andreyeva, Julia" w:date="2022-03-15T16:56:00Z" w:id="9792"/>
              <w:del w:author="Murguia, Sahima" w:date="2022-03-15T22:42:00Z" w:id="9793"/>
              <w:strike/>
              <w:sz w:val="20"/>
              <w:szCs w:val="20"/>
              <w:lang w:val="en-US"/>
            </w:rPr>
          </w:rPrChange>
        </w:rPr>
      </w:pPr>
      <w:ins w:author="Andreyeva, Julia" w:date="2022-03-15T16:56:00Z" w:id="9794">
        <w:del w:author="Murguia, Sahima" w:date="2022-03-15T22:42:00Z" w:id="9795">
          <w:r w:rsidRPr="002674DA" w:rsidDel="00262379">
            <w:rPr>
              <w:sz w:val="20"/>
              <w:szCs w:val="20"/>
              <w:lang w:val="en-US"/>
              <w:rPrChange w:author="Andreyeva, Julia" w:date="2022-03-18T14:12:00Z" w:id="9796">
                <w:rPr>
                  <w:strike/>
                  <w:sz w:val="20"/>
                  <w:szCs w:val="20"/>
                  <w:lang w:val="en-US"/>
                </w:rPr>
              </w:rPrChange>
            </w:rPr>
            <w:delText>· Order Status = ‘Submitted’</w:delText>
          </w:r>
        </w:del>
      </w:ins>
    </w:p>
    <w:p w:rsidRPr="002674DA" w:rsidR="00760381" w:rsidDel="00262379" w:rsidP="00760381" w:rsidRDefault="00760381" w14:paraId="679B1932" w14:textId="3A5695C0">
      <w:pPr>
        <w:spacing w:before="100" w:beforeAutospacing="1" w:after="100" w:afterAutospacing="1" w:line="240" w:lineRule="auto"/>
        <w:rPr>
          <w:ins w:author="Andreyeva, Julia" w:date="2022-03-15T16:56:00Z" w:id="9797"/>
          <w:del w:author="Murguia, Sahima" w:date="2022-03-15T22:42:00Z" w:id="9798"/>
          <w:sz w:val="20"/>
          <w:szCs w:val="20"/>
          <w:lang w:val="en-US"/>
          <w:rPrChange w:author="Andreyeva, Julia" w:date="2022-03-18T14:12:00Z" w:id="9799">
            <w:rPr>
              <w:ins w:author="Andreyeva, Julia" w:date="2022-03-15T16:56:00Z" w:id="9800"/>
              <w:del w:author="Murguia, Sahima" w:date="2022-03-15T22:42:00Z" w:id="9801"/>
              <w:strike/>
              <w:sz w:val="20"/>
              <w:szCs w:val="20"/>
              <w:lang w:val="en-US"/>
            </w:rPr>
          </w:rPrChange>
        </w:rPr>
      </w:pPr>
      <w:ins w:author="Andreyeva, Julia" w:date="2022-03-15T16:56:00Z" w:id="9802">
        <w:del w:author="Murguia, Sahima" w:date="2022-03-15T22:42:00Z" w:id="9803">
          <w:r w:rsidRPr="002674DA" w:rsidDel="00262379">
            <w:rPr>
              <w:sz w:val="20"/>
              <w:szCs w:val="20"/>
              <w:lang w:val="en-US"/>
              <w:rPrChange w:author="Andreyeva, Julia" w:date="2022-03-18T14:12:00Z" w:id="9804">
                <w:rPr>
                  <w:strike/>
                  <w:sz w:val="20"/>
                  <w:szCs w:val="20"/>
                  <w:lang w:val="en-US"/>
                </w:rPr>
              </w:rPrChange>
            </w:rPr>
            <w:delText>· Export Status = NULL or ‘In progress’ or 'To be exported</w:delText>
          </w:r>
        </w:del>
      </w:ins>
    </w:p>
    <w:p w:rsidRPr="002674DA" w:rsidR="00760381" w:rsidDel="00262379" w:rsidP="00760381" w:rsidRDefault="00760381" w14:paraId="4422905F" w14:textId="0AC43EF2">
      <w:pPr>
        <w:spacing w:before="100" w:beforeAutospacing="1" w:after="100" w:afterAutospacing="1" w:line="240" w:lineRule="auto"/>
        <w:rPr>
          <w:ins w:author="Andreyeva, Julia" w:date="2022-03-15T16:56:00Z" w:id="9805"/>
          <w:del w:author="Murguia, Sahima" w:date="2022-03-15T22:42:00Z" w:id="9806"/>
          <w:sz w:val="20"/>
          <w:szCs w:val="20"/>
          <w:lang w:val="en-US"/>
          <w:rPrChange w:author="Andreyeva, Julia" w:date="2022-03-18T14:12:00Z" w:id="9807">
            <w:rPr>
              <w:ins w:author="Andreyeva, Julia" w:date="2022-03-15T16:56:00Z" w:id="9808"/>
              <w:del w:author="Murguia, Sahima" w:date="2022-03-15T22:42:00Z" w:id="9809"/>
              <w:strike/>
              <w:sz w:val="20"/>
              <w:szCs w:val="20"/>
              <w:lang w:val="en-US"/>
            </w:rPr>
          </w:rPrChange>
        </w:rPr>
      </w:pPr>
      <w:ins w:author="Andreyeva, Julia" w:date="2022-03-15T16:56:00Z" w:id="9810">
        <w:del w:author="Murguia, Sahima" w:date="2022-03-15T22:42:00Z" w:id="9811">
          <w:r w:rsidRPr="002674DA" w:rsidDel="00262379">
            <w:rPr>
              <w:sz w:val="20"/>
              <w:szCs w:val="20"/>
              <w:lang w:val="en-US"/>
              <w:rPrChange w:author="Andreyeva, Julia" w:date="2022-03-18T14:12:00Z" w:id="9812">
                <w:rPr>
                  <w:strike/>
                  <w:sz w:val="20"/>
                  <w:szCs w:val="20"/>
                  <w:lang w:val="en-US"/>
                </w:rPr>
              </w:rPrChange>
            </w:rPr>
            <w:delText>· Order Item Quantity or Order Item Quantity in Stick/ Grams (RYO) is not equal to 0</w:delText>
          </w:r>
        </w:del>
      </w:ins>
    </w:p>
    <w:p w:rsidRPr="002674DA" w:rsidR="00760381" w:rsidDel="00262379" w:rsidP="00760381" w:rsidRDefault="00760381" w14:paraId="7D0953FD" w14:textId="5A24E315">
      <w:pPr>
        <w:spacing w:before="100" w:beforeAutospacing="1" w:after="100" w:afterAutospacing="1" w:line="240" w:lineRule="auto"/>
        <w:rPr>
          <w:ins w:author="Andreyeva, Julia" w:date="2022-03-15T16:56:00Z" w:id="9813"/>
          <w:del w:author="Murguia, Sahima" w:date="2022-03-15T22:42:00Z" w:id="9814"/>
          <w:sz w:val="20"/>
          <w:szCs w:val="20"/>
          <w:lang w:val="en-US"/>
          <w:rPrChange w:author="Andreyeva, Julia" w:date="2022-03-18T14:12:00Z" w:id="9815">
            <w:rPr>
              <w:ins w:author="Andreyeva, Julia" w:date="2022-03-15T16:56:00Z" w:id="9816"/>
              <w:del w:author="Murguia, Sahima" w:date="2022-03-15T22:42:00Z" w:id="9817"/>
              <w:strike/>
              <w:sz w:val="20"/>
              <w:szCs w:val="20"/>
              <w:lang w:val="en-US"/>
            </w:rPr>
          </w:rPrChange>
        </w:rPr>
      </w:pPr>
      <w:ins w:author="Andreyeva, Julia" w:date="2022-03-15T16:56:00Z" w:id="9818">
        <w:del w:author="Murguia, Sahima" w:date="2022-03-15T22:42:00Z" w:id="9819">
          <w:r w:rsidRPr="002674DA" w:rsidDel="00262379">
            <w:rPr>
              <w:sz w:val="20"/>
              <w:szCs w:val="20"/>
              <w:lang w:val="en-US"/>
              <w:rPrChange w:author="Andreyeva, Julia" w:date="2022-03-18T14:12:00Z" w:id="9820">
                <w:rPr>
                  <w:strike/>
                  <w:sz w:val="20"/>
                  <w:szCs w:val="20"/>
                  <w:lang w:val="en-US"/>
                </w:rPr>
              </w:rPrChange>
            </w:rPr>
            <w:delText>· Order Item delivery status &lt;&gt; “Sent to Altadis”</w:delText>
          </w:r>
        </w:del>
      </w:ins>
    </w:p>
    <w:p w:rsidRPr="002674DA" w:rsidR="00760381" w:rsidDel="00262379" w:rsidP="00760381" w:rsidRDefault="00760381" w14:paraId="69E81C0D" w14:textId="3B4E782A">
      <w:pPr>
        <w:spacing w:before="100" w:beforeAutospacing="1" w:after="100" w:afterAutospacing="1" w:line="240" w:lineRule="auto"/>
        <w:rPr>
          <w:ins w:author="Andreyeva, Julia" w:date="2022-03-15T16:56:00Z" w:id="9821"/>
          <w:del w:author="Murguia, Sahima" w:date="2022-03-15T22:42:00Z" w:id="9822"/>
          <w:sz w:val="20"/>
          <w:szCs w:val="20"/>
          <w:lang w:val="en-US"/>
          <w:rPrChange w:author="Andreyeva, Julia" w:date="2022-03-18T14:12:00Z" w:id="9823">
            <w:rPr>
              <w:ins w:author="Andreyeva, Julia" w:date="2022-03-15T16:56:00Z" w:id="9824"/>
              <w:del w:author="Murguia, Sahima" w:date="2022-03-15T22:42:00Z" w:id="9825"/>
              <w:strike/>
              <w:sz w:val="20"/>
              <w:szCs w:val="20"/>
              <w:lang w:val="en-US"/>
            </w:rPr>
          </w:rPrChange>
        </w:rPr>
      </w:pPr>
      <w:ins w:author="Andreyeva, Julia" w:date="2022-03-15T16:56:00Z" w:id="9826">
        <w:del w:author="Murguia, Sahima" w:date="2022-03-15T22:42:00Z" w:id="9827">
          <w:r w:rsidRPr="002674DA" w:rsidDel="00262379">
            <w:rPr>
              <w:sz w:val="20"/>
              <w:szCs w:val="20"/>
              <w:lang w:val="en-US"/>
              <w:rPrChange w:author="Andreyeva, Julia" w:date="2022-03-18T14:12:00Z" w:id="9828">
                <w:rPr>
                  <w:strike/>
                  <w:sz w:val="20"/>
                  <w:szCs w:val="20"/>
                  <w:lang w:val="en-US"/>
                </w:rPr>
              </w:rPrChange>
            </w:rPr>
            <w:delText>· Order Date should be less or equal to Current Date + 1</w:delText>
          </w:r>
        </w:del>
      </w:ins>
    </w:p>
    <w:p w:rsidRPr="004951B2" w:rsidR="004951B2" w:rsidDel="00E062CB" w:rsidP="005C5930" w:rsidRDefault="00262379" w14:paraId="2CB342CB" w14:textId="4F0032A8">
      <w:pPr>
        <w:rPr>
          <w:del w:author="Andreyeva, Julia" w:date="2022-03-15T14:37:00Z" w:id="9829"/>
          <w:lang w:val="en-US"/>
          <w:rPrChange w:author="Andreyeva, Julia" w:date="2022-03-03T17:05:00Z" w:id="9830">
            <w:rPr>
              <w:del w:author="Andreyeva, Julia" w:date="2022-03-15T14:37:00Z" w:id="9831"/>
            </w:rPr>
          </w:rPrChange>
        </w:rPr>
      </w:pPr>
      <w:ins w:author="Murguia, Sahima" w:date="2022-03-15T22:42:00Z" w:id="9832">
        <w:del w:author="Andreyeva, Julia" w:date="2022-03-16T13:44:00Z" w:id="9833">
          <w:r w:rsidRPr="002674DA" w:rsidDel="006A0C90">
            <w:rPr>
              <w:sz w:val="20"/>
              <w:szCs w:val="20"/>
              <w:lang w:val="en-US"/>
              <w:rPrChange w:author="Andreyeva, Julia" w:date="2022-03-18T14:12:00Z" w:id="9834">
                <w:rPr>
                  <w:strike/>
                  <w:sz w:val="20"/>
                  <w:szCs w:val="20"/>
                  <w:lang w:val="en-US"/>
                </w:rPr>
              </w:rPrChange>
            </w:rPr>
            <w:delText>N/A</w:delText>
          </w:r>
        </w:del>
      </w:ins>
    </w:p>
    <w:tbl>
      <w:tblPr>
        <w:tblStyle w:val="GridTable1Light-Accent6"/>
        <w:tblW w:w="9445" w:type="dxa"/>
        <w:tblLook w:val="04A0" w:firstRow="1" w:lastRow="0" w:firstColumn="1" w:lastColumn="0" w:noHBand="0" w:noVBand="1"/>
        <w:tblPrChange w:author="Andreyeva, Julia" w:date="2022-03-03T17:06:00Z" w:id="9835">
          <w:tblPr>
            <w:tblStyle w:val="GridTable1Light-Accent6"/>
            <w:tblW w:w="9445" w:type="dxa"/>
            <w:tblLook w:val="04A0" w:firstRow="1" w:lastRow="0" w:firstColumn="1" w:lastColumn="0" w:noHBand="0" w:noVBand="1"/>
          </w:tblPr>
        </w:tblPrChange>
      </w:tblPr>
      <w:tblGrid>
        <w:gridCol w:w="328"/>
        <w:gridCol w:w="1402"/>
        <w:gridCol w:w="1519"/>
        <w:gridCol w:w="2596"/>
        <w:gridCol w:w="1440"/>
        <w:gridCol w:w="2160"/>
        <w:tblGridChange w:id="9836">
          <w:tblGrid>
            <w:gridCol w:w="328"/>
            <w:gridCol w:w="1402"/>
            <w:gridCol w:w="1519"/>
            <w:gridCol w:w="2596"/>
            <w:gridCol w:w="1440"/>
            <w:gridCol w:w="90"/>
            <w:gridCol w:w="2070"/>
          </w:tblGrid>
        </w:tblGridChange>
      </w:tblGrid>
      <w:tr w:rsidRPr="00950B85" w:rsidR="001A538D" w:rsidDel="00AA556A" w:rsidTr="00AA556A" w14:paraId="7A6EEA6A" w14:textId="33146F79">
        <w:trPr>
          <w:cnfStyle w:val="100000000000" w:firstRow="1" w:lastRow="0" w:firstColumn="0" w:lastColumn="0" w:oddVBand="0" w:evenVBand="0" w:oddHBand="0" w:evenHBand="0" w:firstRowFirstColumn="0" w:firstRowLastColumn="0" w:lastRowFirstColumn="0" w:lastRowLastColumn="0"/>
          <w:trHeight w:val="585"/>
          <w:del w:author="Andreyeva, Julia" w:date="2022-03-03T17:06:00Z" w:id="9837"/>
          <w:trPrChange w:author="Andreyeva, Julia" w:date="2022-03-03T17:06:00Z" w:id="9838">
            <w:trPr>
              <w:trHeight w:val="585"/>
            </w:trPr>
          </w:trPrChange>
        </w:trPr>
        <w:tc>
          <w:tcPr>
            <w:cnfStyle w:val="001000000000" w:firstRow="0" w:lastRow="0" w:firstColumn="1" w:lastColumn="0" w:oddVBand="0" w:evenVBand="0" w:oddHBand="0" w:evenHBand="0" w:firstRowFirstColumn="0" w:firstRowLastColumn="0" w:lastRowFirstColumn="0" w:lastRowLastColumn="0"/>
            <w:tcW w:w="0" w:type="dxa"/>
            <w:gridSpan w:val="6"/>
            <w:tcPrChange w:author="Andreyeva, Julia" w:date="2022-03-03T17:06:00Z" w:id="9839">
              <w:tcPr>
                <w:tcW w:w="9445" w:type="dxa"/>
                <w:gridSpan w:val="7"/>
              </w:tcPr>
            </w:tcPrChange>
          </w:tcPr>
          <w:p w:rsidRPr="00950B85" w:rsidR="001A538D" w:rsidDel="00AA556A" w:rsidP="00652EAA" w:rsidRDefault="001A538D" w14:paraId="3366664A" w14:textId="028E95C6">
            <w:pPr>
              <w:jc w:val="center"/>
              <w:cnfStyle w:val="101000000000" w:firstRow="1" w:lastRow="0" w:firstColumn="1" w:lastColumn="0" w:oddVBand="0" w:evenVBand="0" w:oddHBand="0" w:evenHBand="0" w:firstRowFirstColumn="0" w:firstRowLastColumn="0" w:lastRowFirstColumn="0" w:lastRowLastColumn="0"/>
              <w:rPr>
                <w:del w:author="Andreyeva, Julia" w:date="2022-03-03T17:06:00Z" w:id="9840"/>
                <w:rFonts w:eastAsia="Times New Roman" w:cs="Arial"/>
                <w:color w:val="000000"/>
                <w:sz w:val="20"/>
                <w:szCs w:val="20"/>
                <w:lang w:val="en-US"/>
              </w:rPr>
            </w:pPr>
            <w:del w:author="Andreyeva, Julia" w:date="2022-03-03T17:06:00Z" w:id="9841">
              <w:r w:rsidRPr="00950B85" w:rsidDel="00AA556A">
                <w:rPr>
                  <w:rFonts w:eastAsia="Times New Roman" w:cs="Arial"/>
                  <w:i/>
                  <w:iCs/>
                  <w:color w:val="000000"/>
                  <w:sz w:val="20"/>
                  <w:szCs w:val="20"/>
                  <w:lang w:val="en-US"/>
                </w:rPr>
                <w:delText xml:space="preserve">Specify </w:delText>
              </w:r>
              <w:r w:rsidRPr="00950B85" w:rsidDel="00AA556A">
                <w:rPr>
                  <w:rFonts w:eastAsia="Times New Roman" w:cs="Arial"/>
                  <w:i/>
                  <w:iCs/>
                  <w:color w:val="000000"/>
                  <w:sz w:val="20"/>
                  <w:szCs w:val="20"/>
                  <w:u w:val="single"/>
                  <w:lang w:val="en-US"/>
                </w:rPr>
                <w:delText>Outbound</w:delText>
              </w:r>
              <w:r w:rsidRPr="00950B85" w:rsidDel="00AA556A">
                <w:rPr>
                  <w:rFonts w:eastAsia="Times New Roman" w:cs="Arial"/>
                  <w:i/>
                  <w:iCs/>
                  <w:color w:val="000000"/>
                  <w:sz w:val="20"/>
                  <w:szCs w:val="20"/>
                  <w:lang w:val="en-US"/>
                </w:rPr>
                <w:delText xml:space="preserve"> OLTP/OLAP Entity - Interface Code</w:delText>
              </w:r>
              <w:r w:rsidRPr="00950B85" w:rsidDel="00AA556A">
                <w:rPr>
                  <w:rFonts w:eastAsia="Times New Roman" w:cs="Arial"/>
                  <w:color w:val="000000"/>
                  <w:sz w:val="20"/>
                  <w:szCs w:val="20"/>
                  <w:lang w:val="en-US"/>
                </w:rPr>
                <w:br/>
              </w:r>
              <w:r w:rsidRPr="00950B85" w:rsidDel="00AA556A">
                <w:rPr>
                  <w:rFonts w:eastAsia="Times New Roman" w:cs="Arial"/>
                  <w:color w:val="000000"/>
                  <w:sz w:val="20"/>
                  <w:szCs w:val="20"/>
                  <w:lang w:val="en-US"/>
                </w:rPr>
                <w:delText>E.g. OLTP Account Outbound – AO</w:delText>
              </w:r>
            </w:del>
          </w:p>
        </w:tc>
      </w:tr>
      <w:tr w:rsidRPr="00950B85" w:rsidR="00950B85" w:rsidDel="00AA556A" w:rsidTr="00AA556A" w14:paraId="75F45E53" w14:textId="490D418A">
        <w:trPr>
          <w:trHeight w:val="300"/>
          <w:del w:author="Andreyeva, Julia" w:date="2022-03-03T17:06:00Z" w:id="9842"/>
          <w:trPrChange w:author="Andreyeva, Julia" w:date="2022-03-03T17:06:00Z" w:id="9843">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03T17:06:00Z" w:id="9844">
              <w:tcPr>
                <w:tcW w:w="328" w:type="dxa"/>
                <w:shd w:val="clear" w:color="auto" w:fill="2B5D9A" w:themeFill="accent6" w:themeFillShade="BF"/>
              </w:tcPr>
            </w:tcPrChange>
          </w:tcPr>
          <w:p w:rsidRPr="00950B85" w:rsidR="001A538D" w:rsidDel="00AA556A" w:rsidP="00652EAA" w:rsidRDefault="001A538D" w14:paraId="0C23D3EE" w14:textId="320544AF">
            <w:pPr>
              <w:rPr>
                <w:del w:author="Andreyeva, Julia" w:date="2022-03-03T17:06:00Z" w:id="9845"/>
                <w:rFonts w:eastAsia="Times New Roman" w:cs="Arial"/>
                <w:b w:val="0"/>
                <w:bCs w:val="0"/>
                <w:color w:val="FFFFFF" w:themeColor="background1"/>
                <w:sz w:val="20"/>
                <w:szCs w:val="20"/>
                <w:lang w:val="en-US"/>
              </w:rPr>
            </w:pPr>
            <w:del w:author="Andreyeva, Julia" w:date="2022-03-03T17:06:00Z" w:id="9846">
              <w:r w:rsidRPr="00950B85" w:rsidDel="00AA556A">
                <w:rPr>
                  <w:rFonts w:eastAsia="Times New Roman" w:cs="Arial"/>
                  <w:color w:val="FFFFFF" w:themeColor="background1"/>
                  <w:sz w:val="20"/>
                  <w:szCs w:val="20"/>
                  <w:lang w:val="en-US"/>
                </w:rPr>
                <w:delText>#</w:delText>
              </w:r>
            </w:del>
          </w:p>
        </w:tc>
        <w:tc>
          <w:tcPr>
            <w:tcW w:w="0" w:type="dxa"/>
            <w:shd w:val="clear" w:color="auto" w:fill="2B5D9A" w:themeFill="accent6" w:themeFillShade="BF"/>
            <w:tcPrChange w:author="Andreyeva, Julia" w:date="2022-03-03T17:06:00Z" w:id="9847">
              <w:tcPr>
                <w:tcW w:w="1402" w:type="dxa"/>
                <w:shd w:val="clear" w:color="auto" w:fill="2B5D9A" w:themeFill="accent6" w:themeFillShade="BF"/>
              </w:tcPr>
            </w:tcPrChange>
          </w:tcPr>
          <w:p w:rsidRPr="00950B85" w:rsidR="001A538D" w:rsidDel="00AA556A" w:rsidP="00652EAA" w:rsidRDefault="001A538D" w14:paraId="558608D5" w14:textId="0F28C23F">
            <w:pPr>
              <w:cnfStyle w:val="000000000000" w:firstRow="0" w:lastRow="0" w:firstColumn="0" w:lastColumn="0" w:oddVBand="0" w:evenVBand="0" w:oddHBand="0" w:evenHBand="0" w:firstRowFirstColumn="0" w:firstRowLastColumn="0" w:lastRowFirstColumn="0" w:lastRowLastColumn="0"/>
              <w:rPr>
                <w:del w:author="Andreyeva, Julia" w:date="2022-03-03T17:06:00Z" w:id="9848"/>
                <w:rFonts w:eastAsia="Times New Roman" w:cs="Arial"/>
                <w:b/>
                <w:bCs/>
                <w:color w:val="FFFFFF" w:themeColor="background1"/>
                <w:sz w:val="20"/>
                <w:szCs w:val="20"/>
                <w:lang w:val="en-US"/>
              </w:rPr>
            </w:pPr>
            <w:del w:author="Andreyeva, Julia" w:date="2022-03-03T17:06:00Z" w:id="9849">
              <w:r w:rsidRPr="00950B85" w:rsidDel="00AA556A">
                <w:rPr>
                  <w:rFonts w:eastAsia="Times New Roman" w:cs="Arial"/>
                  <w:b/>
                  <w:bCs/>
                  <w:color w:val="FFFFFF" w:themeColor="background1"/>
                  <w:sz w:val="20"/>
                  <w:szCs w:val="20"/>
                  <w:lang w:val="en-US"/>
                </w:rPr>
                <w:delText>Entity</w:delText>
              </w:r>
            </w:del>
          </w:p>
        </w:tc>
        <w:tc>
          <w:tcPr>
            <w:tcW w:w="0" w:type="dxa"/>
            <w:shd w:val="clear" w:color="auto" w:fill="2B5D9A" w:themeFill="accent6" w:themeFillShade="BF"/>
            <w:tcPrChange w:author="Andreyeva, Julia" w:date="2022-03-03T17:06:00Z" w:id="9850">
              <w:tcPr>
                <w:tcW w:w="1519" w:type="dxa"/>
                <w:shd w:val="clear" w:color="auto" w:fill="2B5D9A" w:themeFill="accent6" w:themeFillShade="BF"/>
              </w:tcPr>
            </w:tcPrChange>
          </w:tcPr>
          <w:p w:rsidRPr="00950B85" w:rsidR="001A538D" w:rsidDel="00AA556A" w:rsidP="00652EAA" w:rsidRDefault="001A538D" w14:paraId="120DB623" w14:textId="29B0A81B">
            <w:pPr>
              <w:cnfStyle w:val="000000000000" w:firstRow="0" w:lastRow="0" w:firstColumn="0" w:lastColumn="0" w:oddVBand="0" w:evenVBand="0" w:oddHBand="0" w:evenHBand="0" w:firstRowFirstColumn="0" w:firstRowLastColumn="0" w:lastRowFirstColumn="0" w:lastRowLastColumn="0"/>
              <w:rPr>
                <w:del w:author="Andreyeva, Julia" w:date="2022-03-03T17:06:00Z" w:id="9851"/>
                <w:rFonts w:eastAsia="Times New Roman" w:cs="Arial"/>
                <w:b/>
                <w:bCs/>
                <w:color w:val="FFFFFF" w:themeColor="background1"/>
                <w:sz w:val="20"/>
                <w:szCs w:val="20"/>
                <w:lang w:val="en-US"/>
              </w:rPr>
            </w:pPr>
            <w:del w:author="Andreyeva, Julia" w:date="2022-03-03T17:06:00Z" w:id="9852">
              <w:r w:rsidRPr="00950B85" w:rsidDel="00AA556A">
                <w:rPr>
                  <w:rFonts w:eastAsia="Times New Roman" w:cs="Arial"/>
                  <w:b/>
                  <w:bCs/>
                  <w:color w:val="FFFFFF" w:themeColor="background1"/>
                  <w:sz w:val="20"/>
                  <w:szCs w:val="20"/>
                  <w:lang w:val="en-US"/>
                </w:rPr>
                <w:delText>Field Name</w:delText>
              </w:r>
            </w:del>
          </w:p>
        </w:tc>
        <w:tc>
          <w:tcPr>
            <w:tcW w:w="0" w:type="dxa"/>
            <w:shd w:val="clear" w:color="auto" w:fill="2B5D9A" w:themeFill="accent6" w:themeFillShade="BF"/>
            <w:tcPrChange w:author="Andreyeva, Julia" w:date="2022-03-03T17:06:00Z" w:id="9853">
              <w:tcPr>
                <w:tcW w:w="2596" w:type="dxa"/>
                <w:shd w:val="clear" w:color="auto" w:fill="2B5D9A" w:themeFill="accent6" w:themeFillShade="BF"/>
              </w:tcPr>
            </w:tcPrChange>
          </w:tcPr>
          <w:p w:rsidRPr="00950B85" w:rsidR="001A538D" w:rsidDel="00AA556A" w:rsidP="00652EAA" w:rsidRDefault="001A538D" w14:paraId="33111FA0" w14:textId="792DD6A4">
            <w:pPr>
              <w:cnfStyle w:val="000000000000" w:firstRow="0" w:lastRow="0" w:firstColumn="0" w:lastColumn="0" w:oddVBand="0" w:evenVBand="0" w:oddHBand="0" w:evenHBand="0" w:firstRowFirstColumn="0" w:firstRowLastColumn="0" w:lastRowFirstColumn="0" w:lastRowLastColumn="0"/>
              <w:rPr>
                <w:del w:author="Andreyeva, Julia" w:date="2022-03-03T17:06:00Z" w:id="9854"/>
                <w:rFonts w:eastAsia="Times New Roman" w:cs="Arial"/>
                <w:b/>
                <w:bCs/>
                <w:color w:val="FFFFFF" w:themeColor="background1"/>
                <w:sz w:val="20"/>
                <w:szCs w:val="20"/>
                <w:lang w:val="en-US"/>
              </w:rPr>
            </w:pPr>
            <w:del w:author="Andreyeva, Julia" w:date="2022-03-03T17:06:00Z" w:id="9855">
              <w:r w:rsidRPr="00950B85" w:rsidDel="00AA556A">
                <w:rPr>
                  <w:rFonts w:eastAsia="Times New Roman" w:cs="Arial"/>
                  <w:b/>
                  <w:bCs/>
                  <w:color w:val="FFFFFF" w:themeColor="background1"/>
                  <w:sz w:val="20"/>
                  <w:szCs w:val="20"/>
                  <w:lang w:val="en-US"/>
                </w:rPr>
                <w:delText>Contents</w:delText>
              </w:r>
            </w:del>
          </w:p>
        </w:tc>
        <w:tc>
          <w:tcPr>
            <w:tcW w:w="0" w:type="dxa"/>
            <w:shd w:val="clear" w:color="auto" w:fill="2B5D9A" w:themeFill="accent6" w:themeFillShade="BF"/>
            <w:tcPrChange w:author="Andreyeva, Julia" w:date="2022-03-03T17:06:00Z" w:id="9856">
              <w:tcPr>
                <w:tcW w:w="1530" w:type="dxa"/>
                <w:gridSpan w:val="2"/>
                <w:shd w:val="clear" w:color="auto" w:fill="2B5D9A" w:themeFill="accent6" w:themeFillShade="BF"/>
              </w:tcPr>
            </w:tcPrChange>
          </w:tcPr>
          <w:p w:rsidRPr="00950B85" w:rsidR="001A538D" w:rsidDel="00AA556A" w:rsidP="00652EAA" w:rsidRDefault="001A538D" w14:paraId="32F71ED5" w14:textId="6E9052AD">
            <w:pPr>
              <w:cnfStyle w:val="000000000000" w:firstRow="0" w:lastRow="0" w:firstColumn="0" w:lastColumn="0" w:oddVBand="0" w:evenVBand="0" w:oddHBand="0" w:evenHBand="0" w:firstRowFirstColumn="0" w:firstRowLastColumn="0" w:lastRowFirstColumn="0" w:lastRowLastColumn="0"/>
              <w:rPr>
                <w:del w:author="Andreyeva, Julia" w:date="2022-03-03T17:06:00Z" w:id="9857"/>
                <w:rFonts w:eastAsia="Times New Roman" w:cs="Arial"/>
                <w:b/>
                <w:bCs/>
                <w:color w:val="FFFFFF" w:themeColor="background1"/>
                <w:sz w:val="20"/>
                <w:szCs w:val="20"/>
                <w:lang w:val="en-US"/>
              </w:rPr>
            </w:pPr>
            <w:del w:author="Andreyeva, Julia" w:date="2022-03-03T17:06:00Z" w:id="9858">
              <w:r w:rsidRPr="00950B85" w:rsidDel="00AA556A">
                <w:rPr>
                  <w:rFonts w:eastAsia="Times New Roman" w:cs="Arial"/>
                  <w:b/>
                  <w:bCs/>
                  <w:color w:val="FFFFFF" w:themeColor="background1"/>
                  <w:sz w:val="20"/>
                  <w:szCs w:val="20"/>
                  <w:lang w:val="en-US"/>
                </w:rPr>
                <w:delText>Data type/format</w:delText>
              </w:r>
            </w:del>
          </w:p>
        </w:tc>
        <w:tc>
          <w:tcPr>
            <w:tcW w:w="0" w:type="dxa"/>
            <w:shd w:val="clear" w:color="auto" w:fill="2B5D9A" w:themeFill="accent6" w:themeFillShade="BF"/>
            <w:tcPrChange w:author="Andreyeva, Julia" w:date="2022-03-03T17:06:00Z" w:id="9859">
              <w:tcPr>
                <w:tcW w:w="2070" w:type="dxa"/>
                <w:shd w:val="clear" w:color="auto" w:fill="2B5D9A" w:themeFill="accent6" w:themeFillShade="BF"/>
              </w:tcPr>
            </w:tcPrChange>
          </w:tcPr>
          <w:p w:rsidRPr="00950B85" w:rsidR="001A538D" w:rsidDel="00AA556A" w:rsidP="00652EAA" w:rsidRDefault="001A538D" w14:paraId="4D66A5D3" w14:textId="31C0B5DA">
            <w:pPr>
              <w:cnfStyle w:val="000000000000" w:firstRow="0" w:lastRow="0" w:firstColumn="0" w:lastColumn="0" w:oddVBand="0" w:evenVBand="0" w:oddHBand="0" w:evenHBand="0" w:firstRowFirstColumn="0" w:firstRowLastColumn="0" w:lastRowFirstColumn="0" w:lastRowLastColumn="0"/>
              <w:rPr>
                <w:del w:author="Andreyeva, Julia" w:date="2022-03-03T17:06:00Z" w:id="9860"/>
                <w:rFonts w:eastAsia="Times New Roman" w:cs="Arial"/>
                <w:b/>
                <w:bCs/>
                <w:color w:val="FFFFFF" w:themeColor="background1"/>
                <w:sz w:val="20"/>
                <w:szCs w:val="20"/>
                <w:lang w:val="en-US"/>
              </w:rPr>
            </w:pPr>
            <w:del w:author="Andreyeva, Julia" w:date="2022-03-03T17:06:00Z" w:id="9861">
              <w:r w:rsidRPr="00950B85" w:rsidDel="00AA556A">
                <w:rPr>
                  <w:rFonts w:eastAsia="Times New Roman" w:cs="Arial"/>
                  <w:b/>
                  <w:bCs/>
                  <w:color w:val="FFFFFF" w:themeColor="background1"/>
                  <w:sz w:val="20"/>
                  <w:szCs w:val="20"/>
                  <w:lang w:val="en-US"/>
                </w:rPr>
                <w:delText>Transformation</w:delText>
              </w:r>
            </w:del>
          </w:p>
        </w:tc>
      </w:tr>
      <w:tr w:rsidRPr="00950B85" w:rsidR="00950B85" w:rsidDel="00AA556A" w:rsidTr="00AA556A" w14:paraId="78D1541A" w14:textId="51E9A40E">
        <w:trPr>
          <w:trHeight w:val="690"/>
          <w:del w:author="Andreyeva, Julia" w:date="2022-03-03T17:06:00Z" w:id="9862"/>
          <w:trPrChange w:author="Andreyeva, Julia" w:date="2022-03-03T17:06:00Z" w:id="9863">
            <w:trPr>
              <w:trHeight w:val="69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03T17:06:00Z" w:id="9864">
              <w:tcPr>
                <w:tcW w:w="328" w:type="dxa"/>
              </w:tcPr>
            </w:tcPrChange>
          </w:tcPr>
          <w:p w:rsidRPr="00950B85" w:rsidR="001A538D" w:rsidDel="00AA556A" w:rsidP="00652EAA" w:rsidRDefault="001A538D" w14:paraId="3AD38BB7" w14:textId="1C9820B4">
            <w:pPr>
              <w:jc w:val="right"/>
              <w:rPr>
                <w:del w:author="Andreyeva, Julia" w:date="2022-03-03T17:06:00Z" w:id="9865"/>
                <w:rFonts w:eastAsia="Times New Roman" w:cs="Arial"/>
                <w:b w:val="0"/>
                <w:bCs w:val="0"/>
                <w:color w:val="000000"/>
                <w:sz w:val="20"/>
                <w:szCs w:val="20"/>
                <w:lang w:val="en-US"/>
              </w:rPr>
            </w:pPr>
            <w:del w:author="Andreyeva, Julia" w:date="2022-03-03T17:06:00Z" w:id="9866">
              <w:r w:rsidRPr="00950B85" w:rsidDel="00AA556A">
                <w:rPr>
                  <w:rFonts w:eastAsia="Times New Roman" w:cs="Arial"/>
                  <w:b w:val="0"/>
                  <w:bCs w:val="0"/>
                  <w:color w:val="000000"/>
                  <w:sz w:val="20"/>
                  <w:szCs w:val="20"/>
                  <w:lang w:val="en-US"/>
                </w:rPr>
                <w:delText>1</w:delText>
              </w:r>
            </w:del>
          </w:p>
        </w:tc>
        <w:tc>
          <w:tcPr>
            <w:tcW w:w="0" w:type="dxa"/>
            <w:tcPrChange w:author="Andreyeva, Julia" w:date="2022-03-03T17:06:00Z" w:id="9867">
              <w:tcPr>
                <w:tcW w:w="1402" w:type="dxa"/>
              </w:tcPr>
            </w:tcPrChange>
          </w:tcPr>
          <w:p w:rsidRPr="00950B85" w:rsidR="001A538D" w:rsidDel="00AA556A" w:rsidP="00652EAA" w:rsidRDefault="001A538D" w14:paraId="60A3C52B" w14:textId="132B5D81">
            <w:pPr>
              <w:cnfStyle w:val="000000000000" w:firstRow="0" w:lastRow="0" w:firstColumn="0" w:lastColumn="0" w:oddVBand="0" w:evenVBand="0" w:oddHBand="0" w:evenHBand="0" w:firstRowFirstColumn="0" w:firstRowLastColumn="0" w:lastRowFirstColumn="0" w:lastRowLastColumn="0"/>
              <w:rPr>
                <w:del w:author="Andreyeva, Julia" w:date="2022-03-03T17:06:00Z" w:id="9868"/>
                <w:rFonts w:eastAsia="Times New Roman" w:cs="Arial"/>
                <w:color w:val="000000"/>
                <w:sz w:val="20"/>
                <w:szCs w:val="20"/>
                <w:lang w:val="en-US"/>
              </w:rPr>
            </w:pPr>
            <w:del w:author="Andreyeva, Julia" w:date="2022-03-03T17:06:00Z" w:id="9869">
              <w:r w:rsidRPr="00950B85" w:rsidDel="00AA556A">
                <w:rPr>
                  <w:rFonts w:eastAsia="Times New Roman" w:cs="Arial"/>
                  <w:color w:val="000000"/>
                  <w:sz w:val="20"/>
                  <w:szCs w:val="20"/>
                  <w:lang w:val="en-US"/>
                </w:rPr>
                <w:delText>Account</w:delText>
              </w:r>
            </w:del>
          </w:p>
        </w:tc>
        <w:tc>
          <w:tcPr>
            <w:tcW w:w="0" w:type="dxa"/>
            <w:tcPrChange w:author="Andreyeva, Julia" w:date="2022-03-03T17:06:00Z" w:id="9870">
              <w:tcPr>
                <w:tcW w:w="1519" w:type="dxa"/>
              </w:tcPr>
            </w:tcPrChange>
          </w:tcPr>
          <w:p w:rsidRPr="00950B85" w:rsidR="001A538D" w:rsidDel="00AA556A" w:rsidP="00652EAA" w:rsidRDefault="001A538D" w14:paraId="05CFECB9" w14:textId="01AED59D">
            <w:pPr>
              <w:cnfStyle w:val="000000000000" w:firstRow="0" w:lastRow="0" w:firstColumn="0" w:lastColumn="0" w:oddVBand="0" w:evenVBand="0" w:oddHBand="0" w:evenHBand="0" w:firstRowFirstColumn="0" w:firstRowLastColumn="0" w:lastRowFirstColumn="0" w:lastRowLastColumn="0"/>
              <w:rPr>
                <w:del w:author="Andreyeva, Julia" w:date="2022-03-03T17:06:00Z" w:id="9871"/>
                <w:rFonts w:eastAsia="Times New Roman" w:cs="Arial"/>
                <w:color w:val="000000"/>
                <w:sz w:val="20"/>
                <w:szCs w:val="20"/>
                <w:lang w:val="en-US"/>
              </w:rPr>
            </w:pPr>
            <w:del w:author="Andreyeva, Julia" w:date="2022-03-03T17:06:00Z" w:id="9872">
              <w:r w:rsidRPr="00950B85" w:rsidDel="00AA556A">
                <w:rPr>
                  <w:rFonts w:eastAsia="Times New Roman" w:cs="Arial"/>
                  <w:color w:val="000000"/>
                  <w:sz w:val="20"/>
                  <w:szCs w:val="20"/>
                  <w:lang w:val="en-US"/>
                </w:rPr>
                <w:delText>Account Code</w:delText>
              </w:r>
            </w:del>
          </w:p>
        </w:tc>
        <w:tc>
          <w:tcPr>
            <w:tcW w:w="0" w:type="dxa"/>
            <w:tcPrChange w:author="Andreyeva, Julia" w:date="2022-03-03T17:06:00Z" w:id="9873">
              <w:tcPr>
                <w:tcW w:w="2596" w:type="dxa"/>
              </w:tcPr>
            </w:tcPrChange>
          </w:tcPr>
          <w:p w:rsidRPr="00950B85" w:rsidR="001A538D" w:rsidDel="00AA556A" w:rsidP="00652EAA" w:rsidRDefault="001A538D" w14:paraId="14B9307A" w14:textId="2B45A0E8">
            <w:pPr>
              <w:cnfStyle w:val="000000000000" w:firstRow="0" w:lastRow="0" w:firstColumn="0" w:lastColumn="0" w:oddVBand="0" w:evenVBand="0" w:oddHBand="0" w:evenHBand="0" w:firstRowFirstColumn="0" w:firstRowLastColumn="0" w:lastRowFirstColumn="0" w:lastRowLastColumn="0"/>
              <w:rPr>
                <w:del w:author="Andreyeva, Julia" w:date="2022-03-03T17:06:00Z" w:id="9874"/>
                <w:rFonts w:eastAsia="Times New Roman" w:cs="Arial"/>
                <w:color w:val="000000"/>
                <w:sz w:val="20"/>
                <w:szCs w:val="20"/>
                <w:lang w:val="en-US"/>
              </w:rPr>
            </w:pPr>
            <w:del w:author="Andreyeva, Julia" w:date="2022-03-03T17:06:00Z" w:id="9875">
              <w:r w:rsidRPr="00950B85" w:rsidDel="00AA556A">
                <w:rPr>
                  <w:rFonts w:eastAsia="Times New Roman" w:cs="Arial"/>
                  <w:color w:val="000000"/>
                  <w:sz w:val="20"/>
                  <w:szCs w:val="20"/>
                  <w:lang w:val="en-US"/>
                </w:rPr>
                <w:delText>Account Code</w:delText>
              </w:r>
            </w:del>
          </w:p>
        </w:tc>
        <w:tc>
          <w:tcPr>
            <w:tcW w:w="0" w:type="dxa"/>
            <w:tcPrChange w:author="Andreyeva, Julia" w:date="2022-03-03T17:06:00Z" w:id="9876">
              <w:tcPr>
                <w:tcW w:w="1440" w:type="dxa"/>
              </w:tcPr>
            </w:tcPrChange>
          </w:tcPr>
          <w:p w:rsidRPr="00950B85" w:rsidR="001A538D" w:rsidDel="00AA556A" w:rsidP="00652EAA" w:rsidRDefault="001A538D" w14:paraId="1F8585CC" w14:textId="293AB8F4">
            <w:pPr>
              <w:cnfStyle w:val="000000000000" w:firstRow="0" w:lastRow="0" w:firstColumn="0" w:lastColumn="0" w:oddVBand="0" w:evenVBand="0" w:oddHBand="0" w:evenHBand="0" w:firstRowFirstColumn="0" w:firstRowLastColumn="0" w:lastRowFirstColumn="0" w:lastRowLastColumn="0"/>
              <w:rPr>
                <w:del w:author="Andreyeva, Julia" w:date="2022-03-03T17:06:00Z" w:id="9877"/>
                <w:rFonts w:eastAsia="Times New Roman" w:cs="Arial"/>
                <w:color w:val="000000"/>
                <w:sz w:val="20"/>
                <w:szCs w:val="20"/>
                <w:lang w:val="en-US"/>
              </w:rPr>
            </w:pPr>
            <w:del w:author="Andreyeva, Julia" w:date="2022-03-03T17:06:00Z" w:id="9878">
              <w:r w:rsidRPr="00950B85" w:rsidDel="00AA556A">
                <w:rPr>
                  <w:rFonts w:eastAsia="Times New Roman" w:cs="Arial"/>
                  <w:color w:val="000000"/>
                  <w:sz w:val="20"/>
                  <w:szCs w:val="20"/>
                  <w:lang w:val="en-US"/>
                </w:rPr>
                <w:delText>String</w:delText>
              </w:r>
            </w:del>
          </w:p>
        </w:tc>
        <w:tc>
          <w:tcPr>
            <w:tcW w:w="0" w:type="dxa"/>
            <w:tcPrChange w:author="Andreyeva, Julia" w:date="2022-03-03T17:06:00Z" w:id="9879">
              <w:tcPr>
                <w:tcW w:w="2160" w:type="dxa"/>
                <w:gridSpan w:val="2"/>
              </w:tcPr>
            </w:tcPrChange>
          </w:tcPr>
          <w:p w:rsidRPr="00950B85" w:rsidR="001A538D" w:rsidDel="00AA556A" w:rsidP="00652EAA" w:rsidRDefault="001A538D" w14:paraId="606AB5E7" w14:textId="4CD63CDC">
            <w:pPr>
              <w:cnfStyle w:val="000000000000" w:firstRow="0" w:lastRow="0" w:firstColumn="0" w:lastColumn="0" w:oddVBand="0" w:evenVBand="0" w:oddHBand="0" w:evenHBand="0" w:firstRowFirstColumn="0" w:firstRowLastColumn="0" w:lastRowFirstColumn="0" w:lastRowLastColumn="0"/>
              <w:rPr>
                <w:del w:author="Andreyeva, Julia" w:date="2022-03-03T17:06:00Z" w:id="9880"/>
                <w:rFonts w:eastAsia="Times New Roman" w:cs="Arial"/>
                <w:i/>
                <w:iCs/>
                <w:color w:val="000000"/>
                <w:sz w:val="20"/>
                <w:szCs w:val="20"/>
                <w:lang w:val="en-US"/>
              </w:rPr>
            </w:pPr>
            <w:del w:author="Andreyeva, Julia" w:date="2022-03-03T17:06:00Z" w:id="9881">
              <w:r w:rsidRPr="00950B85" w:rsidDel="00AA556A">
                <w:rPr>
                  <w:rFonts w:eastAsia="Times New Roman" w:cs="Arial"/>
                  <w:i/>
                  <w:iCs/>
                  <w:color w:val="000000"/>
                  <w:sz w:val="20"/>
                  <w:szCs w:val="20"/>
                  <w:lang w:val="en-US"/>
                </w:rPr>
                <w:delText>Explain any required modification of the exported data</w:delText>
              </w:r>
            </w:del>
          </w:p>
        </w:tc>
      </w:tr>
      <w:tr w:rsidRPr="00950B85" w:rsidR="00950B85" w:rsidDel="00AA556A" w:rsidTr="00950B85" w14:paraId="7BAB1DAE" w14:textId="676E08F1">
        <w:trPr>
          <w:trHeight w:val="70"/>
          <w:del w:author="Andreyeva, Julia" w:date="2022-03-03T17:06:00Z" w:id="9882"/>
        </w:trPr>
        <w:tc>
          <w:tcPr>
            <w:cnfStyle w:val="001000000000" w:firstRow="0" w:lastRow="0" w:firstColumn="1" w:lastColumn="0" w:oddVBand="0" w:evenVBand="0" w:oddHBand="0" w:evenHBand="0" w:firstRowFirstColumn="0" w:firstRowLastColumn="0" w:lastRowFirstColumn="0" w:lastRowLastColumn="0"/>
            <w:tcW w:w="328" w:type="dxa"/>
          </w:tcPr>
          <w:p w:rsidRPr="00950B85" w:rsidR="00950B85" w:rsidDel="00AA556A" w:rsidP="00652EAA" w:rsidRDefault="00950B85" w14:paraId="66B5FD55" w14:textId="0B4788A7">
            <w:pPr>
              <w:jc w:val="right"/>
              <w:rPr>
                <w:del w:author="Andreyeva, Julia" w:date="2022-03-03T17:06:00Z" w:id="9883"/>
                <w:rFonts w:eastAsia="Times New Roman" w:cs="Arial"/>
                <w:color w:val="000000"/>
                <w:sz w:val="20"/>
                <w:szCs w:val="20"/>
                <w:lang w:val="en-US"/>
              </w:rPr>
            </w:pPr>
            <w:del w:author="Andreyeva, Julia" w:date="2022-03-03T17:06:00Z" w:id="9884">
              <w:r w:rsidDel="00AA556A">
                <w:rPr>
                  <w:rFonts w:eastAsia="Times New Roman" w:cs="Arial"/>
                  <w:color w:val="000000"/>
                  <w:sz w:val="20"/>
                  <w:szCs w:val="20"/>
                  <w:lang w:val="en-US"/>
                </w:rPr>
                <w:delText>#</w:delText>
              </w:r>
            </w:del>
          </w:p>
        </w:tc>
        <w:tc>
          <w:tcPr>
            <w:tcW w:w="1402" w:type="dxa"/>
          </w:tcPr>
          <w:p w:rsidRPr="00950B85" w:rsidR="00950B85" w:rsidDel="00AA556A" w:rsidP="00652EAA" w:rsidRDefault="00950B85" w14:paraId="6EC48842" w14:textId="525220CB">
            <w:pPr>
              <w:cnfStyle w:val="000000000000" w:firstRow="0" w:lastRow="0" w:firstColumn="0" w:lastColumn="0" w:oddVBand="0" w:evenVBand="0" w:oddHBand="0" w:evenHBand="0" w:firstRowFirstColumn="0" w:firstRowLastColumn="0" w:lastRowFirstColumn="0" w:lastRowLastColumn="0"/>
              <w:rPr>
                <w:del w:author="Andreyeva, Julia" w:date="2022-03-03T17:06:00Z" w:id="9885"/>
                <w:rFonts w:eastAsia="Times New Roman" w:cs="Arial"/>
                <w:color w:val="000000"/>
                <w:sz w:val="20"/>
                <w:szCs w:val="20"/>
                <w:lang w:val="en-US"/>
              </w:rPr>
            </w:pPr>
          </w:p>
        </w:tc>
        <w:tc>
          <w:tcPr>
            <w:tcW w:w="1519" w:type="dxa"/>
          </w:tcPr>
          <w:p w:rsidRPr="00950B85" w:rsidR="00950B85" w:rsidDel="00AA556A" w:rsidP="00652EAA" w:rsidRDefault="00950B85" w14:paraId="04AC38C7" w14:textId="33C0F971">
            <w:pPr>
              <w:cnfStyle w:val="000000000000" w:firstRow="0" w:lastRow="0" w:firstColumn="0" w:lastColumn="0" w:oddVBand="0" w:evenVBand="0" w:oddHBand="0" w:evenHBand="0" w:firstRowFirstColumn="0" w:firstRowLastColumn="0" w:lastRowFirstColumn="0" w:lastRowLastColumn="0"/>
              <w:rPr>
                <w:del w:author="Andreyeva, Julia" w:date="2022-03-03T17:06:00Z" w:id="9886"/>
                <w:rFonts w:eastAsia="Times New Roman" w:cs="Arial"/>
                <w:color w:val="000000"/>
                <w:sz w:val="20"/>
                <w:szCs w:val="20"/>
                <w:lang w:val="en-US"/>
              </w:rPr>
            </w:pPr>
          </w:p>
        </w:tc>
        <w:tc>
          <w:tcPr>
            <w:tcW w:w="2596" w:type="dxa"/>
          </w:tcPr>
          <w:p w:rsidRPr="00950B85" w:rsidR="00950B85" w:rsidDel="00AA556A" w:rsidP="00652EAA" w:rsidRDefault="00950B85" w14:paraId="5E0AD3E0" w14:textId="0D2E3AE5">
            <w:pPr>
              <w:cnfStyle w:val="000000000000" w:firstRow="0" w:lastRow="0" w:firstColumn="0" w:lastColumn="0" w:oddVBand="0" w:evenVBand="0" w:oddHBand="0" w:evenHBand="0" w:firstRowFirstColumn="0" w:firstRowLastColumn="0" w:lastRowFirstColumn="0" w:lastRowLastColumn="0"/>
              <w:rPr>
                <w:del w:author="Andreyeva, Julia" w:date="2022-03-03T17:06:00Z" w:id="9887"/>
                <w:rFonts w:eastAsia="Times New Roman" w:cs="Arial"/>
                <w:color w:val="000000"/>
                <w:sz w:val="20"/>
                <w:szCs w:val="20"/>
                <w:lang w:val="en-US"/>
              </w:rPr>
            </w:pPr>
          </w:p>
        </w:tc>
        <w:tc>
          <w:tcPr>
            <w:tcW w:w="1440" w:type="dxa"/>
          </w:tcPr>
          <w:p w:rsidRPr="00950B85" w:rsidR="00950B85" w:rsidDel="00AA556A" w:rsidP="00652EAA" w:rsidRDefault="00950B85" w14:paraId="606F314F" w14:textId="41962AAC">
            <w:pPr>
              <w:cnfStyle w:val="000000000000" w:firstRow="0" w:lastRow="0" w:firstColumn="0" w:lastColumn="0" w:oddVBand="0" w:evenVBand="0" w:oddHBand="0" w:evenHBand="0" w:firstRowFirstColumn="0" w:firstRowLastColumn="0" w:lastRowFirstColumn="0" w:lastRowLastColumn="0"/>
              <w:rPr>
                <w:del w:author="Andreyeva, Julia" w:date="2022-03-03T17:06:00Z" w:id="9888"/>
                <w:rFonts w:eastAsia="Times New Roman" w:cs="Arial"/>
                <w:color w:val="000000"/>
                <w:sz w:val="20"/>
                <w:szCs w:val="20"/>
                <w:lang w:val="en-US"/>
              </w:rPr>
            </w:pPr>
          </w:p>
        </w:tc>
        <w:tc>
          <w:tcPr>
            <w:tcW w:w="2160" w:type="dxa"/>
          </w:tcPr>
          <w:p w:rsidRPr="00950B85" w:rsidR="00950B85" w:rsidDel="00AA556A" w:rsidP="00652EAA" w:rsidRDefault="00950B85" w14:paraId="24C383FC" w14:textId="38EFED44">
            <w:pPr>
              <w:cnfStyle w:val="000000000000" w:firstRow="0" w:lastRow="0" w:firstColumn="0" w:lastColumn="0" w:oddVBand="0" w:evenVBand="0" w:oddHBand="0" w:evenHBand="0" w:firstRowFirstColumn="0" w:firstRowLastColumn="0" w:lastRowFirstColumn="0" w:lastRowLastColumn="0"/>
              <w:rPr>
                <w:del w:author="Andreyeva, Julia" w:date="2022-03-03T17:06:00Z" w:id="9889"/>
                <w:rFonts w:eastAsia="Times New Roman" w:cs="Arial"/>
                <w:i/>
                <w:iCs/>
                <w:color w:val="000000"/>
                <w:sz w:val="20"/>
                <w:szCs w:val="20"/>
                <w:lang w:val="en-US"/>
              </w:rPr>
            </w:pPr>
          </w:p>
        </w:tc>
      </w:tr>
    </w:tbl>
    <w:p w:rsidRPr="001A538D" w:rsidR="001A538D" w:rsidP="001A538D" w:rsidRDefault="001A538D" w14:paraId="2088CD57" w14:textId="77777777"/>
    <w:p w:rsidR="004F7D99" w:rsidP="00D15340" w:rsidRDefault="004F7D99" w14:paraId="20C57A4F" w14:textId="1095091C">
      <w:pPr>
        <w:pStyle w:val="Heading2"/>
        <w:numPr>
          <w:ilvl w:val="2"/>
          <w:numId w:val="18"/>
        </w:numPr>
        <w:tabs>
          <w:tab w:val="left" w:pos="1170"/>
        </w:tabs>
        <w:ind w:left="1170"/>
      </w:pPr>
      <w:bookmarkStart w:name="_Toc75807742" w:id="9890"/>
      <w:r>
        <w:t>Initial Loads</w:t>
      </w:r>
      <w:bookmarkEnd w:id="9890"/>
    </w:p>
    <w:p w:rsidRPr="00736793" w:rsidR="002C7804" w:rsidP="002C7804" w:rsidRDefault="002C7804" w14:paraId="1390F242" w14:textId="77777777">
      <w:pPr>
        <w:pStyle w:val="ListParagraph"/>
        <w:ind w:left="480"/>
      </w:pPr>
      <w:r>
        <w:t>Not applicable</w:t>
      </w:r>
    </w:p>
    <w:p w:rsidR="004F7D99" w:rsidP="00D15340" w:rsidRDefault="004F7D99" w14:paraId="34BC61D1" w14:textId="37FBC447">
      <w:pPr>
        <w:pStyle w:val="Heading2"/>
        <w:numPr>
          <w:ilvl w:val="2"/>
          <w:numId w:val="18"/>
        </w:numPr>
        <w:tabs>
          <w:tab w:val="left" w:pos="1170"/>
        </w:tabs>
        <w:ind w:left="1170"/>
      </w:pPr>
      <w:bookmarkStart w:name="_Toc75807743" w:id="9891"/>
      <w:r>
        <w:t>Performance test / Indexes creation</w:t>
      </w:r>
      <w:bookmarkEnd w:id="9891"/>
    </w:p>
    <w:p w:rsidRPr="00736793" w:rsidR="00D1227A" w:rsidP="00D1227A" w:rsidRDefault="00D1227A" w14:paraId="50E3E659" w14:textId="77777777">
      <w:pPr>
        <w:pStyle w:val="ListParagraph"/>
        <w:ind w:left="480"/>
      </w:pPr>
      <w:r>
        <w:t>Not applicable</w:t>
      </w:r>
    </w:p>
    <w:p w:rsidR="00AB2093" w:rsidP="00D1227A" w:rsidRDefault="00AB2093" w14:paraId="7028E8B3" w14:textId="626F0BCC">
      <w:pPr>
        <w:pStyle w:val="Heading2"/>
        <w:numPr>
          <w:ilvl w:val="1"/>
          <w:numId w:val="18"/>
        </w:numPr>
        <w:ind w:left="1134" w:hanging="708"/>
      </w:pPr>
      <w:bookmarkStart w:name="_Toc75807744" w:id="9892"/>
      <w:r>
        <w:t>Changes in Batch Processes / Aggregations / DRP</w:t>
      </w:r>
      <w:bookmarkEnd w:id="9892"/>
    </w:p>
    <w:p w:rsidR="00F677D7" w:rsidP="00F677D7" w:rsidRDefault="00D1227A" w14:paraId="1793E6A4" w14:textId="7EC36429">
      <w:pPr>
        <w:spacing w:after="120"/>
        <w:ind w:right="-714"/>
        <w:jc w:val="both"/>
        <w:rPr>
          <w:ins w:author="Andreyeva, Julia" w:date="2022-03-03T17:49:00Z" w:id="9893"/>
          <w:sz w:val="20"/>
          <w:szCs w:val="20"/>
          <w:lang w:val="en-US"/>
        </w:rPr>
      </w:pPr>
      <w:del w:author="Andreyeva, Julia" w:date="2022-03-03T17:53:00Z" w:id="9894">
        <w:r w:rsidRPr="00F677D7" w:rsidDel="000978F7">
          <w:delText>Not applicable</w:delText>
        </w:r>
      </w:del>
    </w:p>
    <w:tbl>
      <w:tblPr>
        <w:tblStyle w:val="TableGrid"/>
        <w:tblW w:w="10022" w:type="dxa"/>
        <w:tblLook w:val="04A0" w:firstRow="1" w:lastRow="0" w:firstColumn="1" w:lastColumn="0" w:noHBand="0" w:noVBand="1"/>
        <w:tblPrChange w:author="Andreyeva, Julia" w:date="2022-03-03T17:54:00Z" w:id="9895">
          <w:tblPr>
            <w:tblStyle w:val="TableGrid"/>
            <w:tblW w:w="0" w:type="auto"/>
            <w:tblLook w:val="04A0" w:firstRow="1" w:lastRow="0" w:firstColumn="1" w:lastColumn="0" w:noHBand="0" w:noVBand="1"/>
          </w:tblPr>
        </w:tblPrChange>
      </w:tblPr>
      <w:tblGrid>
        <w:gridCol w:w="2405"/>
        <w:gridCol w:w="7617"/>
        <w:tblGridChange w:id="9896">
          <w:tblGrid>
            <w:gridCol w:w="4457"/>
            <w:gridCol w:w="4458"/>
          </w:tblGrid>
        </w:tblGridChange>
      </w:tblGrid>
      <w:tr w:rsidR="000978F7" w:rsidTr="000978F7" w14:paraId="56BA490C" w14:textId="77777777">
        <w:trPr>
          <w:trHeight w:val="344"/>
          <w:ins w:author="Andreyeva, Julia" w:date="2022-03-03T17:51:00Z" w:id="9897"/>
        </w:trPr>
        <w:tc>
          <w:tcPr>
            <w:tcW w:w="2405" w:type="dxa"/>
            <w:shd w:val="clear" w:color="auto" w:fill="407EC9" w:themeFill="accent6"/>
            <w:tcPrChange w:author="Andreyeva, Julia" w:date="2022-03-03T17:54:00Z" w:id="9898">
              <w:tcPr>
                <w:tcW w:w="4457" w:type="dxa"/>
              </w:tcPr>
            </w:tcPrChange>
          </w:tcPr>
          <w:p w:rsidRPr="000978F7" w:rsidR="000978F7" w:rsidP="00F677D7" w:rsidRDefault="000978F7" w14:paraId="1BB01774" w14:textId="07C60F60">
            <w:pPr>
              <w:spacing w:after="120"/>
              <w:ind w:right="-714"/>
              <w:jc w:val="both"/>
              <w:rPr>
                <w:ins w:author="Andreyeva, Julia" w:date="2022-03-03T17:51:00Z" w:id="9899"/>
                <w:b/>
                <w:bCs/>
                <w:color w:val="FFFFFF" w:themeColor="background1"/>
                <w:sz w:val="20"/>
                <w:szCs w:val="20"/>
                <w:lang w:val="en-US"/>
                <w:rPrChange w:author="Andreyeva, Julia" w:date="2022-03-03T17:53:00Z" w:id="9900">
                  <w:rPr>
                    <w:ins w:author="Andreyeva, Julia" w:date="2022-03-03T17:51:00Z" w:id="9901"/>
                    <w:sz w:val="20"/>
                    <w:szCs w:val="20"/>
                    <w:lang w:val="en-US"/>
                  </w:rPr>
                </w:rPrChange>
              </w:rPr>
            </w:pPr>
            <w:ins w:author="Andreyeva, Julia" w:date="2022-03-03T17:53:00Z" w:id="9902">
              <w:r w:rsidRPr="000978F7">
                <w:rPr>
                  <w:b/>
                  <w:bCs/>
                  <w:color w:val="FFFFFF" w:themeColor="background1"/>
                  <w:sz w:val="20"/>
                  <w:szCs w:val="20"/>
                  <w:lang w:val="en-US"/>
                  <w:rPrChange w:author="Andreyeva, Julia" w:date="2022-03-03T17:53:00Z" w:id="9903">
                    <w:rPr>
                      <w:sz w:val="20"/>
                      <w:szCs w:val="20"/>
                      <w:lang w:val="en-US"/>
                    </w:rPr>
                  </w:rPrChange>
                </w:rPr>
                <w:t>Object</w:t>
              </w:r>
            </w:ins>
          </w:p>
        </w:tc>
        <w:tc>
          <w:tcPr>
            <w:tcW w:w="7617" w:type="dxa"/>
            <w:shd w:val="clear" w:color="auto" w:fill="407EC9" w:themeFill="accent6"/>
            <w:tcPrChange w:author="Andreyeva, Julia" w:date="2022-03-03T17:54:00Z" w:id="9904">
              <w:tcPr>
                <w:tcW w:w="4458" w:type="dxa"/>
              </w:tcPr>
            </w:tcPrChange>
          </w:tcPr>
          <w:p w:rsidRPr="000978F7" w:rsidR="000978F7" w:rsidP="00F677D7" w:rsidRDefault="000978F7" w14:paraId="4D8086A5" w14:textId="6318546F">
            <w:pPr>
              <w:spacing w:after="120"/>
              <w:ind w:right="-714"/>
              <w:jc w:val="both"/>
              <w:rPr>
                <w:ins w:author="Andreyeva, Julia" w:date="2022-03-03T17:51:00Z" w:id="9905"/>
                <w:b/>
                <w:bCs/>
                <w:color w:val="FFFFFF" w:themeColor="background1"/>
                <w:sz w:val="20"/>
                <w:szCs w:val="20"/>
                <w:lang w:val="en-US"/>
                <w:rPrChange w:author="Andreyeva, Julia" w:date="2022-03-03T17:53:00Z" w:id="9906">
                  <w:rPr>
                    <w:ins w:author="Andreyeva, Julia" w:date="2022-03-03T17:51:00Z" w:id="9907"/>
                    <w:sz w:val="20"/>
                    <w:szCs w:val="20"/>
                    <w:lang w:val="en-US"/>
                  </w:rPr>
                </w:rPrChange>
              </w:rPr>
            </w:pPr>
            <w:ins w:author="Andreyeva, Julia" w:date="2022-03-03T17:53:00Z" w:id="9908">
              <w:r w:rsidRPr="000978F7">
                <w:rPr>
                  <w:b/>
                  <w:bCs/>
                  <w:color w:val="FFFFFF" w:themeColor="background1"/>
                  <w:sz w:val="20"/>
                  <w:szCs w:val="20"/>
                  <w:lang w:val="en-US"/>
                  <w:rPrChange w:author="Andreyeva, Julia" w:date="2022-03-03T17:53:00Z" w:id="9909">
                    <w:rPr>
                      <w:sz w:val="20"/>
                      <w:szCs w:val="20"/>
                      <w:lang w:val="en-US"/>
                    </w:rPr>
                  </w:rPrChange>
                </w:rPr>
                <w:t>Changes</w:t>
              </w:r>
            </w:ins>
          </w:p>
        </w:tc>
      </w:tr>
      <w:tr w:rsidR="000978F7" w:rsidTr="000978F7" w14:paraId="62F7282C" w14:textId="77777777">
        <w:trPr>
          <w:trHeight w:val="376"/>
          <w:ins w:author="Andreyeva, Julia" w:date="2022-03-03T17:51:00Z" w:id="9910"/>
        </w:trPr>
        <w:tc>
          <w:tcPr>
            <w:tcW w:w="2405" w:type="dxa"/>
            <w:tcPrChange w:author="Andreyeva, Julia" w:date="2022-03-03T17:54:00Z" w:id="9911">
              <w:tcPr>
                <w:tcW w:w="4457" w:type="dxa"/>
              </w:tcPr>
            </w:tcPrChange>
          </w:tcPr>
          <w:p w:rsidR="000978F7" w:rsidP="00F677D7" w:rsidRDefault="000978F7" w14:paraId="43913AC9" w14:textId="3F0498E2">
            <w:pPr>
              <w:spacing w:after="120"/>
              <w:ind w:right="-714"/>
              <w:jc w:val="both"/>
              <w:rPr>
                <w:ins w:author="Andreyeva, Julia" w:date="2022-03-03T17:51:00Z" w:id="9912"/>
                <w:sz w:val="20"/>
                <w:szCs w:val="20"/>
                <w:lang w:val="en-US"/>
              </w:rPr>
            </w:pPr>
            <w:ins w:author="Andreyeva, Julia" w:date="2022-03-03T17:51:00Z" w:id="9913">
              <w:r w:rsidRPr="00362BCE">
                <w:t>Stock request</w:t>
              </w:r>
            </w:ins>
          </w:p>
        </w:tc>
        <w:tc>
          <w:tcPr>
            <w:tcW w:w="7617" w:type="dxa"/>
            <w:tcPrChange w:author="Andreyeva, Julia" w:date="2022-03-03T17:54:00Z" w:id="9914">
              <w:tcPr>
                <w:tcW w:w="4458" w:type="dxa"/>
              </w:tcPr>
            </w:tcPrChange>
          </w:tcPr>
          <w:p w:rsidR="000978F7" w:rsidP="00F677D7" w:rsidRDefault="000978F7" w14:paraId="3588FA4D" w14:textId="7FE237B3">
            <w:pPr>
              <w:spacing w:after="120"/>
              <w:ind w:right="-714"/>
              <w:jc w:val="both"/>
              <w:rPr>
                <w:ins w:author="Andreyeva, Julia" w:date="2022-03-03T17:51:00Z" w:id="9915"/>
                <w:sz w:val="20"/>
                <w:szCs w:val="20"/>
                <w:lang w:val="en-US"/>
              </w:rPr>
            </w:pPr>
            <w:ins w:author="Andreyeva, Julia" w:date="2022-03-03T17:51:00Z" w:id="9916">
              <w:r w:rsidRPr="00362BCE">
                <w:t>Not applicable</w:t>
              </w:r>
            </w:ins>
          </w:p>
        </w:tc>
      </w:tr>
      <w:tr w:rsidR="000978F7" w:rsidTr="000978F7" w14:paraId="293AC3C3" w14:textId="77777777">
        <w:trPr>
          <w:trHeight w:val="376"/>
          <w:ins w:author="Andreyeva, Julia" w:date="2022-03-03T17:51:00Z" w:id="9917"/>
        </w:trPr>
        <w:tc>
          <w:tcPr>
            <w:tcW w:w="2405" w:type="dxa"/>
            <w:tcPrChange w:author="Andreyeva, Julia" w:date="2022-03-03T17:54:00Z" w:id="9918">
              <w:tcPr>
                <w:tcW w:w="4457" w:type="dxa"/>
              </w:tcPr>
            </w:tcPrChange>
          </w:tcPr>
          <w:p w:rsidR="000978F7" w:rsidP="00F677D7" w:rsidRDefault="000978F7" w14:paraId="3ECD15C6" w14:textId="13465314">
            <w:pPr>
              <w:spacing w:after="120"/>
              <w:ind w:right="-714"/>
              <w:jc w:val="both"/>
              <w:rPr>
                <w:ins w:author="Andreyeva, Julia" w:date="2022-03-03T17:51:00Z" w:id="9919"/>
                <w:sz w:val="20"/>
                <w:szCs w:val="20"/>
                <w:lang w:val="en-US"/>
              </w:rPr>
            </w:pPr>
            <w:ins w:author="Andreyeva, Julia" w:date="2022-03-03T17:51:00Z" w:id="9920">
              <w:r w:rsidRPr="00362BCE">
                <w:t xml:space="preserve">Stock </w:t>
              </w:r>
              <w:proofErr w:type="gramStart"/>
              <w:r w:rsidRPr="00362BCE">
                <w:t>receive</w:t>
              </w:r>
              <w:proofErr w:type="gramEnd"/>
            </w:ins>
          </w:p>
        </w:tc>
        <w:tc>
          <w:tcPr>
            <w:tcW w:w="7617" w:type="dxa"/>
            <w:tcPrChange w:author="Andreyeva, Julia" w:date="2022-03-03T17:54:00Z" w:id="9921">
              <w:tcPr>
                <w:tcW w:w="4458" w:type="dxa"/>
              </w:tcPr>
            </w:tcPrChange>
          </w:tcPr>
          <w:p w:rsidR="000978F7" w:rsidP="00F677D7" w:rsidRDefault="000978F7" w14:paraId="5CC91516" w14:textId="7D8E3B07">
            <w:pPr>
              <w:spacing w:after="120"/>
              <w:ind w:right="-714"/>
              <w:jc w:val="both"/>
              <w:rPr>
                <w:ins w:author="Andreyeva, Julia" w:date="2022-03-03T17:51:00Z" w:id="9922"/>
                <w:sz w:val="20"/>
                <w:szCs w:val="20"/>
                <w:lang w:val="en-US"/>
              </w:rPr>
            </w:pPr>
            <w:ins w:author="Andreyeva, Julia" w:date="2022-03-03T17:51:00Z" w:id="9923">
              <w:r w:rsidRPr="00362BCE">
                <w:t>Not applicable</w:t>
              </w:r>
            </w:ins>
          </w:p>
        </w:tc>
      </w:tr>
      <w:tr w:rsidR="000978F7" w:rsidTr="000978F7" w14:paraId="65FFAD72" w14:textId="77777777">
        <w:trPr>
          <w:trHeight w:val="365"/>
          <w:ins w:author="Andreyeva, Julia" w:date="2022-03-03T17:51:00Z" w:id="9924"/>
        </w:trPr>
        <w:tc>
          <w:tcPr>
            <w:tcW w:w="2405" w:type="dxa"/>
            <w:tcPrChange w:author="Andreyeva, Julia" w:date="2022-03-03T17:54:00Z" w:id="9925">
              <w:tcPr>
                <w:tcW w:w="4457" w:type="dxa"/>
              </w:tcPr>
            </w:tcPrChange>
          </w:tcPr>
          <w:p w:rsidR="000978F7" w:rsidP="00F677D7" w:rsidRDefault="000978F7" w14:paraId="4E74D05A" w14:textId="20B20561">
            <w:pPr>
              <w:spacing w:after="120"/>
              <w:ind w:right="-714"/>
              <w:jc w:val="both"/>
              <w:rPr>
                <w:ins w:author="Andreyeva, Julia" w:date="2022-03-03T17:51:00Z" w:id="9926"/>
                <w:sz w:val="20"/>
                <w:szCs w:val="20"/>
                <w:lang w:val="en-US"/>
              </w:rPr>
            </w:pPr>
            <w:ins w:author="Andreyeva, Julia" w:date="2022-03-03T17:51:00Z" w:id="9927">
              <w:r w:rsidRPr="00362BCE">
                <w:t>Stock return</w:t>
              </w:r>
            </w:ins>
          </w:p>
        </w:tc>
        <w:tc>
          <w:tcPr>
            <w:tcW w:w="7617" w:type="dxa"/>
            <w:tcPrChange w:author="Andreyeva, Julia" w:date="2022-03-03T17:54:00Z" w:id="9928">
              <w:tcPr>
                <w:tcW w:w="4458" w:type="dxa"/>
              </w:tcPr>
            </w:tcPrChange>
          </w:tcPr>
          <w:p w:rsidR="000978F7" w:rsidP="00F677D7" w:rsidRDefault="000978F7" w14:paraId="7269F598" w14:textId="0706578B">
            <w:pPr>
              <w:spacing w:after="120"/>
              <w:ind w:right="-714"/>
              <w:jc w:val="both"/>
              <w:rPr>
                <w:ins w:author="Andreyeva, Julia" w:date="2022-03-03T17:51:00Z" w:id="9929"/>
                <w:sz w:val="20"/>
                <w:szCs w:val="20"/>
                <w:lang w:val="en-US"/>
              </w:rPr>
            </w:pPr>
            <w:ins w:author="Andreyeva, Julia" w:date="2022-03-03T17:52:00Z" w:id="9930">
              <w:r w:rsidRPr="00362BCE">
                <w:t>Not applicable</w:t>
              </w:r>
            </w:ins>
          </w:p>
        </w:tc>
      </w:tr>
      <w:tr w:rsidR="000978F7" w:rsidTr="000978F7" w14:paraId="34BA269B" w14:textId="77777777">
        <w:trPr>
          <w:trHeight w:val="3392"/>
          <w:ins w:author="Andreyeva, Julia" w:date="2022-03-03T17:51:00Z" w:id="9931"/>
        </w:trPr>
        <w:tc>
          <w:tcPr>
            <w:tcW w:w="2405" w:type="dxa"/>
            <w:tcPrChange w:author="Andreyeva, Julia" w:date="2022-03-03T17:54:00Z" w:id="9932">
              <w:tcPr>
                <w:tcW w:w="4457" w:type="dxa"/>
              </w:tcPr>
            </w:tcPrChange>
          </w:tcPr>
          <w:p w:rsidR="000978F7" w:rsidP="00F677D7" w:rsidRDefault="000978F7" w14:paraId="1CADD78A" w14:textId="08A0F92C">
            <w:pPr>
              <w:spacing w:after="120"/>
              <w:ind w:right="-714"/>
              <w:jc w:val="both"/>
              <w:rPr>
                <w:ins w:author="Andreyeva, Julia" w:date="2022-03-03T17:51:00Z" w:id="9933"/>
                <w:sz w:val="20"/>
                <w:szCs w:val="20"/>
                <w:lang w:val="en-US"/>
              </w:rPr>
            </w:pPr>
            <w:ins w:author="Andreyeva, Julia" w:date="2022-03-03T17:52:00Z" w:id="9934">
              <w:r>
                <w:t>Price list</w:t>
              </w:r>
            </w:ins>
          </w:p>
        </w:tc>
        <w:tc>
          <w:tcPr>
            <w:tcW w:w="7617" w:type="dxa"/>
            <w:tcPrChange w:author="Andreyeva, Julia" w:date="2022-03-03T17:54:00Z" w:id="9935">
              <w:tcPr>
                <w:tcW w:w="4458" w:type="dxa"/>
              </w:tcPr>
            </w:tcPrChange>
          </w:tcPr>
          <w:p w:rsidR="000978F7" w:rsidP="000978F7" w:rsidRDefault="000978F7" w14:paraId="0B1FD000" w14:textId="77777777">
            <w:pPr>
              <w:spacing w:after="120"/>
              <w:ind w:right="-714"/>
              <w:jc w:val="both"/>
              <w:rPr>
                <w:ins w:author="Andreyeva, Julia" w:date="2022-03-03T17:52:00Z" w:id="9936"/>
                <w:sz w:val="20"/>
                <w:szCs w:val="20"/>
                <w:lang w:val="en-US"/>
              </w:rPr>
            </w:pPr>
            <w:ins w:author="Andreyeva, Julia" w:date="2022-03-03T17:52:00Z" w:id="9937">
              <w:r w:rsidRPr="00247415">
                <w:rPr>
                  <w:sz w:val="20"/>
                  <w:szCs w:val="20"/>
                  <w:lang w:val="en-US"/>
                </w:rPr>
                <w:t>Data process should be developed to process the price</w:t>
              </w:r>
            </w:ins>
          </w:p>
          <w:p w:rsidR="000978F7" w:rsidP="000978F7" w:rsidRDefault="000978F7" w14:paraId="164BC141" w14:textId="77777777">
            <w:pPr>
              <w:spacing w:after="120"/>
              <w:ind w:right="-714"/>
              <w:jc w:val="both"/>
              <w:rPr>
                <w:ins w:author="Andreyeva, Julia" w:date="2022-03-03T17:52:00Z" w:id="9938"/>
                <w:sz w:val="20"/>
                <w:szCs w:val="20"/>
                <w:lang w:val="en-US"/>
              </w:rPr>
            </w:pPr>
            <w:ins w:author="Andreyeva, Julia" w:date="2022-03-03T17:52:00Z" w:id="9939">
              <w:r w:rsidRPr="00247415">
                <w:rPr>
                  <w:sz w:val="20"/>
                  <w:szCs w:val="20"/>
                  <w:lang w:val="en-US"/>
                </w:rPr>
                <w:t>lists with status ‘pre-Submitted’ to include all accounts</w:t>
              </w:r>
            </w:ins>
          </w:p>
          <w:p w:rsidR="000978F7" w:rsidP="000978F7" w:rsidRDefault="000978F7" w14:paraId="379B50F1" w14:textId="77777777">
            <w:pPr>
              <w:spacing w:after="120"/>
              <w:ind w:right="-714"/>
              <w:jc w:val="both"/>
              <w:rPr>
                <w:ins w:author="Andreyeva, Julia" w:date="2022-03-03T17:52:00Z" w:id="9940"/>
                <w:sz w:val="20"/>
                <w:szCs w:val="20"/>
                <w:lang w:val="en-US"/>
              </w:rPr>
            </w:pPr>
            <w:ins w:author="Andreyeva, Julia" w:date="2022-03-03T17:52:00Z" w:id="9941">
              <w:r>
                <w:rPr>
                  <w:sz w:val="20"/>
                  <w:szCs w:val="20"/>
                  <w:lang w:val="en-US"/>
                </w:rPr>
                <w:t xml:space="preserve">from </w:t>
              </w:r>
              <w:r w:rsidRPr="00247415">
                <w:rPr>
                  <w:sz w:val="20"/>
                  <w:szCs w:val="20"/>
                  <w:lang w:val="en-US"/>
                </w:rPr>
                <w:t>the associate</w:t>
              </w:r>
              <w:r>
                <w:rPr>
                  <w:sz w:val="20"/>
                  <w:szCs w:val="20"/>
                  <w:lang w:val="en-US"/>
                </w:rPr>
                <w:t>d</w:t>
              </w:r>
              <w:r w:rsidRPr="00247415">
                <w:rPr>
                  <w:sz w:val="20"/>
                  <w:szCs w:val="20"/>
                  <w:lang w:val="en-US"/>
                </w:rPr>
                <w:t xml:space="preserve"> planning group to the inter </w:t>
              </w:r>
            </w:ins>
          </w:p>
          <w:p w:rsidR="000978F7" w:rsidP="000978F7" w:rsidRDefault="000978F7" w14:paraId="2A7E619E" w14:textId="38C34E30">
            <w:pPr>
              <w:spacing w:after="120"/>
              <w:ind w:right="-714"/>
              <w:jc w:val="both"/>
              <w:rPr>
                <w:ins w:author="Andreyeva, Julia" w:date="2022-03-03T17:52:00Z" w:id="9942"/>
                <w:sz w:val="20"/>
                <w:szCs w:val="20"/>
                <w:lang w:val="en-US"/>
              </w:rPr>
            </w:pPr>
            <w:ins w:author="Andreyeva, Julia" w:date="2022-03-03T17:52:00Z" w:id="9943">
              <w:r w:rsidRPr="00247415">
                <w:rPr>
                  <w:sz w:val="20"/>
                  <w:szCs w:val="20"/>
                  <w:lang w:val="en-US"/>
                </w:rPr>
                <w:t xml:space="preserve">table on incremental way. </w:t>
              </w:r>
            </w:ins>
          </w:p>
          <w:p w:rsidR="000978F7" w:rsidP="000978F7" w:rsidRDefault="000978F7" w14:paraId="44A82C75" w14:textId="77777777">
            <w:pPr>
              <w:spacing w:after="120"/>
              <w:ind w:right="-714"/>
              <w:jc w:val="both"/>
              <w:rPr>
                <w:ins w:author="Andreyeva, Julia" w:date="2022-03-03T17:52:00Z" w:id="9944"/>
                <w:sz w:val="20"/>
                <w:szCs w:val="20"/>
                <w:lang w:val="en-US"/>
              </w:rPr>
            </w:pPr>
            <w:ins w:author="Andreyeva, Julia" w:date="2022-03-03T17:52:00Z" w:id="9945">
              <w:r w:rsidRPr="00247415">
                <w:rPr>
                  <w:sz w:val="20"/>
                  <w:szCs w:val="20"/>
                  <w:lang w:val="en-US"/>
                </w:rPr>
                <w:t xml:space="preserve">Once processed the status </w:t>
              </w:r>
              <w:r>
                <w:rPr>
                  <w:sz w:val="20"/>
                  <w:szCs w:val="20"/>
                  <w:lang w:val="en-US"/>
                </w:rPr>
                <w:t xml:space="preserve">of the price list </w:t>
              </w:r>
              <w:r w:rsidRPr="00247415">
                <w:rPr>
                  <w:sz w:val="20"/>
                  <w:szCs w:val="20"/>
                  <w:lang w:val="en-US"/>
                </w:rPr>
                <w:t xml:space="preserve">should be </w:t>
              </w:r>
            </w:ins>
          </w:p>
          <w:p w:rsidR="000978F7" w:rsidP="000978F7" w:rsidRDefault="000978F7" w14:paraId="4D73AE35" w14:textId="5C7D0EA8">
            <w:pPr>
              <w:spacing w:after="120"/>
              <w:ind w:right="-714"/>
              <w:jc w:val="both"/>
              <w:rPr>
                <w:ins w:author="Andreyeva, Julia" w:date="2022-03-03T17:52:00Z" w:id="9946"/>
                <w:sz w:val="20"/>
                <w:szCs w:val="20"/>
                <w:lang w:val="en-US"/>
              </w:rPr>
            </w:pPr>
            <w:ins w:author="Andreyeva, Julia" w:date="2022-03-03T17:52:00Z" w:id="9947">
              <w:r w:rsidRPr="00247415">
                <w:rPr>
                  <w:sz w:val="20"/>
                  <w:szCs w:val="20"/>
                  <w:lang w:val="en-US"/>
                </w:rPr>
                <w:t>updated to ‘</w:t>
              </w:r>
              <w:r>
                <w:rPr>
                  <w:sz w:val="20"/>
                  <w:szCs w:val="20"/>
                  <w:lang w:val="en-US"/>
                </w:rPr>
                <w:t>Processed’.</w:t>
              </w:r>
            </w:ins>
          </w:p>
          <w:p w:rsidR="000978F7" w:rsidP="000978F7" w:rsidRDefault="000978F7" w14:paraId="407116FD" w14:textId="77777777">
            <w:pPr>
              <w:spacing w:after="120"/>
              <w:ind w:right="-714"/>
              <w:jc w:val="both"/>
              <w:rPr>
                <w:ins w:author="Andreyeva, Julia" w:date="2022-03-03T17:53:00Z" w:id="9948"/>
                <w:sz w:val="20"/>
                <w:szCs w:val="20"/>
                <w:lang w:val="en-US"/>
              </w:rPr>
            </w:pPr>
            <w:ins w:author="Andreyeva, Julia" w:date="2022-03-03T17:52:00Z" w:id="9949">
              <w:r w:rsidRPr="00001C3D">
                <w:rPr>
                  <w:sz w:val="20"/>
                  <w:szCs w:val="20"/>
                  <w:lang w:val="en-US"/>
                </w:rPr>
                <w:t xml:space="preserve">The process will need to be scheduled outside TME </w:t>
              </w:r>
            </w:ins>
            <w:ins w:author="Andreyeva, Julia" w:date="2022-03-03T17:53:00Z" w:id="9950">
              <w:r w:rsidRPr="00001C3D">
                <w:rPr>
                  <w:sz w:val="20"/>
                  <w:szCs w:val="20"/>
                  <w:lang w:val="en-US"/>
                </w:rPr>
                <w:t>ETL</w:t>
              </w:r>
              <w:r>
                <w:rPr>
                  <w:sz w:val="20"/>
                  <w:szCs w:val="20"/>
                  <w:lang w:val="en-US"/>
                </w:rPr>
                <w:t xml:space="preserve"> </w:t>
              </w:r>
              <w:r w:rsidRPr="00001C3D">
                <w:rPr>
                  <w:sz w:val="20"/>
                  <w:szCs w:val="20"/>
                  <w:lang w:val="en-US"/>
                </w:rPr>
                <w:t>hours</w:t>
              </w:r>
            </w:ins>
            <w:ins w:author="Andreyeva, Julia" w:date="2022-03-03T17:52:00Z" w:id="9951">
              <w:r w:rsidRPr="00001C3D">
                <w:rPr>
                  <w:sz w:val="20"/>
                  <w:szCs w:val="20"/>
                  <w:lang w:val="en-US"/>
                </w:rPr>
                <w:t xml:space="preserve"> (depending on each </w:t>
              </w:r>
            </w:ins>
          </w:p>
          <w:p w:rsidRPr="00001C3D" w:rsidR="000978F7" w:rsidP="000978F7" w:rsidRDefault="000978F7" w14:paraId="69EF0FDA" w14:textId="76E814C1">
            <w:pPr>
              <w:spacing w:after="120"/>
              <w:ind w:right="-714"/>
              <w:jc w:val="both"/>
              <w:rPr>
                <w:ins w:author="Andreyeva, Julia" w:date="2022-03-03T17:52:00Z" w:id="9952"/>
                <w:sz w:val="20"/>
                <w:szCs w:val="20"/>
                <w:lang w:val="en-US"/>
              </w:rPr>
            </w:pPr>
            <w:ins w:author="Andreyeva, Julia" w:date="2022-03-03T17:52:00Z" w:id="9953">
              <w:r w:rsidRPr="00001C3D">
                <w:rPr>
                  <w:sz w:val="20"/>
                  <w:szCs w:val="20"/>
                  <w:lang w:val="en-US"/>
                </w:rPr>
                <w:t>environment)</w:t>
              </w:r>
            </w:ins>
          </w:p>
          <w:p w:rsidR="000978F7" w:rsidP="000978F7" w:rsidRDefault="000978F7" w14:paraId="13400DEB" w14:textId="77777777">
            <w:pPr>
              <w:spacing w:after="120"/>
              <w:ind w:right="-714"/>
              <w:jc w:val="both"/>
              <w:rPr>
                <w:ins w:author="Andreyeva, Julia" w:date="2022-03-03T17:52:00Z" w:id="9954"/>
                <w:sz w:val="20"/>
                <w:szCs w:val="20"/>
                <w:lang w:val="en-US"/>
              </w:rPr>
            </w:pPr>
            <w:ins w:author="Andreyeva, Julia" w:date="2022-03-03T17:52:00Z" w:id="9955">
              <w:r w:rsidRPr="00001C3D">
                <w:rPr>
                  <w:sz w:val="20"/>
                  <w:szCs w:val="20"/>
                  <w:lang w:val="en-US"/>
                </w:rPr>
                <w:t>The execution frequency should be every 1 hour.</w:t>
              </w:r>
            </w:ins>
          </w:p>
          <w:p w:rsidR="000978F7" w:rsidP="00F677D7" w:rsidRDefault="000978F7" w14:paraId="54329CE7" w14:textId="77777777">
            <w:pPr>
              <w:spacing w:after="120"/>
              <w:ind w:right="-714"/>
              <w:jc w:val="both"/>
              <w:rPr>
                <w:ins w:author="Andreyeva, Julia" w:date="2022-03-03T17:51:00Z" w:id="9956"/>
                <w:sz w:val="20"/>
                <w:szCs w:val="20"/>
                <w:lang w:val="en-US"/>
              </w:rPr>
            </w:pPr>
          </w:p>
        </w:tc>
      </w:tr>
      <w:tr w:rsidR="000978F7" w:rsidTr="000978F7" w14:paraId="57F96618" w14:textId="77777777">
        <w:trPr>
          <w:trHeight w:val="344"/>
          <w:ins w:author="Andreyeva, Julia" w:date="2022-03-03T17:51:00Z" w:id="9957"/>
        </w:trPr>
        <w:tc>
          <w:tcPr>
            <w:tcW w:w="2405" w:type="dxa"/>
            <w:tcPrChange w:author="Andreyeva, Julia" w:date="2022-03-03T17:54:00Z" w:id="9958">
              <w:tcPr>
                <w:tcW w:w="4457" w:type="dxa"/>
              </w:tcPr>
            </w:tcPrChange>
          </w:tcPr>
          <w:p w:rsidR="000978F7" w:rsidP="00F677D7" w:rsidRDefault="00A5339A" w14:paraId="6467D63B" w14:textId="06F57A5A">
            <w:pPr>
              <w:spacing w:after="120"/>
              <w:ind w:right="-714"/>
              <w:jc w:val="both"/>
              <w:rPr>
                <w:ins w:author="Andreyeva, Julia" w:date="2022-03-03T17:51:00Z" w:id="9959"/>
                <w:sz w:val="20"/>
                <w:szCs w:val="20"/>
                <w:lang w:val="en-US"/>
              </w:rPr>
            </w:pPr>
            <w:ins w:author="Andreyeva, Julia" w:date="2022-03-03T18:03:00Z" w:id="9960">
              <w:r>
                <w:rPr>
                  <w:sz w:val="20"/>
                  <w:szCs w:val="20"/>
                  <w:lang w:val="en-US"/>
                </w:rPr>
                <w:t xml:space="preserve">Product </w:t>
              </w:r>
            </w:ins>
            <w:ins w:author="Andreyeva, Julia" w:date="2022-03-03T17:54:00Z" w:id="9961">
              <w:r w:rsidR="000978F7">
                <w:rPr>
                  <w:sz w:val="20"/>
                  <w:szCs w:val="20"/>
                  <w:lang w:val="en-US"/>
                </w:rPr>
                <w:t>Template</w:t>
              </w:r>
            </w:ins>
          </w:p>
        </w:tc>
        <w:tc>
          <w:tcPr>
            <w:tcW w:w="7617" w:type="dxa"/>
            <w:tcPrChange w:author="Andreyeva, Julia" w:date="2022-03-03T17:54:00Z" w:id="9962">
              <w:tcPr>
                <w:tcW w:w="4458" w:type="dxa"/>
              </w:tcPr>
            </w:tcPrChange>
          </w:tcPr>
          <w:p w:rsidR="0044216C" w:rsidP="0044216C" w:rsidRDefault="0044216C" w14:paraId="1FA6D1BF" w14:textId="77777777">
            <w:pPr>
              <w:spacing w:after="120"/>
              <w:ind w:right="-714"/>
              <w:jc w:val="both"/>
              <w:rPr>
                <w:ins w:author="Andreyeva, Julia" w:date="2022-03-03T18:04:00Z" w:id="9963"/>
                <w:sz w:val="20"/>
                <w:szCs w:val="20"/>
                <w:lang w:val="en-US"/>
              </w:rPr>
            </w:pPr>
            <w:ins w:author="Andreyeva, Julia" w:date="2022-03-03T18:04:00Z" w:id="9964">
              <w:r w:rsidRPr="00247415">
                <w:rPr>
                  <w:sz w:val="20"/>
                  <w:szCs w:val="20"/>
                  <w:lang w:val="en-US"/>
                </w:rPr>
                <w:t xml:space="preserve">Data process should be developed </w:t>
              </w:r>
              <w:proofErr w:type="gramStart"/>
              <w:r w:rsidRPr="00247415">
                <w:rPr>
                  <w:sz w:val="20"/>
                  <w:szCs w:val="20"/>
                  <w:lang w:val="en-US"/>
                </w:rPr>
                <w:t>in order to</w:t>
              </w:r>
              <w:proofErr w:type="gramEnd"/>
              <w:r w:rsidRPr="00247415">
                <w:rPr>
                  <w:sz w:val="20"/>
                  <w:szCs w:val="20"/>
                  <w:lang w:val="en-US"/>
                </w:rPr>
                <w:t xml:space="preserve"> process the </w:t>
              </w:r>
              <w:r>
                <w:rPr>
                  <w:sz w:val="20"/>
                  <w:szCs w:val="20"/>
                  <w:lang w:val="en-US"/>
                </w:rPr>
                <w:t>product templates</w:t>
              </w:r>
              <w:r w:rsidRPr="00247415">
                <w:rPr>
                  <w:sz w:val="20"/>
                  <w:szCs w:val="20"/>
                  <w:lang w:val="en-US"/>
                </w:rPr>
                <w:t xml:space="preserve"> with </w:t>
              </w:r>
            </w:ins>
          </w:p>
          <w:p w:rsidR="0044216C" w:rsidP="0044216C" w:rsidRDefault="0044216C" w14:paraId="0FA9102C" w14:textId="77777777">
            <w:pPr>
              <w:spacing w:after="120"/>
              <w:ind w:right="-714"/>
              <w:jc w:val="both"/>
              <w:rPr>
                <w:ins w:author="Andreyeva, Julia" w:date="2022-03-03T18:04:00Z" w:id="9965"/>
                <w:sz w:val="20"/>
                <w:szCs w:val="20"/>
                <w:lang w:val="en-US"/>
              </w:rPr>
            </w:pPr>
            <w:ins w:author="Andreyeva, Julia" w:date="2022-03-03T18:04:00Z" w:id="9966">
              <w:r w:rsidRPr="00247415">
                <w:rPr>
                  <w:sz w:val="20"/>
                  <w:szCs w:val="20"/>
                  <w:lang w:val="en-US"/>
                </w:rPr>
                <w:t xml:space="preserve">status ‘pre-Submitted’ to include all accounts </w:t>
              </w:r>
              <w:r>
                <w:rPr>
                  <w:sz w:val="20"/>
                  <w:szCs w:val="20"/>
                  <w:lang w:val="en-US"/>
                </w:rPr>
                <w:t xml:space="preserve">from </w:t>
              </w:r>
              <w:r w:rsidRPr="00247415">
                <w:rPr>
                  <w:sz w:val="20"/>
                  <w:szCs w:val="20"/>
                  <w:lang w:val="en-US"/>
                </w:rPr>
                <w:t>the associate</w:t>
              </w:r>
              <w:r>
                <w:rPr>
                  <w:sz w:val="20"/>
                  <w:szCs w:val="20"/>
                  <w:lang w:val="en-US"/>
                </w:rPr>
                <w:t>d</w:t>
              </w:r>
              <w:r w:rsidRPr="00247415">
                <w:rPr>
                  <w:sz w:val="20"/>
                  <w:szCs w:val="20"/>
                  <w:lang w:val="en-US"/>
                </w:rPr>
                <w:t xml:space="preserve"> planning group to</w:t>
              </w:r>
            </w:ins>
          </w:p>
          <w:p w:rsidR="0044216C" w:rsidP="0044216C" w:rsidRDefault="0044216C" w14:paraId="5B400065" w14:textId="63DE1EFB">
            <w:pPr>
              <w:spacing w:after="120"/>
              <w:ind w:right="-714"/>
              <w:jc w:val="both"/>
              <w:rPr>
                <w:ins w:author="Andreyeva, Julia" w:date="2022-03-03T18:04:00Z" w:id="9967"/>
                <w:sz w:val="20"/>
                <w:szCs w:val="20"/>
                <w:lang w:val="en-US"/>
              </w:rPr>
            </w:pPr>
            <w:ins w:author="Andreyeva, Julia" w:date="2022-03-03T18:04:00Z" w:id="9968">
              <w:r>
                <w:rPr>
                  <w:sz w:val="20"/>
                  <w:szCs w:val="20"/>
                  <w:lang w:val="en-US"/>
                </w:rPr>
                <w:lastRenderedPageBreak/>
                <w:t>1</w:t>
              </w:r>
              <w:r w:rsidRPr="00247415">
                <w:rPr>
                  <w:sz w:val="20"/>
                  <w:szCs w:val="20"/>
                  <w:lang w:val="en-US"/>
                </w:rPr>
                <w:t xml:space="preserve"> the inter table on incremental way. </w:t>
              </w:r>
            </w:ins>
          </w:p>
          <w:p w:rsidR="0044216C" w:rsidP="0044216C" w:rsidRDefault="0044216C" w14:paraId="415C0D3D" w14:textId="77777777">
            <w:pPr>
              <w:spacing w:after="120"/>
              <w:ind w:right="-714"/>
              <w:jc w:val="both"/>
              <w:rPr>
                <w:ins w:author="Andreyeva, Julia" w:date="2022-03-03T18:04:00Z" w:id="9969"/>
                <w:sz w:val="20"/>
                <w:szCs w:val="20"/>
                <w:lang w:val="en-US"/>
              </w:rPr>
            </w:pPr>
            <w:ins w:author="Andreyeva, Julia" w:date="2022-03-03T18:04:00Z" w:id="9970">
              <w:r w:rsidRPr="00247415">
                <w:rPr>
                  <w:sz w:val="20"/>
                  <w:szCs w:val="20"/>
                  <w:lang w:val="en-US"/>
                </w:rPr>
                <w:t xml:space="preserve">Once processed the status </w:t>
              </w:r>
              <w:r>
                <w:rPr>
                  <w:sz w:val="20"/>
                  <w:szCs w:val="20"/>
                  <w:lang w:val="en-US"/>
                </w:rPr>
                <w:t xml:space="preserve">of the price list </w:t>
              </w:r>
              <w:r w:rsidRPr="00247415">
                <w:rPr>
                  <w:sz w:val="20"/>
                  <w:szCs w:val="20"/>
                  <w:lang w:val="en-US"/>
                </w:rPr>
                <w:t>should be updated to ‘</w:t>
              </w:r>
              <w:r>
                <w:rPr>
                  <w:sz w:val="20"/>
                  <w:szCs w:val="20"/>
                  <w:lang w:val="en-US"/>
                </w:rPr>
                <w:t>Processed’.</w:t>
              </w:r>
            </w:ins>
          </w:p>
          <w:p w:rsidRPr="005E1445" w:rsidR="0044216C" w:rsidP="0044216C" w:rsidRDefault="0044216C" w14:paraId="0374C23E" w14:textId="77777777">
            <w:pPr>
              <w:rPr>
                <w:ins w:author="Andreyeva, Julia" w:date="2022-03-03T18:04:00Z" w:id="9971"/>
                <w:sz w:val="20"/>
                <w:szCs w:val="20"/>
                <w:lang w:val="en-US"/>
              </w:rPr>
            </w:pPr>
            <w:ins w:author="Andreyeva, Julia" w:date="2022-03-03T18:04:00Z" w:id="9972">
              <w:r>
                <w:rPr>
                  <w:sz w:val="20"/>
                  <w:szCs w:val="20"/>
                  <w:lang w:val="en-US"/>
                </w:rPr>
                <w:t xml:space="preserve">The process </w:t>
              </w:r>
              <w:r w:rsidRPr="005E1445">
                <w:rPr>
                  <w:sz w:val="20"/>
                  <w:szCs w:val="20"/>
                  <w:lang w:val="en-US"/>
                </w:rPr>
                <w:t xml:space="preserve">will need to </w:t>
              </w:r>
              <w:r>
                <w:rPr>
                  <w:sz w:val="20"/>
                  <w:szCs w:val="20"/>
                  <w:lang w:val="en-US"/>
                </w:rPr>
                <w:t xml:space="preserve">be </w:t>
              </w:r>
              <w:r w:rsidRPr="005E1445">
                <w:rPr>
                  <w:sz w:val="20"/>
                  <w:szCs w:val="20"/>
                  <w:lang w:val="en-US"/>
                </w:rPr>
                <w:t>schedule</w:t>
              </w:r>
              <w:r>
                <w:rPr>
                  <w:sz w:val="20"/>
                  <w:szCs w:val="20"/>
                  <w:lang w:val="en-US"/>
                </w:rPr>
                <w:t>d</w:t>
              </w:r>
              <w:r w:rsidRPr="005E1445">
                <w:rPr>
                  <w:sz w:val="20"/>
                  <w:szCs w:val="20"/>
                  <w:lang w:val="en-US"/>
                </w:rPr>
                <w:t xml:space="preserve"> outside TME ETL hours (depending on each environment)</w:t>
              </w:r>
            </w:ins>
          </w:p>
          <w:p w:rsidRPr="004901F3" w:rsidR="0044216C" w:rsidP="0044216C" w:rsidRDefault="0044216C" w14:paraId="314C7946" w14:textId="77777777">
            <w:pPr>
              <w:rPr>
                <w:ins w:author="Andreyeva, Julia" w:date="2022-03-03T18:04:00Z" w:id="9973"/>
                <w:lang w:val="en-US"/>
              </w:rPr>
            </w:pPr>
            <w:ins w:author="Andreyeva, Julia" w:date="2022-03-03T18:04:00Z" w:id="9974">
              <w:r>
                <w:rPr>
                  <w:sz w:val="20"/>
                  <w:szCs w:val="20"/>
                  <w:lang w:val="en-US"/>
                </w:rPr>
                <w:t>The execution frequency should be every 1 hour.</w:t>
              </w:r>
            </w:ins>
          </w:p>
          <w:p w:rsidR="000978F7" w:rsidP="00F677D7" w:rsidRDefault="000978F7" w14:paraId="7E929209" w14:textId="77777777">
            <w:pPr>
              <w:spacing w:after="120"/>
              <w:ind w:right="-714"/>
              <w:jc w:val="both"/>
              <w:rPr>
                <w:ins w:author="Andreyeva, Julia" w:date="2022-03-03T17:51:00Z" w:id="9975"/>
                <w:sz w:val="20"/>
                <w:szCs w:val="20"/>
                <w:lang w:val="en-US"/>
              </w:rPr>
            </w:pPr>
          </w:p>
        </w:tc>
      </w:tr>
    </w:tbl>
    <w:p w:rsidR="00E87D3A" w:rsidP="00F677D7" w:rsidRDefault="00E87D3A" w14:paraId="15A9154A" w14:textId="0077AC7C">
      <w:pPr>
        <w:spacing w:after="120"/>
        <w:ind w:right="-714"/>
        <w:jc w:val="both"/>
        <w:rPr>
          <w:ins w:author="Andreyeva, Julia" w:date="2022-03-18T14:09:00Z" w:id="9976"/>
          <w:sz w:val="20"/>
          <w:szCs w:val="20"/>
          <w:lang w:val="en-US"/>
        </w:rPr>
      </w:pPr>
    </w:p>
    <w:p w:rsidR="00B735DF" w:rsidRDefault="00E87D3A" w14:paraId="2A062230" w14:textId="4F6AC775">
      <w:pPr>
        <w:spacing w:after="120"/>
        <w:ind w:right="-714" w:firstLine="720"/>
        <w:jc w:val="both"/>
        <w:rPr>
          <w:ins w:author="Andreyeva, Julia" w:date="2022-03-18T15:55:00Z" w:id="9977"/>
        </w:rPr>
        <w:pPrChange w:author="Andreyeva, Julia" w:date="2022-03-24T17:14:00Z" w:id="9978">
          <w:pPr>
            <w:spacing w:after="120"/>
            <w:ind w:right="-714" w:firstLine="720"/>
          </w:pPr>
        </w:pPrChange>
      </w:pPr>
      <w:ins w:author="Andreyeva, Julia" w:date="2022-03-18T14:09:00Z" w:id="9979">
        <w:r>
          <w:t xml:space="preserve">In </w:t>
        </w:r>
      </w:ins>
      <w:ins w:author="Andreyeva, Julia" w:date="2022-03-31T14:30:00Z" w:id="9980">
        <w:r w:rsidR="00AF740A">
          <w:t>addition,</w:t>
        </w:r>
      </w:ins>
      <w:ins w:author="Andreyeva, Julia" w:date="2022-03-31T14:20:00Z" w:id="9981">
        <w:r w:rsidR="004A5FA3">
          <w:t xml:space="preserve"> as generic information</w:t>
        </w:r>
      </w:ins>
      <w:ins w:author="Andreyeva, Julia" w:date="2022-03-24T17:11:00Z" w:id="9982">
        <w:r w:rsidR="00E922F3">
          <w:t>,</w:t>
        </w:r>
      </w:ins>
      <w:ins w:author="Andreyeva, Julia" w:date="2022-03-18T14:09:00Z" w:id="9983">
        <w:r>
          <w:t xml:space="preserve"> </w:t>
        </w:r>
      </w:ins>
      <w:ins w:author="Andreyeva, Julia" w:date="2022-03-24T17:11:00Z" w:id="9984">
        <w:r w:rsidR="009F7910">
          <w:t xml:space="preserve">there is general description </w:t>
        </w:r>
        <w:r w:rsidR="00E922F3">
          <w:t xml:space="preserve">of </w:t>
        </w:r>
      </w:ins>
      <w:ins w:author="Andreyeva, Julia" w:date="2022-03-18T14:09:00Z" w:id="9985">
        <w:r>
          <w:t>a process</w:t>
        </w:r>
      </w:ins>
      <w:ins w:author="Andreyeva, Julia" w:date="2022-03-24T17:14:00Z" w:id="9986">
        <w:r w:rsidR="00F12570">
          <w:t>. D</w:t>
        </w:r>
      </w:ins>
      <w:ins w:author="Andreyeva, Julia" w:date="2022-03-24T17:12:00Z" w:id="9987">
        <w:r w:rsidR="005C1A95">
          <w:t>evelopment does not need in scope of this June’22</w:t>
        </w:r>
      </w:ins>
      <w:ins w:author="Andreyeva, Julia" w:date="2022-03-24T17:13:00Z" w:id="9988">
        <w:r w:rsidR="005C1A95">
          <w:t xml:space="preserve"> release</w:t>
        </w:r>
        <w:r w:rsidR="00BE32A6">
          <w:t>:</w:t>
        </w:r>
        <w:r w:rsidR="005C1A95">
          <w:t xml:space="preserve"> </w:t>
        </w:r>
        <w:r w:rsidR="00BE32A6">
          <w:t>W</w:t>
        </w:r>
      </w:ins>
      <w:ins w:author="Andreyeva, Julia" w:date="2022-03-18T14:09:00Z" w:id="9989">
        <w:r>
          <w:t xml:space="preserve">hen an </w:t>
        </w:r>
      </w:ins>
      <w:ins w:author="Andreyeva, Julia" w:date="2022-03-24T17:14:00Z" w:id="9990">
        <w:r w:rsidR="00352B27">
          <w:t>o</w:t>
        </w:r>
      </w:ins>
      <w:ins w:author="Andreyeva, Julia" w:date="2022-03-18T14:09:00Z" w:id="9991">
        <w:r>
          <w:t xml:space="preserve">rder is created in the Mobile app, linked to a </w:t>
        </w:r>
        <w:r w:rsidRPr="005723C7">
          <w:rPr>
            <w:b/>
            <w:bCs/>
          </w:rPr>
          <w:t>Promotion Program</w:t>
        </w:r>
        <w:r>
          <w:t xml:space="preserve"> (Place POSM, </w:t>
        </w:r>
        <w:proofErr w:type="spellStart"/>
        <w:r>
          <w:t>Sellout</w:t>
        </w:r>
        <w:proofErr w:type="spellEnd"/>
        <w:r>
          <w:t>, Giveaways), so that Account Promotion Plan is generated accordingly.</w:t>
        </w:r>
      </w:ins>
    </w:p>
    <w:p w:rsidRPr="00B735DF" w:rsidR="00B735DF" w:rsidRDefault="00DF11A0" w14:paraId="485A528B" w14:textId="11934FA1">
      <w:pPr>
        <w:shd w:val="clear" w:color="auto" w:fill="FFFFFF" w:themeFill="background1"/>
        <w:spacing w:before="100" w:beforeAutospacing="1" w:after="100" w:afterAutospacing="1" w:line="240" w:lineRule="auto"/>
        <w:jc w:val="both"/>
        <w:rPr>
          <w:ins w:author="Andreyeva, Julia" w:date="2022-03-18T15:55:00Z" w:id="9992"/>
          <w:rPrChange w:author="Andreyeva, Julia" w:date="2022-03-18T15:56:00Z" w:id="9993">
            <w:rPr>
              <w:ins w:author="Andreyeva, Julia" w:date="2022-03-18T15:55:00Z" w:id="9994"/>
              <w:sz w:val="20"/>
              <w:szCs w:val="20"/>
            </w:rPr>
          </w:rPrChange>
        </w:rPr>
        <w:pPrChange w:author="Andreyeva, Julia" w:date="2022-03-24T17:14:00Z" w:id="9995">
          <w:pPr>
            <w:shd w:val="clear" w:color="auto" w:fill="FFFFFF" w:themeFill="background1"/>
            <w:spacing w:before="100" w:beforeAutospacing="1" w:after="100" w:afterAutospacing="1" w:line="240" w:lineRule="auto"/>
          </w:pPr>
        </w:pPrChange>
      </w:pPr>
      <w:ins w:author="Andreyeva, Julia" w:date="2022-03-31T14:29:00Z" w:id="9996">
        <w:r>
          <w:t xml:space="preserve">Requirement: </w:t>
        </w:r>
      </w:ins>
      <w:ins w:author="Andreyeva, Julia" w:date="2022-03-18T15:55:00Z" w:id="9997">
        <w:r w:rsidRPr="00B735DF" w:rsidR="00B735DF">
          <w:rPr>
            <w:rPrChange w:author="Andreyeva, Julia" w:date="2022-03-18T15:56:00Z" w:id="9998">
              <w:rPr>
                <w:sz w:val="20"/>
                <w:szCs w:val="20"/>
              </w:rPr>
            </w:rPrChange>
          </w:rPr>
          <w:t xml:space="preserve">When </w:t>
        </w:r>
      </w:ins>
      <w:ins w:author="Andreyeva, Julia" w:date="2022-03-31T14:26:00Z" w:id="9999">
        <w:r w:rsidRPr="0087469C" w:rsidR="0087469C">
          <w:rPr>
            <w:lang w:val="en-US"/>
            <w:rPrChange w:author="Andreyeva, Julia" w:date="2022-03-31T14:26:00Z" w:id="10000">
              <w:rPr>
                <w:lang w:val="es-ES"/>
              </w:rPr>
            </w:rPrChange>
          </w:rPr>
          <w:t>du</w:t>
        </w:r>
        <w:r w:rsidR="0087469C">
          <w:rPr>
            <w:lang w:val="en-US"/>
          </w:rPr>
          <w:t xml:space="preserve">ring the </w:t>
        </w:r>
        <w:r w:rsidR="004F2ADB">
          <w:rPr>
            <w:lang w:val="en-US"/>
          </w:rPr>
          <w:t xml:space="preserve">ETL process, </w:t>
        </w:r>
      </w:ins>
      <w:ins w:author="Andreyeva, Julia" w:date="2022-03-18T15:55:00Z" w:id="10001">
        <w:r w:rsidRPr="00B735DF" w:rsidR="00B735DF">
          <w:rPr>
            <w:rPrChange w:author="Andreyeva, Julia" w:date="2022-03-18T15:56:00Z" w:id="10002">
              <w:rPr>
                <w:sz w:val="20"/>
                <w:szCs w:val="20"/>
              </w:rPr>
            </w:rPrChange>
          </w:rPr>
          <w:t xml:space="preserve">the new order </w:t>
        </w:r>
      </w:ins>
      <w:ins w:author="Andreyeva, Julia" w:date="2022-03-30T14:24:00Z" w:id="10003">
        <w:r w:rsidR="00C1719D">
          <w:t>after</w:t>
        </w:r>
      </w:ins>
      <w:ins w:author="Andreyeva, Julia" w:date="2022-03-18T15:55:00Z" w:id="10004">
        <w:r w:rsidRPr="00B735DF" w:rsidR="00B735DF">
          <w:rPr>
            <w:rPrChange w:author="Andreyeva, Julia" w:date="2022-03-18T15:56:00Z" w:id="10005">
              <w:rPr>
                <w:sz w:val="20"/>
                <w:szCs w:val="20"/>
              </w:rPr>
            </w:rPrChange>
          </w:rPr>
          <w:t xml:space="preserve"> synched up to Siebel from the Mobile App with “JTI Promotion Program ID” </w:t>
        </w:r>
      </w:ins>
      <w:ins w:author="Andreyeva, Julia" w:date="2022-03-31T14:26:00Z" w:id="10006">
        <w:r w:rsidRPr="00AE2229" w:rsidR="004F2ADB">
          <w:t>informed</w:t>
        </w:r>
      </w:ins>
      <w:ins w:author="Andreyeva, Julia" w:date="2022-03-18T15:55:00Z" w:id="10007">
        <w:r w:rsidRPr="00B735DF" w:rsidR="00B735DF">
          <w:rPr>
            <w:rPrChange w:author="Andreyeva, Julia" w:date="2022-03-18T15:56:00Z" w:id="10008">
              <w:rPr>
                <w:sz w:val="20"/>
                <w:szCs w:val="20"/>
              </w:rPr>
            </w:rPrChange>
          </w:rPr>
          <w:t>, then process should:</w:t>
        </w:r>
      </w:ins>
    </w:p>
    <w:p w:rsidRPr="00B735DF" w:rsidR="00B735DF" w:rsidP="00B735DF" w:rsidRDefault="00B735DF" w14:paraId="4C1D86CC" w14:textId="797E88B4">
      <w:pPr>
        <w:pStyle w:val="ListParagraph"/>
        <w:numPr>
          <w:ilvl w:val="0"/>
          <w:numId w:val="36"/>
        </w:numPr>
        <w:rPr>
          <w:ins w:author="Andreyeva, Julia" w:date="2022-03-18T15:55:00Z" w:id="10009"/>
          <w:rFonts w:asciiTheme="minorHAnsi" w:hAnsiTheme="minorHAnsi"/>
          <w:sz w:val="22"/>
          <w:rPrChange w:author="Andreyeva, Julia" w:date="2022-03-18T15:56:00Z" w:id="10010">
            <w:rPr>
              <w:ins w:author="Andreyeva, Julia" w:date="2022-03-18T15:55:00Z" w:id="10011"/>
            </w:rPr>
          </w:rPrChange>
        </w:rPr>
      </w:pPr>
      <w:ins w:author="Andreyeva, Julia" w:date="2022-03-18T15:55:00Z" w:id="10012">
        <w:r w:rsidRPr="00B735DF">
          <w:rPr>
            <w:rFonts w:asciiTheme="minorHAnsi" w:hAnsiTheme="minorHAnsi"/>
            <w:sz w:val="22"/>
            <w:rPrChange w:author="Andreyeva, Julia" w:date="2022-03-18T15:56:00Z" w:id="10013">
              <w:rPr/>
            </w:rPrChange>
          </w:rPr>
          <w:t xml:space="preserve">Generate the Promotion Plan </w:t>
        </w:r>
      </w:ins>
      <w:ins w:author="Andreyeva, Julia" w:date="2022-03-31T14:27:00Z" w:id="10014">
        <w:r w:rsidRPr="00B735DF" w:rsidR="00B1733B">
          <w:rPr>
            <w:rFonts w:asciiTheme="minorHAnsi" w:hAnsiTheme="minorHAnsi"/>
            <w:sz w:val="22"/>
            <w:rPrChange w:author="Andreyeva, Julia" w:date="2022-03-18T15:56:00Z" w:id="10015">
              <w:rPr>
                <w:rFonts w:asciiTheme="minorHAnsi" w:hAnsiTheme="minorHAnsi"/>
                <w:sz w:val="22"/>
              </w:rPr>
            </w:rPrChange>
          </w:rPr>
          <w:t>record if</w:t>
        </w:r>
      </w:ins>
      <w:ins w:author="Andreyeva, Julia" w:date="2022-03-18T15:55:00Z" w:id="10016">
        <w:r w:rsidRPr="00B735DF">
          <w:rPr>
            <w:rFonts w:asciiTheme="minorHAnsi" w:hAnsiTheme="minorHAnsi"/>
            <w:sz w:val="22"/>
            <w:rPrChange w:author="Andreyeva, Julia" w:date="2022-03-18T15:56:00Z" w:id="10017">
              <w:rPr/>
            </w:rPrChange>
          </w:rPr>
          <w:t xml:space="preserve"> it does not exist for the Account</w:t>
        </w:r>
      </w:ins>
      <w:ins w:author="Andreyeva, Julia" w:date="2022-03-31T14:28:00Z" w:id="10018">
        <w:r w:rsidR="00956E2F">
          <w:rPr>
            <w:rFonts w:asciiTheme="minorHAnsi" w:hAnsiTheme="minorHAnsi"/>
            <w:sz w:val="22"/>
          </w:rPr>
          <w:t xml:space="preserve"> (only if Account has material order</w:t>
        </w:r>
        <w:r w:rsidR="00DF11A0">
          <w:rPr>
            <w:rFonts w:asciiTheme="minorHAnsi" w:hAnsiTheme="minorHAnsi"/>
            <w:sz w:val="22"/>
          </w:rPr>
          <w:t>s</w:t>
        </w:r>
        <w:r w:rsidR="00956E2F">
          <w:rPr>
            <w:rFonts w:asciiTheme="minorHAnsi" w:hAnsiTheme="minorHAnsi"/>
            <w:sz w:val="22"/>
          </w:rPr>
          <w:t>)</w:t>
        </w:r>
      </w:ins>
      <w:ins w:author="Andreyeva, Julia" w:date="2022-03-18T15:55:00Z" w:id="10019">
        <w:r w:rsidRPr="00B735DF">
          <w:rPr>
            <w:rFonts w:asciiTheme="minorHAnsi" w:hAnsiTheme="minorHAnsi"/>
            <w:sz w:val="22"/>
            <w:rPrChange w:author="Andreyeva, Julia" w:date="2022-03-18T15:56:00Z" w:id="10020">
              <w:rPr/>
            </w:rPrChange>
          </w:rPr>
          <w:t>.</w:t>
        </w:r>
      </w:ins>
    </w:p>
    <w:p w:rsidRPr="00B735DF" w:rsidR="00B735DF" w:rsidP="00B735DF" w:rsidRDefault="00B735DF" w14:paraId="23C913F5" w14:textId="66AAA910">
      <w:pPr>
        <w:pStyle w:val="ListParagraph"/>
        <w:numPr>
          <w:ilvl w:val="0"/>
          <w:numId w:val="36"/>
        </w:numPr>
        <w:rPr>
          <w:ins w:author="Andreyeva, Julia" w:date="2022-03-18T15:55:00Z" w:id="10021"/>
          <w:rFonts w:asciiTheme="minorHAnsi" w:hAnsiTheme="minorHAnsi"/>
          <w:sz w:val="22"/>
          <w:rPrChange w:author="Andreyeva, Julia" w:date="2022-03-18T15:56:00Z" w:id="10022">
            <w:rPr>
              <w:ins w:author="Andreyeva, Julia" w:date="2022-03-18T15:55:00Z" w:id="10023"/>
            </w:rPr>
          </w:rPrChange>
        </w:rPr>
      </w:pPr>
      <w:ins w:author="Andreyeva, Julia" w:date="2022-03-18T15:55:00Z" w:id="10024">
        <w:r w:rsidRPr="00B735DF">
          <w:rPr>
            <w:rFonts w:asciiTheme="minorHAnsi" w:hAnsiTheme="minorHAnsi"/>
            <w:sz w:val="22"/>
            <w:rPrChange w:author="Andreyeva, Julia" w:date="2022-03-18T15:56:00Z" w:id="10025">
              <w:rPr/>
            </w:rPrChange>
          </w:rPr>
          <w:t>Once generated, Promotion ID field will be updated in the order.</w:t>
        </w:r>
      </w:ins>
    </w:p>
    <w:p w:rsidRPr="00B735DF" w:rsidR="00B735DF" w:rsidP="00B735DF" w:rsidRDefault="00B735DF" w14:paraId="740F5B4B" w14:textId="77777777">
      <w:pPr>
        <w:pStyle w:val="ListParagraph"/>
        <w:numPr>
          <w:ilvl w:val="0"/>
          <w:numId w:val="36"/>
        </w:numPr>
        <w:rPr>
          <w:ins w:author="Andreyeva, Julia" w:date="2022-03-18T15:55:00Z" w:id="10026"/>
          <w:rFonts w:asciiTheme="minorHAnsi" w:hAnsiTheme="minorHAnsi"/>
          <w:sz w:val="22"/>
          <w:rPrChange w:author="Andreyeva, Julia" w:date="2022-03-18T15:56:00Z" w:id="10027">
            <w:rPr>
              <w:ins w:author="Andreyeva, Julia" w:date="2022-03-18T15:55:00Z" w:id="10028"/>
            </w:rPr>
          </w:rPrChange>
        </w:rPr>
      </w:pPr>
      <w:ins w:author="Andreyeva, Julia" w:date="2022-03-18T15:55:00Z" w:id="10029">
        <w:r w:rsidRPr="00B735DF">
          <w:rPr>
            <w:rFonts w:asciiTheme="minorHAnsi" w:hAnsiTheme="minorHAnsi"/>
            <w:sz w:val="22"/>
            <w:rPrChange w:author="Andreyeva, Julia" w:date="2022-03-18T15:56:00Z" w:id="10030">
              <w:rPr/>
            </w:rPrChange>
          </w:rPr>
          <w:t>Update Product Quantities, based on current Siebel process.</w:t>
        </w:r>
      </w:ins>
    </w:p>
    <w:p w:rsidRPr="00880C79" w:rsidR="00B735DF" w:rsidP="00B735DF" w:rsidRDefault="00B735DF" w14:paraId="0C2E3C6B" w14:textId="77777777">
      <w:pPr>
        <w:pStyle w:val="ListParagraph"/>
        <w:ind w:left="0"/>
        <w:rPr>
          <w:ins w:author="Andreyeva, Julia" w:date="2022-03-18T15:55:00Z" w:id="10031"/>
        </w:rPr>
      </w:pPr>
    </w:p>
    <w:p w:rsidRPr="00E87D3A" w:rsidR="00E87D3A" w:rsidRDefault="00E87D3A" w14:paraId="271D0EF9" w14:textId="77FC6D9D">
      <w:pPr>
        <w:spacing w:after="120"/>
        <w:ind w:right="-714" w:firstLine="720"/>
        <w:rPr>
          <w:ins w:author="Andreyeva, Julia" w:date="2022-03-03T17:49:00Z" w:id="10032"/>
          <w:sz w:val="20"/>
          <w:szCs w:val="20"/>
          <w:rPrChange w:author="Andreyeva, Julia" w:date="2022-03-18T14:09:00Z" w:id="10033">
            <w:rPr>
              <w:ins w:author="Andreyeva, Julia" w:date="2022-03-03T17:49:00Z" w:id="10034"/>
              <w:sz w:val="20"/>
              <w:szCs w:val="20"/>
              <w:lang w:val="en-US"/>
            </w:rPr>
          </w:rPrChange>
        </w:rPr>
        <w:pPrChange w:author="Andreyeva, Julia" w:date="2022-03-18T14:09:00Z" w:id="10035">
          <w:pPr>
            <w:spacing w:after="120"/>
            <w:ind w:right="-714"/>
            <w:jc w:val="both"/>
          </w:pPr>
        </w:pPrChange>
      </w:pPr>
      <w:ins w:author="Andreyeva, Julia" w:date="2022-03-18T14:09:00Z" w:id="10036">
        <w:r>
          <w:br/>
        </w:r>
      </w:ins>
    </w:p>
    <w:p w:rsidRPr="00F677D7" w:rsidR="00081B13" w:rsidDel="00E062CB" w:rsidP="00D1227A" w:rsidRDefault="00081B13" w14:paraId="374CD54E" w14:textId="31BF30EF">
      <w:pPr>
        <w:pStyle w:val="ListParagraph"/>
        <w:ind w:left="480"/>
        <w:rPr>
          <w:del w:author="Andreyeva, Julia" w:date="2022-03-15T14:38:00Z" w:id="10037"/>
          <w:lang w:val="en-US"/>
          <w:rPrChange w:author="Andreyeva, Julia" w:date="2022-03-03T17:49:00Z" w:id="10038">
            <w:rPr>
              <w:del w:author="Andreyeva, Julia" w:date="2022-03-15T14:38:00Z" w:id="10039"/>
            </w:rPr>
          </w:rPrChange>
        </w:rPr>
      </w:pPr>
    </w:p>
    <w:p w:rsidR="0058426B" w:rsidP="00D1227A" w:rsidRDefault="0058426B" w14:paraId="35BDDDC7" w14:textId="2DFB4D76">
      <w:pPr>
        <w:pStyle w:val="Heading2"/>
        <w:numPr>
          <w:ilvl w:val="1"/>
          <w:numId w:val="18"/>
        </w:numPr>
        <w:ind w:left="1134" w:hanging="708"/>
        <w:rPr>
          <w:ins w:author="Andreyeva, Julia" w:date="2022-03-03T17:07:00Z" w:id="10040"/>
        </w:rPr>
      </w:pPr>
      <w:bookmarkStart w:name="_Toc75807745" w:id="10041"/>
      <w:r>
        <w:t>Use Case</w:t>
      </w:r>
      <w:bookmarkEnd w:id="10041"/>
      <w:ins w:author="Andreyeva, Julia" w:date="2022-03-05T17:06:00Z" w:id="10042">
        <w:r w:rsidR="00B46E85">
          <w:t>s</w:t>
        </w:r>
      </w:ins>
    </w:p>
    <w:p w:rsidRPr="002674DA" w:rsidR="007D4DBB" w:rsidP="007D4DBB" w:rsidRDefault="007D4DBB" w14:paraId="29BC66FA" w14:textId="503A492F">
      <w:pPr>
        <w:rPr>
          <w:ins w:author="Andreyeva, Julia" w:date="2022-03-03T17:08:00Z" w:id="10043"/>
          <w:b/>
          <w:bCs/>
          <w:rPrChange w:author="Andreyeva, Julia" w:date="2022-03-18T14:12:00Z" w:id="10044">
            <w:rPr>
              <w:ins w:author="Andreyeva, Julia" w:date="2022-03-03T17:08:00Z" w:id="10045"/>
            </w:rPr>
          </w:rPrChange>
        </w:rPr>
      </w:pPr>
      <w:ins w:author="Andreyeva, Julia" w:date="2022-03-03T17:08:00Z" w:id="10046">
        <w:r w:rsidRPr="002674DA">
          <w:rPr>
            <w:b/>
            <w:bCs/>
            <w:rPrChange w:author="Andreyeva, Julia" w:date="2022-03-18T14:12:00Z" w:id="10047">
              <w:rPr/>
            </w:rPrChange>
          </w:rPr>
          <w:t>1.1</w:t>
        </w:r>
      </w:ins>
      <w:ins w:author="Andreyeva, Julia" w:date="2022-03-03T17:31:00Z" w:id="10048">
        <w:r w:rsidRPr="002674DA" w:rsidR="009A1752">
          <w:rPr>
            <w:b/>
            <w:bCs/>
            <w:rPrChange w:author="Andreyeva, Julia" w:date="2022-03-18T14:12:00Z" w:id="10049">
              <w:rPr>
                <w:b/>
                <w:bCs/>
                <w:color w:val="00857E" w:themeColor="accent3" w:themeShade="BF"/>
              </w:rPr>
            </w:rPrChange>
          </w:rPr>
          <w:t xml:space="preserve"> Stock request</w:t>
        </w:r>
      </w:ins>
    </w:p>
    <w:tbl>
      <w:tblPr>
        <w:tblStyle w:val="GridTable1Light-Accent6"/>
        <w:tblW w:w="10060" w:type="dxa"/>
        <w:tblLook w:val="04A0" w:firstRow="1" w:lastRow="0" w:firstColumn="1" w:lastColumn="0" w:noHBand="0" w:noVBand="1"/>
        <w:tblPrChange w:author="Andreyeva, Julia" w:date="2022-03-16T14:39:00Z" w:id="10050">
          <w:tblPr>
            <w:tblStyle w:val="GridTable1Light-Accent6"/>
            <w:tblW w:w="0" w:type="auto"/>
            <w:tblLook w:val="04A0" w:firstRow="1" w:lastRow="0" w:firstColumn="1" w:lastColumn="0" w:noHBand="0" w:noVBand="1"/>
          </w:tblPr>
        </w:tblPrChange>
      </w:tblPr>
      <w:tblGrid>
        <w:gridCol w:w="989"/>
        <w:gridCol w:w="1563"/>
        <w:gridCol w:w="7508"/>
        <w:tblGridChange w:id="10051">
          <w:tblGrid>
            <w:gridCol w:w="2155"/>
            <w:gridCol w:w="2160"/>
            <w:gridCol w:w="4600"/>
          </w:tblGrid>
        </w:tblGridChange>
      </w:tblGrid>
      <w:tr w:rsidRPr="0058426B" w:rsidR="003201EF" w:rsidTr="00220EF9" w14:paraId="6B792C1A" w14:textId="77777777">
        <w:trPr>
          <w:cnfStyle w:val="100000000000" w:firstRow="1" w:lastRow="0" w:firstColumn="0" w:lastColumn="0" w:oddVBand="0" w:evenVBand="0" w:oddHBand="0" w:evenHBand="0" w:firstRowFirstColumn="0" w:firstRowLastColumn="0" w:lastRowFirstColumn="0" w:lastRowLastColumn="0"/>
          <w:trHeight w:val="410"/>
          <w:ins w:author="Andreyeva, Julia" w:date="2022-03-03T17:08:00Z" w:id="10052"/>
          <w:trPrChange w:author="Andreyeva, Julia" w:date="2022-03-16T14:39:00Z" w:id="10053">
            <w:trPr>
              <w:trHeight w:val="41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39:00Z" w:id="10054">
              <w:tcPr>
                <w:tcW w:w="2155" w:type="dxa"/>
                <w:shd w:val="clear" w:color="auto" w:fill="2B5D9A" w:themeFill="accent6" w:themeFillShade="BF"/>
              </w:tcPr>
            </w:tcPrChange>
          </w:tcPr>
          <w:p w:rsidRPr="0058426B" w:rsidR="003201EF" w:rsidP="00362BCE" w:rsidRDefault="003201EF" w14:paraId="5C7CD7CA" w14:textId="77777777">
            <w:pPr>
              <w:pStyle w:val="BodyText"/>
              <w:cnfStyle w:val="101000000000" w:firstRow="1" w:lastRow="0" w:firstColumn="1" w:lastColumn="0" w:oddVBand="0" w:evenVBand="0" w:oddHBand="0" w:evenHBand="0" w:firstRowFirstColumn="0" w:firstRowLastColumn="0" w:lastRowFirstColumn="0" w:lastRowLastColumn="0"/>
              <w:rPr>
                <w:ins w:author="Andreyeva, Julia" w:date="2022-03-03T17:08:00Z" w:id="10055"/>
                <w:rFonts w:ascii="Arial" w:hAnsi="Arial" w:cs="Arial"/>
                <w:b w:val="0"/>
                <w:color w:val="FFFFFF" w:themeColor="background1"/>
                <w:sz w:val="18"/>
                <w:lang w:eastAsia="fr-FR"/>
              </w:rPr>
            </w:pPr>
            <w:ins w:author="Andreyeva, Julia" w:date="2022-03-03T17:08:00Z" w:id="10056">
              <w:r w:rsidRPr="0058426B">
                <w:rPr>
                  <w:rFonts w:ascii="Arial" w:hAnsi="Arial" w:cs="Arial"/>
                  <w:color w:val="FFFFFF" w:themeColor="background1"/>
                  <w:sz w:val="18"/>
                  <w:lang w:eastAsia="fr-FR"/>
                </w:rPr>
                <w:t>Role</w:t>
              </w:r>
            </w:ins>
          </w:p>
          <w:p w:rsidRPr="00842B64" w:rsidR="003201EF" w:rsidP="00362BCE" w:rsidRDefault="003201EF" w14:paraId="3C6F495C" w14:textId="77777777">
            <w:pPr>
              <w:pStyle w:val="BodyText"/>
              <w:cnfStyle w:val="101000000000" w:firstRow="1" w:lastRow="0" w:firstColumn="1" w:lastColumn="0" w:oddVBand="0" w:evenVBand="0" w:oddHBand="0" w:evenHBand="0" w:firstRowFirstColumn="0" w:firstRowLastColumn="0" w:lastRowFirstColumn="0" w:lastRowLastColumn="0"/>
              <w:rPr>
                <w:ins w:author="Andreyeva, Julia" w:date="2022-03-03T17:08:00Z" w:id="10057"/>
                <w:rFonts w:ascii="Arial" w:hAnsi="Arial" w:cs="Arial"/>
                <w:i/>
                <w:iCs/>
                <w:color w:val="FFFFFF" w:themeColor="background1"/>
                <w:sz w:val="18"/>
                <w:lang w:eastAsia="fr-FR"/>
              </w:rPr>
            </w:pPr>
          </w:p>
        </w:tc>
        <w:tc>
          <w:tcPr>
            <w:tcW w:w="0" w:type="dxa"/>
            <w:shd w:val="clear" w:color="auto" w:fill="2B5D9A" w:themeFill="accent6" w:themeFillShade="BF"/>
            <w:tcPrChange w:author="Andreyeva, Julia" w:date="2022-03-16T14:39:00Z" w:id="10058">
              <w:tcPr>
                <w:tcW w:w="2160" w:type="dxa"/>
                <w:shd w:val="clear" w:color="auto" w:fill="2B5D9A" w:themeFill="accent6" w:themeFillShade="BF"/>
              </w:tcPr>
            </w:tcPrChange>
          </w:tcPr>
          <w:p w:rsidRPr="00842B64" w:rsidR="003201EF" w:rsidP="00362BCE" w:rsidRDefault="003201EF" w14:paraId="145E2B43"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08:00Z" w:id="10059"/>
                <w:rFonts w:ascii="Arial" w:hAnsi="Arial" w:cs="Arial"/>
                <w:i/>
                <w:iCs/>
                <w:color w:val="FFFFFF" w:themeColor="background1"/>
                <w:sz w:val="18"/>
                <w:lang w:eastAsia="fr-FR"/>
              </w:rPr>
            </w:pPr>
            <w:ins w:author="Andreyeva, Julia" w:date="2022-03-03T17:08:00Z" w:id="10060">
              <w:r w:rsidRPr="0058426B">
                <w:rPr>
                  <w:rFonts w:ascii="Arial" w:hAnsi="Arial" w:cs="Arial"/>
                  <w:color w:val="FFFFFF" w:themeColor="background1"/>
                  <w:sz w:val="18"/>
                  <w:lang w:eastAsia="fr-FR"/>
                </w:rPr>
                <w:t>Application</w:t>
              </w:r>
            </w:ins>
          </w:p>
        </w:tc>
        <w:tc>
          <w:tcPr>
            <w:tcW w:w="5745" w:type="dxa"/>
            <w:shd w:val="clear" w:color="auto" w:fill="2B5D9A" w:themeFill="accent6" w:themeFillShade="BF"/>
            <w:tcPrChange w:author="Andreyeva, Julia" w:date="2022-03-16T14:39:00Z" w:id="10061">
              <w:tcPr>
                <w:tcW w:w="4600" w:type="dxa"/>
                <w:shd w:val="clear" w:color="auto" w:fill="2B5D9A" w:themeFill="accent6" w:themeFillShade="BF"/>
              </w:tcPr>
            </w:tcPrChange>
          </w:tcPr>
          <w:p w:rsidRPr="00842B64" w:rsidR="003201EF" w:rsidP="00362BCE" w:rsidRDefault="003201EF" w14:paraId="7BAE5ED6"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08:00Z" w:id="10062"/>
                <w:rFonts w:ascii="Arial" w:hAnsi="Arial" w:cs="Arial"/>
                <w:i/>
                <w:iCs/>
                <w:color w:val="FFFFFF" w:themeColor="background1"/>
                <w:sz w:val="18"/>
                <w:lang w:eastAsia="fr-FR"/>
              </w:rPr>
            </w:pPr>
            <w:ins w:author="Andreyeva, Julia" w:date="2022-03-03T17:08:00Z" w:id="10063">
              <w:r w:rsidRPr="0058426B">
                <w:rPr>
                  <w:rFonts w:ascii="Arial" w:hAnsi="Arial" w:cs="Arial"/>
                  <w:color w:val="FFFFFF" w:themeColor="background1"/>
                  <w:sz w:val="18"/>
                  <w:lang w:eastAsia="fr-FR"/>
                </w:rPr>
                <w:t>Step</w:t>
              </w:r>
            </w:ins>
          </w:p>
        </w:tc>
      </w:tr>
      <w:tr w:rsidRPr="004C13B4" w:rsidR="003201EF" w:rsidTr="00220EF9" w14:paraId="2C3A255C" w14:textId="77777777">
        <w:trPr>
          <w:ins w:author="Andreyeva, Julia" w:date="2022-03-03T17:08:00Z" w:id="1006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065">
              <w:tcPr>
                <w:tcW w:w="2155" w:type="dxa"/>
              </w:tcPr>
            </w:tcPrChange>
          </w:tcPr>
          <w:p w:rsidRPr="00765EDF" w:rsidR="003201EF" w:rsidP="00362BCE" w:rsidRDefault="003201EF" w14:paraId="229DE519" w14:textId="77777777">
            <w:pPr>
              <w:pStyle w:val="BodyText"/>
              <w:rPr>
                <w:ins w:author="Andreyeva, Julia" w:date="2022-03-03T17:08:00Z" w:id="10066"/>
                <w:rFonts w:ascii="Arial" w:hAnsi="Arial" w:cs="Arial"/>
                <w:b w:val="0"/>
                <w:bCs w:val="0"/>
                <w:sz w:val="18"/>
                <w:lang w:eastAsia="fr-FR"/>
              </w:rPr>
            </w:pPr>
            <w:ins w:author="Andreyeva, Julia" w:date="2022-03-03T17:08:00Z" w:id="10067">
              <w:r w:rsidRPr="00765EDF">
                <w:rPr>
                  <w:rFonts w:ascii="Arial" w:hAnsi="Arial" w:cs="Arial"/>
                  <w:b w:val="0"/>
                  <w:bCs w:val="0"/>
                  <w:sz w:val="18"/>
                  <w:lang w:eastAsia="fr-FR"/>
                </w:rPr>
                <w:t>Local admin, ASM, OP</w:t>
              </w:r>
            </w:ins>
          </w:p>
        </w:tc>
        <w:tc>
          <w:tcPr>
            <w:tcW w:w="0" w:type="dxa"/>
            <w:tcPrChange w:author="Andreyeva, Julia" w:date="2022-03-16T14:39:00Z" w:id="10068">
              <w:tcPr>
                <w:tcW w:w="2160" w:type="dxa"/>
              </w:tcPr>
            </w:tcPrChange>
          </w:tcPr>
          <w:p w:rsidRPr="00486CDA" w:rsidR="003201EF" w:rsidP="00362BCE" w:rsidRDefault="003201EF" w14:paraId="1E6AA91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069"/>
                <w:rFonts w:ascii="Arial" w:hAnsi="Arial" w:cs="Arial"/>
                <w:sz w:val="18"/>
                <w:lang w:eastAsia="fr-FR"/>
              </w:rPr>
            </w:pPr>
            <w:ins w:author="Andreyeva, Julia" w:date="2022-03-03T17:08:00Z" w:id="10070">
              <w:r>
                <w:rPr>
                  <w:rFonts w:ascii="Arial" w:hAnsi="Arial" w:cs="Arial"/>
                  <w:sz w:val="18"/>
                  <w:lang w:eastAsia="fr-FR"/>
                </w:rPr>
                <w:t>Sales online</w:t>
              </w:r>
            </w:ins>
          </w:p>
        </w:tc>
        <w:tc>
          <w:tcPr>
            <w:tcW w:w="5745" w:type="dxa"/>
            <w:tcPrChange w:author="Andreyeva, Julia" w:date="2022-03-16T14:39:00Z" w:id="10071">
              <w:tcPr>
                <w:tcW w:w="4600" w:type="dxa"/>
              </w:tcPr>
            </w:tcPrChange>
          </w:tcPr>
          <w:p w:rsidR="003201EF" w:rsidP="003201EF" w:rsidRDefault="003201EF" w14:paraId="7CE62D0C" w14:textId="77777777">
            <w:pPr>
              <w:pStyle w:val="BodyText"/>
              <w:numPr>
                <w:ilvl w:val="0"/>
                <w:numId w:val="25"/>
              </w:numPr>
              <w:tabs>
                <w:tab w:val="left" w:pos="1578"/>
              </w:tabs>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072"/>
                <w:rFonts w:ascii="Arial" w:hAnsi="Arial" w:cs="Arial"/>
                <w:sz w:val="18"/>
                <w:lang w:eastAsia="fr-FR"/>
              </w:rPr>
            </w:pPr>
            <w:ins w:author="Andreyeva, Julia" w:date="2022-03-03T17:08:00Z" w:id="10073">
              <w:r>
                <w:rPr>
                  <w:rFonts w:ascii="Arial" w:hAnsi="Arial" w:cs="Arial"/>
                  <w:sz w:val="18"/>
                  <w:lang w:eastAsia="fr-FR"/>
                </w:rPr>
                <w:t>BO define new product template</w:t>
              </w:r>
            </w:ins>
          </w:p>
          <w:p w:rsidR="003201EF" w:rsidP="003201EF" w:rsidRDefault="003201EF" w14:paraId="255B2710" w14:textId="77777777">
            <w:pPr>
              <w:pStyle w:val="BodyText"/>
              <w:numPr>
                <w:ilvl w:val="0"/>
                <w:numId w:val="25"/>
              </w:numPr>
              <w:tabs>
                <w:tab w:val="left" w:pos="1578"/>
              </w:tabs>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074"/>
                <w:rFonts w:ascii="Arial" w:hAnsi="Arial" w:cs="Arial"/>
                <w:sz w:val="18"/>
                <w:lang w:eastAsia="fr-FR"/>
              </w:rPr>
            </w:pPr>
            <w:ins w:author="Andreyeva, Julia" w:date="2022-03-03T17:08:00Z" w:id="10075">
              <w:r>
                <w:rPr>
                  <w:rFonts w:ascii="Arial" w:hAnsi="Arial" w:cs="Arial"/>
                  <w:sz w:val="18"/>
                  <w:lang w:eastAsia="fr-FR"/>
                </w:rPr>
                <w:t>Associate it with new service order type “Request”</w:t>
              </w:r>
            </w:ins>
          </w:p>
          <w:p w:rsidRPr="009563CB" w:rsidR="003201EF" w:rsidP="003201EF" w:rsidRDefault="003201EF" w14:paraId="34F65479" w14:textId="77777777">
            <w:pPr>
              <w:pStyle w:val="BodyText"/>
              <w:numPr>
                <w:ilvl w:val="0"/>
                <w:numId w:val="25"/>
              </w:numPr>
              <w:tabs>
                <w:tab w:val="left" w:pos="1578"/>
              </w:tabs>
              <w:ind w:left="360" w:hanging="255"/>
              <w:cnfStyle w:val="000000000000" w:firstRow="0" w:lastRow="0" w:firstColumn="0" w:lastColumn="0" w:oddVBand="0" w:evenVBand="0" w:oddHBand="0" w:evenHBand="0" w:firstRowFirstColumn="0" w:firstRowLastColumn="0" w:lastRowFirstColumn="0" w:lastRowLastColumn="0"/>
              <w:rPr>
                <w:ins w:author="Andreyeva, Julia" w:date="2022-03-03T17:08:00Z" w:id="10076"/>
                <w:rFonts w:ascii="Arial" w:hAnsi="Arial" w:cs="Arial"/>
                <w:sz w:val="18"/>
                <w:lang w:eastAsia="fr-FR"/>
              </w:rPr>
            </w:pPr>
            <w:ins w:author="Andreyeva, Julia" w:date="2022-03-03T17:08:00Z" w:id="10077">
              <w:r w:rsidRPr="009563CB">
                <w:rPr>
                  <w:rFonts w:ascii="Arial" w:hAnsi="Arial" w:cs="Arial"/>
                  <w:sz w:val="18"/>
                  <w:lang w:eastAsia="fr-FR"/>
                </w:rPr>
                <w:t>Add TMs to the list of users associated to the template</w:t>
              </w:r>
            </w:ins>
          </w:p>
          <w:p w:rsidRPr="009E1F9C" w:rsidR="003201EF" w:rsidP="00362BCE" w:rsidRDefault="003201EF" w14:paraId="6913809E" w14:textId="77777777">
            <w:pPr>
              <w:pStyle w:val="BodyText"/>
              <w:tabs>
                <w:tab w:val="left" w:pos="1578"/>
              </w:tabs>
              <w:cnfStyle w:val="000000000000" w:firstRow="0" w:lastRow="0" w:firstColumn="0" w:lastColumn="0" w:oddVBand="0" w:evenVBand="0" w:oddHBand="0" w:evenHBand="0" w:firstRowFirstColumn="0" w:firstRowLastColumn="0" w:lastRowFirstColumn="0" w:lastRowLastColumn="0"/>
              <w:rPr>
                <w:ins w:author="Andreyeva, Julia" w:date="2022-03-03T17:08:00Z" w:id="10078"/>
                <w:rFonts w:ascii="Arial" w:hAnsi="Arial" w:cs="Arial"/>
                <w:sz w:val="18"/>
                <w:lang w:eastAsia="fr-FR"/>
              </w:rPr>
            </w:pPr>
          </w:p>
        </w:tc>
      </w:tr>
      <w:tr w:rsidRPr="004C13B4" w:rsidR="003201EF" w:rsidTr="00220EF9" w14:paraId="3B4FF4D6" w14:textId="77777777">
        <w:trPr>
          <w:trHeight w:val="70"/>
          <w:ins w:author="Andreyeva, Julia" w:date="2022-03-03T17:08:00Z" w:id="10079"/>
          <w:trPrChange w:author="Andreyeva, Julia" w:date="2022-03-16T14:39:00Z" w:id="10080">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081">
              <w:tcPr>
                <w:tcW w:w="2155" w:type="dxa"/>
              </w:tcPr>
            </w:tcPrChange>
          </w:tcPr>
          <w:p w:rsidRPr="00486CDA" w:rsidR="003201EF" w:rsidP="00362BCE" w:rsidRDefault="003201EF" w14:paraId="4DB80CD8" w14:textId="77777777">
            <w:pPr>
              <w:pStyle w:val="BodyText"/>
              <w:rPr>
                <w:ins w:author="Andreyeva, Julia" w:date="2022-03-03T17:08:00Z" w:id="10082"/>
                <w:rFonts w:ascii="Arial" w:hAnsi="Arial" w:cs="Arial"/>
                <w:sz w:val="18"/>
                <w:lang w:eastAsia="fr-FR"/>
              </w:rPr>
            </w:pPr>
            <w:ins w:author="Andreyeva, Julia" w:date="2022-03-03T17:08:00Z" w:id="10083">
              <w:r w:rsidRPr="00765EDF">
                <w:rPr>
                  <w:rFonts w:ascii="Arial" w:hAnsi="Arial" w:cs="Arial"/>
                  <w:b w:val="0"/>
                  <w:bCs w:val="0"/>
                  <w:sz w:val="18"/>
                  <w:lang w:eastAsia="fr-FR"/>
                </w:rPr>
                <w:t>Local admin</w:t>
              </w:r>
            </w:ins>
          </w:p>
        </w:tc>
        <w:tc>
          <w:tcPr>
            <w:tcW w:w="0" w:type="dxa"/>
            <w:tcPrChange w:author="Andreyeva, Julia" w:date="2022-03-16T14:39:00Z" w:id="10084">
              <w:tcPr>
                <w:tcW w:w="2160" w:type="dxa"/>
              </w:tcPr>
            </w:tcPrChange>
          </w:tcPr>
          <w:p w:rsidRPr="00486CDA" w:rsidR="003201EF" w:rsidP="00362BCE" w:rsidRDefault="003201EF" w14:paraId="28D18CD1"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085"/>
                <w:rFonts w:ascii="Arial" w:hAnsi="Arial" w:cs="Arial"/>
                <w:sz w:val="18"/>
                <w:lang w:eastAsia="fr-FR"/>
              </w:rPr>
            </w:pPr>
            <w:ins w:author="Andreyeva, Julia" w:date="2022-03-03T17:08:00Z" w:id="10086">
              <w:r>
                <w:rPr>
                  <w:rFonts w:ascii="Arial" w:hAnsi="Arial" w:cs="Arial"/>
                  <w:sz w:val="18"/>
                  <w:lang w:eastAsia="fr-FR"/>
                </w:rPr>
                <w:t>Sales online</w:t>
              </w:r>
            </w:ins>
          </w:p>
        </w:tc>
        <w:tc>
          <w:tcPr>
            <w:tcW w:w="5745" w:type="dxa"/>
            <w:tcPrChange w:author="Andreyeva, Julia" w:date="2022-03-16T14:39:00Z" w:id="10087">
              <w:tcPr>
                <w:tcW w:w="4600" w:type="dxa"/>
              </w:tcPr>
            </w:tcPrChange>
          </w:tcPr>
          <w:p w:rsidRPr="00486CDA" w:rsidR="003201EF" w:rsidP="003201EF" w:rsidRDefault="003201EF" w14:paraId="0A13F94F" w14:textId="77777777">
            <w:pPr>
              <w:pStyle w:val="BodyText"/>
              <w:numPr>
                <w:ilvl w:val="0"/>
                <w:numId w:val="26"/>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088"/>
                <w:rFonts w:ascii="Arial" w:hAnsi="Arial" w:cs="Arial"/>
                <w:sz w:val="18"/>
                <w:lang w:eastAsia="fr-FR"/>
              </w:rPr>
            </w:pPr>
            <w:ins w:author="Andreyeva, Julia" w:date="2022-03-03T17:08:00Z" w:id="10089">
              <w:r>
                <w:rPr>
                  <w:rFonts w:ascii="Arial" w:hAnsi="Arial" w:cs="Arial"/>
                  <w:sz w:val="18"/>
                  <w:lang w:eastAsia="fr-FR"/>
                </w:rPr>
                <w:t>Check that JTI_Market_Settings LOV is switched on for IRELAND market</w:t>
              </w:r>
            </w:ins>
          </w:p>
        </w:tc>
      </w:tr>
      <w:tr w:rsidRPr="004C13B4" w:rsidR="003201EF" w:rsidTr="00220EF9" w14:paraId="5C462C93" w14:textId="77777777">
        <w:trPr>
          <w:trHeight w:val="70"/>
          <w:ins w:author="Andreyeva, Julia" w:date="2022-03-03T17:08:00Z" w:id="10090"/>
          <w:trPrChange w:author="Andreyeva, Julia" w:date="2022-03-16T14:39:00Z" w:id="10091">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092">
              <w:tcPr>
                <w:tcW w:w="2155" w:type="dxa"/>
              </w:tcPr>
            </w:tcPrChange>
          </w:tcPr>
          <w:p w:rsidRPr="005F5770" w:rsidR="003201EF" w:rsidP="00362BCE" w:rsidRDefault="003201EF" w14:paraId="057084DF" w14:textId="77777777">
            <w:pPr>
              <w:pStyle w:val="BodyText"/>
              <w:rPr>
                <w:ins w:author="Andreyeva, Julia" w:date="2022-03-03T17:08:00Z" w:id="10093"/>
                <w:rFonts w:ascii="Arial" w:hAnsi="Arial" w:cs="Arial"/>
                <w:b w:val="0"/>
                <w:bCs w:val="0"/>
                <w:sz w:val="18"/>
                <w:lang w:eastAsia="fr-FR"/>
              </w:rPr>
            </w:pPr>
            <w:ins w:author="Andreyeva, Julia" w:date="2022-03-03T17:08:00Z" w:id="10094">
              <w:r w:rsidRPr="005F5770">
                <w:rPr>
                  <w:rFonts w:ascii="Arial" w:hAnsi="Arial" w:cs="Arial"/>
                  <w:b w:val="0"/>
                  <w:bCs w:val="0"/>
                  <w:sz w:val="18"/>
                  <w:lang w:eastAsia="fr-FR"/>
                </w:rPr>
                <w:t>ASM, OP</w:t>
              </w:r>
            </w:ins>
          </w:p>
        </w:tc>
        <w:tc>
          <w:tcPr>
            <w:tcW w:w="0" w:type="dxa"/>
            <w:tcPrChange w:author="Andreyeva, Julia" w:date="2022-03-16T14:39:00Z" w:id="10095">
              <w:tcPr>
                <w:tcW w:w="2160" w:type="dxa"/>
              </w:tcPr>
            </w:tcPrChange>
          </w:tcPr>
          <w:p w:rsidRPr="00486CDA" w:rsidR="003201EF" w:rsidP="00362BCE" w:rsidRDefault="003201EF" w14:paraId="48A60B4B"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096"/>
                <w:rFonts w:ascii="Arial" w:hAnsi="Arial" w:cs="Arial"/>
                <w:sz w:val="18"/>
                <w:lang w:eastAsia="fr-FR"/>
              </w:rPr>
            </w:pPr>
            <w:ins w:author="Andreyeva, Julia" w:date="2022-03-03T17:08:00Z" w:id="10097">
              <w:r>
                <w:rPr>
                  <w:rFonts w:ascii="Arial" w:hAnsi="Arial" w:cs="Arial"/>
                  <w:sz w:val="18"/>
                  <w:lang w:eastAsia="fr-FR"/>
                </w:rPr>
                <w:t>Sales online</w:t>
              </w:r>
            </w:ins>
          </w:p>
        </w:tc>
        <w:tc>
          <w:tcPr>
            <w:tcW w:w="5745" w:type="dxa"/>
            <w:tcPrChange w:author="Andreyeva, Julia" w:date="2022-03-16T14:39:00Z" w:id="10098">
              <w:tcPr>
                <w:tcW w:w="4600" w:type="dxa"/>
              </w:tcPr>
            </w:tcPrChange>
          </w:tcPr>
          <w:p w:rsidR="003201EF" w:rsidP="003201EF" w:rsidRDefault="003201EF" w14:paraId="250C2380"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099"/>
                <w:rFonts w:ascii="Arial" w:hAnsi="Arial" w:cs="Arial"/>
                <w:sz w:val="18"/>
                <w:lang w:eastAsia="fr-FR"/>
              </w:rPr>
            </w:pPr>
            <w:ins w:author="Andreyeva, Julia" w:date="2022-03-03T17:08:00Z" w:id="10100">
              <w:r>
                <w:rPr>
                  <w:rFonts w:ascii="Arial" w:hAnsi="Arial" w:cs="Arial"/>
                  <w:sz w:val="18"/>
                  <w:lang w:eastAsia="fr-FR"/>
                </w:rPr>
                <w:t>BO create inventory transactions to allocate the needed list of products with Availability “Reserved” and with status “Good”</w:t>
              </w:r>
            </w:ins>
          </w:p>
          <w:p w:rsidRPr="00486CDA" w:rsidR="003201EF" w:rsidP="003201EF" w:rsidRDefault="003201EF" w14:paraId="5DBAA483"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01"/>
                <w:rFonts w:ascii="Arial" w:hAnsi="Arial" w:cs="Arial"/>
                <w:sz w:val="18"/>
                <w:lang w:eastAsia="fr-FR"/>
              </w:rPr>
            </w:pPr>
            <w:ins w:author="Andreyeva, Julia" w:date="2022-03-03T17:08:00Z" w:id="10102">
              <w:r>
                <w:rPr>
                  <w:rFonts w:ascii="Arial" w:hAnsi="Arial" w:cs="Arial"/>
                  <w:sz w:val="18"/>
                  <w:lang w:eastAsia="fr-FR"/>
                </w:rPr>
                <w:t>Check that only one transaction is generated per product per TM</w:t>
              </w:r>
            </w:ins>
          </w:p>
        </w:tc>
      </w:tr>
      <w:tr w:rsidRPr="00486CDA" w:rsidR="003201EF" w:rsidTr="00220EF9" w14:paraId="125B4859" w14:textId="77777777">
        <w:trPr>
          <w:trHeight w:val="70"/>
          <w:ins w:author="Andreyeva, Julia" w:date="2022-03-03T17:08:00Z" w:id="10103"/>
          <w:trPrChange w:author="Andreyeva, Julia" w:date="2022-03-16T14:39:00Z" w:id="10104">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105">
              <w:tcPr>
                <w:tcW w:w="2155" w:type="dxa"/>
              </w:tcPr>
            </w:tcPrChange>
          </w:tcPr>
          <w:p w:rsidRPr="005F5770" w:rsidR="003201EF" w:rsidP="00362BCE" w:rsidRDefault="003201EF" w14:paraId="0B28EE54" w14:textId="77777777">
            <w:pPr>
              <w:pStyle w:val="BodyText"/>
              <w:rPr>
                <w:ins w:author="Andreyeva, Julia" w:date="2022-03-03T17:08:00Z" w:id="10106"/>
                <w:rFonts w:ascii="Arial" w:hAnsi="Arial" w:cs="Arial"/>
                <w:b w:val="0"/>
                <w:bCs w:val="0"/>
                <w:sz w:val="18"/>
                <w:lang w:eastAsia="fr-FR"/>
              </w:rPr>
            </w:pPr>
            <w:ins w:author="Andreyeva, Julia" w:date="2022-03-03T17:08:00Z" w:id="10107">
              <w:r>
                <w:rPr>
                  <w:rFonts w:ascii="Arial" w:hAnsi="Arial" w:cs="Arial"/>
                  <w:b w:val="0"/>
                  <w:bCs w:val="0"/>
                  <w:sz w:val="18"/>
                  <w:lang w:eastAsia="fr-FR"/>
                </w:rPr>
                <w:t>TM</w:t>
              </w:r>
            </w:ins>
          </w:p>
        </w:tc>
        <w:tc>
          <w:tcPr>
            <w:tcW w:w="0" w:type="dxa"/>
            <w:tcPrChange w:author="Andreyeva, Julia" w:date="2022-03-16T14:39:00Z" w:id="10108">
              <w:tcPr>
                <w:tcW w:w="2160" w:type="dxa"/>
              </w:tcPr>
            </w:tcPrChange>
          </w:tcPr>
          <w:p w:rsidR="003201EF" w:rsidP="00362BCE" w:rsidRDefault="003201EF" w14:paraId="3C4BC7B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109"/>
                <w:rFonts w:ascii="Arial" w:hAnsi="Arial" w:cs="Arial"/>
                <w:sz w:val="18"/>
                <w:lang w:eastAsia="fr-FR"/>
              </w:rPr>
            </w:pPr>
            <w:ins w:author="Andreyeva, Julia" w:date="2022-03-03T17:08:00Z" w:id="10110">
              <w:r>
                <w:rPr>
                  <w:rFonts w:ascii="Arial" w:hAnsi="Arial" w:cs="Arial"/>
                  <w:sz w:val="18"/>
                  <w:lang w:eastAsia="fr-FR"/>
                </w:rPr>
                <w:t>TMEC mobile</w:t>
              </w:r>
            </w:ins>
          </w:p>
        </w:tc>
        <w:tc>
          <w:tcPr>
            <w:tcW w:w="5745" w:type="dxa"/>
            <w:tcPrChange w:author="Andreyeva, Julia" w:date="2022-03-16T14:39:00Z" w:id="10111">
              <w:tcPr>
                <w:tcW w:w="4600" w:type="dxa"/>
              </w:tcPr>
            </w:tcPrChange>
          </w:tcPr>
          <w:p w:rsidR="003201EF" w:rsidP="003201EF" w:rsidRDefault="003201EF" w14:paraId="423957A0"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12"/>
                <w:rFonts w:ascii="Arial" w:hAnsi="Arial" w:cs="Arial"/>
                <w:sz w:val="18"/>
                <w:lang w:eastAsia="fr-FR"/>
              </w:rPr>
            </w:pPr>
            <w:ins w:author="Andreyeva, Julia" w:date="2022-03-03T17:08:00Z" w:id="10113">
              <w:r>
                <w:rPr>
                  <w:rFonts w:ascii="Arial" w:hAnsi="Arial" w:cs="Arial"/>
                  <w:sz w:val="18"/>
                  <w:lang w:eastAsia="fr-FR"/>
                </w:rPr>
                <w:t>TM creates a stock request</w:t>
              </w:r>
            </w:ins>
          </w:p>
          <w:p w:rsidR="003201EF" w:rsidP="003201EF" w:rsidRDefault="003201EF" w14:paraId="2CE36C0B"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14"/>
                <w:rFonts w:ascii="Arial" w:hAnsi="Arial" w:cs="Arial"/>
                <w:sz w:val="18"/>
                <w:lang w:eastAsia="fr-FR"/>
              </w:rPr>
            </w:pPr>
            <w:ins w:author="Andreyeva, Julia" w:date="2022-03-03T17:08:00Z" w:id="10115">
              <w:r>
                <w:rPr>
                  <w:rFonts w:ascii="Arial" w:hAnsi="Arial" w:cs="Arial"/>
                  <w:sz w:val="18"/>
                  <w:lang w:eastAsia="fr-FR"/>
                </w:rPr>
                <w:t>Select “Pickup Date”</w:t>
              </w:r>
            </w:ins>
          </w:p>
          <w:p w:rsidR="003201EF" w:rsidP="003201EF" w:rsidRDefault="003201EF" w14:paraId="2BB4B073"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16"/>
                <w:rFonts w:ascii="Arial" w:hAnsi="Arial" w:cs="Arial"/>
                <w:sz w:val="18"/>
                <w:lang w:eastAsia="fr-FR"/>
              </w:rPr>
            </w:pPr>
            <w:ins w:author="Andreyeva, Julia" w:date="2022-03-03T17:08:00Z" w:id="10117">
              <w:r>
                <w:rPr>
                  <w:rFonts w:ascii="Arial" w:hAnsi="Arial" w:cs="Arial"/>
                  <w:sz w:val="18"/>
                  <w:lang w:eastAsia="fr-FR"/>
                </w:rPr>
                <w:t>Add products using corresponding products template</w:t>
              </w:r>
            </w:ins>
          </w:p>
          <w:p w:rsidR="003201EF" w:rsidP="003201EF" w:rsidRDefault="003201EF" w14:paraId="4DE1E612"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18"/>
                <w:rFonts w:ascii="Arial" w:hAnsi="Arial" w:cs="Arial"/>
                <w:sz w:val="18"/>
                <w:lang w:eastAsia="fr-FR"/>
              </w:rPr>
            </w:pPr>
            <w:ins w:author="Andreyeva, Julia" w:date="2022-03-03T17:08:00Z" w:id="10119">
              <w:r>
                <w:rPr>
                  <w:rFonts w:ascii="Arial" w:hAnsi="Arial" w:cs="Arial"/>
                  <w:sz w:val="18"/>
                  <w:lang w:eastAsia="fr-FR"/>
                </w:rPr>
                <w:t>Add quantities</w:t>
              </w:r>
            </w:ins>
          </w:p>
          <w:p w:rsidR="003201EF" w:rsidP="003201EF" w:rsidRDefault="003201EF" w14:paraId="6E442684"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20"/>
                <w:rFonts w:ascii="Arial" w:hAnsi="Arial" w:cs="Arial"/>
                <w:sz w:val="18"/>
                <w:lang w:eastAsia="fr-FR"/>
              </w:rPr>
            </w:pPr>
            <w:ins w:author="Andreyeva, Julia" w:date="2022-03-03T17:08:00Z" w:id="10121">
              <w:r>
                <w:rPr>
                  <w:rFonts w:ascii="Arial" w:hAnsi="Arial" w:cs="Arial"/>
                  <w:sz w:val="18"/>
                  <w:lang w:eastAsia="fr-FR"/>
                </w:rPr>
                <w:t>Check if it is possible to request extra products stock (product qty limitation should be enabled)</w:t>
              </w:r>
            </w:ins>
          </w:p>
          <w:p w:rsidR="003201EF" w:rsidP="003201EF" w:rsidRDefault="003201EF" w14:paraId="478677F6"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22"/>
                <w:rFonts w:ascii="Arial" w:hAnsi="Arial" w:cs="Arial"/>
                <w:sz w:val="18"/>
                <w:lang w:eastAsia="fr-FR"/>
              </w:rPr>
            </w:pPr>
            <w:ins w:author="Andreyeva, Julia" w:date="2022-03-03T17:08:00Z" w:id="10123">
              <w:r>
                <w:rPr>
                  <w:rFonts w:ascii="Arial" w:hAnsi="Arial" w:cs="Arial"/>
                  <w:sz w:val="18"/>
                  <w:lang w:eastAsia="fr-FR"/>
                </w:rPr>
                <w:t>Check that after submitted stock by TM stock request has status “Pending” and it couldn’t be updated from mobile by TM</w:t>
              </w:r>
            </w:ins>
          </w:p>
          <w:p w:rsidR="003201EF" w:rsidP="003201EF" w:rsidRDefault="003201EF" w14:paraId="0CB4E253"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24"/>
                <w:rFonts w:ascii="Arial" w:hAnsi="Arial" w:cs="Arial"/>
                <w:sz w:val="18"/>
                <w:lang w:eastAsia="fr-FR"/>
              </w:rPr>
            </w:pPr>
            <w:ins w:author="Andreyeva, Julia" w:date="2022-03-03T17:08:00Z" w:id="10125">
              <w:r>
                <w:rPr>
                  <w:rFonts w:ascii="Arial" w:hAnsi="Arial" w:cs="Arial"/>
                  <w:sz w:val="18"/>
                  <w:lang w:eastAsia="fr-FR"/>
                </w:rPr>
                <w:t>Synchronization</w:t>
              </w:r>
            </w:ins>
          </w:p>
        </w:tc>
      </w:tr>
      <w:tr w:rsidRPr="004C13B4" w:rsidR="003201EF" w:rsidTr="00220EF9" w14:paraId="0AB2829F" w14:textId="77777777">
        <w:trPr>
          <w:trHeight w:val="70"/>
          <w:ins w:author="Andreyeva, Julia" w:date="2022-03-03T17:08:00Z" w:id="10126"/>
          <w:trPrChange w:author="Andreyeva, Julia" w:date="2022-03-16T14:39:00Z" w:id="10127">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128">
              <w:tcPr>
                <w:tcW w:w="2155" w:type="dxa"/>
              </w:tcPr>
            </w:tcPrChange>
          </w:tcPr>
          <w:p w:rsidR="003201EF" w:rsidP="00362BCE" w:rsidRDefault="003201EF" w14:paraId="52F328AA" w14:textId="77777777">
            <w:pPr>
              <w:pStyle w:val="BodyText"/>
              <w:rPr>
                <w:ins w:author="Andreyeva, Julia" w:date="2022-03-03T17:08:00Z" w:id="10129"/>
                <w:rFonts w:ascii="Arial" w:hAnsi="Arial" w:cs="Arial"/>
                <w:b w:val="0"/>
                <w:bCs w:val="0"/>
                <w:sz w:val="18"/>
                <w:lang w:eastAsia="fr-FR"/>
              </w:rPr>
            </w:pPr>
            <w:ins w:author="Andreyeva, Julia" w:date="2022-03-03T17:08:00Z" w:id="10130">
              <w:r>
                <w:rPr>
                  <w:rFonts w:ascii="Arial" w:hAnsi="Arial" w:cs="Arial"/>
                  <w:b w:val="0"/>
                  <w:bCs w:val="0"/>
                  <w:sz w:val="18"/>
                  <w:lang w:eastAsia="fr-FR"/>
                </w:rPr>
                <w:lastRenderedPageBreak/>
                <w:t>ASM, OP</w:t>
              </w:r>
            </w:ins>
          </w:p>
        </w:tc>
        <w:tc>
          <w:tcPr>
            <w:tcW w:w="0" w:type="dxa"/>
            <w:tcPrChange w:author="Andreyeva, Julia" w:date="2022-03-16T14:39:00Z" w:id="10131">
              <w:tcPr>
                <w:tcW w:w="2160" w:type="dxa"/>
              </w:tcPr>
            </w:tcPrChange>
          </w:tcPr>
          <w:p w:rsidR="003201EF" w:rsidP="00362BCE" w:rsidRDefault="003201EF" w14:paraId="556BF3A6"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132"/>
                <w:rFonts w:ascii="Arial" w:hAnsi="Arial" w:cs="Arial"/>
                <w:sz w:val="18"/>
                <w:lang w:eastAsia="fr-FR"/>
              </w:rPr>
            </w:pPr>
            <w:ins w:author="Andreyeva, Julia" w:date="2022-03-03T17:08:00Z" w:id="10133">
              <w:r>
                <w:rPr>
                  <w:rFonts w:ascii="Arial" w:hAnsi="Arial" w:cs="Arial"/>
                  <w:sz w:val="18"/>
                  <w:lang w:eastAsia="fr-FR"/>
                </w:rPr>
                <w:t>Sales online, Interfaces</w:t>
              </w:r>
            </w:ins>
          </w:p>
        </w:tc>
        <w:tc>
          <w:tcPr>
            <w:tcW w:w="5745" w:type="dxa"/>
            <w:tcPrChange w:author="Andreyeva, Julia" w:date="2022-03-16T14:39:00Z" w:id="10134">
              <w:tcPr>
                <w:tcW w:w="4600" w:type="dxa"/>
              </w:tcPr>
            </w:tcPrChange>
          </w:tcPr>
          <w:p w:rsidR="003201EF" w:rsidP="003201EF" w:rsidRDefault="003201EF" w14:paraId="296F04BE"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35"/>
                <w:rFonts w:ascii="Arial" w:hAnsi="Arial" w:cs="Arial"/>
                <w:sz w:val="18"/>
                <w:lang w:eastAsia="fr-FR"/>
              </w:rPr>
            </w:pPr>
            <w:ins w:author="Andreyeva, Julia" w:date="2022-03-03T17:08:00Z" w:id="10136">
              <w:r>
                <w:rPr>
                  <w:rFonts w:ascii="Arial" w:hAnsi="Arial" w:cs="Arial"/>
                  <w:sz w:val="18"/>
                  <w:lang w:eastAsia="fr-FR"/>
                </w:rPr>
                <w:t>Stock request is reflected as new service order with type “Request” with status “Pending”</w:t>
              </w:r>
            </w:ins>
          </w:p>
          <w:p w:rsidR="003201EF" w:rsidP="003201EF" w:rsidRDefault="003201EF" w14:paraId="2315B3E8" w14:textId="5CA908C1">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37"/>
                <w:rFonts w:ascii="Arial" w:hAnsi="Arial" w:cs="Arial"/>
                <w:sz w:val="18"/>
                <w:lang w:eastAsia="fr-FR"/>
              </w:rPr>
            </w:pPr>
            <w:ins w:author="Andreyeva, Julia" w:date="2022-03-03T17:08:00Z" w:id="10138">
              <w:r>
                <w:rPr>
                  <w:rFonts w:ascii="Arial" w:hAnsi="Arial" w:cs="Arial"/>
                  <w:sz w:val="18"/>
                  <w:lang w:eastAsia="fr-FR"/>
                </w:rPr>
                <w:t>Revise service order and change status to “Submitted/</w:t>
              </w:r>
            </w:ins>
            <w:ins w:author="Andreyeva, Julia" w:date="2022-03-18T10:36:00Z" w:id="10139">
              <w:r w:rsidR="00A27D23">
                <w:rPr>
                  <w:rFonts w:ascii="Arial" w:hAnsi="Arial" w:cs="Arial"/>
                  <w:sz w:val="18"/>
                  <w:lang w:eastAsia="fr-FR"/>
                </w:rPr>
                <w:t>Cancelled by BO</w:t>
              </w:r>
            </w:ins>
            <w:ins w:author="Andreyeva, Julia" w:date="2022-03-03T17:08:00Z" w:id="10140">
              <w:r>
                <w:rPr>
                  <w:rFonts w:ascii="Arial" w:hAnsi="Arial" w:cs="Arial"/>
                  <w:sz w:val="18"/>
                  <w:lang w:eastAsia="fr-FR"/>
                </w:rPr>
                <w:t>”</w:t>
              </w:r>
            </w:ins>
          </w:p>
          <w:p w:rsidR="003201EF" w:rsidP="003201EF" w:rsidRDefault="003201EF" w14:paraId="12A39EAE"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41"/>
                <w:rFonts w:ascii="Arial" w:hAnsi="Arial" w:cs="Arial"/>
                <w:sz w:val="18"/>
                <w:lang w:eastAsia="fr-FR"/>
              </w:rPr>
            </w:pPr>
            <w:ins w:author="Andreyeva, Julia" w:date="2022-03-03T17:08:00Z" w:id="10142">
              <w:r>
                <w:rPr>
                  <w:rFonts w:ascii="Arial" w:hAnsi="Arial" w:cs="Arial"/>
                  <w:sz w:val="18"/>
                  <w:lang w:eastAsia="fr-FR"/>
                </w:rPr>
                <w:t>Check that status of the service order can be updated via interfaces OD, OS, SI</w:t>
              </w:r>
            </w:ins>
          </w:p>
          <w:p w:rsidR="003201EF" w:rsidP="003201EF" w:rsidRDefault="003201EF" w14:paraId="2A0B330F"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43"/>
                <w:rFonts w:ascii="Arial" w:hAnsi="Arial" w:cs="Arial"/>
                <w:sz w:val="18"/>
                <w:lang w:eastAsia="fr-FR"/>
              </w:rPr>
            </w:pPr>
            <w:ins w:author="Andreyeva, Julia" w:date="2022-03-03T17:08:00Z" w:id="10144">
              <w:r>
                <w:rPr>
                  <w:rFonts w:ascii="Arial" w:hAnsi="Arial" w:cs="Arial"/>
                  <w:sz w:val="18"/>
                  <w:lang w:eastAsia="fr-FR"/>
                </w:rPr>
                <w:t>Check that column “Initially requested qty” is visible in-service order and has values.</w:t>
              </w:r>
            </w:ins>
          </w:p>
        </w:tc>
      </w:tr>
      <w:tr w:rsidRPr="00486CDA" w:rsidR="003201EF" w:rsidTr="00220EF9" w14:paraId="280CCDEE" w14:textId="77777777">
        <w:trPr>
          <w:trHeight w:val="70"/>
          <w:ins w:author="Andreyeva, Julia" w:date="2022-03-03T17:08:00Z" w:id="10145"/>
          <w:trPrChange w:author="Andreyeva, Julia" w:date="2022-03-16T14:39:00Z" w:id="10146">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147">
              <w:tcPr>
                <w:tcW w:w="2155" w:type="dxa"/>
              </w:tcPr>
            </w:tcPrChange>
          </w:tcPr>
          <w:p w:rsidR="003201EF" w:rsidP="00362BCE" w:rsidRDefault="003201EF" w14:paraId="7D49BBC4" w14:textId="77777777">
            <w:pPr>
              <w:pStyle w:val="BodyText"/>
              <w:rPr>
                <w:ins w:author="Andreyeva, Julia" w:date="2022-03-03T17:08:00Z" w:id="10148"/>
                <w:rFonts w:ascii="Arial" w:hAnsi="Arial" w:cs="Arial"/>
                <w:b w:val="0"/>
                <w:bCs w:val="0"/>
                <w:sz w:val="18"/>
                <w:lang w:eastAsia="fr-FR"/>
              </w:rPr>
            </w:pPr>
            <w:ins w:author="Andreyeva, Julia" w:date="2022-03-03T17:08:00Z" w:id="10149">
              <w:r>
                <w:rPr>
                  <w:rFonts w:ascii="Arial" w:hAnsi="Arial" w:cs="Arial"/>
                  <w:b w:val="0"/>
                  <w:bCs w:val="0"/>
                  <w:sz w:val="18"/>
                  <w:lang w:eastAsia="fr-FR"/>
                </w:rPr>
                <w:t>TM</w:t>
              </w:r>
            </w:ins>
          </w:p>
        </w:tc>
        <w:tc>
          <w:tcPr>
            <w:tcW w:w="0" w:type="dxa"/>
            <w:tcPrChange w:author="Andreyeva, Julia" w:date="2022-03-16T14:39:00Z" w:id="10150">
              <w:tcPr>
                <w:tcW w:w="2160" w:type="dxa"/>
              </w:tcPr>
            </w:tcPrChange>
          </w:tcPr>
          <w:p w:rsidR="003201EF" w:rsidP="00362BCE" w:rsidRDefault="003201EF" w14:paraId="10B53C47"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151"/>
                <w:rFonts w:ascii="Arial" w:hAnsi="Arial" w:cs="Arial"/>
                <w:sz w:val="18"/>
                <w:lang w:eastAsia="fr-FR"/>
              </w:rPr>
            </w:pPr>
            <w:ins w:author="Andreyeva, Julia" w:date="2022-03-03T17:08:00Z" w:id="10152">
              <w:r>
                <w:rPr>
                  <w:rFonts w:ascii="Arial" w:hAnsi="Arial" w:cs="Arial"/>
                  <w:sz w:val="18"/>
                  <w:lang w:eastAsia="fr-FR"/>
                </w:rPr>
                <w:t>TMEC mobile</w:t>
              </w:r>
            </w:ins>
          </w:p>
        </w:tc>
        <w:tc>
          <w:tcPr>
            <w:tcW w:w="5745" w:type="dxa"/>
            <w:tcPrChange w:author="Andreyeva, Julia" w:date="2022-03-16T14:39:00Z" w:id="10153">
              <w:tcPr>
                <w:tcW w:w="4600" w:type="dxa"/>
              </w:tcPr>
            </w:tcPrChange>
          </w:tcPr>
          <w:p w:rsidR="003201EF" w:rsidP="003201EF" w:rsidRDefault="003201EF" w14:paraId="13D61CD4"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54"/>
                <w:rFonts w:ascii="Arial" w:hAnsi="Arial" w:cs="Arial"/>
                <w:sz w:val="18"/>
                <w:lang w:eastAsia="fr-FR"/>
              </w:rPr>
            </w:pPr>
            <w:ins w:author="Andreyeva, Julia" w:date="2022-03-03T17:08:00Z" w:id="10155">
              <w:r>
                <w:rPr>
                  <w:rFonts w:ascii="Arial" w:hAnsi="Arial" w:cs="Arial"/>
                  <w:sz w:val="18"/>
                  <w:lang w:eastAsia="fr-FR"/>
                </w:rPr>
                <w:t>Synchronization</w:t>
              </w:r>
            </w:ins>
          </w:p>
          <w:p w:rsidR="003201EF" w:rsidP="003201EF" w:rsidRDefault="003201EF" w14:paraId="181CAADD" w14:textId="5E67A0C6">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56"/>
                <w:rFonts w:ascii="Arial" w:hAnsi="Arial" w:cs="Arial"/>
                <w:sz w:val="18"/>
                <w:lang w:eastAsia="fr-FR"/>
              </w:rPr>
            </w:pPr>
            <w:ins w:author="Andreyeva, Julia" w:date="2022-03-03T17:08:00Z" w:id="10157">
              <w:r>
                <w:rPr>
                  <w:rFonts w:ascii="Arial" w:hAnsi="Arial" w:cs="Arial"/>
                  <w:sz w:val="18"/>
                  <w:lang w:eastAsia="fr-FR"/>
                </w:rPr>
                <w:t>Stock request has status “</w:t>
              </w:r>
            </w:ins>
            <w:ins w:author="Andreyeva, Julia" w:date="2022-03-18T10:38:00Z" w:id="10158">
              <w:r w:rsidR="00D5572D">
                <w:rPr>
                  <w:rFonts w:ascii="Arial" w:hAnsi="Arial" w:cs="Arial"/>
                  <w:sz w:val="18"/>
                  <w:lang w:eastAsia="fr-FR"/>
                </w:rPr>
                <w:t>To Receive</w:t>
              </w:r>
            </w:ins>
            <w:ins w:author="Andreyeva, Julia" w:date="2022-03-03T17:08:00Z" w:id="10159">
              <w:r>
                <w:rPr>
                  <w:rFonts w:ascii="Arial" w:hAnsi="Arial" w:cs="Arial"/>
                  <w:sz w:val="18"/>
                  <w:lang w:eastAsia="fr-FR"/>
                </w:rPr>
                <w:t>”</w:t>
              </w:r>
            </w:ins>
          </w:p>
          <w:p w:rsidR="003201EF" w:rsidP="003201EF" w:rsidRDefault="003201EF" w14:paraId="1ED39C74"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60"/>
                <w:rFonts w:ascii="Arial" w:hAnsi="Arial" w:cs="Arial"/>
                <w:sz w:val="18"/>
                <w:lang w:eastAsia="fr-FR"/>
              </w:rPr>
            </w:pPr>
            <w:ins w:author="Andreyeva, Julia" w:date="2022-03-03T17:08:00Z" w:id="10161">
              <w:r>
                <w:rPr>
                  <w:rFonts w:ascii="Arial" w:hAnsi="Arial" w:cs="Arial"/>
                  <w:sz w:val="18"/>
                  <w:lang w:eastAsia="fr-FR"/>
                </w:rPr>
                <w:t>Do update after final qty is being received</w:t>
              </w:r>
            </w:ins>
          </w:p>
          <w:p w:rsidR="003201EF" w:rsidP="003201EF" w:rsidRDefault="003201EF" w14:paraId="3725E283"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62"/>
                <w:rFonts w:ascii="Arial" w:hAnsi="Arial" w:cs="Arial"/>
                <w:sz w:val="18"/>
                <w:lang w:eastAsia="fr-FR"/>
              </w:rPr>
            </w:pPr>
            <w:ins w:author="Andreyeva, Julia" w:date="2022-03-03T17:08:00Z" w:id="10163">
              <w:r>
                <w:rPr>
                  <w:rFonts w:ascii="Arial" w:hAnsi="Arial" w:cs="Arial"/>
                  <w:sz w:val="18"/>
                  <w:lang w:eastAsia="fr-FR"/>
                </w:rPr>
                <w:t>Check that once finished stock request status changed to “Submitted”. It should be impossible to update service order anymore</w:t>
              </w:r>
            </w:ins>
          </w:p>
          <w:p w:rsidR="003201EF" w:rsidP="003201EF" w:rsidRDefault="003201EF" w14:paraId="436F834C"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64"/>
                <w:rFonts w:ascii="Arial" w:hAnsi="Arial" w:cs="Arial"/>
                <w:sz w:val="18"/>
                <w:lang w:eastAsia="fr-FR"/>
              </w:rPr>
            </w:pPr>
            <w:ins w:author="Andreyeva, Julia" w:date="2022-03-03T17:08:00Z" w:id="10165">
              <w:r>
                <w:rPr>
                  <w:rFonts w:ascii="Arial" w:hAnsi="Arial" w:cs="Arial"/>
                  <w:sz w:val="18"/>
                  <w:lang w:eastAsia="fr-FR"/>
                </w:rPr>
                <w:t>Synchronization</w:t>
              </w:r>
            </w:ins>
          </w:p>
        </w:tc>
      </w:tr>
      <w:tr w:rsidRPr="004C13B4" w:rsidR="003201EF" w:rsidTr="00220EF9" w14:paraId="5BAA5A9C" w14:textId="77777777">
        <w:trPr>
          <w:trHeight w:val="70"/>
          <w:ins w:author="Andreyeva, Julia" w:date="2022-03-03T17:08:00Z" w:id="10166"/>
          <w:trPrChange w:author="Andreyeva, Julia" w:date="2022-03-16T14:39:00Z" w:id="10167">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168">
              <w:tcPr>
                <w:tcW w:w="2155" w:type="dxa"/>
              </w:tcPr>
            </w:tcPrChange>
          </w:tcPr>
          <w:p w:rsidR="003201EF" w:rsidP="00362BCE" w:rsidRDefault="003201EF" w14:paraId="0E44FCB4" w14:textId="77777777">
            <w:pPr>
              <w:pStyle w:val="BodyText"/>
              <w:rPr>
                <w:ins w:author="Andreyeva, Julia" w:date="2022-03-03T17:08:00Z" w:id="10169"/>
                <w:rFonts w:ascii="Arial" w:hAnsi="Arial" w:cs="Arial"/>
                <w:b w:val="0"/>
                <w:bCs w:val="0"/>
                <w:sz w:val="18"/>
                <w:lang w:eastAsia="fr-FR"/>
              </w:rPr>
            </w:pPr>
            <w:ins w:author="Andreyeva, Julia" w:date="2022-03-03T17:08:00Z" w:id="10170">
              <w:r>
                <w:rPr>
                  <w:rFonts w:ascii="Arial" w:hAnsi="Arial" w:cs="Arial"/>
                  <w:b w:val="0"/>
                  <w:bCs w:val="0"/>
                  <w:sz w:val="18"/>
                  <w:lang w:eastAsia="fr-FR"/>
                </w:rPr>
                <w:t>Local admin, ASM, OP</w:t>
              </w:r>
            </w:ins>
          </w:p>
        </w:tc>
        <w:tc>
          <w:tcPr>
            <w:tcW w:w="0" w:type="dxa"/>
            <w:tcPrChange w:author="Andreyeva, Julia" w:date="2022-03-16T14:39:00Z" w:id="10171">
              <w:tcPr>
                <w:tcW w:w="2160" w:type="dxa"/>
              </w:tcPr>
            </w:tcPrChange>
          </w:tcPr>
          <w:p w:rsidR="003201EF" w:rsidP="00362BCE" w:rsidRDefault="003201EF" w14:paraId="079F45AF"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172"/>
                <w:rFonts w:ascii="Arial" w:hAnsi="Arial" w:cs="Arial"/>
                <w:sz w:val="18"/>
                <w:lang w:eastAsia="fr-FR"/>
              </w:rPr>
            </w:pPr>
            <w:ins w:author="Andreyeva, Julia" w:date="2022-03-03T17:08:00Z" w:id="10173">
              <w:r>
                <w:rPr>
                  <w:rFonts w:ascii="Arial" w:hAnsi="Arial" w:cs="Arial"/>
                  <w:sz w:val="18"/>
                  <w:lang w:eastAsia="fr-FR"/>
                </w:rPr>
                <w:t>Sales online</w:t>
              </w:r>
            </w:ins>
          </w:p>
        </w:tc>
        <w:tc>
          <w:tcPr>
            <w:tcW w:w="5745" w:type="dxa"/>
            <w:tcPrChange w:author="Andreyeva, Julia" w:date="2022-03-16T14:39:00Z" w:id="10174">
              <w:tcPr>
                <w:tcW w:w="4600" w:type="dxa"/>
              </w:tcPr>
            </w:tcPrChange>
          </w:tcPr>
          <w:p w:rsidR="003201EF" w:rsidP="003201EF" w:rsidRDefault="003201EF" w14:paraId="0440F836" w14:textId="0AE89C44">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75"/>
                <w:rFonts w:ascii="Arial" w:hAnsi="Arial" w:cs="Arial"/>
                <w:sz w:val="18"/>
                <w:lang w:eastAsia="fr-FR"/>
              </w:rPr>
            </w:pPr>
            <w:ins w:author="Andreyeva, Julia" w:date="2022-03-03T17:08:00Z" w:id="10176">
              <w:r>
                <w:rPr>
                  <w:rFonts w:ascii="Arial" w:hAnsi="Arial" w:cs="Arial"/>
                  <w:sz w:val="18"/>
                  <w:lang w:eastAsia="fr-FR"/>
                </w:rPr>
                <w:t>The service order has status “</w:t>
              </w:r>
            </w:ins>
            <w:ins w:author="Andreyeva, Julia" w:date="2022-03-18T10:40:00Z" w:id="10177">
              <w:r w:rsidR="002D7F73">
                <w:rPr>
                  <w:rFonts w:ascii="Arial" w:hAnsi="Arial" w:cs="Arial"/>
                  <w:sz w:val="18"/>
                  <w:lang w:eastAsia="fr-FR"/>
                </w:rPr>
                <w:t>Submitted</w:t>
              </w:r>
            </w:ins>
            <w:ins w:author="Andreyeva, Julia" w:date="2022-03-03T17:08:00Z" w:id="10178">
              <w:r>
                <w:rPr>
                  <w:rFonts w:ascii="Arial" w:hAnsi="Arial" w:cs="Arial"/>
                  <w:sz w:val="18"/>
                  <w:lang w:eastAsia="fr-FR"/>
                </w:rPr>
                <w:t>”</w:t>
              </w:r>
            </w:ins>
          </w:p>
          <w:p w:rsidR="003201EF" w:rsidP="003201EF" w:rsidRDefault="003201EF" w14:paraId="4B7ED47B" w14:textId="77777777">
            <w:pPr>
              <w:pStyle w:val="BodyText"/>
              <w:numPr>
                <w:ilvl w:val="0"/>
                <w:numId w:val="27"/>
              </w:numPr>
              <w:ind w:left="389" w:hanging="284"/>
              <w:cnfStyle w:val="000000000000" w:firstRow="0" w:lastRow="0" w:firstColumn="0" w:lastColumn="0" w:oddVBand="0" w:evenVBand="0" w:oddHBand="0" w:evenHBand="0" w:firstRowFirstColumn="0" w:firstRowLastColumn="0" w:lastRowFirstColumn="0" w:lastRowLastColumn="0"/>
              <w:rPr>
                <w:ins w:author="Andreyeva, Julia" w:date="2022-03-03T17:08:00Z" w:id="10179"/>
                <w:rFonts w:ascii="Arial" w:hAnsi="Arial" w:cs="Arial"/>
                <w:sz w:val="18"/>
                <w:lang w:eastAsia="fr-FR"/>
              </w:rPr>
            </w:pPr>
            <w:ins w:author="Andreyeva, Julia" w:date="2022-03-03T17:08:00Z" w:id="10180">
              <w:r w:rsidRPr="0038542E">
                <w:rPr>
                  <w:rFonts w:ascii="Arial" w:hAnsi="Arial" w:cs="Arial"/>
                  <w:sz w:val="18"/>
                  <w:lang w:eastAsia="fr-FR"/>
                </w:rPr>
                <w:t>inventory transactions should be generated for each product included in the service order to reflect impact on the TM inventory</w:t>
              </w:r>
            </w:ins>
          </w:p>
        </w:tc>
      </w:tr>
      <w:tr w:rsidRPr="00486CDA" w:rsidR="003201EF" w:rsidTr="00220EF9" w14:paraId="6A7F5E3D" w14:textId="77777777">
        <w:trPr>
          <w:trHeight w:val="70"/>
          <w:ins w:author="Andreyeva, Julia" w:date="2022-03-03T17:08:00Z" w:id="10181"/>
          <w:trPrChange w:author="Andreyeva, Julia" w:date="2022-03-16T14:39:00Z" w:id="10182">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183">
              <w:tcPr>
                <w:tcW w:w="2155" w:type="dxa"/>
              </w:tcPr>
            </w:tcPrChange>
          </w:tcPr>
          <w:p w:rsidR="003201EF" w:rsidP="00362BCE" w:rsidRDefault="003201EF" w14:paraId="3162EA0A" w14:textId="77777777">
            <w:pPr>
              <w:pStyle w:val="BodyText"/>
              <w:rPr>
                <w:ins w:author="Andreyeva, Julia" w:date="2022-03-03T17:08:00Z" w:id="10184"/>
                <w:rFonts w:ascii="Arial" w:hAnsi="Arial" w:cs="Arial"/>
                <w:b w:val="0"/>
                <w:bCs w:val="0"/>
                <w:sz w:val="18"/>
                <w:lang w:eastAsia="fr-FR"/>
              </w:rPr>
            </w:pPr>
            <w:ins w:author="Andreyeva, Julia" w:date="2022-03-03T17:08:00Z" w:id="10185">
              <w:r>
                <w:rPr>
                  <w:rFonts w:ascii="Arial" w:hAnsi="Arial" w:cs="Arial"/>
                  <w:b w:val="0"/>
                  <w:bCs w:val="0"/>
                  <w:sz w:val="18"/>
                  <w:lang w:eastAsia="fr-FR"/>
                </w:rPr>
                <w:t>TM</w:t>
              </w:r>
            </w:ins>
          </w:p>
        </w:tc>
        <w:tc>
          <w:tcPr>
            <w:tcW w:w="0" w:type="dxa"/>
            <w:tcPrChange w:author="Andreyeva, Julia" w:date="2022-03-16T14:39:00Z" w:id="10186">
              <w:tcPr>
                <w:tcW w:w="2160" w:type="dxa"/>
              </w:tcPr>
            </w:tcPrChange>
          </w:tcPr>
          <w:p w:rsidR="003201EF" w:rsidP="00362BCE" w:rsidRDefault="003201EF" w14:paraId="3AB95388"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187"/>
                <w:rFonts w:ascii="Arial" w:hAnsi="Arial" w:cs="Arial"/>
                <w:sz w:val="18"/>
                <w:lang w:eastAsia="fr-FR"/>
              </w:rPr>
            </w:pPr>
            <w:ins w:author="Andreyeva, Julia" w:date="2022-03-03T17:08:00Z" w:id="10188">
              <w:r>
                <w:rPr>
                  <w:rFonts w:ascii="Arial" w:hAnsi="Arial" w:cs="Arial"/>
                  <w:sz w:val="18"/>
                  <w:lang w:eastAsia="fr-FR"/>
                </w:rPr>
                <w:t>TMEC mobile app</w:t>
              </w:r>
            </w:ins>
          </w:p>
        </w:tc>
        <w:tc>
          <w:tcPr>
            <w:tcW w:w="5745" w:type="dxa"/>
            <w:tcPrChange w:author="Andreyeva, Julia" w:date="2022-03-16T14:39:00Z" w:id="10189">
              <w:tcPr>
                <w:tcW w:w="4600" w:type="dxa"/>
              </w:tcPr>
            </w:tcPrChange>
          </w:tcPr>
          <w:p w:rsidRPr="00664439" w:rsidR="003201EF" w:rsidP="003201EF" w:rsidRDefault="003201EF" w14:paraId="72C65056" w14:textId="77777777">
            <w:pPr>
              <w:pStyle w:val="ListParagraph"/>
              <w:numPr>
                <w:ilvl w:val="0"/>
                <w:numId w:val="27"/>
              </w:numPr>
              <w:spacing w:after="0" w:line="240" w:lineRule="auto"/>
              <w:ind w:left="389" w:hanging="284"/>
              <w:jc w:val="both"/>
              <w:cnfStyle w:val="000000000000" w:firstRow="0" w:lastRow="0" w:firstColumn="0" w:lastColumn="0" w:oddVBand="0" w:evenVBand="0" w:oddHBand="0" w:evenHBand="0" w:firstRowFirstColumn="0" w:firstRowLastColumn="0" w:lastRowFirstColumn="0" w:lastRowLastColumn="0"/>
              <w:rPr>
                <w:ins w:author="Andreyeva, Julia" w:date="2022-03-03T17:08:00Z" w:id="10190"/>
                <w:rFonts w:eastAsia="Arial Unicode MS" w:cs="Arial"/>
                <w:szCs w:val="24"/>
                <w:lang w:val="en-US" w:eastAsia="fr-FR"/>
              </w:rPr>
            </w:pPr>
            <w:ins w:author="Andreyeva, Julia" w:date="2022-03-03T17:08:00Z" w:id="10191">
              <w:r w:rsidRPr="00664439">
                <w:rPr>
                  <w:rFonts w:eastAsia="Arial Unicode MS" w:cs="Arial"/>
                  <w:szCs w:val="24"/>
                  <w:lang w:val="en-US" w:eastAsia="fr-FR"/>
                </w:rPr>
                <w:t xml:space="preserve">cancel stock request </w:t>
              </w:r>
            </w:ins>
          </w:p>
          <w:p w:rsidRPr="00664439" w:rsidR="003201EF" w:rsidP="003201EF" w:rsidRDefault="003201EF" w14:paraId="3D04DB78" w14:textId="4589E163">
            <w:pPr>
              <w:pStyle w:val="ListParagraph"/>
              <w:numPr>
                <w:ilvl w:val="0"/>
                <w:numId w:val="27"/>
              </w:numPr>
              <w:spacing w:after="0" w:line="240" w:lineRule="auto"/>
              <w:ind w:left="389" w:hanging="284"/>
              <w:jc w:val="both"/>
              <w:cnfStyle w:val="000000000000" w:firstRow="0" w:lastRow="0" w:firstColumn="0" w:lastColumn="0" w:oddVBand="0" w:evenVBand="0" w:oddHBand="0" w:evenHBand="0" w:firstRowFirstColumn="0" w:firstRowLastColumn="0" w:lastRowFirstColumn="0" w:lastRowLastColumn="0"/>
              <w:rPr>
                <w:ins w:author="Andreyeva, Julia" w:date="2022-03-03T17:08:00Z" w:id="10192"/>
                <w:rFonts w:eastAsia="Arial Unicode MS" w:cs="Arial"/>
                <w:szCs w:val="24"/>
                <w:lang w:val="en-US" w:eastAsia="fr-FR"/>
              </w:rPr>
            </w:pPr>
            <w:ins w:author="Andreyeva, Julia" w:date="2022-03-03T17:08:00Z" w:id="10193">
              <w:r w:rsidRPr="00664439">
                <w:rPr>
                  <w:rFonts w:eastAsia="Arial Unicode MS" w:cs="Arial"/>
                  <w:szCs w:val="24"/>
                  <w:lang w:val="en-US" w:eastAsia="fr-FR"/>
                </w:rPr>
                <w:t>the stock request’s status is changed to ‘Cancelled</w:t>
              </w:r>
            </w:ins>
            <w:ins w:author="Andreyeva, Julia" w:date="2022-03-18T10:41:00Z" w:id="10194">
              <w:r w:rsidR="0026653C">
                <w:rPr>
                  <w:rFonts w:eastAsia="Arial Unicode MS" w:cs="Arial"/>
                  <w:szCs w:val="24"/>
                  <w:lang w:val="en-US" w:eastAsia="fr-FR"/>
                </w:rPr>
                <w:t xml:space="preserve"> by BO\ Cancelled by TM</w:t>
              </w:r>
            </w:ins>
            <w:ins w:author="Andreyeva, Julia" w:date="2022-03-03T17:08:00Z" w:id="10195">
              <w:r w:rsidRPr="00664439">
                <w:rPr>
                  <w:rFonts w:eastAsia="Arial Unicode MS" w:cs="Arial"/>
                  <w:szCs w:val="24"/>
                  <w:lang w:val="en-US" w:eastAsia="fr-FR"/>
                </w:rPr>
                <w:t>”</w:t>
              </w:r>
            </w:ins>
          </w:p>
          <w:p w:rsidRPr="00664439" w:rsidR="003201EF" w:rsidP="003201EF" w:rsidRDefault="003201EF" w14:paraId="7E64578B" w14:textId="77777777">
            <w:pPr>
              <w:pStyle w:val="ListParagraph"/>
              <w:numPr>
                <w:ilvl w:val="0"/>
                <w:numId w:val="27"/>
              </w:numPr>
              <w:spacing w:after="0" w:line="240" w:lineRule="auto"/>
              <w:ind w:left="389" w:hanging="284"/>
              <w:jc w:val="both"/>
              <w:cnfStyle w:val="000000000000" w:firstRow="0" w:lastRow="0" w:firstColumn="0" w:lastColumn="0" w:oddVBand="0" w:evenVBand="0" w:oddHBand="0" w:evenHBand="0" w:firstRowFirstColumn="0" w:firstRowLastColumn="0" w:lastRowFirstColumn="0" w:lastRowLastColumn="0"/>
              <w:rPr>
                <w:ins w:author="Andreyeva, Julia" w:date="2022-03-03T17:08:00Z" w:id="10196"/>
                <w:rFonts w:eastAsia="Arial Unicode MS" w:cs="Arial"/>
                <w:szCs w:val="24"/>
                <w:lang w:val="en-US" w:eastAsia="fr-FR"/>
              </w:rPr>
            </w:pPr>
            <w:ins w:author="Andreyeva, Julia" w:date="2022-03-03T17:08:00Z" w:id="10197">
              <w:r w:rsidRPr="00664439">
                <w:rPr>
                  <w:rFonts w:eastAsia="Arial Unicode MS" w:cs="Arial"/>
                  <w:szCs w:val="24"/>
                  <w:lang w:val="en-US" w:eastAsia="fr-FR"/>
                </w:rPr>
                <w:t xml:space="preserve"> synchronization </w:t>
              </w:r>
            </w:ins>
          </w:p>
        </w:tc>
      </w:tr>
      <w:tr w:rsidRPr="004C13B4" w:rsidR="003201EF" w:rsidTr="00220EF9" w14:paraId="6E642043" w14:textId="77777777">
        <w:trPr>
          <w:trHeight w:val="70"/>
          <w:ins w:author="Andreyeva, Julia" w:date="2022-03-03T17:08:00Z" w:id="10198"/>
          <w:trPrChange w:author="Andreyeva, Julia" w:date="2022-03-16T14:39:00Z" w:id="10199">
            <w:trPr>
              <w:trHeight w:val="70"/>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39:00Z" w:id="10200">
              <w:tcPr>
                <w:tcW w:w="2155" w:type="dxa"/>
              </w:tcPr>
            </w:tcPrChange>
          </w:tcPr>
          <w:p w:rsidR="003201EF" w:rsidP="00362BCE" w:rsidRDefault="003201EF" w14:paraId="334F35FC" w14:textId="77777777">
            <w:pPr>
              <w:pStyle w:val="BodyText"/>
              <w:rPr>
                <w:ins w:author="Andreyeva, Julia" w:date="2022-03-03T17:08:00Z" w:id="10201"/>
                <w:rFonts w:ascii="Arial" w:hAnsi="Arial" w:cs="Arial"/>
                <w:b w:val="0"/>
                <w:bCs w:val="0"/>
                <w:sz w:val="18"/>
                <w:lang w:eastAsia="fr-FR"/>
              </w:rPr>
            </w:pPr>
            <w:ins w:author="Andreyeva, Julia" w:date="2022-03-03T17:08:00Z" w:id="10202">
              <w:r>
                <w:rPr>
                  <w:rFonts w:ascii="Arial" w:hAnsi="Arial" w:cs="Arial"/>
                  <w:b w:val="0"/>
                  <w:bCs w:val="0"/>
                  <w:sz w:val="18"/>
                  <w:lang w:eastAsia="fr-FR"/>
                </w:rPr>
                <w:t>Local admin, ASM, OP</w:t>
              </w:r>
            </w:ins>
          </w:p>
        </w:tc>
        <w:tc>
          <w:tcPr>
            <w:tcW w:w="0" w:type="dxa"/>
            <w:tcPrChange w:author="Andreyeva, Julia" w:date="2022-03-16T14:39:00Z" w:id="10203">
              <w:tcPr>
                <w:tcW w:w="2160" w:type="dxa"/>
              </w:tcPr>
            </w:tcPrChange>
          </w:tcPr>
          <w:p w:rsidR="003201EF" w:rsidP="00362BCE" w:rsidRDefault="003201EF" w14:paraId="00D6C6A3" w14:textId="77777777">
            <w:pPr>
              <w:pStyle w:val="BodyText"/>
              <w:cnfStyle w:val="000000000000" w:firstRow="0" w:lastRow="0" w:firstColumn="0" w:lastColumn="0" w:oddVBand="0" w:evenVBand="0" w:oddHBand="0" w:evenHBand="0" w:firstRowFirstColumn="0" w:firstRowLastColumn="0" w:lastRowFirstColumn="0" w:lastRowLastColumn="0"/>
              <w:rPr>
                <w:ins w:author="Andreyeva, Julia" w:date="2022-03-03T17:08:00Z" w:id="10204"/>
                <w:rFonts w:ascii="Arial" w:hAnsi="Arial" w:cs="Arial"/>
                <w:sz w:val="18"/>
                <w:lang w:eastAsia="fr-FR"/>
              </w:rPr>
            </w:pPr>
            <w:ins w:author="Andreyeva, Julia" w:date="2022-03-03T17:08:00Z" w:id="10205">
              <w:r>
                <w:rPr>
                  <w:rFonts w:ascii="Arial" w:hAnsi="Arial" w:cs="Arial"/>
                  <w:sz w:val="18"/>
                  <w:lang w:eastAsia="fr-FR"/>
                </w:rPr>
                <w:t>Sales online</w:t>
              </w:r>
            </w:ins>
          </w:p>
        </w:tc>
        <w:tc>
          <w:tcPr>
            <w:tcW w:w="5745" w:type="dxa"/>
            <w:tcPrChange w:author="Andreyeva, Julia" w:date="2022-03-16T14:39:00Z" w:id="10206">
              <w:tcPr>
                <w:tcW w:w="4600" w:type="dxa"/>
              </w:tcPr>
            </w:tcPrChange>
          </w:tcPr>
          <w:p w:rsidRPr="00664439" w:rsidR="003201EF" w:rsidP="003201EF" w:rsidRDefault="003201EF" w14:paraId="4A8F16A2" w14:textId="01FC9CA9">
            <w:pPr>
              <w:pStyle w:val="ListParagraph"/>
              <w:numPr>
                <w:ilvl w:val="0"/>
                <w:numId w:val="28"/>
              </w:numPr>
              <w:spacing w:after="0" w:line="240" w:lineRule="auto"/>
              <w:ind w:left="389" w:hanging="284"/>
              <w:jc w:val="both"/>
              <w:cnfStyle w:val="000000000000" w:firstRow="0" w:lastRow="0" w:firstColumn="0" w:lastColumn="0" w:oddVBand="0" w:evenVBand="0" w:oddHBand="0" w:evenHBand="0" w:firstRowFirstColumn="0" w:firstRowLastColumn="0" w:lastRowFirstColumn="0" w:lastRowLastColumn="0"/>
              <w:rPr>
                <w:ins w:author="Andreyeva, Julia" w:date="2022-03-03T17:08:00Z" w:id="10207"/>
                <w:rFonts w:eastAsia="Arial Unicode MS" w:cs="Arial"/>
                <w:szCs w:val="24"/>
                <w:lang w:val="en-US" w:eastAsia="fr-FR"/>
              </w:rPr>
            </w:pPr>
            <w:ins w:author="Andreyeva, Julia" w:date="2022-03-03T17:08:00Z" w:id="10208">
              <w:r w:rsidRPr="00664439">
                <w:rPr>
                  <w:rFonts w:eastAsia="Arial Unicode MS" w:cs="Arial"/>
                  <w:szCs w:val="24"/>
                  <w:lang w:val="en-US" w:eastAsia="fr-FR"/>
                </w:rPr>
                <w:t xml:space="preserve">date is filled in new column Cancelled Date and the service order’s status will be set to </w:t>
              </w:r>
            </w:ins>
            <w:ins w:author="Andreyeva, Julia" w:date="2022-03-18T10:41:00Z" w:id="10209">
              <w:r w:rsidRPr="00664439" w:rsidR="0026653C">
                <w:rPr>
                  <w:rFonts w:eastAsia="Arial Unicode MS" w:cs="Arial"/>
                  <w:szCs w:val="24"/>
                  <w:lang w:val="en-US" w:eastAsia="fr-FR"/>
                </w:rPr>
                <w:t>‘Cancelled</w:t>
              </w:r>
              <w:r w:rsidR="0026653C">
                <w:rPr>
                  <w:rFonts w:eastAsia="Arial Unicode MS" w:cs="Arial"/>
                  <w:szCs w:val="24"/>
                  <w:lang w:val="en-US" w:eastAsia="fr-FR"/>
                </w:rPr>
                <w:t xml:space="preserve"> by BO\ Cancelled by TM</w:t>
              </w:r>
              <w:r w:rsidRPr="00664439" w:rsidR="0026653C">
                <w:rPr>
                  <w:rFonts w:eastAsia="Arial Unicode MS" w:cs="Arial"/>
                  <w:szCs w:val="24"/>
                  <w:lang w:val="en-US" w:eastAsia="fr-FR"/>
                </w:rPr>
                <w:t>”</w:t>
              </w:r>
            </w:ins>
            <w:ins w:author="Andreyeva, Julia" w:date="2022-03-03T17:08:00Z" w:id="10210">
              <w:r w:rsidRPr="00664439">
                <w:rPr>
                  <w:rFonts w:eastAsia="Arial Unicode MS" w:cs="Arial"/>
                  <w:szCs w:val="24"/>
                  <w:lang w:val="en-US" w:eastAsia="fr-FR"/>
                </w:rPr>
                <w:t>.</w:t>
              </w:r>
            </w:ins>
          </w:p>
        </w:tc>
      </w:tr>
    </w:tbl>
    <w:p w:rsidRPr="00CD210D" w:rsidR="003201EF" w:rsidP="003201EF" w:rsidRDefault="003201EF" w14:paraId="1236A6B9" w14:textId="77777777">
      <w:pPr>
        <w:rPr>
          <w:ins w:author="Andreyeva, Julia" w:date="2022-03-03T17:08:00Z" w:id="10211"/>
          <w:lang w:val="en-US"/>
        </w:rPr>
      </w:pPr>
    </w:p>
    <w:p w:rsidRPr="002674DA" w:rsidR="007D4DBB" w:rsidP="007D4DBB" w:rsidRDefault="00806E15" w14:paraId="345D1ACB" w14:textId="5EF16986">
      <w:pPr>
        <w:rPr>
          <w:ins w:author="Andreyeva, Julia" w:date="2022-03-03T17:32:00Z" w:id="10212"/>
          <w:b/>
          <w:bCs/>
          <w:lang w:val="en-US"/>
          <w:rPrChange w:author="Andreyeva, Julia" w:date="2022-03-18T14:13:00Z" w:id="10213">
            <w:rPr>
              <w:ins w:author="Andreyeva, Julia" w:date="2022-03-03T17:32:00Z" w:id="10214"/>
              <w:b/>
              <w:bCs/>
              <w:color w:val="00857E" w:themeColor="accent3" w:themeShade="BF"/>
              <w:lang w:val="en-US"/>
            </w:rPr>
          </w:rPrChange>
        </w:rPr>
      </w:pPr>
      <w:ins w:author="Andreyeva, Julia" w:date="2022-03-03T17:31:00Z" w:id="10215">
        <w:r w:rsidRPr="002674DA">
          <w:rPr>
            <w:b/>
            <w:bCs/>
            <w:lang w:val="en-US"/>
            <w:rPrChange w:author="Andreyeva, Julia" w:date="2022-03-18T14:13:00Z" w:id="10216">
              <w:rPr>
                <w:lang w:val="en-US"/>
              </w:rPr>
            </w:rPrChange>
          </w:rPr>
          <w:t>1.2 Stock receive</w:t>
        </w:r>
      </w:ins>
    </w:p>
    <w:p w:rsidR="00D51D76" w:rsidP="007D4DBB" w:rsidRDefault="00D51D76" w14:paraId="2278BE2F" w14:textId="77777777">
      <w:pPr>
        <w:rPr>
          <w:ins w:author="Andreyeva, Julia" w:date="2022-03-03T17:32:00Z" w:id="10217"/>
          <w:b/>
          <w:bCs/>
          <w:color w:val="00857E" w:themeColor="accent3" w:themeShade="BF"/>
          <w:lang w:val="en-US"/>
        </w:rPr>
      </w:pPr>
    </w:p>
    <w:tbl>
      <w:tblPr>
        <w:tblStyle w:val="GridTable1Light-Accent6"/>
        <w:tblW w:w="10060" w:type="dxa"/>
        <w:tblLook w:val="04A0" w:firstRow="1" w:lastRow="0" w:firstColumn="1" w:lastColumn="0" w:noHBand="0" w:noVBand="1"/>
        <w:tblPrChange w:author="Andreyeva, Julia" w:date="2022-03-16T14:40:00Z" w:id="10218">
          <w:tblPr>
            <w:tblStyle w:val="GridTable1Light-Accent6"/>
            <w:tblW w:w="8915" w:type="dxa"/>
            <w:tblLook w:val="04A0" w:firstRow="1" w:lastRow="0" w:firstColumn="1" w:lastColumn="0" w:noHBand="0" w:noVBand="1"/>
          </w:tblPr>
        </w:tblPrChange>
      </w:tblPr>
      <w:tblGrid>
        <w:gridCol w:w="1379"/>
        <w:gridCol w:w="2397"/>
        <w:gridCol w:w="6284"/>
        <w:tblGridChange w:id="10219">
          <w:tblGrid>
            <w:gridCol w:w="2148"/>
            <w:gridCol w:w="2185"/>
            <w:gridCol w:w="4582"/>
          </w:tblGrid>
        </w:tblGridChange>
      </w:tblGrid>
      <w:tr w:rsidRPr="00842B64" w:rsidR="00D51D76" w:rsidTr="00220EF9" w14:paraId="49AD703C" w14:textId="77777777">
        <w:trPr>
          <w:cnfStyle w:val="100000000000" w:firstRow="1" w:lastRow="0" w:firstColumn="0" w:lastColumn="0" w:oddVBand="0" w:evenVBand="0" w:oddHBand="0" w:evenHBand="0" w:firstRowFirstColumn="0" w:firstRowLastColumn="0" w:lastRowFirstColumn="0" w:lastRowLastColumn="0"/>
          <w:ins w:author="Andreyeva, Julia" w:date="2022-03-03T17:31:00Z" w:id="10220"/>
        </w:trPr>
        <w:tc>
          <w:tcPr>
            <w:cnfStyle w:val="001000000000" w:firstRow="0" w:lastRow="0" w:firstColumn="1" w:lastColumn="0" w:oddVBand="0" w:evenVBand="0" w:oddHBand="0" w:evenHBand="0" w:firstRowFirstColumn="0" w:firstRowLastColumn="0" w:lastRowFirstColumn="0" w:lastRowLastColumn="0"/>
            <w:tcW w:w="0" w:type="dxa"/>
            <w:shd w:val="clear" w:color="auto" w:fill="407EC9" w:themeFill="accent6"/>
            <w:tcPrChange w:author="Andreyeva, Julia" w:date="2022-03-16T14:40:00Z" w:id="10221">
              <w:tcPr>
                <w:tcW w:w="2148" w:type="dxa"/>
                <w:shd w:val="clear" w:color="auto" w:fill="407EC9" w:themeFill="accent6"/>
              </w:tcPr>
            </w:tcPrChange>
          </w:tcPr>
          <w:p w:rsidRPr="0058426B" w:rsidR="00D63BE3" w:rsidP="00D63BE3" w:rsidRDefault="00D63BE3" w14:paraId="20B1C5D4" w14:textId="77777777">
            <w:pPr>
              <w:pStyle w:val="BodyText"/>
              <w:cnfStyle w:val="101000000000" w:firstRow="1" w:lastRow="0" w:firstColumn="1" w:lastColumn="0" w:oddVBand="0" w:evenVBand="0" w:oddHBand="0" w:evenHBand="0" w:firstRowFirstColumn="0" w:firstRowLastColumn="0" w:lastRowFirstColumn="0" w:lastRowLastColumn="0"/>
              <w:rPr>
                <w:ins w:author="Andreyeva, Julia" w:date="2022-03-03T17:32:00Z" w:id="10222"/>
                <w:rFonts w:ascii="Arial" w:hAnsi="Arial" w:cs="Arial"/>
                <w:b w:val="0"/>
                <w:color w:val="FFFFFF" w:themeColor="background1"/>
                <w:sz w:val="18"/>
                <w:lang w:eastAsia="fr-FR"/>
              </w:rPr>
            </w:pPr>
            <w:ins w:author="Andreyeva, Julia" w:date="2022-03-03T17:32:00Z" w:id="10223">
              <w:r w:rsidRPr="0058426B">
                <w:rPr>
                  <w:rFonts w:ascii="Arial" w:hAnsi="Arial" w:cs="Arial"/>
                  <w:color w:val="FFFFFF" w:themeColor="background1"/>
                  <w:sz w:val="18"/>
                  <w:lang w:eastAsia="fr-FR"/>
                </w:rPr>
                <w:t>Role</w:t>
              </w:r>
            </w:ins>
          </w:p>
          <w:p w:rsidRPr="00842B64" w:rsidR="00D63BE3" w:rsidP="00D63BE3" w:rsidRDefault="00D63BE3" w14:paraId="44EB5B0C" w14:textId="5EFF0F1C">
            <w:pPr>
              <w:pStyle w:val="BodyText"/>
              <w:cnfStyle w:val="101000000000" w:firstRow="1" w:lastRow="0" w:firstColumn="1" w:lastColumn="0" w:oddVBand="0" w:evenVBand="0" w:oddHBand="0" w:evenHBand="0" w:firstRowFirstColumn="0" w:firstRowLastColumn="0" w:lastRowFirstColumn="0" w:lastRowLastColumn="0"/>
              <w:rPr>
                <w:ins w:author="Andreyeva, Julia" w:date="2022-03-03T17:31:00Z" w:id="10224"/>
                <w:rFonts w:ascii="Arial" w:hAnsi="Arial" w:cs="Arial"/>
                <w:i/>
                <w:iCs/>
                <w:color w:val="FFFFFF" w:themeColor="background1"/>
                <w:sz w:val="18"/>
                <w:lang w:eastAsia="fr-FR"/>
              </w:rPr>
            </w:pPr>
            <w:ins w:author="Andreyeva, Julia" w:date="2022-03-03T17:32:00Z" w:id="10225">
              <w:r w:rsidRPr="00842B64">
                <w:rPr>
                  <w:rFonts w:ascii="Arial" w:hAnsi="Arial" w:cs="Arial"/>
                  <w:i/>
                  <w:iCs/>
                  <w:color w:val="FFFFFF" w:themeColor="background1"/>
                  <w:sz w:val="18"/>
                  <w:lang w:eastAsia="fr-FR"/>
                </w:rPr>
                <w:t>Trade Marketer, ASM, Local Admin…</w:t>
              </w:r>
            </w:ins>
          </w:p>
        </w:tc>
        <w:tc>
          <w:tcPr>
            <w:tcW w:w="0" w:type="dxa"/>
            <w:shd w:val="clear" w:color="auto" w:fill="407EC9" w:themeFill="accent6"/>
            <w:tcPrChange w:author="Andreyeva, Julia" w:date="2022-03-16T14:40:00Z" w:id="10226">
              <w:tcPr>
                <w:tcW w:w="2185" w:type="dxa"/>
                <w:shd w:val="clear" w:color="auto" w:fill="407EC9" w:themeFill="accent6"/>
              </w:tcPr>
            </w:tcPrChange>
          </w:tcPr>
          <w:p w:rsidRPr="0058426B" w:rsidR="00D63BE3" w:rsidP="00D63BE3" w:rsidRDefault="00D63BE3" w14:paraId="22C85A45"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2:00Z" w:id="10227"/>
                <w:rFonts w:ascii="Arial" w:hAnsi="Arial" w:cs="Arial"/>
                <w:b w:val="0"/>
                <w:color w:val="FFFFFF" w:themeColor="background1"/>
                <w:sz w:val="18"/>
                <w:lang w:eastAsia="fr-FR"/>
              </w:rPr>
            </w:pPr>
            <w:ins w:author="Andreyeva, Julia" w:date="2022-03-03T17:32:00Z" w:id="10228">
              <w:r w:rsidRPr="0058426B">
                <w:rPr>
                  <w:rFonts w:ascii="Arial" w:hAnsi="Arial" w:cs="Arial"/>
                  <w:color w:val="FFFFFF" w:themeColor="background1"/>
                  <w:sz w:val="18"/>
                  <w:lang w:eastAsia="fr-FR"/>
                </w:rPr>
                <w:t>Application</w:t>
              </w:r>
            </w:ins>
          </w:p>
          <w:p w:rsidRPr="00842B64" w:rsidR="00D63BE3" w:rsidP="00D63BE3" w:rsidRDefault="00D63BE3" w14:paraId="5D359787" w14:textId="7B3BD93D">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1:00Z" w:id="10229"/>
                <w:rFonts w:ascii="Arial" w:hAnsi="Arial" w:cs="Arial"/>
                <w:i/>
                <w:iCs/>
                <w:color w:val="FFFFFF" w:themeColor="background1"/>
                <w:sz w:val="18"/>
                <w:lang w:eastAsia="fr-FR"/>
              </w:rPr>
            </w:pPr>
            <w:ins w:author="Andreyeva, Julia" w:date="2022-03-03T17:32:00Z" w:id="10230">
              <w:r w:rsidRPr="00842B64">
                <w:rPr>
                  <w:rFonts w:ascii="Arial" w:hAnsi="Arial" w:cs="Arial"/>
                  <w:i/>
                  <w:iCs/>
                  <w:color w:val="FFFFFF" w:themeColor="background1"/>
                  <w:sz w:val="18"/>
                  <w:lang w:eastAsia="fr-FR"/>
                </w:rPr>
                <w:t>Sales, Analytics, ETL, Batch, Interface</w:t>
              </w:r>
            </w:ins>
          </w:p>
        </w:tc>
        <w:tc>
          <w:tcPr>
            <w:tcW w:w="5727" w:type="dxa"/>
            <w:shd w:val="clear" w:color="auto" w:fill="407EC9" w:themeFill="accent6"/>
            <w:tcPrChange w:author="Andreyeva, Julia" w:date="2022-03-16T14:40:00Z" w:id="10231">
              <w:tcPr>
                <w:tcW w:w="4582" w:type="dxa"/>
                <w:shd w:val="clear" w:color="auto" w:fill="407EC9" w:themeFill="accent6"/>
              </w:tcPr>
            </w:tcPrChange>
          </w:tcPr>
          <w:p w:rsidRPr="0058426B" w:rsidR="00D63BE3" w:rsidP="00D63BE3" w:rsidRDefault="00D63BE3" w14:paraId="17E3FF10"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2:00Z" w:id="10232"/>
                <w:rFonts w:ascii="Arial" w:hAnsi="Arial" w:cs="Arial"/>
                <w:b w:val="0"/>
                <w:color w:val="FFFFFF" w:themeColor="background1"/>
                <w:sz w:val="18"/>
                <w:lang w:eastAsia="fr-FR"/>
              </w:rPr>
            </w:pPr>
            <w:ins w:author="Andreyeva, Julia" w:date="2022-03-03T17:32:00Z" w:id="10233">
              <w:r w:rsidRPr="0058426B">
                <w:rPr>
                  <w:rFonts w:ascii="Arial" w:hAnsi="Arial" w:cs="Arial"/>
                  <w:color w:val="FFFFFF" w:themeColor="background1"/>
                  <w:sz w:val="18"/>
                  <w:lang w:eastAsia="fr-FR"/>
                </w:rPr>
                <w:t>Step</w:t>
              </w:r>
            </w:ins>
          </w:p>
          <w:p w:rsidRPr="00842B64" w:rsidR="00D63BE3" w:rsidP="00D63BE3" w:rsidRDefault="00D63BE3" w14:paraId="4C934AE7" w14:textId="20BCB47F">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1:00Z" w:id="10234"/>
                <w:rFonts w:ascii="Arial" w:hAnsi="Arial" w:cs="Arial"/>
                <w:i/>
                <w:iCs/>
                <w:color w:val="FFFFFF" w:themeColor="background1"/>
                <w:sz w:val="18"/>
                <w:lang w:eastAsia="fr-FR"/>
              </w:rPr>
            </w:pPr>
            <w:ins w:author="Andreyeva, Julia" w:date="2022-03-03T17:32:00Z" w:id="10235">
              <w:r w:rsidRPr="00842B64">
                <w:rPr>
                  <w:rFonts w:ascii="Arial" w:hAnsi="Arial" w:cs="Arial"/>
                  <w:i/>
                  <w:iCs/>
                  <w:color w:val="FFFFFF" w:themeColor="background1"/>
                  <w:sz w:val="18"/>
                  <w:lang w:eastAsia="fr-FR"/>
                </w:rPr>
                <w:t>Description of the step and its expected output</w:t>
              </w:r>
            </w:ins>
          </w:p>
        </w:tc>
      </w:tr>
      <w:tr w:rsidRPr="00890233" w:rsidR="00890233" w:rsidTr="00220EF9" w14:paraId="671EFB2B" w14:textId="77777777">
        <w:trPr>
          <w:ins w:author="Andreyeva, Julia" w:date="2022-03-03T17:31:00Z" w:id="10236"/>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237">
              <w:tcPr>
                <w:tcW w:w="2148" w:type="dxa"/>
              </w:tcPr>
            </w:tcPrChange>
          </w:tcPr>
          <w:p w:rsidRPr="009E4BE6" w:rsidR="00890233" w:rsidP="00362BCE" w:rsidRDefault="00890233" w14:paraId="1DB7925A" w14:textId="77777777">
            <w:pPr>
              <w:spacing w:after="120" w:line="259" w:lineRule="auto"/>
              <w:rPr>
                <w:ins w:author="Andreyeva, Julia" w:date="2022-03-03T17:31:00Z" w:id="10238"/>
                <w:b w:val="0"/>
                <w:bCs w:val="0"/>
              </w:rPr>
            </w:pPr>
            <w:ins w:author="Andreyeva, Julia" w:date="2022-03-03T17:31:00Z" w:id="10239">
              <w:r w:rsidRPr="009E4BE6">
                <w:rPr>
                  <w:b w:val="0"/>
                  <w:bCs w:val="0"/>
                </w:rPr>
                <w:t>Back office: PO, ASM, Local Admin, TM</w:t>
              </w:r>
            </w:ins>
          </w:p>
        </w:tc>
        <w:tc>
          <w:tcPr>
            <w:tcW w:w="0" w:type="dxa"/>
            <w:tcPrChange w:author="Andreyeva, Julia" w:date="2022-03-16T14:40:00Z" w:id="10240">
              <w:tcPr>
                <w:tcW w:w="2185" w:type="dxa"/>
              </w:tcPr>
            </w:tcPrChange>
          </w:tcPr>
          <w:p w:rsidRPr="009E4BE6" w:rsidR="00890233" w:rsidP="00362BCE" w:rsidRDefault="00890233" w14:paraId="26765765"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41"/>
              </w:rPr>
            </w:pPr>
            <w:ins w:author="Andreyeva, Julia" w:date="2022-03-03T17:31:00Z" w:id="10242">
              <w:r w:rsidRPr="009E4BE6">
                <w:t>Siebel Sales/OBIEE/TMEC mobile</w:t>
              </w:r>
            </w:ins>
          </w:p>
        </w:tc>
        <w:tc>
          <w:tcPr>
            <w:tcW w:w="5727" w:type="dxa"/>
            <w:tcPrChange w:author="Andreyeva, Julia" w:date="2022-03-16T14:40:00Z" w:id="10243">
              <w:tcPr>
                <w:tcW w:w="4582" w:type="dxa"/>
              </w:tcPr>
            </w:tcPrChange>
          </w:tcPr>
          <w:p w:rsidRPr="009E4BE6" w:rsidR="00890233" w:rsidP="00362BCE" w:rsidRDefault="00890233" w14:paraId="25038939"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44"/>
              </w:rPr>
            </w:pPr>
            <w:ins w:author="Andreyeva, Julia" w:date="2022-03-03T17:31:00Z" w:id="10245">
              <w:r w:rsidRPr="009E4BE6">
                <w:t>Navigate to view JTI Order Entity – All Orders View (Service)</w:t>
              </w:r>
            </w:ins>
          </w:p>
          <w:p w:rsidRPr="009E4BE6" w:rsidR="00890233" w:rsidP="00362BCE" w:rsidRDefault="00890233" w14:paraId="13B406C8"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46"/>
              </w:rPr>
            </w:pPr>
            <w:ins w:author="Andreyeva, Julia" w:date="2022-03-03T17:31:00Z" w:id="10247">
              <w:r w:rsidRPr="009E4BE6">
                <w:t>Create service order with type “Receive”</w:t>
              </w:r>
            </w:ins>
          </w:p>
          <w:p w:rsidRPr="009E4BE6" w:rsidR="00890233" w:rsidP="00362BCE" w:rsidRDefault="00890233" w14:paraId="7C74ED89"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48"/>
              </w:rPr>
            </w:pPr>
            <w:ins w:author="Andreyeva, Julia" w:date="2022-03-03T17:31:00Z" w:id="10249">
              <w:r w:rsidRPr="009E4BE6">
                <w:t>Specify inventory location</w:t>
              </w:r>
            </w:ins>
          </w:p>
          <w:p w:rsidRPr="009E4BE6" w:rsidR="00890233" w:rsidP="00362BCE" w:rsidRDefault="00890233" w14:paraId="2CC99A88"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50"/>
              </w:rPr>
            </w:pPr>
            <w:ins w:author="Andreyeva, Julia" w:date="2022-03-03T17:31:00Z" w:id="10251">
              <w:r w:rsidRPr="009E4BE6">
                <w:t>Add products</w:t>
              </w:r>
            </w:ins>
          </w:p>
          <w:p w:rsidRPr="009E4BE6" w:rsidR="00890233" w:rsidP="00362BCE" w:rsidRDefault="00890233" w14:paraId="4D3A0D53"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52"/>
              </w:rPr>
            </w:pPr>
            <w:ins w:author="Andreyeva, Julia" w:date="2022-03-03T17:31:00Z" w:id="10253">
              <w:r w:rsidRPr="009E4BE6">
                <w:t>Press submit button</w:t>
              </w:r>
            </w:ins>
          </w:p>
          <w:p w:rsidRPr="009E4BE6" w:rsidR="00890233" w:rsidP="00362BCE" w:rsidRDefault="00890233" w14:paraId="471E12A7" w14:textId="63960D8A">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54"/>
              </w:rPr>
            </w:pPr>
            <w:ins w:author="Andreyeva, Julia" w:date="2022-03-03T17:31:00Z" w:id="10255">
              <w:r w:rsidRPr="009E4BE6">
                <w:t xml:space="preserve">Service Order status changes to </w:t>
              </w:r>
            </w:ins>
            <w:ins w:author="Andreyeva, Julia" w:date="2022-03-18T10:44:00Z" w:id="10256">
              <w:r w:rsidR="00031574">
                <w:t>“P</w:t>
              </w:r>
              <w:r w:rsidR="00C31FED">
                <w:t>ending</w:t>
              </w:r>
            </w:ins>
            <w:ins w:author="Andreyeva, Julia" w:date="2022-03-18T10:45:00Z" w:id="10257">
              <w:r w:rsidR="00031574">
                <w:t>”</w:t>
              </w:r>
            </w:ins>
          </w:p>
          <w:p w:rsidRPr="009E4BE6" w:rsidR="00890233" w:rsidP="00362BCE" w:rsidRDefault="00890233" w14:paraId="67BE60EA"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58"/>
              </w:rPr>
            </w:pPr>
            <w:ins w:author="Andreyeva, Julia" w:date="2022-03-03T17:31:00Z" w:id="10259">
              <w:r w:rsidRPr="009E4BE6">
                <w:t>Do synchronization</w:t>
              </w:r>
            </w:ins>
          </w:p>
          <w:p w:rsidRPr="009E4BE6" w:rsidR="00890233" w:rsidP="00362BCE" w:rsidRDefault="00890233" w14:paraId="0D98DF75" w14:textId="2F082BF4">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60"/>
              </w:rPr>
            </w:pPr>
            <w:ins w:author="Andreyeva, Julia" w:date="2022-03-03T17:31:00Z" w:id="10261">
              <w:r w:rsidRPr="009E4BE6">
                <w:t>Check in TMEC mobile new stock receive with type “Receive” and status “</w:t>
              </w:r>
            </w:ins>
            <w:ins w:author="Andreyeva, Julia" w:date="2022-03-18T10:45:00Z" w:id="10262">
              <w:r w:rsidR="00C65C85">
                <w:t>To receive</w:t>
              </w:r>
            </w:ins>
            <w:ins w:author="Andreyeva, Julia" w:date="2022-03-03T17:31:00Z" w:id="10263">
              <w:r w:rsidRPr="009E4BE6">
                <w:t>”</w:t>
              </w:r>
            </w:ins>
          </w:p>
          <w:p w:rsidRPr="009E4BE6" w:rsidR="00890233" w:rsidP="00362BCE" w:rsidRDefault="00890233" w14:paraId="3CC134F1"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64"/>
              </w:rPr>
            </w:pPr>
            <w:ins w:author="Andreyeva, Julia" w:date="2022-03-03T17:31:00Z" w:id="10265">
              <w:r w:rsidRPr="009E4BE6">
                <w:t>Revises receive request</w:t>
              </w:r>
            </w:ins>
          </w:p>
          <w:p w:rsidRPr="009E4BE6" w:rsidR="00890233" w:rsidP="00362BCE" w:rsidRDefault="00890233" w14:paraId="5B18C62F" w14:textId="710FDAB5">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66"/>
              </w:rPr>
            </w:pPr>
            <w:ins w:author="Andreyeva, Julia" w:date="2022-03-03T17:31:00Z" w:id="10267">
              <w:r w:rsidRPr="009E4BE6">
                <w:t>Change status to submitted/</w:t>
              </w:r>
            </w:ins>
            <w:ins w:author="Andreyeva, Julia" w:date="2022-03-18T10:46:00Z" w:id="10268">
              <w:r w:rsidR="0058138D">
                <w:t>Cancelled by TM</w:t>
              </w:r>
            </w:ins>
          </w:p>
          <w:p w:rsidRPr="009E4BE6" w:rsidR="00890233" w:rsidP="00362BCE" w:rsidRDefault="00890233" w14:paraId="6077E199"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69"/>
              </w:rPr>
            </w:pPr>
            <w:ins w:author="Andreyeva, Julia" w:date="2022-03-03T17:31:00Z" w:id="10270">
              <w:r w:rsidRPr="009E4BE6">
                <w:t>Check that the appropriate stock mgmt. transaction has been generated in OLTP</w:t>
              </w:r>
            </w:ins>
          </w:p>
          <w:p w:rsidRPr="009E4BE6" w:rsidR="00890233" w:rsidP="00362BCE" w:rsidRDefault="00890233" w14:paraId="72169354" w14:textId="77777777">
            <w:pPr>
              <w:spacing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1:00Z" w:id="10271"/>
              </w:rPr>
            </w:pPr>
            <w:ins w:author="Andreyeva, Julia" w:date="2022-03-03T17:31:00Z" w:id="10272">
              <w:r w:rsidRPr="009E4BE6">
                <w:lastRenderedPageBreak/>
                <w:t>Wait for Nightly ETL. Validate that the field is transferred to OBIEE</w:t>
              </w:r>
            </w:ins>
          </w:p>
        </w:tc>
      </w:tr>
      <w:tr w:rsidRPr="0058426B" w:rsidR="0058426B" w:rsidDel="00D40800" w:rsidTr="00220EF9" w14:paraId="62B1528D" w14:textId="09CAB0B4">
        <w:trPr>
          <w:del w:author="Andreyeva, Julia" w:date="2022-03-03T17:07:00Z" w:id="10273"/>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0274">
              <w:tcPr>
                <w:tcW w:w="2148" w:type="dxa"/>
                <w:shd w:val="clear" w:color="auto" w:fill="2B5D9A" w:themeFill="accent6" w:themeFillShade="BF"/>
              </w:tcPr>
            </w:tcPrChange>
          </w:tcPr>
          <w:p w:rsidRPr="0058426B" w:rsidR="0058426B" w:rsidDel="00D40800" w:rsidP="00652EAA" w:rsidRDefault="0058426B" w14:paraId="1EB79103" w14:textId="6A339880">
            <w:pPr>
              <w:pStyle w:val="BodyText"/>
              <w:rPr>
                <w:del w:author="Andreyeva, Julia" w:date="2022-03-03T17:07:00Z" w:id="10275"/>
                <w:rFonts w:ascii="Arial" w:hAnsi="Arial" w:cs="Arial"/>
                <w:b w:val="0"/>
                <w:color w:val="FFFFFF" w:themeColor="background1"/>
                <w:sz w:val="18"/>
                <w:lang w:eastAsia="fr-FR"/>
              </w:rPr>
            </w:pPr>
            <w:del w:author="Andreyeva, Julia" w:date="2022-03-03T17:07:00Z" w:id="10276">
              <w:r w:rsidRPr="0058426B" w:rsidDel="00D40800">
                <w:rPr>
                  <w:rFonts w:ascii="Arial" w:hAnsi="Arial" w:cs="Arial"/>
                  <w:color w:val="FFFFFF" w:themeColor="background1"/>
                  <w:sz w:val="18"/>
                  <w:lang w:eastAsia="fr-FR"/>
                </w:rPr>
                <w:lastRenderedPageBreak/>
                <w:delText>Role</w:delText>
              </w:r>
            </w:del>
          </w:p>
          <w:p w:rsidRPr="00842B64" w:rsidR="0058426B" w:rsidDel="00D40800" w:rsidP="00652EAA" w:rsidRDefault="0058426B" w14:paraId="0342E447" w14:textId="1CA38D5E">
            <w:pPr>
              <w:pStyle w:val="BodyText"/>
              <w:rPr>
                <w:del w:author="Andreyeva, Julia" w:date="2022-03-03T17:07:00Z" w:id="10277"/>
                <w:rFonts w:ascii="Arial" w:hAnsi="Arial" w:cs="Arial"/>
                <w:i/>
                <w:iCs/>
                <w:color w:val="FFFFFF" w:themeColor="background1"/>
                <w:sz w:val="18"/>
                <w:lang w:eastAsia="fr-FR"/>
              </w:rPr>
            </w:pPr>
            <w:del w:author="Andreyeva, Julia" w:date="2022-03-03T17:07:00Z" w:id="10278">
              <w:r w:rsidRPr="00842B64" w:rsidDel="00D40800">
                <w:rPr>
                  <w:rFonts w:ascii="Arial" w:hAnsi="Arial" w:cs="Arial"/>
                  <w:i/>
                  <w:iCs/>
                  <w:color w:val="FFFFFF" w:themeColor="background1"/>
                  <w:sz w:val="18"/>
                  <w:lang w:eastAsia="fr-FR"/>
                </w:rPr>
                <w:delText>Trade Marketer, ASM, Local Admin…</w:delText>
              </w:r>
            </w:del>
          </w:p>
        </w:tc>
        <w:tc>
          <w:tcPr>
            <w:tcW w:w="0" w:type="dxa"/>
            <w:shd w:val="clear" w:color="auto" w:fill="2B5D9A" w:themeFill="accent6" w:themeFillShade="BF"/>
            <w:tcPrChange w:author="Andreyeva, Julia" w:date="2022-03-16T14:40:00Z" w:id="10279">
              <w:tcPr>
                <w:tcW w:w="2185" w:type="dxa"/>
                <w:shd w:val="clear" w:color="auto" w:fill="2B5D9A" w:themeFill="accent6" w:themeFillShade="BF"/>
              </w:tcPr>
            </w:tcPrChange>
          </w:tcPr>
          <w:p w:rsidRPr="0058426B" w:rsidR="0058426B" w:rsidDel="00D40800" w:rsidP="00652EAA" w:rsidRDefault="0058426B" w14:paraId="383C3682" w14:textId="6120AD48">
            <w:pPr>
              <w:pStyle w:val="BodyText"/>
              <w:cnfStyle w:val="000000000000" w:firstRow="0" w:lastRow="0" w:firstColumn="0" w:lastColumn="0" w:oddVBand="0" w:evenVBand="0" w:oddHBand="0" w:evenHBand="0" w:firstRowFirstColumn="0" w:firstRowLastColumn="0" w:lastRowFirstColumn="0" w:lastRowLastColumn="0"/>
              <w:rPr>
                <w:del w:author="Andreyeva, Julia" w:date="2022-03-03T17:07:00Z" w:id="10280"/>
                <w:rFonts w:ascii="Arial" w:hAnsi="Arial" w:cs="Arial"/>
                <w:b/>
                <w:color w:val="FFFFFF" w:themeColor="background1"/>
                <w:sz w:val="18"/>
                <w:lang w:eastAsia="fr-FR"/>
              </w:rPr>
            </w:pPr>
            <w:del w:author="Andreyeva, Julia" w:date="2022-03-03T17:07:00Z" w:id="10281">
              <w:r w:rsidRPr="0058426B" w:rsidDel="00D40800">
                <w:rPr>
                  <w:rFonts w:ascii="Arial" w:hAnsi="Arial" w:cs="Arial"/>
                  <w:color w:val="FFFFFF" w:themeColor="background1"/>
                  <w:sz w:val="18"/>
                  <w:lang w:eastAsia="fr-FR"/>
                </w:rPr>
                <w:delText>Application</w:delText>
              </w:r>
            </w:del>
          </w:p>
          <w:p w:rsidRPr="00842B64" w:rsidR="0058426B" w:rsidDel="00D40800" w:rsidP="00652EAA" w:rsidRDefault="0058426B" w14:paraId="7903F457" w14:textId="6A9E3155">
            <w:pPr>
              <w:pStyle w:val="BodyText"/>
              <w:cnfStyle w:val="000000000000" w:firstRow="0" w:lastRow="0" w:firstColumn="0" w:lastColumn="0" w:oddVBand="0" w:evenVBand="0" w:oddHBand="0" w:evenHBand="0" w:firstRowFirstColumn="0" w:firstRowLastColumn="0" w:lastRowFirstColumn="0" w:lastRowLastColumn="0"/>
              <w:rPr>
                <w:del w:author="Andreyeva, Julia" w:date="2022-03-03T17:07:00Z" w:id="10282"/>
                <w:rFonts w:ascii="Arial" w:hAnsi="Arial" w:cs="Arial"/>
                <w:i/>
                <w:iCs/>
                <w:color w:val="FFFFFF" w:themeColor="background1"/>
                <w:sz w:val="18"/>
                <w:lang w:eastAsia="fr-FR"/>
              </w:rPr>
            </w:pPr>
            <w:del w:author="Andreyeva, Julia" w:date="2022-03-03T17:07:00Z" w:id="10283">
              <w:r w:rsidRPr="00842B64" w:rsidDel="00D40800">
                <w:rPr>
                  <w:rFonts w:ascii="Arial" w:hAnsi="Arial" w:cs="Arial"/>
                  <w:i/>
                  <w:iCs/>
                  <w:color w:val="FFFFFF" w:themeColor="background1"/>
                  <w:sz w:val="18"/>
                  <w:lang w:eastAsia="fr-FR"/>
                </w:rPr>
                <w:delText>Sales, Analytics, ETL, Batch, Interface</w:delText>
              </w:r>
            </w:del>
          </w:p>
        </w:tc>
        <w:tc>
          <w:tcPr>
            <w:tcW w:w="5727" w:type="dxa"/>
            <w:shd w:val="clear" w:color="auto" w:fill="2B5D9A" w:themeFill="accent6" w:themeFillShade="BF"/>
            <w:tcPrChange w:author="Andreyeva, Julia" w:date="2022-03-16T14:40:00Z" w:id="10284">
              <w:tcPr>
                <w:tcW w:w="4582" w:type="dxa"/>
                <w:shd w:val="clear" w:color="auto" w:fill="2B5D9A" w:themeFill="accent6" w:themeFillShade="BF"/>
              </w:tcPr>
            </w:tcPrChange>
          </w:tcPr>
          <w:p w:rsidRPr="0058426B" w:rsidR="0058426B" w:rsidDel="00D40800" w:rsidP="00652EAA" w:rsidRDefault="0058426B" w14:paraId="27C199A7" w14:textId="5213193E">
            <w:pPr>
              <w:pStyle w:val="BodyText"/>
              <w:cnfStyle w:val="000000000000" w:firstRow="0" w:lastRow="0" w:firstColumn="0" w:lastColumn="0" w:oddVBand="0" w:evenVBand="0" w:oddHBand="0" w:evenHBand="0" w:firstRowFirstColumn="0" w:firstRowLastColumn="0" w:lastRowFirstColumn="0" w:lastRowLastColumn="0"/>
              <w:rPr>
                <w:del w:author="Andreyeva, Julia" w:date="2022-03-03T17:07:00Z" w:id="10285"/>
                <w:rFonts w:ascii="Arial" w:hAnsi="Arial" w:cs="Arial"/>
                <w:b/>
                <w:color w:val="FFFFFF" w:themeColor="background1"/>
                <w:sz w:val="18"/>
                <w:lang w:eastAsia="fr-FR"/>
              </w:rPr>
            </w:pPr>
            <w:del w:author="Andreyeva, Julia" w:date="2022-03-03T17:07:00Z" w:id="10286">
              <w:r w:rsidRPr="0058426B" w:rsidDel="00D40800">
                <w:rPr>
                  <w:rFonts w:ascii="Arial" w:hAnsi="Arial" w:cs="Arial"/>
                  <w:color w:val="FFFFFF" w:themeColor="background1"/>
                  <w:sz w:val="18"/>
                  <w:lang w:eastAsia="fr-FR"/>
                </w:rPr>
                <w:delText>Step</w:delText>
              </w:r>
            </w:del>
          </w:p>
          <w:p w:rsidRPr="00842B64" w:rsidR="0058426B" w:rsidDel="00D40800" w:rsidP="00652EAA" w:rsidRDefault="0058426B" w14:paraId="493072CF" w14:textId="6FF0F3ED">
            <w:pPr>
              <w:pStyle w:val="BodyText"/>
              <w:cnfStyle w:val="000000000000" w:firstRow="0" w:lastRow="0" w:firstColumn="0" w:lastColumn="0" w:oddVBand="0" w:evenVBand="0" w:oddHBand="0" w:evenHBand="0" w:firstRowFirstColumn="0" w:firstRowLastColumn="0" w:lastRowFirstColumn="0" w:lastRowLastColumn="0"/>
              <w:rPr>
                <w:del w:author="Andreyeva, Julia" w:date="2022-03-03T17:07:00Z" w:id="10287"/>
                <w:rFonts w:ascii="Arial" w:hAnsi="Arial" w:cs="Arial"/>
                <w:i/>
                <w:iCs/>
                <w:color w:val="FFFFFF" w:themeColor="background1"/>
                <w:sz w:val="18"/>
                <w:lang w:eastAsia="fr-FR"/>
              </w:rPr>
            </w:pPr>
            <w:del w:author="Andreyeva, Julia" w:date="2022-03-03T17:07:00Z" w:id="10288">
              <w:r w:rsidRPr="00842B64" w:rsidDel="00D40800">
                <w:rPr>
                  <w:rFonts w:ascii="Arial" w:hAnsi="Arial" w:cs="Arial"/>
                  <w:i/>
                  <w:iCs/>
                  <w:color w:val="FFFFFF" w:themeColor="background1"/>
                  <w:sz w:val="18"/>
                  <w:lang w:eastAsia="fr-FR"/>
                </w:rPr>
                <w:delText>Description of  the step and its expected output</w:delText>
              </w:r>
            </w:del>
          </w:p>
        </w:tc>
      </w:tr>
      <w:tr w:rsidRPr="00486CDA" w:rsidR="0058426B" w:rsidDel="00D40800" w:rsidTr="00220EF9" w14:paraId="677ECDB9" w14:textId="38D81D37">
        <w:trPr>
          <w:del w:author="Andreyeva, Julia" w:date="2022-03-03T17:07:00Z" w:id="1028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290">
              <w:tcPr>
                <w:tcW w:w="2148" w:type="dxa"/>
              </w:tcPr>
            </w:tcPrChange>
          </w:tcPr>
          <w:p w:rsidRPr="00084C6C" w:rsidR="0058426B" w:rsidDel="00D40800" w:rsidP="00652EAA" w:rsidRDefault="00084C6C" w14:paraId="47B8E5E1" w14:textId="01F42E26">
            <w:pPr>
              <w:pStyle w:val="BodyText"/>
              <w:rPr>
                <w:del w:author="Andreyeva, Julia" w:date="2022-03-03T17:07:00Z" w:id="10291"/>
                <w:rFonts w:ascii="Arial" w:hAnsi="Arial" w:cs="Arial"/>
                <w:b w:val="0"/>
                <w:bCs w:val="0"/>
                <w:sz w:val="18"/>
                <w:lang w:eastAsia="fr-FR"/>
              </w:rPr>
            </w:pPr>
            <w:del w:author="Andreyeva, Julia" w:date="2022-03-03T17:07:00Z" w:id="10292">
              <w:r w:rsidRPr="00084C6C" w:rsidDel="00D40800">
                <w:rPr>
                  <w:rFonts w:ascii="Arial" w:hAnsi="Arial" w:cs="Arial"/>
                  <w:b w:val="0"/>
                  <w:bCs w:val="0"/>
                  <w:sz w:val="18"/>
                  <w:lang w:eastAsia="fr-FR"/>
                </w:rPr>
                <w:delText>Local administrator</w:delText>
              </w:r>
            </w:del>
          </w:p>
        </w:tc>
        <w:tc>
          <w:tcPr>
            <w:tcW w:w="0" w:type="dxa"/>
            <w:tcPrChange w:author="Andreyeva, Julia" w:date="2022-03-16T14:40:00Z" w:id="10293">
              <w:tcPr>
                <w:tcW w:w="2185" w:type="dxa"/>
              </w:tcPr>
            </w:tcPrChange>
          </w:tcPr>
          <w:p w:rsidRPr="00486CDA" w:rsidR="0058426B" w:rsidDel="00D40800" w:rsidP="00652EAA" w:rsidRDefault="0058426B" w14:paraId="1B57CFD8" w14:textId="30EE0682">
            <w:pPr>
              <w:pStyle w:val="BodyText"/>
              <w:cnfStyle w:val="000000000000" w:firstRow="0" w:lastRow="0" w:firstColumn="0" w:lastColumn="0" w:oddVBand="0" w:evenVBand="0" w:oddHBand="0" w:evenHBand="0" w:firstRowFirstColumn="0" w:firstRowLastColumn="0" w:lastRowFirstColumn="0" w:lastRowLastColumn="0"/>
              <w:rPr>
                <w:del w:author="Andreyeva, Julia" w:date="2022-03-03T17:07:00Z" w:id="10294"/>
                <w:rFonts w:ascii="Arial" w:hAnsi="Arial" w:cs="Arial"/>
                <w:sz w:val="18"/>
                <w:lang w:eastAsia="fr-FR"/>
              </w:rPr>
            </w:pPr>
            <w:del w:author="Andreyeva, Julia" w:date="2022-03-03T17:07:00Z" w:id="10295">
              <w:r w:rsidRPr="00486CDA" w:rsidDel="00D40800">
                <w:rPr>
                  <w:rFonts w:ascii="Arial" w:hAnsi="Arial" w:cs="Arial"/>
                  <w:sz w:val="18"/>
                  <w:lang w:eastAsia="fr-FR"/>
                </w:rPr>
                <w:delText>Siebel Sales/</w:delText>
              </w:r>
              <w:r w:rsidDel="00D40800" w:rsidR="00E212BC">
                <w:rPr>
                  <w:rFonts w:ascii="Arial" w:hAnsi="Arial" w:cs="Arial"/>
                  <w:sz w:val="18"/>
                  <w:lang w:eastAsia="fr-FR"/>
                </w:rPr>
                <w:delText>TMEC mobile/BI</w:delText>
              </w:r>
            </w:del>
          </w:p>
        </w:tc>
        <w:tc>
          <w:tcPr>
            <w:tcW w:w="5727" w:type="dxa"/>
            <w:tcPrChange w:author="Andreyeva, Julia" w:date="2022-03-16T14:40:00Z" w:id="10296">
              <w:tcPr>
                <w:tcW w:w="4582" w:type="dxa"/>
              </w:tcPr>
            </w:tcPrChange>
          </w:tcPr>
          <w:p w:rsidR="00D571B6" w:rsidDel="00D40800" w:rsidP="00D571B6" w:rsidRDefault="00E04225" w14:paraId="0203C578" w14:textId="603FD7EA">
            <w:pPr>
              <w:ind w:firstLine="360"/>
              <w:cnfStyle w:val="000000000000" w:firstRow="0" w:lastRow="0" w:firstColumn="0" w:lastColumn="0" w:oddVBand="0" w:evenVBand="0" w:oddHBand="0" w:evenHBand="0" w:firstRowFirstColumn="0" w:firstRowLastColumn="0" w:lastRowFirstColumn="0" w:lastRowLastColumn="0"/>
              <w:rPr>
                <w:del w:author="Andreyeva, Julia" w:date="2022-03-03T17:07:00Z" w:id="10297"/>
                <w:sz w:val="20"/>
                <w:szCs w:val="20"/>
              </w:rPr>
            </w:pPr>
            <w:del w:author="Andreyeva, Julia" w:date="2022-03-03T17:07:00Z" w:id="10298">
              <w:r w:rsidDel="00D40800">
                <w:rPr>
                  <w:rFonts w:ascii="Arial" w:hAnsi="Arial" w:cs="Arial"/>
                  <w:sz w:val="18"/>
                  <w:lang w:eastAsia="fr-FR"/>
                </w:rPr>
                <w:delText xml:space="preserve">Check that </w:delText>
              </w:r>
              <w:r w:rsidDel="00D40800" w:rsidR="00D571B6">
                <w:rPr>
                  <w:sz w:val="20"/>
                  <w:szCs w:val="20"/>
                </w:rPr>
                <w:delText>Interface</w:delText>
              </w:r>
              <w:r w:rsidRPr="003E6BD2" w:rsidDel="00D40800" w:rsidR="00D571B6">
                <w:rPr>
                  <w:sz w:val="20"/>
                  <w:szCs w:val="20"/>
                  <w:lang w:val="en-US"/>
                </w:rPr>
                <w:delText xml:space="preserve"> </w:delText>
              </w:r>
              <w:r w:rsidDel="00D40800" w:rsidR="00D571B6">
                <w:rPr>
                  <w:sz w:val="20"/>
                  <w:szCs w:val="20"/>
                </w:rPr>
                <w:delText>adaptation and the integration with a new mobile application</w:delText>
              </w:r>
              <w:r w:rsidDel="00D40800" w:rsidR="009516F7">
                <w:rPr>
                  <w:sz w:val="20"/>
                  <w:szCs w:val="20"/>
                </w:rPr>
                <w:delText xml:space="preserve"> are done</w:delText>
              </w:r>
              <w:r w:rsidDel="00D40800" w:rsidR="00D571B6">
                <w:rPr>
                  <w:sz w:val="20"/>
                  <w:szCs w:val="20"/>
                </w:rPr>
                <w:delText>.</w:delText>
              </w:r>
            </w:del>
          </w:p>
          <w:p w:rsidRPr="00486CDA" w:rsidR="0058426B" w:rsidDel="00D40800" w:rsidP="00652EAA" w:rsidRDefault="0058426B" w14:paraId="12CD428D" w14:textId="0C4B1E5A">
            <w:pPr>
              <w:pStyle w:val="BodyText"/>
              <w:tabs>
                <w:tab w:val="left" w:pos="1578"/>
              </w:tabs>
              <w:cnfStyle w:val="000000000000" w:firstRow="0" w:lastRow="0" w:firstColumn="0" w:lastColumn="0" w:oddVBand="0" w:evenVBand="0" w:oddHBand="0" w:evenHBand="0" w:firstRowFirstColumn="0" w:firstRowLastColumn="0" w:lastRowFirstColumn="0" w:lastRowLastColumn="0"/>
              <w:rPr>
                <w:del w:author="Andreyeva, Julia" w:date="2022-03-03T17:07:00Z" w:id="10299"/>
                <w:rFonts w:ascii="Arial" w:hAnsi="Arial" w:cs="Arial"/>
                <w:sz w:val="18"/>
                <w:lang w:eastAsia="fr-FR"/>
              </w:rPr>
            </w:pPr>
          </w:p>
        </w:tc>
      </w:tr>
    </w:tbl>
    <w:p w:rsidR="0058426B" w:rsidP="00971A0D" w:rsidRDefault="0058426B" w14:paraId="6AB0E113" w14:textId="0A979CDB">
      <w:pPr>
        <w:rPr>
          <w:ins w:author="Andreyeva, Julia" w:date="2022-03-03T17:38:00Z" w:id="10300"/>
        </w:rPr>
      </w:pPr>
    </w:p>
    <w:p w:rsidRPr="002674DA" w:rsidR="00AD4FF1" w:rsidP="00971A0D" w:rsidRDefault="00AD4FF1" w14:paraId="0DF4126E" w14:textId="778D127E">
      <w:pPr>
        <w:rPr>
          <w:ins w:author="Andreyeva, Julia" w:date="2022-03-03T17:39:00Z" w:id="10301"/>
          <w:b/>
          <w:bCs/>
          <w:rPrChange w:author="Andreyeva, Julia" w:date="2022-03-18T14:13:00Z" w:id="10302">
            <w:rPr>
              <w:ins w:author="Andreyeva, Julia" w:date="2022-03-03T17:39:00Z" w:id="10303"/>
              <w:b/>
              <w:bCs/>
              <w:color w:val="00857E" w:themeColor="accent3" w:themeShade="BF"/>
            </w:rPr>
          </w:rPrChange>
        </w:rPr>
      </w:pPr>
      <w:ins w:author="Andreyeva, Julia" w:date="2022-03-03T17:38:00Z" w:id="10304">
        <w:r w:rsidRPr="002674DA">
          <w:rPr>
            <w:b/>
            <w:bCs/>
            <w:rPrChange w:author="Andreyeva, Julia" w:date="2022-03-18T14:13:00Z" w:id="10305">
              <w:rPr/>
            </w:rPrChange>
          </w:rPr>
          <w:t>1.3 Stock return</w:t>
        </w:r>
      </w:ins>
    </w:p>
    <w:tbl>
      <w:tblPr>
        <w:tblStyle w:val="GridTable1Light-Accent6"/>
        <w:tblW w:w="10060" w:type="dxa"/>
        <w:tblLook w:val="04A0" w:firstRow="1" w:lastRow="0" w:firstColumn="1" w:lastColumn="0" w:noHBand="0" w:noVBand="1"/>
        <w:tblPrChange w:author="Andreyeva, Julia" w:date="2022-03-16T14:40:00Z" w:id="10306">
          <w:tblPr>
            <w:tblStyle w:val="GridTable1Light-Accent6"/>
            <w:tblW w:w="9634" w:type="dxa"/>
            <w:tblLook w:val="04A0" w:firstRow="1" w:lastRow="0" w:firstColumn="1" w:lastColumn="0" w:noHBand="0" w:noVBand="1"/>
          </w:tblPr>
        </w:tblPrChange>
      </w:tblPr>
      <w:tblGrid>
        <w:gridCol w:w="1792"/>
        <w:gridCol w:w="1612"/>
        <w:gridCol w:w="6656"/>
        <w:tblGridChange w:id="10307">
          <w:tblGrid>
            <w:gridCol w:w="2972"/>
            <w:gridCol w:w="1701"/>
            <w:gridCol w:w="4961"/>
          </w:tblGrid>
        </w:tblGridChange>
      </w:tblGrid>
      <w:tr w:rsidRPr="004C13B4" w:rsidR="0026022F" w:rsidTr="00220EF9" w14:paraId="7147ACAF" w14:textId="77777777">
        <w:trPr>
          <w:cnfStyle w:val="100000000000" w:firstRow="1" w:lastRow="0" w:firstColumn="0" w:lastColumn="0" w:oddVBand="0" w:evenVBand="0" w:oddHBand="0" w:evenHBand="0" w:firstRowFirstColumn="0" w:firstRowLastColumn="0" w:lastRowFirstColumn="0" w:lastRowLastColumn="0"/>
          <w:ins w:author="Andreyeva, Julia" w:date="2022-03-03T17:39:00Z" w:id="10308"/>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0309">
              <w:tcPr>
                <w:tcW w:w="2972" w:type="dxa"/>
                <w:shd w:val="clear" w:color="auto" w:fill="2B5D9A" w:themeFill="accent6" w:themeFillShade="BF"/>
              </w:tcPr>
            </w:tcPrChange>
          </w:tcPr>
          <w:p w:rsidRPr="00FD0A8B" w:rsidR="0026022F" w:rsidP="00362BCE" w:rsidRDefault="0026022F" w14:paraId="06130C9F" w14:textId="77777777">
            <w:pPr>
              <w:pStyle w:val="BodyText"/>
              <w:cnfStyle w:val="101000000000" w:firstRow="1" w:lastRow="0" w:firstColumn="1" w:lastColumn="0" w:oddVBand="0" w:evenVBand="0" w:oddHBand="0" w:evenHBand="0" w:firstRowFirstColumn="0" w:firstRowLastColumn="0" w:lastRowFirstColumn="0" w:lastRowLastColumn="0"/>
              <w:rPr>
                <w:ins w:author="Andreyeva, Julia" w:date="2022-03-03T17:39:00Z" w:id="10310"/>
                <w:rFonts w:ascii="Arial" w:hAnsi="Arial" w:cs="Arial"/>
                <w:b w:val="0"/>
                <w:color w:val="FFFFFF" w:themeColor="background1"/>
                <w:szCs w:val="20"/>
                <w:lang w:eastAsia="fr-FR"/>
              </w:rPr>
            </w:pPr>
            <w:ins w:author="Andreyeva, Julia" w:date="2022-03-03T17:39:00Z" w:id="10311">
              <w:r w:rsidRPr="00FD0A8B">
                <w:rPr>
                  <w:rFonts w:ascii="Arial" w:hAnsi="Arial" w:cs="Arial"/>
                  <w:color w:val="FFFFFF" w:themeColor="background1"/>
                  <w:szCs w:val="20"/>
                  <w:lang w:eastAsia="fr-FR"/>
                </w:rPr>
                <w:t>Role</w:t>
              </w:r>
            </w:ins>
          </w:p>
          <w:p w:rsidRPr="00FD0A8B" w:rsidR="0026022F" w:rsidP="00362BCE" w:rsidRDefault="0026022F" w14:paraId="23D7D30E" w14:textId="77777777">
            <w:pPr>
              <w:pStyle w:val="BodyText"/>
              <w:cnfStyle w:val="101000000000" w:firstRow="1" w:lastRow="0" w:firstColumn="1" w:lastColumn="0" w:oddVBand="0" w:evenVBand="0" w:oddHBand="0" w:evenHBand="0" w:firstRowFirstColumn="0" w:firstRowLastColumn="0" w:lastRowFirstColumn="0" w:lastRowLastColumn="0"/>
              <w:rPr>
                <w:ins w:author="Andreyeva, Julia" w:date="2022-03-03T17:39:00Z" w:id="10312"/>
                <w:rFonts w:ascii="Arial" w:hAnsi="Arial" w:cs="Arial"/>
                <w:i/>
                <w:iCs/>
                <w:color w:val="FFFFFF" w:themeColor="background1"/>
                <w:szCs w:val="20"/>
                <w:lang w:eastAsia="fr-FR"/>
              </w:rPr>
            </w:pPr>
            <w:ins w:author="Andreyeva, Julia" w:date="2022-03-03T17:39:00Z" w:id="10313">
              <w:r w:rsidRPr="00FD0A8B">
                <w:rPr>
                  <w:rFonts w:ascii="Arial" w:hAnsi="Arial" w:cs="Arial"/>
                  <w:i/>
                  <w:iCs/>
                  <w:color w:val="FFFFFF" w:themeColor="background1"/>
                  <w:szCs w:val="20"/>
                  <w:lang w:eastAsia="fr-FR"/>
                </w:rPr>
                <w:t>Trade Marketer, ASM, Local Admin…</w:t>
              </w:r>
            </w:ins>
          </w:p>
        </w:tc>
        <w:tc>
          <w:tcPr>
            <w:tcW w:w="0" w:type="dxa"/>
            <w:shd w:val="clear" w:color="auto" w:fill="2B5D9A" w:themeFill="accent6" w:themeFillShade="BF"/>
            <w:tcPrChange w:author="Andreyeva, Julia" w:date="2022-03-16T14:40:00Z" w:id="10314">
              <w:tcPr>
                <w:tcW w:w="1701" w:type="dxa"/>
                <w:shd w:val="clear" w:color="auto" w:fill="2B5D9A" w:themeFill="accent6" w:themeFillShade="BF"/>
              </w:tcPr>
            </w:tcPrChange>
          </w:tcPr>
          <w:p w:rsidRPr="00FD0A8B" w:rsidR="0026022F" w:rsidP="00362BCE" w:rsidRDefault="0026022F" w14:paraId="29C888C5"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9:00Z" w:id="10315"/>
                <w:rFonts w:ascii="Arial" w:hAnsi="Arial" w:cs="Arial"/>
                <w:b w:val="0"/>
                <w:color w:val="FFFFFF" w:themeColor="background1"/>
                <w:szCs w:val="20"/>
                <w:lang w:eastAsia="fr-FR"/>
              </w:rPr>
            </w:pPr>
            <w:ins w:author="Andreyeva, Julia" w:date="2022-03-03T17:39:00Z" w:id="10316">
              <w:r w:rsidRPr="00FD0A8B">
                <w:rPr>
                  <w:rFonts w:ascii="Arial" w:hAnsi="Arial" w:cs="Arial"/>
                  <w:color w:val="FFFFFF" w:themeColor="background1"/>
                  <w:szCs w:val="20"/>
                  <w:lang w:eastAsia="fr-FR"/>
                </w:rPr>
                <w:t>Application</w:t>
              </w:r>
            </w:ins>
          </w:p>
          <w:p w:rsidRPr="00FD0A8B" w:rsidR="0026022F" w:rsidP="00362BCE" w:rsidRDefault="0026022F" w14:paraId="0D33A863"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9:00Z" w:id="10317"/>
                <w:rFonts w:ascii="Arial" w:hAnsi="Arial" w:cs="Arial"/>
                <w:i/>
                <w:iCs/>
                <w:color w:val="FFFFFF" w:themeColor="background1"/>
                <w:szCs w:val="20"/>
                <w:lang w:eastAsia="fr-FR"/>
              </w:rPr>
            </w:pPr>
            <w:ins w:author="Andreyeva, Julia" w:date="2022-03-03T17:39:00Z" w:id="10318">
              <w:r w:rsidRPr="00FD0A8B">
                <w:rPr>
                  <w:rFonts w:ascii="Arial" w:hAnsi="Arial" w:cs="Arial"/>
                  <w:i/>
                  <w:iCs/>
                  <w:color w:val="FFFFFF" w:themeColor="background1"/>
                  <w:szCs w:val="20"/>
                  <w:lang w:eastAsia="fr-FR"/>
                </w:rPr>
                <w:t>Sales, Analytics, ETL, Batch, Interface</w:t>
              </w:r>
            </w:ins>
          </w:p>
        </w:tc>
        <w:tc>
          <w:tcPr>
            <w:tcW w:w="5387" w:type="dxa"/>
            <w:shd w:val="clear" w:color="auto" w:fill="2B5D9A" w:themeFill="accent6" w:themeFillShade="BF"/>
            <w:tcPrChange w:author="Andreyeva, Julia" w:date="2022-03-16T14:40:00Z" w:id="10319">
              <w:tcPr>
                <w:tcW w:w="4961" w:type="dxa"/>
                <w:shd w:val="clear" w:color="auto" w:fill="2B5D9A" w:themeFill="accent6" w:themeFillShade="BF"/>
              </w:tcPr>
            </w:tcPrChange>
          </w:tcPr>
          <w:p w:rsidRPr="00FD0A8B" w:rsidR="0026022F" w:rsidP="00362BCE" w:rsidRDefault="0026022F" w14:paraId="11CFA7FF"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9:00Z" w:id="10320"/>
                <w:rFonts w:ascii="Arial" w:hAnsi="Arial" w:cs="Arial"/>
                <w:b w:val="0"/>
                <w:color w:val="FFFFFF" w:themeColor="background1"/>
                <w:szCs w:val="20"/>
                <w:lang w:eastAsia="fr-FR"/>
              </w:rPr>
            </w:pPr>
            <w:ins w:author="Andreyeva, Julia" w:date="2022-03-03T17:39:00Z" w:id="10321">
              <w:r w:rsidRPr="00FD0A8B">
                <w:rPr>
                  <w:rFonts w:ascii="Arial" w:hAnsi="Arial" w:cs="Arial"/>
                  <w:color w:val="FFFFFF" w:themeColor="background1"/>
                  <w:szCs w:val="20"/>
                  <w:lang w:eastAsia="fr-FR"/>
                </w:rPr>
                <w:t>Step</w:t>
              </w:r>
            </w:ins>
          </w:p>
          <w:p w:rsidRPr="00FD0A8B" w:rsidR="0026022F" w:rsidP="00362BCE" w:rsidRDefault="0026022F" w14:paraId="666CA6CB" w14:textId="77777777">
            <w:pPr>
              <w:pStyle w:val="BodyText"/>
              <w:cnfStyle w:val="100000000000" w:firstRow="1" w:lastRow="0" w:firstColumn="0" w:lastColumn="0" w:oddVBand="0" w:evenVBand="0" w:oddHBand="0" w:evenHBand="0" w:firstRowFirstColumn="0" w:firstRowLastColumn="0" w:lastRowFirstColumn="0" w:lastRowLastColumn="0"/>
              <w:rPr>
                <w:ins w:author="Andreyeva, Julia" w:date="2022-03-03T17:39:00Z" w:id="10322"/>
                <w:rFonts w:ascii="Arial" w:hAnsi="Arial" w:cs="Arial"/>
                <w:i/>
                <w:iCs/>
                <w:color w:val="FFFFFF" w:themeColor="background1"/>
                <w:szCs w:val="20"/>
                <w:lang w:eastAsia="fr-FR"/>
              </w:rPr>
            </w:pPr>
            <w:ins w:author="Andreyeva, Julia" w:date="2022-03-03T17:39:00Z" w:id="10323">
              <w:r w:rsidRPr="00FD0A8B">
                <w:rPr>
                  <w:rFonts w:ascii="Arial" w:hAnsi="Arial" w:cs="Arial"/>
                  <w:i/>
                  <w:iCs/>
                  <w:color w:val="FFFFFF" w:themeColor="background1"/>
                  <w:szCs w:val="20"/>
                  <w:lang w:eastAsia="fr-FR"/>
                </w:rPr>
                <w:t xml:space="preserve">Description </w:t>
              </w:r>
              <w:proofErr w:type="gramStart"/>
              <w:r w:rsidRPr="00FD0A8B">
                <w:rPr>
                  <w:rFonts w:ascii="Arial" w:hAnsi="Arial" w:cs="Arial"/>
                  <w:i/>
                  <w:iCs/>
                  <w:color w:val="FFFFFF" w:themeColor="background1"/>
                  <w:szCs w:val="20"/>
                  <w:lang w:eastAsia="fr-FR"/>
                </w:rPr>
                <w:t>of  the</w:t>
              </w:r>
              <w:proofErr w:type="gramEnd"/>
              <w:r w:rsidRPr="00FD0A8B">
                <w:rPr>
                  <w:rFonts w:ascii="Arial" w:hAnsi="Arial" w:cs="Arial"/>
                  <w:i/>
                  <w:iCs/>
                  <w:color w:val="FFFFFF" w:themeColor="background1"/>
                  <w:szCs w:val="20"/>
                  <w:lang w:eastAsia="fr-FR"/>
                </w:rPr>
                <w:t xml:space="preserve"> step and its expected output</w:t>
              </w:r>
            </w:ins>
          </w:p>
        </w:tc>
      </w:tr>
      <w:tr w:rsidRPr="00FD0A8B" w:rsidR="0026022F" w:rsidTr="00220EF9" w14:paraId="1C590540" w14:textId="77777777">
        <w:trPr>
          <w:ins w:author="Andreyeva, Julia" w:date="2022-03-03T17:39:00Z" w:id="1032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325">
              <w:tcPr>
                <w:tcW w:w="2972" w:type="dxa"/>
              </w:tcPr>
            </w:tcPrChange>
          </w:tcPr>
          <w:p w:rsidRPr="00FD0A8B" w:rsidR="0026022F" w:rsidP="00362BCE" w:rsidRDefault="0026022F" w14:paraId="65B8A7D7" w14:textId="77777777">
            <w:pPr>
              <w:spacing w:after="160" w:line="259" w:lineRule="auto"/>
              <w:rPr>
                <w:ins w:author="Andreyeva, Julia" w:date="2022-03-03T17:39:00Z" w:id="10326"/>
                <w:sz w:val="20"/>
                <w:szCs w:val="20"/>
              </w:rPr>
            </w:pPr>
            <w:ins w:author="Andreyeva, Julia" w:date="2022-03-03T17:39:00Z" w:id="10327">
              <w:r w:rsidRPr="00FD0A8B">
                <w:rPr>
                  <w:b w:val="0"/>
                  <w:bCs w:val="0"/>
                  <w:sz w:val="20"/>
                  <w:szCs w:val="20"/>
                </w:rPr>
                <w:t>Trade marketer</w:t>
              </w:r>
            </w:ins>
          </w:p>
        </w:tc>
        <w:tc>
          <w:tcPr>
            <w:tcW w:w="0" w:type="dxa"/>
            <w:tcPrChange w:author="Andreyeva, Julia" w:date="2022-03-16T14:40:00Z" w:id="10328">
              <w:tcPr>
                <w:tcW w:w="1701" w:type="dxa"/>
              </w:tcPr>
            </w:tcPrChange>
          </w:tcPr>
          <w:p w:rsidRPr="00FD0A8B" w:rsidR="0026022F" w:rsidP="00362BCE" w:rsidRDefault="0026022F" w14:paraId="780BBD17"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29"/>
                <w:sz w:val="20"/>
                <w:szCs w:val="20"/>
              </w:rPr>
            </w:pPr>
            <w:ins w:author="Andreyeva, Julia" w:date="2022-03-03T17:39:00Z" w:id="10330">
              <w:r w:rsidRPr="00FD0A8B">
                <w:rPr>
                  <w:sz w:val="20"/>
                  <w:szCs w:val="20"/>
                </w:rPr>
                <w:t>TMEC mobile app</w:t>
              </w:r>
            </w:ins>
          </w:p>
        </w:tc>
        <w:tc>
          <w:tcPr>
            <w:tcW w:w="5387" w:type="dxa"/>
            <w:tcPrChange w:author="Andreyeva, Julia" w:date="2022-03-16T14:40:00Z" w:id="10331">
              <w:tcPr>
                <w:tcW w:w="4961" w:type="dxa"/>
              </w:tcPr>
            </w:tcPrChange>
          </w:tcPr>
          <w:p w:rsidRPr="00FD0A8B" w:rsidR="0026022F" w:rsidP="00362BCE" w:rsidRDefault="0026022F" w14:paraId="75622153"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32"/>
                <w:sz w:val="20"/>
                <w:szCs w:val="20"/>
              </w:rPr>
            </w:pPr>
            <w:ins w:author="Andreyeva, Julia" w:date="2022-03-03T17:39:00Z" w:id="10333">
              <w:r w:rsidRPr="00FD0A8B">
                <w:rPr>
                  <w:sz w:val="20"/>
                  <w:szCs w:val="20"/>
                </w:rPr>
                <w:t>Open My Inventory – Stock Movement</w:t>
              </w:r>
            </w:ins>
          </w:p>
          <w:p w:rsidRPr="00FD0A8B" w:rsidR="0026022F" w:rsidP="00362BCE" w:rsidRDefault="0026022F" w14:paraId="50A564AA"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34"/>
                <w:sz w:val="20"/>
                <w:szCs w:val="20"/>
              </w:rPr>
            </w:pPr>
            <w:ins w:author="Andreyeva, Julia" w:date="2022-03-03T17:39:00Z" w:id="10335">
              <w:r w:rsidRPr="00FD0A8B">
                <w:rPr>
                  <w:sz w:val="20"/>
                  <w:szCs w:val="20"/>
                </w:rPr>
                <w:t>Create “Stock Return – All” item</w:t>
              </w:r>
            </w:ins>
          </w:p>
          <w:p w:rsidRPr="00FD0A8B" w:rsidR="0026022F" w:rsidP="00362BCE" w:rsidRDefault="0026022F" w14:paraId="74139CCE"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36"/>
                <w:sz w:val="20"/>
                <w:szCs w:val="20"/>
              </w:rPr>
            </w:pPr>
            <w:ins w:author="Andreyeva, Julia" w:date="2022-03-03T17:39:00Z" w:id="10337">
              <w:r w:rsidRPr="00FD0A8B">
                <w:rPr>
                  <w:sz w:val="20"/>
                  <w:szCs w:val="20"/>
                </w:rPr>
                <w:t>Add products to Stock Return</w:t>
              </w:r>
            </w:ins>
          </w:p>
          <w:p w:rsidRPr="00FD0A8B" w:rsidR="0026022F" w:rsidP="00362BCE" w:rsidRDefault="0026022F" w14:paraId="2F737CE1"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38"/>
                <w:sz w:val="20"/>
                <w:szCs w:val="20"/>
              </w:rPr>
            </w:pPr>
            <w:ins w:author="Andreyeva, Julia" w:date="2022-03-03T17:39:00Z" w:id="10339">
              <w:r w:rsidRPr="00FD0A8B">
                <w:rPr>
                  <w:sz w:val="20"/>
                  <w:szCs w:val="20"/>
                </w:rPr>
                <w:t>Check that products which TM does not have in van are not available in the list of products in the Stock Return</w:t>
              </w:r>
            </w:ins>
          </w:p>
          <w:p w:rsidRPr="00FD0A8B" w:rsidR="0026022F" w:rsidP="00362BCE" w:rsidRDefault="0026022F" w14:paraId="7C8A88E5"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40"/>
                <w:sz w:val="20"/>
                <w:szCs w:val="20"/>
              </w:rPr>
            </w:pPr>
            <w:ins w:author="Andreyeva, Julia" w:date="2022-03-03T17:39:00Z" w:id="10341">
              <w:r w:rsidRPr="00FD0A8B">
                <w:rPr>
                  <w:sz w:val="20"/>
                  <w:szCs w:val="20"/>
                </w:rPr>
                <w:t>Correct UOM and returned qty values</w:t>
              </w:r>
            </w:ins>
          </w:p>
          <w:p w:rsidRPr="00FD0A8B" w:rsidR="0026022F" w:rsidP="00362BCE" w:rsidRDefault="0026022F" w14:paraId="69B2AC21"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42"/>
                <w:sz w:val="20"/>
                <w:szCs w:val="20"/>
              </w:rPr>
            </w:pPr>
            <w:ins w:author="Andreyeva, Julia" w:date="2022-03-03T17:39:00Z" w:id="10343">
              <w:r w:rsidRPr="00FD0A8B">
                <w:rPr>
                  <w:sz w:val="20"/>
                  <w:szCs w:val="20"/>
                </w:rPr>
                <w:t>Remove one product from Stork Return</w:t>
              </w:r>
            </w:ins>
          </w:p>
          <w:p w:rsidRPr="00FD0A8B" w:rsidR="0026022F" w:rsidP="00362BCE" w:rsidRDefault="0026022F" w14:paraId="06826068"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44"/>
                <w:sz w:val="20"/>
                <w:szCs w:val="20"/>
              </w:rPr>
            </w:pPr>
            <w:ins w:author="Andreyeva, Julia" w:date="2022-03-03T17:39:00Z" w:id="10345">
              <w:r w:rsidRPr="00FD0A8B">
                <w:rPr>
                  <w:sz w:val="20"/>
                  <w:szCs w:val="20"/>
                </w:rPr>
                <w:t>Sign the Stock Return</w:t>
              </w:r>
            </w:ins>
          </w:p>
          <w:p w:rsidRPr="00FD0A8B" w:rsidR="0026022F" w:rsidP="00362BCE" w:rsidRDefault="0026022F" w14:paraId="52B93745" w14:textId="7F4E6F6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46"/>
                <w:sz w:val="20"/>
                <w:szCs w:val="20"/>
              </w:rPr>
            </w:pPr>
            <w:ins w:author="Andreyeva, Julia" w:date="2022-03-03T17:39:00Z" w:id="10347">
              <w:r w:rsidRPr="00FD0A8B">
                <w:rPr>
                  <w:sz w:val="20"/>
                  <w:szCs w:val="20"/>
                </w:rPr>
                <w:t>Submit the Stok Return</w:t>
              </w:r>
            </w:ins>
            <w:ins w:author="Andreyeva, Julia" w:date="2022-03-18T10:49:00Z" w:id="10348">
              <w:r w:rsidR="009B3436">
                <w:rPr>
                  <w:sz w:val="20"/>
                  <w:szCs w:val="20"/>
                </w:rPr>
                <w:t xml:space="preserve"> </w:t>
              </w:r>
              <w:r w:rsidR="00926E34">
                <w:rPr>
                  <w:sz w:val="20"/>
                  <w:szCs w:val="20"/>
                </w:rPr>
                <w:t>–</w:t>
              </w:r>
              <w:r w:rsidR="009B3436">
                <w:rPr>
                  <w:sz w:val="20"/>
                  <w:szCs w:val="20"/>
                </w:rPr>
                <w:t xml:space="preserve"> status</w:t>
              </w:r>
              <w:r w:rsidR="00926E34">
                <w:rPr>
                  <w:sz w:val="20"/>
                  <w:szCs w:val="20"/>
                </w:rPr>
                <w:t xml:space="preserve"> is “Pending”</w:t>
              </w:r>
            </w:ins>
          </w:p>
          <w:p w:rsidRPr="00FD0A8B" w:rsidR="0026022F" w:rsidP="00362BCE" w:rsidRDefault="0026022F" w14:paraId="268A2277"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49"/>
                <w:sz w:val="20"/>
                <w:szCs w:val="20"/>
              </w:rPr>
            </w:pPr>
            <w:ins w:author="Andreyeva, Julia" w:date="2022-03-03T17:39:00Z" w:id="10350">
              <w:r w:rsidRPr="00FD0A8B">
                <w:rPr>
                  <w:sz w:val="20"/>
                  <w:szCs w:val="20"/>
                </w:rPr>
                <w:t>Initiate synchronization</w:t>
              </w:r>
            </w:ins>
          </w:p>
        </w:tc>
      </w:tr>
      <w:tr w:rsidRPr="004C13B4" w:rsidR="0026022F" w:rsidTr="00220EF9" w14:paraId="3F61AD04" w14:textId="77777777">
        <w:trPr>
          <w:trHeight w:val="2049"/>
          <w:ins w:author="Andreyeva, Julia" w:date="2022-03-03T17:39:00Z" w:id="10351"/>
          <w:trPrChange w:author="Andreyeva, Julia" w:date="2022-03-16T14:40:00Z" w:id="10352">
            <w:trPr>
              <w:trHeight w:val="2049"/>
            </w:trPr>
          </w:trPrChange>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353">
              <w:tcPr>
                <w:tcW w:w="2972" w:type="dxa"/>
              </w:tcPr>
            </w:tcPrChange>
          </w:tcPr>
          <w:p w:rsidRPr="00FD0A8B" w:rsidR="0026022F" w:rsidP="00362BCE" w:rsidRDefault="0026022F" w14:paraId="1E2B2FCF" w14:textId="77777777">
            <w:pPr>
              <w:spacing w:after="160" w:line="259" w:lineRule="auto"/>
              <w:rPr>
                <w:ins w:author="Andreyeva, Julia" w:date="2022-03-03T17:39:00Z" w:id="10354"/>
                <w:sz w:val="20"/>
                <w:szCs w:val="20"/>
              </w:rPr>
            </w:pPr>
            <w:ins w:author="Andreyeva, Julia" w:date="2022-03-03T17:39:00Z" w:id="10355">
              <w:r w:rsidRPr="00FD0A8B">
                <w:rPr>
                  <w:b w:val="0"/>
                  <w:bCs w:val="0"/>
                  <w:sz w:val="20"/>
                  <w:szCs w:val="20"/>
                </w:rPr>
                <w:t>Local Administrator, OP, ASM</w:t>
              </w:r>
            </w:ins>
          </w:p>
        </w:tc>
        <w:tc>
          <w:tcPr>
            <w:tcW w:w="0" w:type="dxa"/>
            <w:tcPrChange w:author="Andreyeva, Julia" w:date="2022-03-16T14:40:00Z" w:id="10356">
              <w:tcPr>
                <w:tcW w:w="1701" w:type="dxa"/>
              </w:tcPr>
            </w:tcPrChange>
          </w:tcPr>
          <w:p w:rsidRPr="00FD0A8B" w:rsidR="0026022F" w:rsidP="00362BCE" w:rsidRDefault="0026022F" w14:paraId="79D5DD94"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57"/>
                <w:sz w:val="20"/>
                <w:szCs w:val="20"/>
              </w:rPr>
            </w:pPr>
            <w:ins w:author="Andreyeva, Julia" w:date="2022-03-03T17:39:00Z" w:id="10358">
              <w:r w:rsidRPr="00FD0A8B">
                <w:rPr>
                  <w:sz w:val="20"/>
                  <w:szCs w:val="20"/>
                </w:rPr>
                <w:t>Siebel Sales/ BI</w:t>
              </w:r>
            </w:ins>
          </w:p>
        </w:tc>
        <w:tc>
          <w:tcPr>
            <w:tcW w:w="5387" w:type="dxa"/>
            <w:tcPrChange w:author="Andreyeva, Julia" w:date="2022-03-16T14:40:00Z" w:id="10359">
              <w:tcPr>
                <w:tcW w:w="4961" w:type="dxa"/>
              </w:tcPr>
            </w:tcPrChange>
          </w:tcPr>
          <w:p w:rsidRPr="00FD0A8B" w:rsidR="0026022F" w:rsidP="00362BCE" w:rsidRDefault="0026022F" w14:paraId="1CA27E9D"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60"/>
                <w:sz w:val="20"/>
                <w:szCs w:val="20"/>
              </w:rPr>
            </w:pPr>
            <w:ins w:author="Andreyeva, Julia" w:date="2022-03-03T17:39:00Z" w:id="10361">
              <w:r w:rsidRPr="00FD0A8B">
                <w:rPr>
                  <w:sz w:val="20"/>
                  <w:szCs w:val="20"/>
                </w:rPr>
                <w:t>Check that service order with type “Stock Return” and status “</w:t>
              </w:r>
              <w:r>
                <w:rPr>
                  <w:sz w:val="20"/>
                  <w:szCs w:val="20"/>
                </w:rPr>
                <w:t>Submitted</w:t>
              </w:r>
              <w:r w:rsidRPr="00FD0A8B">
                <w:rPr>
                  <w:sz w:val="20"/>
                  <w:szCs w:val="20"/>
                </w:rPr>
                <w:t>” comes to Back End</w:t>
              </w:r>
            </w:ins>
          </w:p>
          <w:p w:rsidRPr="00FD0A8B" w:rsidR="0026022F" w:rsidP="00362BCE" w:rsidRDefault="0026022F" w14:paraId="20E00CA7"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62"/>
                <w:sz w:val="20"/>
                <w:szCs w:val="20"/>
              </w:rPr>
            </w:pPr>
            <w:ins w:author="Andreyeva, Julia" w:date="2022-03-03T17:39:00Z" w:id="10363">
              <w:r w:rsidRPr="00FD0A8B">
                <w:rPr>
                  <w:sz w:val="20"/>
                  <w:szCs w:val="20"/>
                </w:rPr>
                <w:t>Check that the appropriate stock mgmt. transaction has been generated in OLTP</w:t>
              </w:r>
            </w:ins>
          </w:p>
          <w:p w:rsidRPr="00FD0A8B" w:rsidR="0026022F" w:rsidP="00362BCE" w:rsidRDefault="0026022F" w14:paraId="4E521E4F" w14:textId="77777777">
            <w:pPr>
              <w:spacing w:after="160" w:line="259" w:lineRule="auto"/>
              <w:cnfStyle w:val="000000000000" w:firstRow="0" w:lastRow="0" w:firstColumn="0" w:lastColumn="0" w:oddVBand="0" w:evenVBand="0" w:oddHBand="0" w:evenHBand="0" w:firstRowFirstColumn="0" w:firstRowLastColumn="0" w:lastRowFirstColumn="0" w:lastRowLastColumn="0"/>
              <w:rPr>
                <w:ins w:author="Andreyeva, Julia" w:date="2022-03-03T17:39:00Z" w:id="10364"/>
                <w:sz w:val="20"/>
                <w:szCs w:val="20"/>
              </w:rPr>
            </w:pPr>
            <w:ins w:author="Andreyeva, Julia" w:date="2022-03-03T17:39:00Z" w:id="10365">
              <w:r w:rsidRPr="00FD0A8B">
                <w:rPr>
                  <w:sz w:val="20"/>
                  <w:szCs w:val="20"/>
                </w:rPr>
                <w:t xml:space="preserve">Wait for Nightly ETL. Validate that the field is transferred to </w:t>
              </w:r>
              <w:r>
                <w:rPr>
                  <w:sz w:val="20"/>
                  <w:szCs w:val="20"/>
                </w:rPr>
                <w:t>P</w:t>
              </w:r>
              <w:r w:rsidRPr="00FD0A8B">
                <w:rPr>
                  <w:sz w:val="20"/>
                  <w:szCs w:val="20"/>
                </w:rPr>
                <w:t>BI.</w:t>
              </w:r>
            </w:ins>
          </w:p>
        </w:tc>
      </w:tr>
    </w:tbl>
    <w:p w:rsidR="001C483C" w:rsidP="00971A0D" w:rsidRDefault="001C483C" w14:paraId="17A2ABE4" w14:textId="77777777">
      <w:pPr>
        <w:rPr>
          <w:ins w:author="Andreyeva, Julia" w:date="2022-03-03T18:05:00Z" w:id="10366"/>
          <w:b/>
          <w:bCs/>
          <w:color w:val="00857E" w:themeColor="accent3" w:themeShade="BF"/>
          <w:lang w:val="en-US"/>
        </w:rPr>
      </w:pPr>
    </w:p>
    <w:p w:rsidRPr="002674DA" w:rsidR="00AD4FF1" w:rsidP="00971A0D" w:rsidRDefault="00326EFD" w14:paraId="20268B01" w14:textId="6C68343F">
      <w:pPr>
        <w:rPr>
          <w:ins w:author="Andreyeva, Julia" w:date="2022-03-03T17:54:00Z" w:id="10367"/>
          <w:b/>
          <w:bCs/>
          <w:lang w:val="en-US"/>
          <w:rPrChange w:author="Andreyeva, Julia" w:date="2022-03-18T14:13:00Z" w:id="10368">
            <w:rPr>
              <w:ins w:author="Andreyeva, Julia" w:date="2022-03-03T17:54:00Z" w:id="10369"/>
              <w:b/>
              <w:bCs/>
              <w:color w:val="00857E" w:themeColor="accent3" w:themeShade="BF"/>
              <w:lang w:val="en-US"/>
            </w:rPr>
          </w:rPrChange>
        </w:rPr>
      </w:pPr>
      <w:ins w:author="Andreyeva, Julia" w:date="2022-03-03T18:08:00Z" w:id="10370">
        <w:r w:rsidRPr="002674DA">
          <w:rPr>
            <w:b/>
            <w:bCs/>
            <w:lang w:val="en-US"/>
            <w:rPrChange w:author="Andreyeva, Julia" w:date="2022-03-18T14:13:00Z" w:id="10371">
              <w:rPr>
                <w:b/>
                <w:bCs/>
                <w:color w:val="00857E" w:themeColor="accent3" w:themeShade="BF"/>
                <w:lang w:val="en-US"/>
              </w:rPr>
            </w:rPrChange>
          </w:rPr>
          <w:t>2</w:t>
        </w:r>
      </w:ins>
      <w:ins w:author="Andreyeva, Julia" w:date="2022-03-03T17:54:00Z" w:id="10372">
        <w:r w:rsidRPr="002674DA" w:rsidR="00241F3F">
          <w:rPr>
            <w:b/>
            <w:bCs/>
            <w:lang w:val="en-US"/>
            <w:rPrChange w:author="Andreyeva, Julia" w:date="2022-03-18T14:13:00Z" w:id="10373">
              <w:rPr>
                <w:b/>
                <w:bCs/>
                <w:color w:val="00857E" w:themeColor="accent3" w:themeShade="BF"/>
                <w:lang w:val="en-US"/>
              </w:rPr>
            </w:rPrChange>
          </w:rPr>
          <w:t xml:space="preserve"> Price list</w:t>
        </w:r>
      </w:ins>
    </w:p>
    <w:tbl>
      <w:tblPr>
        <w:tblStyle w:val="GridTable1Light-Accent6"/>
        <w:tblW w:w="10060" w:type="dxa"/>
        <w:tblLook w:val="04A0" w:firstRow="1" w:lastRow="0" w:firstColumn="1" w:lastColumn="0" w:noHBand="0" w:noVBand="1"/>
        <w:tblPrChange w:author="Andreyeva, Julia" w:date="2022-03-16T14:40:00Z" w:id="10374">
          <w:tblPr>
            <w:tblStyle w:val="GridTable1Light-Accent6"/>
            <w:tblW w:w="9634" w:type="dxa"/>
            <w:tblLook w:val="04A0" w:firstRow="1" w:lastRow="0" w:firstColumn="1" w:lastColumn="0" w:noHBand="0" w:noVBand="1"/>
          </w:tblPr>
        </w:tblPrChange>
      </w:tblPr>
      <w:tblGrid>
        <w:gridCol w:w="1187"/>
        <w:gridCol w:w="2309"/>
        <w:gridCol w:w="6564"/>
        <w:tblGridChange w:id="10375">
          <w:tblGrid>
            <w:gridCol w:w="2094"/>
            <w:gridCol w:w="2185"/>
            <w:gridCol w:w="5355"/>
          </w:tblGrid>
        </w:tblGridChange>
      </w:tblGrid>
      <w:tr w:rsidRPr="004C13B4" w:rsidR="00241F3F" w:rsidTr="00220EF9" w14:paraId="2081BC4A" w14:textId="77777777">
        <w:trPr>
          <w:cnfStyle w:val="100000000000" w:firstRow="1" w:lastRow="0" w:firstColumn="0" w:lastColumn="0" w:oddVBand="0" w:evenVBand="0" w:oddHBand="0" w:evenHBand="0" w:firstRowFirstColumn="0" w:firstRowLastColumn="0" w:lastRowFirstColumn="0" w:lastRowLastColumn="0"/>
          <w:ins w:author="Andreyeva, Julia" w:date="2022-03-03T17:54:00Z" w:id="10376"/>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0377">
              <w:tcPr>
                <w:tcW w:w="2094" w:type="dxa"/>
                <w:shd w:val="clear" w:color="auto" w:fill="2B5D9A" w:themeFill="accent6" w:themeFillShade="BF"/>
              </w:tcPr>
            </w:tcPrChange>
          </w:tcPr>
          <w:p w:rsidRPr="0058426B" w:rsidR="00241F3F" w:rsidP="00362BCE" w:rsidRDefault="00241F3F" w14:paraId="506FE95D"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03T17:54:00Z" w:id="10378"/>
                <w:rFonts w:ascii="Arial" w:hAnsi="Arial" w:cs="Arial"/>
                <w:b w:val="0"/>
                <w:color w:val="FFFFFF" w:themeColor="background1"/>
                <w:sz w:val="18"/>
                <w:lang w:eastAsia="fr-FR"/>
              </w:rPr>
            </w:pPr>
            <w:ins w:author="Andreyeva, Julia" w:date="2022-03-03T17:54:00Z" w:id="10379">
              <w:r w:rsidRPr="0058426B">
                <w:rPr>
                  <w:rFonts w:ascii="Arial" w:hAnsi="Arial" w:cs="Arial"/>
                  <w:color w:val="FFFFFF" w:themeColor="background1"/>
                  <w:sz w:val="18"/>
                  <w:lang w:eastAsia="fr-FR"/>
                </w:rPr>
                <w:t>Role</w:t>
              </w:r>
            </w:ins>
          </w:p>
          <w:p w:rsidRPr="00842B64" w:rsidR="00241F3F" w:rsidP="00362BCE" w:rsidRDefault="00241F3F" w14:paraId="7058657B"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03T17:54:00Z" w:id="10380"/>
                <w:rFonts w:ascii="Arial" w:hAnsi="Arial" w:cs="Arial"/>
                <w:i/>
                <w:iCs/>
                <w:color w:val="FFFFFF" w:themeColor="background1"/>
                <w:sz w:val="18"/>
                <w:lang w:eastAsia="fr-FR"/>
              </w:rPr>
            </w:pPr>
            <w:ins w:author="Andreyeva, Julia" w:date="2022-03-03T17:54:00Z" w:id="10381">
              <w:r w:rsidRPr="00842B64">
                <w:rPr>
                  <w:rFonts w:ascii="Arial" w:hAnsi="Arial" w:cs="Arial"/>
                  <w:i/>
                  <w:iCs/>
                  <w:color w:val="FFFFFF" w:themeColor="background1"/>
                  <w:sz w:val="18"/>
                  <w:lang w:eastAsia="fr-FR"/>
                </w:rPr>
                <w:t>Trade Marketer, ASM, Local Admin…</w:t>
              </w:r>
            </w:ins>
          </w:p>
        </w:tc>
        <w:tc>
          <w:tcPr>
            <w:tcW w:w="0" w:type="dxa"/>
            <w:shd w:val="clear" w:color="auto" w:fill="2B5D9A" w:themeFill="accent6" w:themeFillShade="BF"/>
            <w:tcPrChange w:author="Andreyeva, Julia" w:date="2022-03-16T14:40:00Z" w:id="10382">
              <w:tcPr>
                <w:tcW w:w="2185" w:type="dxa"/>
                <w:shd w:val="clear" w:color="auto" w:fill="2B5D9A" w:themeFill="accent6" w:themeFillShade="BF"/>
              </w:tcPr>
            </w:tcPrChange>
          </w:tcPr>
          <w:p w:rsidRPr="0058426B" w:rsidR="00241F3F" w:rsidP="00362BCE" w:rsidRDefault="00241F3F" w14:paraId="0A3A1194"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7:54:00Z" w:id="10383"/>
                <w:rFonts w:ascii="Arial" w:hAnsi="Arial" w:cs="Arial"/>
                <w:b w:val="0"/>
                <w:color w:val="FFFFFF" w:themeColor="background1"/>
                <w:sz w:val="18"/>
                <w:lang w:eastAsia="fr-FR"/>
              </w:rPr>
            </w:pPr>
            <w:ins w:author="Andreyeva, Julia" w:date="2022-03-03T17:54:00Z" w:id="10384">
              <w:r w:rsidRPr="0058426B">
                <w:rPr>
                  <w:rFonts w:ascii="Arial" w:hAnsi="Arial" w:cs="Arial"/>
                  <w:color w:val="FFFFFF" w:themeColor="background1"/>
                  <w:sz w:val="18"/>
                  <w:lang w:eastAsia="fr-FR"/>
                </w:rPr>
                <w:t>Application</w:t>
              </w:r>
            </w:ins>
          </w:p>
          <w:p w:rsidRPr="00842B64" w:rsidR="00241F3F" w:rsidP="00362BCE" w:rsidRDefault="00241F3F" w14:paraId="70C111D6"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7:54:00Z" w:id="10385"/>
                <w:rFonts w:ascii="Arial" w:hAnsi="Arial" w:cs="Arial"/>
                <w:i/>
                <w:iCs/>
                <w:color w:val="FFFFFF" w:themeColor="background1"/>
                <w:sz w:val="18"/>
                <w:lang w:eastAsia="fr-FR"/>
              </w:rPr>
            </w:pPr>
            <w:ins w:author="Andreyeva, Julia" w:date="2022-03-03T17:54:00Z" w:id="10386">
              <w:r w:rsidRPr="00842B64">
                <w:rPr>
                  <w:rFonts w:ascii="Arial" w:hAnsi="Arial" w:cs="Arial"/>
                  <w:i/>
                  <w:iCs/>
                  <w:color w:val="FFFFFF" w:themeColor="background1"/>
                  <w:sz w:val="18"/>
                  <w:lang w:eastAsia="fr-FR"/>
                </w:rPr>
                <w:t>Sales, Analytics, ETL, Batch, Interface</w:t>
              </w:r>
            </w:ins>
          </w:p>
        </w:tc>
        <w:tc>
          <w:tcPr>
            <w:tcW w:w="5781" w:type="dxa"/>
            <w:shd w:val="clear" w:color="auto" w:fill="2B5D9A" w:themeFill="accent6" w:themeFillShade="BF"/>
            <w:tcPrChange w:author="Andreyeva, Julia" w:date="2022-03-16T14:40:00Z" w:id="10387">
              <w:tcPr>
                <w:tcW w:w="5355" w:type="dxa"/>
                <w:shd w:val="clear" w:color="auto" w:fill="2B5D9A" w:themeFill="accent6" w:themeFillShade="BF"/>
              </w:tcPr>
            </w:tcPrChange>
          </w:tcPr>
          <w:p w:rsidRPr="0058426B" w:rsidR="00241F3F" w:rsidP="00362BCE" w:rsidRDefault="00241F3F" w14:paraId="39D62BFD"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7:54:00Z" w:id="10388"/>
                <w:rFonts w:ascii="Arial" w:hAnsi="Arial" w:cs="Arial"/>
                <w:b w:val="0"/>
                <w:color w:val="FFFFFF" w:themeColor="background1"/>
                <w:sz w:val="18"/>
                <w:lang w:eastAsia="fr-FR"/>
              </w:rPr>
            </w:pPr>
            <w:ins w:author="Andreyeva, Julia" w:date="2022-03-03T17:54:00Z" w:id="10389">
              <w:r w:rsidRPr="0058426B">
                <w:rPr>
                  <w:rFonts w:ascii="Arial" w:hAnsi="Arial" w:cs="Arial"/>
                  <w:color w:val="FFFFFF" w:themeColor="background1"/>
                  <w:sz w:val="18"/>
                  <w:lang w:eastAsia="fr-FR"/>
                </w:rPr>
                <w:t>Step</w:t>
              </w:r>
            </w:ins>
          </w:p>
          <w:p w:rsidRPr="00842B64" w:rsidR="00241F3F" w:rsidP="00362BCE" w:rsidRDefault="00241F3F" w14:paraId="68625C74"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7:54:00Z" w:id="10390"/>
                <w:rFonts w:ascii="Arial" w:hAnsi="Arial" w:cs="Arial"/>
                <w:i/>
                <w:iCs/>
                <w:color w:val="FFFFFF" w:themeColor="background1"/>
                <w:sz w:val="18"/>
                <w:lang w:eastAsia="fr-FR"/>
              </w:rPr>
            </w:pPr>
            <w:ins w:author="Andreyeva, Julia" w:date="2022-03-03T17:54:00Z" w:id="10391">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486CDA" w:rsidR="00241F3F" w:rsidTr="00220EF9" w14:paraId="2B4ADC43" w14:textId="77777777">
        <w:trPr>
          <w:ins w:author="Andreyeva, Julia" w:date="2022-03-03T17:54:00Z" w:id="1039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393">
              <w:tcPr>
                <w:tcW w:w="2094" w:type="dxa"/>
              </w:tcPr>
            </w:tcPrChange>
          </w:tcPr>
          <w:p w:rsidRPr="00B162CC" w:rsidR="00241F3F" w:rsidP="00362BCE" w:rsidRDefault="00241F3F" w14:paraId="2C2116CF" w14:textId="77777777">
            <w:pPr>
              <w:spacing w:before="120" w:after="120" w:line="259" w:lineRule="auto"/>
              <w:ind w:right="28"/>
              <w:jc w:val="both"/>
              <w:rPr>
                <w:ins w:author="Andreyeva, Julia" w:date="2022-03-03T17:54:00Z" w:id="10394"/>
                <w:sz w:val="20"/>
                <w:szCs w:val="20"/>
                <w:lang w:val="en-US"/>
              </w:rPr>
            </w:pPr>
            <w:ins w:author="Andreyeva, Julia" w:date="2022-03-03T17:54:00Z" w:id="10395">
              <w:r w:rsidRPr="00B162CC">
                <w:rPr>
                  <w:b w:val="0"/>
                  <w:sz w:val="20"/>
                  <w:szCs w:val="20"/>
                  <w:lang w:val="en-US"/>
                </w:rPr>
                <w:t>Local Admin</w:t>
              </w:r>
            </w:ins>
          </w:p>
          <w:p w:rsidRPr="00B162CC" w:rsidR="00241F3F" w:rsidP="00362BCE" w:rsidRDefault="00241F3F" w14:paraId="0C74D852" w14:textId="77777777">
            <w:pPr>
              <w:spacing w:before="120" w:after="120" w:line="259" w:lineRule="auto"/>
              <w:ind w:right="28"/>
              <w:jc w:val="both"/>
              <w:rPr>
                <w:ins w:author="Andreyeva, Julia" w:date="2022-03-03T17:54:00Z" w:id="10396"/>
                <w:sz w:val="20"/>
                <w:szCs w:val="20"/>
                <w:lang w:val="en-US"/>
              </w:rPr>
            </w:pPr>
            <w:ins w:author="Andreyeva, Julia" w:date="2022-03-03T17:54:00Z" w:id="10397">
              <w:r w:rsidRPr="00B162CC">
                <w:rPr>
                  <w:b w:val="0"/>
                  <w:sz w:val="20"/>
                  <w:szCs w:val="20"/>
                  <w:lang w:val="en-US"/>
                </w:rPr>
                <w:t>Financial Admin</w:t>
              </w:r>
            </w:ins>
          </w:p>
          <w:p w:rsidRPr="00B162CC" w:rsidR="00241F3F" w:rsidP="00362BCE" w:rsidRDefault="00241F3F" w14:paraId="799B8273" w14:textId="77777777">
            <w:pPr>
              <w:spacing w:before="120" w:after="120" w:line="259" w:lineRule="auto"/>
              <w:ind w:right="28"/>
              <w:jc w:val="both"/>
              <w:rPr>
                <w:ins w:author="Andreyeva, Julia" w:date="2022-03-03T17:54:00Z" w:id="10398"/>
                <w:b w:val="0"/>
                <w:sz w:val="20"/>
                <w:szCs w:val="20"/>
                <w:lang w:val="en-US"/>
              </w:rPr>
            </w:pPr>
            <w:ins w:author="Andreyeva, Julia" w:date="2022-03-03T17:54:00Z" w:id="10399">
              <w:r w:rsidRPr="00B162CC">
                <w:rPr>
                  <w:b w:val="0"/>
                  <w:sz w:val="20"/>
                  <w:szCs w:val="20"/>
                  <w:lang w:val="en-US"/>
                </w:rPr>
                <w:t>Back Office User</w:t>
              </w:r>
            </w:ins>
          </w:p>
        </w:tc>
        <w:tc>
          <w:tcPr>
            <w:tcW w:w="0" w:type="dxa"/>
            <w:tcPrChange w:author="Andreyeva, Julia" w:date="2022-03-16T14:40:00Z" w:id="10400">
              <w:tcPr>
                <w:tcW w:w="2185" w:type="dxa"/>
              </w:tcPr>
            </w:tcPrChange>
          </w:tcPr>
          <w:p w:rsidRPr="00B162CC" w:rsidR="00241F3F" w:rsidP="00362BCE" w:rsidRDefault="00241F3F" w14:paraId="5DE86C9D"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01"/>
                <w:sz w:val="20"/>
                <w:szCs w:val="20"/>
                <w:lang w:val="en-US"/>
              </w:rPr>
            </w:pPr>
            <w:ins w:author="Andreyeva, Julia" w:date="2022-03-03T17:54:00Z" w:id="10402">
              <w:r w:rsidRPr="00B162CC">
                <w:rPr>
                  <w:sz w:val="20"/>
                  <w:szCs w:val="20"/>
                  <w:lang w:val="en-US"/>
                </w:rPr>
                <w:t>Siebel Sales/OBIEE/TMEC mobile</w:t>
              </w:r>
            </w:ins>
          </w:p>
        </w:tc>
        <w:tc>
          <w:tcPr>
            <w:tcW w:w="5781" w:type="dxa"/>
            <w:tcPrChange w:author="Andreyeva, Julia" w:date="2022-03-16T14:40:00Z" w:id="10403">
              <w:tcPr>
                <w:tcW w:w="5355" w:type="dxa"/>
              </w:tcPr>
            </w:tcPrChange>
          </w:tcPr>
          <w:p w:rsidRPr="00B162CC" w:rsidR="00241F3F" w:rsidP="00362BCE" w:rsidRDefault="00241F3F" w14:paraId="389BA02C"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04"/>
                <w:sz w:val="20"/>
                <w:szCs w:val="20"/>
                <w:lang w:val="en-US"/>
              </w:rPr>
            </w:pPr>
            <w:ins w:author="Andreyeva, Julia" w:date="2022-03-03T17:54:00Z" w:id="10405">
              <w:r w:rsidRPr="00B162CC">
                <w:rPr>
                  <w:sz w:val="20"/>
                  <w:szCs w:val="20"/>
                  <w:lang w:val="en-US"/>
                </w:rPr>
                <w:t xml:space="preserve">Check that LOVs NULL, Accounts, Distributor are available in </w:t>
              </w:r>
              <w:r>
                <w:rPr>
                  <w:sz w:val="20"/>
                  <w:szCs w:val="20"/>
                  <w:lang w:val="en-US"/>
                </w:rPr>
                <w:t xml:space="preserve">Category </w:t>
              </w:r>
              <w:r w:rsidRPr="00B162CC">
                <w:rPr>
                  <w:sz w:val="20"/>
                  <w:szCs w:val="20"/>
                  <w:lang w:val="en-US"/>
                </w:rPr>
                <w:t>field</w:t>
              </w:r>
            </w:ins>
          </w:p>
          <w:p w:rsidRPr="00B162CC" w:rsidR="00241F3F" w:rsidP="00362BCE" w:rsidRDefault="00241F3F" w14:paraId="455C895B"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06"/>
                <w:sz w:val="20"/>
                <w:szCs w:val="20"/>
                <w:lang w:val="en-US"/>
              </w:rPr>
            </w:pPr>
            <w:ins w:author="Andreyeva, Julia" w:date="2022-03-03T17:54:00Z" w:id="10407">
              <w:r w:rsidRPr="00B162CC">
                <w:rPr>
                  <w:sz w:val="20"/>
                  <w:szCs w:val="20"/>
                  <w:lang w:val="en-US"/>
                </w:rPr>
                <w:t>Populate the new field type manually or via load through interface</w:t>
              </w:r>
            </w:ins>
          </w:p>
          <w:p w:rsidRPr="00B162CC" w:rsidR="00241F3F" w:rsidP="00362BCE" w:rsidRDefault="00241F3F" w14:paraId="0A0E4BF1"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08"/>
                <w:sz w:val="20"/>
                <w:szCs w:val="20"/>
                <w:lang w:val="en-US"/>
              </w:rPr>
            </w:pPr>
            <w:ins w:author="Andreyeva, Julia" w:date="2022-03-03T17:54:00Z" w:id="10409">
              <w:r w:rsidRPr="00B162CC">
                <w:rPr>
                  <w:sz w:val="20"/>
                  <w:szCs w:val="20"/>
                  <w:lang w:val="en-US"/>
                </w:rPr>
                <w:t>Check that field Distributor is inactive by default</w:t>
              </w:r>
            </w:ins>
          </w:p>
          <w:p w:rsidRPr="00B162CC" w:rsidR="00241F3F" w:rsidP="00362BCE" w:rsidRDefault="00241F3F" w14:paraId="618414E5"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10"/>
                <w:sz w:val="20"/>
                <w:szCs w:val="20"/>
                <w:lang w:val="en-US"/>
              </w:rPr>
            </w:pPr>
            <w:ins w:author="Andreyeva, Julia" w:date="2022-03-03T17:54:00Z" w:id="10411">
              <w:r w:rsidRPr="00B162CC">
                <w:rPr>
                  <w:sz w:val="20"/>
                  <w:szCs w:val="20"/>
                  <w:lang w:val="en-US"/>
                </w:rPr>
                <w:t>Set type of the price list “Distributor” the field Distributor is available for editing</w:t>
              </w:r>
            </w:ins>
          </w:p>
          <w:p w:rsidRPr="00B162CC" w:rsidR="00241F3F" w:rsidP="00362BCE" w:rsidRDefault="00241F3F" w14:paraId="232285D0"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12"/>
                <w:sz w:val="20"/>
                <w:szCs w:val="20"/>
                <w:lang w:val="en-US"/>
              </w:rPr>
            </w:pPr>
            <w:ins w:author="Andreyeva, Julia" w:date="2022-03-03T17:54:00Z" w:id="10413">
              <w:r w:rsidRPr="00B162CC">
                <w:rPr>
                  <w:sz w:val="20"/>
                  <w:szCs w:val="20"/>
                  <w:lang w:val="en-US"/>
                </w:rPr>
                <w:t>Add distributor</w:t>
              </w:r>
            </w:ins>
          </w:p>
          <w:p w:rsidRPr="00B162CC" w:rsidR="00241F3F" w:rsidP="00362BCE" w:rsidRDefault="00241F3F" w14:paraId="7E743042"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14"/>
                <w:sz w:val="20"/>
                <w:szCs w:val="20"/>
                <w:lang w:val="en-US"/>
              </w:rPr>
            </w:pPr>
            <w:ins w:author="Andreyeva, Julia" w:date="2022-03-03T17:54:00Z" w:id="10415">
              <w:r w:rsidRPr="00B162CC">
                <w:rPr>
                  <w:sz w:val="20"/>
                  <w:szCs w:val="20"/>
                  <w:lang w:val="en-US"/>
                </w:rPr>
                <w:lastRenderedPageBreak/>
                <w:t>Check that target List or planning group functionality is enabled for pricing administration</w:t>
              </w:r>
            </w:ins>
          </w:p>
          <w:p w:rsidRPr="00B162CC" w:rsidR="00241F3F" w:rsidP="00362BCE" w:rsidRDefault="00241F3F" w14:paraId="4A6C60EB"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16"/>
                <w:sz w:val="20"/>
                <w:szCs w:val="20"/>
                <w:lang w:val="en-US"/>
              </w:rPr>
            </w:pPr>
            <w:ins w:author="Andreyeva, Julia" w:date="2022-03-03T17:54:00Z" w:id="10417">
              <w:r w:rsidRPr="00B162CC">
                <w:rPr>
                  <w:sz w:val="20"/>
                  <w:szCs w:val="20"/>
                  <w:lang w:val="en-US"/>
                </w:rPr>
                <w:t>Check that new buttons “Apply</w:t>
              </w:r>
              <w:proofErr w:type="gramStart"/>
              <w:r w:rsidRPr="00B162CC">
                <w:rPr>
                  <w:sz w:val="20"/>
                  <w:szCs w:val="20"/>
                  <w:lang w:val="en-US"/>
                </w:rPr>
                <w:t>”</w:t>
              </w:r>
              <w:proofErr w:type="gramEnd"/>
              <w:r w:rsidRPr="00B162CC">
                <w:rPr>
                  <w:sz w:val="20"/>
                  <w:szCs w:val="20"/>
                  <w:lang w:val="en-US"/>
                </w:rPr>
                <w:t xml:space="preserve"> and ‘Submit Target List’ work as expected</w:t>
              </w:r>
            </w:ins>
          </w:p>
          <w:p w:rsidRPr="00B162CC" w:rsidR="00241F3F" w:rsidP="00362BCE" w:rsidRDefault="00241F3F" w14:paraId="3ACEE479"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18"/>
                <w:sz w:val="20"/>
                <w:szCs w:val="20"/>
                <w:lang w:val="en-US"/>
              </w:rPr>
            </w:pPr>
            <w:ins w:author="Andreyeva, Julia" w:date="2022-03-03T17:54:00Z" w:id="10419">
              <w:r w:rsidRPr="00B162CC">
                <w:rPr>
                  <w:sz w:val="20"/>
                  <w:szCs w:val="20"/>
                  <w:lang w:val="en-US"/>
                </w:rPr>
                <w:t>Check that new price List Accounts view is present</w:t>
              </w:r>
            </w:ins>
          </w:p>
          <w:p w:rsidRPr="00B162CC" w:rsidR="00241F3F" w:rsidP="00362BCE" w:rsidRDefault="00241F3F" w14:paraId="2E1FCC47"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20"/>
                <w:sz w:val="20"/>
                <w:szCs w:val="20"/>
                <w:lang w:val="en-US"/>
              </w:rPr>
            </w:pPr>
            <w:ins w:author="Andreyeva, Julia" w:date="2022-03-03T17:54:00Z" w:id="10421">
              <w:r w:rsidRPr="00B162CC">
                <w:rPr>
                  <w:sz w:val="20"/>
                  <w:szCs w:val="20"/>
                  <w:lang w:val="en-US"/>
                </w:rPr>
                <w:t>Observe list of accounts associated to the price list</w:t>
              </w:r>
            </w:ins>
          </w:p>
          <w:p w:rsidRPr="00B162CC" w:rsidR="00241F3F" w:rsidP="00362BCE" w:rsidRDefault="00241F3F" w14:paraId="14EC7CDD"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22"/>
                <w:sz w:val="20"/>
                <w:szCs w:val="20"/>
                <w:lang w:val="en-US"/>
              </w:rPr>
            </w:pPr>
            <w:ins w:author="Andreyeva, Julia" w:date="2022-03-03T17:54:00Z" w:id="10423">
              <w:r w:rsidRPr="00B162CC">
                <w:rPr>
                  <w:sz w:val="20"/>
                  <w:szCs w:val="20"/>
                  <w:lang w:val="en-US"/>
                </w:rPr>
                <w:t>Check that the appropriate data has been synchronized with mobile app</w:t>
              </w:r>
            </w:ins>
          </w:p>
          <w:p w:rsidR="00241F3F" w:rsidP="00362BCE" w:rsidRDefault="00241F3F" w14:paraId="4F7EDF2F"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24"/>
                <w:sz w:val="20"/>
                <w:szCs w:val="20"/>
                <w:lang w:val="en-US"/>
              </w:rPr>
            </w:pPr>
            <w:ins w:author="Andreyeva, Julia" w:date="2022-03-03T17:54:00Z" w:id="10425">
              <w:r w:rsidRPr="00B162CC">
                <w:rPr>
                  <w:sz w:val="20"/>
                  <w:szCs w:val="20"/>
                  <w:lang w:val="en-US"/>
                </w:rPr>
                <w:t>Check that data was not lost during synchronization</w:t>
              </w:r>
            </w:ins>
          </w:p>
          <w:p w:rsidRPr="00B162CC" w:rsidR="00241F3F" w:rsidP="00362BCE" w:rsidRDefault="00241F3F" w14:paraId="5144F10E"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26"/>
                <w:sz w:val="20"/>
                <w:szCs w:val="20"/>
                <w:lang w:val="en-US"/>
              </w:rPr>
            </w:pPr>
            <w:ins w:author="Andreyeva, Julia" w:date="2022-03-03T17:54:00Z" w:id="10427">
              <w:r w:rsidRPr="00B162CC">
                <w:rPr>
                  <w:sz w:val="20"/>
                  <w:szCs w:val="20"/>
                  <w:lang w:val="en-US"/>
                </w:rPr>
                <w:t>Wait for Nightly ETL. Validate that the field is transferred to OBIEE</w:t>
              </w:r>
            </w:ins>
          </w:p>
          <w:p w:rsidRPr="00B162CC" w:rsidR="00241F3F" w:rsidP="00362BCE" w:rsidRDefault="00241F3F" w14:paraId="5CE07DE7" w14:textId="77777777">
            <w:pPr>
              <w:spacing w:before="120" w:after="120" w:line="259" w:lineRule="auto"/>
              <w:ind w:right="28"/>
              <w:jc w:val="both"/>
              <w:cnfStyle w:val="000000000000" w:firstRow="0" w:lastRow="0" w:firstColumn="0" w:lastColumn="0" w:oddVBand="0" w:evenVBand="0" w:oddHBand="0" w:evenHBand="0" w:firstRowFirstColumn="0" w:firstRowLastColumn="0" w:lastRowFirstColumn="0" w:lastRowLastColumn="0"/>
              <w:rPr>
                <w:ins w:author="Andreyeva, Julia" w:date="2022-03-03T17:54:00Z" w:id="10428"/>
                <w:sz w:val="20"/>
                <w:szCs w:val="20"/>
                <w:lang w:val="en-US"/>
              </w:rPr>
            </w:pPr>
            <w:ins w:author="Andreyeva, Julia" w:date="2022-03-03T17:54:00Z" w:id="10429">
              <w:r w:rsidRPr="00B162CC">
                <w:rPr>
                  <w:sz w:val="20"/>
                  <w:szCs w:val="20"/>
                  <w:lang w:val="en-US"/>
                </w:rPr>
                <w:t>Validate price list report</w:t>
              </w:r>
            </w:ins>
          </w:p>
        </w:tc>
      </w:tr>
    </w:tbl>
    <w:p w:rsidR="00326EFD" w:rsidP="00971A0D" w:rsidRDefault="00326EFD" w14:paraId="3C2597CF" w14:textId="77777777">
      <w:pPr>
        <w:rPr>
          <w:ins w:author="Andreyeva, Julia" w:date="2022-03-03T18:08:00Z" w:id="10430"/>
          <w:b/>
          <w:bCs/>
          <w:color w:val="00857E" w:themeColor="accent3" w:themeShade="BF"/>
          <w:lang w:val="en-US"/>
        </w:rPr>
      </w:pPr>
    </w:p>
    <w:p w:rsidRPr="002674DA" w:rsidR="00241F3F" w:rsidP="00971A0D" w:rsidRDefault="00326EFD" w14:paraId="69D94D1B" w14:textId="11DBE67A">
      <w:pPr>
        <w:rPr>
          <w:ins w:author="Andreyeva, Julia" w:date="2022-03-03T18:05:00Z" w:id="10431"/>
          <w:b/>
          <w:bCs/>
          <w:lang w:val="en-US"/>
          <w:rPrChange w:author="Andreyeva, Julia" w:date="2022-03-18T14:13:00Z" w:id="10432">
            <w:rPr>
              <w:ins w:author="Andreyeva, Julia" w:date="2022-03-03T18:05:00Z" w:id="10433"/>
              <w:b/>
              <w:bCs/>
              <w:color w:val="00857E" w:themeColor="accent3" w:themeShade="BF"/>
              <w:lang w:val="en-US"/>
            </w:rPr>
          </w:rPrChange>
        </w:rPr>
      </w:pPr>
      <w:ins w:author="Andreyeva, Julia" w:date="2022-03-03T18:08:00Z" w:id="10434">
        <w:r w:rsidRPr="002674DA">
          <w:rPr>
            <w:b/>
            <w:bCs/>
            <w:lang w:val="en-US"/>
            <w:rPrChange w:author="Andreyeva, Julia" w:date="2022-03-18T14:13:00Z" w:id="10435">
              <w:rPr>
                <w:b/>
                <w:bCs/>
                <w:color w:val="00857E" w:themeColor="accent3" w:themeShade="BF"/>
                <w:lang w:val="en-US"/>
              </w:rPr>
            </w:rPrChange>
          </w:rPr>
          <w:t>3</w:t>
        </w:r>
      </w:ins>
      <w:ins w:author="Andreyeva, Julia" w:date="2022-03-03T18:05:00Z" w:id="10436">
        <w:r w:rsidRPr="002674DA" w:rsidR="00B37809">
          <w:rPr>
            <w:b/>
            <w:bCs/>
            <w:lang w:val="en-US"/>
            <w:rPrChange w:author="Andreyeva, Julia" w:date="2022-03-18T14:13:00Z" w:id="10437">
              <w:rPr>
                <w:b/>
                <w:bCs/>
                <w:color w:val="00857E" w:themeColor="accent3" w:themeShade="BF"/>
                <w:lang w:val="en-US"/>
              </w:rPr>
            </w:rPrChange>
          </w:rPr>
          <w:t xml:space="preserve"> Product template</w:t>
        </w:r>
      </w:ins>
    </w:p>
    <w:tbl>
      <w:tblPr>
        <w:tblStyle w:val="GridTable1Light-Accent6"/>
        <w:tblW w:w="10060" w:type="dxa"/>
        <w:tblLook w:val="04A0" w:firstRow="1" w:lastRow="0" w:firstColumn="1" w:lastColumn="0" w:noHBand="0" w:noVBand="1"/>
        <w:tblPrChange w:author="Andreyeva, Julia" w:date="2022-03-16T14:40:00Z" w:id="10438">
          <w:tblPr>
            <w:tblStyle w:val="GridTable1Light-Accent6"/>
            <w:tblW w:w="0" w:type="auto"/>
            <w:tblLook w:val="04A0" w:firstRow="1" w:lastRow="0" w:firstColumn="1" w:lastColumn="0" w:noHBand="0" w:noVBand="1"/>
          </w:tblPr>
        </w:tblPrChange>
      </w:tblPr>
      <w:tblGrid>
        <w:gridCol w:w="1166"/>
        <w:gridCol w:w="2302"/>
        <w:gridCol w:w="6592"/>
        <w:tblGridChange w:id="10439">
          <w:tblGrid>
            <w:gridCol w:w="2155"/>
            <w:gridCol w:w="2160"/>
            <w:gridCol w:w="4600"/>
          </w:tblGrid>
        </w:tblGridChange>
      </w:tblGrid>
      <w:tr w:rsidRPr="004C13B4" w:rsidR="001C483C" w:rsidTr="00220EF9" w14:paraId="220C512A" w14:textId="77777777">
        <w:trPr>
          <w:cnfStyle w:val="100000000000" w:firstRow="1" w:lastRow="0" w:firstColumn="0" w:lastColumn="0" w:oddVBand="0" w:evenVBand="0" w:oddHBand="0" w:evenHBand="0" w:firstRowFirstColumn="0" w:firstRowLastColumn="0" w:lastRowFirstColumn="0" w:lastRowLastColumn="0"/>
          <w:ins w:author="Andreyeva, Julia" w:date="2022-03-03T18:05:00Z" w:id="10440"/>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0441">
              <w:tcPr>
                <w:tcW w:w="2155" w:type="dxa"/>
                <w:shd w:val="clear" w:color="auto" w:fill="2B5D9A" w:themeFill="accent6" w:themeFillShade="BF"/>
              </w:tcPr>
            </w:tcPrChange>
          </w:tcPr>
          <w:p w:rsidRPr="0058426B" w:rsidR="001C483C" w:rsidP="00362BCE" w:rsidRDefault="001C483C" w14:paraId="73D887AD"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03T18:05:00Z" w:id="10442"/>
                <w:rFonts w:ascii="Arial" w:hAnsi="Arial" w:cs="Arial"/>
                <w:b w:val="0"/>
                <w:color w:val="FFFFFF" w:themeColor="background1"/>
                <w:sz w:val="18"/>
                <w:lang w:eastAsia="fr-FR"/>
              </w:rPr>
            </w:pPr>
            <w:ins w:author="Andreyeva, Julia" w:date="2022-03-03T18:05:00Z" w:id="10443">
              <w:r w:rsidRPr="0058426B">
                <w:rPr>
                  <w:rFonts w:ascii="Arial" w:hAnsi="Arial" w:cs="Arial"/>
                  <w:color w:val="FFFFFF" w:themeColor="background1"/>
                  <w:sz w:val="18"/>
                  <w:lang w:eastAsia="fr-FR"/>
                </w:rPr>
                <w:t>Role</w:t>
              </w:r>
            </w:ins>
          </w:p>
          <w:p w:rsidRPr="00842B64" w:rsidR="001C483C" w:rsidP="00362BCE" w:rsidRDefault="001C483C" w14:paraId="54D9EA56"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03T18:05:00Z" w:id="10444"/>
                <w:rFonts w:ascii="Arial" w:hAnsi="Arial" w:cs="Arial"/>
                <w:i/>
                <w:iCs/>
                <w:color w:val="FFFFFF" w:themeColor="background1"/>
                <w:sz w:val="18"/>
                <w:lang w:eastAsia="fr-FR"/>
              </w:rPr>
            </w:pPr>
            <w:ins w:author="Andreyeva, Julia" w:date="2022-03-03T18:05:00Z" w:id="10445">
              <w:r w:rsidRPr="00842B64">
                <w:rPr>
                  <w:rFonts w:ascii="Arial" w:hAnsi="Arial" w:cs="Arial"/>
                  <w:i/>
                  <w:iCs/>
                  <w:color w:val="FFFFFF" w:themeColor="background1"/>
                  <w:sz w:val="18"/>
                  <w:lang w:eastAsia="fr-FR"/>
                </w:rPr>
                <w:t>Trade Marketer, ASM, Local Admin…</w:t>
              </w:r>
            </w:ins>
          </w:p>
        </w:tc>
        <w:tc>
          <w:tcPr>
            <w:tcW w:w="0" w:type="dxa"/>
            <w:shd w:val="clear" w:color="auto" w:fill="2B5D9A" w:themeFill="accent6" w:themeFillShade="BF"/>
            <w:tcPrChange w:author="Andreyeva, Julia" w:date="2022-03-16T14:40:00Z" w:id="10446">
              <w:tcPr>
                <w:tcW w:w="2160" w:type="dxa"/>
                <w:shd w:val="clear" w:color="auto" w:fill="2B5D9A" w:themeFill="accent6" w:themeFillShade="BF"/>
              </w:tcPr>
            </w:tcPrChange>
          </w:tcPr>
          <w:p w:rsidRPr="0058426B" w:rsidR="001C483C" w:rsidP="00362BCE" w:rsidRDefault="001C483C" w14:paraId="46FFD410"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8:05:00Z" w:id="10447"/>
                <w:rFonts w:ascii="Arial" w:hAnsi="Arial" w:cs="Arial"/>
                <w:b w:val="0"/>
                <w:color w:val="FFFFFF" w:themeColor="background1"/>
                <w:sz w:val="18"/>
                <w:lang w:eastAsia="fr-FR"/>
              </w:rPr>
            </w:pPr>
            <w:ins w:author="Andreyeva, Julia" w:date="2022-03-03T18:05:00Z" w:id="10448">
              <w:r w:rsidRPr="0058426B">
                <w:rPr>
                  <w:rFonts w:ascii="Arial" w:hAnsi="Arial" w:cs="Arial"/>
                  <w:color w:val="FFFFFF" w:themeColor="background1"/>
                  <w:sz w:val="18"/>
                  <w:lang w:eastAsia="fr-FR"/>
                </w:rPr>
                <w:t>Application</w:t>
              </w:r>
            </w:ins>
          </w:p>
          <w:p w:rsidRPr="00842B64" w:rsidR="001C483C" w:rsidP="00362BCE" w:rsidRDefault="001C483C" w14:paraId="5F773617"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8:05:00Z" w:id="10449"/>
                <w:rFonts w:ascii="Arial" w:hAnsi="Arial" w:cs="Arial"/>
                <w:i/>
                <w:iCs/>
                <w:color w:val="FFFFFF" w:themeColor="background1"/>
                <w:sz w:val="18"/>
                <w:lang w:eastAsia="fr-FR"/>
              </w:rPr>
            </w:pPr>
            <w:ins w:author="Andreyeva, Julia" w:date="2022-03-03T18:05:00Z" w:id="10450">
              <w:r w:rsidRPr="00842B64">
                <w:rPr>
                  <w:rFonts w:ascii="Arial" w:hAnsi="Arial" w:cs="Arial"/>
                  <w:i/>
                  <w:iCs/>
                  <w:color w:val="FFFFFF" w:themeColor="background1"/>
                  <w:sz w:val="18"/>
                  <w:lang w:eastAsia="fr-FR"/>
                </w:rPr>
                <w:t>Sales, Analytics, ETL, Batch, Interface</w:t>
              </w:r>
            </w:ins>
          </w:p>
        </w:tc>
        <w:tc>
          <w:tcPr>
            <w:tcW w:w="5745" w:type="dxa"/>
            <w:shd w:val="clear" w:color="auto" w:fill="2B5D9A" w:themeFill="accent6" w:themeFillShade="BF"/>
            <w:tcPrChange w:author="Andreyeva, Julia" w:date="2022-03-16T14:40:00Z" w:id="10451">
              <w:tcPr>
                <w:tcW w:w="4600" w:type="dxa"/>
                <w:shd w:val="clear" w:color="auto" w:fill="2B5D9A" w:themeFill="accent6" w:themeFillShade="BF"/>
              </w:tcPr>
            </w:tcPrChange>
          </w:tcPr>
          <w:p w:rsidRPr="0058426B" w:rsidR="001C483C" w:rsidP="00362BCE" w:rsidRDefault="001C483C" w14:paraId="7B62E6BF"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8:05:00Z" w:id="10452"/>
                <w:rFonts w:ascii="Arial" w:hAnsi="Arial" w:cs="Arial"/>
                <w:b w:val="0"/>
                <w:color w:val="FFFFFF" w:themeColor="background1"/>
                <w:sz w:val="18"/>
                <w:lang w:eastAsia="fr-FR"/>
              </w:rPr>
            </w:pPr>
            <w:ins w:author="Andreyeva, Julia" w:date="2022-03-03T18:05:00Z" w:id="10453">
              <w:r w:rsidRPr="0058426B">
                <w:rPr>
                  <w:rFonts w:ascii="Arial" w:hAnsi="Arial" w:cs="Arial"/>
                  <w:color w:val="FFFFFF" w:themeColor="background1"/>
                  <w:sz w:val="18"/>
                  <w:lang w:eastAsia="fr-FR"/>
                </w:rPr>
                <w:t>Step</w:t>
              </w:r>
            </w:ins>
          </w:p>
          <w:p w:rsidRPr="00842B64" w:rsidR="001C483C" w:rsidP="00362BCE" w:rsidRDefault="001C483C" w14:paraId="1C3B17CA"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03T18:05:00Z" w:id="10454"/>
                <w:rFonts w:ascii="Arial" w:hAnsi="Arial" w:cs="Arial"/>
                <w:i/>
                <w:iCs/>
                <w:color w:val="FFFFFF" w:themeColor="background1"/>
                <w:sz w:val="18"/>
                <w:lang w:eastAsia="fr-FR"/>
              </w:rPr>
            </w:pPr>
            <w:ins w:author="Andreyeva, Julia" w:date="2022-03-03T18:05:00Z" w:id="10455">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486CDA" w:rsidR="001C483C" w:rsidTr="00220EF9" w14:paraId="02BC4795" w14:textId="77777777">
        <w:trPr>
          <w:ins w:author="Andreyeva, Julia" w:date="2022-03-03T18:05:00Z" w:id="10456"/>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457">
              <w:tcPr>
                <w:tcW w:w="2155" w:type="dxa"/>
              </w:tcPr>
            </w:tcPrChange>
          </w:tcPr>
          <w:p w:rsidRPr="006F1854" w:rsidR="001C483C" w:rsidP="00362BCE" w:rsidRDefault="001C483C" w14:paraId="4D927540" w14:textId="77777777">
            <w:pPr>
              <w:pStyle w:val="BodyText"/>
              <w:spacing w:line="259" w:lineRule="auto"/>
              <w:rPr>
                <w:ins w:author="Andreyeva, Julia" w:date="2022-03-03T18:05:00Z" w:id="10458"/>
                <w:rFonts w:ascii="Arial" w:hAnsi="Arial" w:cs="Arial"/>
                <w:szCs w:val="28"/>
                <w:lang w:eastAsia="fr-FR"/>
              </w:rPr>
            </w:pPr>
            <w:ins w:author="Andreyeva, Julia" w:date="2022-03-03T18:05:00Z" w:id="10459">
              <w:r w:rsidRPr="006F1854">
                <w:rPr>
                  <w:rFonts w:ascii="Arial" w:hAnsi="Arial" w:cs="Arial"/>
                  <w:szCs w:val="28"/>
                  <w:lang w:eastAsia="fr-FR"/>
                </w:rPr>
                <w:t>Back office: PO, ASM, Local Admin, TM</w:t>
              </w:r>
            </w:ins>
          </w:p>
        </w:tc>
        <w:tc>
          <w:tcPr>
            <w:tcW w:w="0" w:type="dxa"/>
            <w:tcPrChange w:author="Andreyeva, Julia" w:date="2022-03-16T14:40:00Z" w:id="10460">
              <w:tcPr>
                <w:tcW w:w="2160" w:type="dxa"/>
              </w:tcPr>
            </w:tcPrChange>
          </w:tcPr>
          <w:p w:rsidRPr="006F1854" w:rsidR="001C483C" w:rsidP="00362BCE" w:rsidRDefault="001C483C" w14:paraId="06A8EC8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61"/>
                <w:rFonts w:ascii="Arial" w:hAnsi="Arial" w:cs="Arial"/>
                <w:szCs w:val="28"/>
                <w:lang w:eastAsia="fr-FR"/>
              </w:rPr>
            </w:pPr>
            <w:ins w:author="Andreyeva, Julia" w:date="2022-03-03T18:05:00Z" w:id="10462">
              <w:r w:rsidRPr="006F1854">
                <w:rPr>
                  <w:rFonts w:ascii="Arial" w:hAnsi="Arial" w:cs="Arial"/>
                  <w:szCs w:val="28"/>
                  <w:lang w:eastAsia="fr-FR"/>
                </w:rPr>
                <w:t>Siebel Sales/OBIEE/TMEC mobile</w:t>
              </w:r>
            </w:ins>
          </w:p>
        </w:tc>
        <w:tc>
          <w:tcPr>
            <w:tcW w:w="5745" w:type="dxa"/>
            <w:tcPrChange w:author="Andreyeva, Julia" w:date="2022-03-16T14:40:00Z" w:id="10463">
              <w:tcPr>
                <w:tcW w:w="4600" w:type="dxa"/>
              </w:tcPr>
            </w:tcPrChange>
          </w:tcPr>
          <w:p w:rsidRPr="006F1854" w:rsidR="001C483C" w:rsidP="00362BCE" w:rsidRDefault="001C483C" w14:paraId="1987779A"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64"/>
                <w:rFonts w:eastAsia="Arial Unicode MS" w:cstheme="minorHAnsi"/>
                <w:sz w:val="20"/>
                <w:szCs w:val="20"/>
                <w:lang w:val="en-US" w:eastAsia="fr-FR"/>
              </w:rPr>
            </w:pPr>
            <w:ins w:author="Andreyeva, Julia" w:date="2022-03-03T18:05:00Z" w:id="10465">
              <w:r w:rsidRPr="006F1854">
                <w:rPr>
                  <w:rFonts w:eastAsia="Arial Unicode MS" w:cstheme="minorHAnsi"/>
                  <w:sz w:val="20"/>
                  <w:szCs w:val="20"/>
                  <w:lang w:val="en-US" w:eastAsia="fr-FR"/>
                </w:rPr>
                <w:t>Navigate to view “Product Template List View”</w:t>
              </w:r>
            </w:ins>
          </w:p>
          <w:p w:rsidRPr="006F1854" w:rsidR="001C483C" w:rsidP="00362BCE" w:rsidRDefault="001C483C" w14:paraId="7D040005"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66"/>
                <w:rFonts w:eastAsia="Arial Unicode MS" w:cstheme="minorHAnsi"/>
                <w:sz w:val="20"/>
                <w:szCs w:val="20"/>
                <w:lang w:val="en-US" w:eastAsia="fr-FR"/>
              </w:rPr>
            </w:pPr>
            <w:ins w:author="Andreyeva, Julia" w:date="2022-03-03T18:05:00Z" w:id="10467">
              <w:r w:rsidRPr="006F1854">
                <w:rPr>
                  <w:rFonts w:eastAsia="Arial Unicode MS" w:cstheme="minorHAnsi"/>
                  <w:sz w:val="20"/>
                  <w:szCs w:val="20"/>
                  <w:lang w:val="en-US" w:eastAsia="fr-FR"/>
                </w:rPr>
                <w:t>Check that LOVs NULL, Accounts, Distributor are available in Category field</w:t>
              </w:r>
            </w:ins>
          </w:p>
          <w:p w:rsidRPr="006F1854" w:rsidR="001C483C" w:rsidP="00362BCE" w:rsidRDefault="001C483C" w14:paraId="1D81BF0C"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68"/>
                <w:rFonts w:eastAsia="Arial Unicode MS" w:cstheme="minorHAnsi"/>
                <w:sz w:val="20"/>
                <w:szCs w:val="20"/>
                <w:lang w:val="en-US" w:eastAsia="fr-FR"/>
              </w:rPr>
            </w:pPr>
            <w:ins w:author="Andreyeva, Julia" w:date="2022-03-03T18:05:00Z" w:id="10469">
              <w:r w:rsidRPr="006F1854">
                <w:rPr>
                  <w:rFonts w:eastAsia="Arial Unicode MS" w:cstheme="minorHAnsi"/>
                  <w:sz w:val="20"/>
                  <w:szCs w:val="20"/>
                  <w:lang w:val="en-US" w:eastAsia="fr-FR"/>
                </w:rPr>
                <w:t xml:space="preserve">Populate the new category field manually </w:t>
              </w:r>
            </w:ins>
          </w:p>
          <w:p w:rsidRPr="006F1854" w:rsidR="001C483C" w:rsidP="00362BCE" w:rsidRDefault="001C483C" w14:paraId="158AF352"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70"/>
                <w:rFonts w:eastAsia="Arial Unicode MS" w:cstheme="minorHAnsi"/>
                <w:sz w:val="20"/>
                <w:szCs w:val="20"/>
                <w:lang w:val="en-US" w:eastAsia="fr-FR"/>
              </w:rPr>
            </w:pPr>
            <w:ins w:author="Andreyeva, Julia" w:date="2022-03-03T18:05:00Z" w:id="10471">
              <w:r w:rsidRPr="006F1854">
                <w:rPr>
                  <w:rFonts w:eastAsia="Arial Unicode MS" w:cstheme="minorHAnsi"/>
                  <w:sz w:val="20"/>
                  <w:szCs w:val="20"/>
                  <w:lang w:val="en-US" w:eastAsia="fr-FR"/>
                </w:rPr>
                <w:t>load through interface and check data in application</w:t>
              </w:r>
            </w:ins>
          </w:p>
          <w:p w:rsidRPr="006F1854" w:rsidR="001C483C" w:rsidP="00362BCE" w:rsidRDefault="001C483C" w14:paraId="0EA560F7"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72"/>
                <w:rFonts w:eastAsia="Arial Unicode MS" w:cstheme="minorHAnsi"/>
                <w:sz w:val="20"/>
                <w:szCs w:val="20"/>
                <w:lang w:val="en-US" w:eastAsia="fr-FR"/>
              </w:rPr>
            </w:pPr>
            <w:ins w:author="Andreyeva, Julia" w:date="2022-03-03T18:05:00Z" w:id="10473">
              <w:r w:rsidRPr="006F1854">
                <w:rPr>
                  <w:rFonts w:eastAsia="Arial Unicode MS" w:cstheme="minorHAnsi"/>
                  <w:sz w:val="20"/>
                  <w:szCs w:val="20"/>
                  <w:lang w:val="en-US" w:eastAsia="fr-FR"/>
                </w:rPr>
                <w:t>Check that field Distributor is inactive by default</w:t>
              </w:r>
            </w:ins>
          </w:p>
          <w:p w:rsidRPr="006F1854" w:rsidR="001C483C" w:rsidP="00362BCE" w:rsidRDefault="001C483C" w14:paraId="7985A4D7"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74"/>
                <w:rFonts w:eastAsia="Arial Unicode MS" w:cstheme="minorHAnsi"/>
                <w:sz w:val="20"/>
                <w:szCs w:val="20"/>
                <w:lang w:val="en-US" w:eastAsia="fr-FR"/>
              </w:rPr>
            </w:pPr>
            <w:ins w:author="Andreyeva, Julia" w:date="2022-03-03T18:05:00Z" w:id="10475">
              <w:r w:rsidRPr="006F1854">
                <w:rPr>
                  <w:rFonts w:eastAsia="Arial Unicode MS" w:cstheme="minorHAnsi"/>
                  <w:sz w:val="20"/>
                  <w:szCs w:val="20"/>
                  <w:lang w:val="en-US" w:eastAsia="fr-FR"/>
                </w:rPr>
                <w:t>Set type of the product template “Distributor” the field Distributor is available for editing</w:t>
              </w:r>
            </w:ins>
          </w:p>
          <w:p w:rsidRPr="006F1854" w:rsidR="001C483C" w:rsidP="00362BCE" w:rsidRDefault="001C483C" w14:paraId="1711C664"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76"/>
                <w:rFonts w:eastAsia="Arial Unicode MS" w:cstheme="minorHAnsi"/>
                <w:sz w:val="20"/>
                <w:szCs w:val="20"/>
                <w:lang w:val="en-US" w:eastAsia="fr-FR"/>
              </w:rPr>
            </w:pPr>
            <w:ins w:author="Andreyeva, Julia" w:date="2022-03-03T18:05:00Z" w:id="10477">
              <w:r w:rsidRPr="006F1854">
                <w:rPr>
                  <w:rFonts w:eastAsia="Arial Unicode MS" w:cstheme="minorHAnsi"/>
                  <w:sz w:val="20"/>
                  <w:szCs w:val="20"/>
                  <w:lang w:val="en-US" w:eastAsia="fr-FR"/>
                </w:rPr>
                <w:t>Add distributor</w:t>
              </w:r>
            </w:ins>
          </w:p>
          <w:p w:rsidRPr="006F1854" w:rsidR="001C483C" w:rsidP="00362BCE" w:rsidRDefault="001C483C" w14:paraId="1FF4AE97"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78"/>
                <w:rFonts w:eastAsia="Arial Unicode MS" w:cstheme="minorHAnsi"/>
                <w:sz w:val="20"/>
                <w:szCs w:val="20"/>
                <w:lang w:val="en-US" w:eastAsia="fr-FR"/>
              </w:rPr>
            </w:pPr>
            <w:ins w:author="Andreyeva, Julia" w:date="2022-03-03T18:05:00Z" w:id="10479">
              <w:r w:rsidRPr="006F1854">
                <w:rPr>
                  <w:rFonts w:eastAsia="Arial Unicode MS" w:cstheme="minorHAnsi"/>
                  <w:sz w:val="20"/>
                  <w:szCs w:val="20"/>
                  <w:lang w:val="en-US" w:eastAsia="fr-FR"/>
                </w:rPr>
                <w:t>Add value to field additional code</w:t>
              </w:r>
            </w:ins>
          </w:p>
          <w:p w:rsidRPr="006F1854" w:rsidR="001C483C" w:rsidP="00362BCE" w:rsidRDefault="001C483C" w14:paraId="08DA9C8B"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80"/>
                <w:rFonts w:eastAsia="Arial Unicode MS" w:cstheme="minorHAnsi"/>
                <w:sz w:val="20"/>
                <w:szCs w:val="20"/>
                <w:lang w:val="en-US" w:eastAsia="fr-FR"/>
              </w:rPr>
            </w:pPr>
            <w:ins w:author="Andreyeva, Julia" w:date="2022-03-03T18:05:00Z" w:id="10481">
              <w:r w:rsidRPr="006F1854">
                <w:rPr>
                  <w:rFonts w:eastAsia="Arial Unicode MS" w:cstheme="minorHAnsi"/>
                  <w:sz w:val="20"/>
                  <w:szCs w:val="20"/>
                  <w:lang w:val="en-US" w:eastAsia="fr-FR"/>
                </w:rPr>
                <w:t>Check that target List or planning group functionality is enabled for product template administration</w:t>
              </w:r>
            </w:ins>
          </w:p>
          <w:p w:rsidRPr="006F1854" w:rsidR="001C483C" w:rsidP="00362BCE" w:rsidRDefault="001C483C" w14:paraId="45B43120"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82"/>
                <w:rFonts w:asciiTheme="minorHAnsi" w:hAnsiTheme="minorHAnsi" w:cstheme="minorHAnsi"/>
                <w:szCs w:val="20"/>
                <w:lang w:eastAsia="fr-FR"/>
              </w:rPr>
            </w:pPr>
            <w:ins w:author="Andreyeva, Julia" w:date="2022-03-03T18:05:00Z" w:id="10483">
              <w:r w:rsidRPr="006F1854">
                <w:rPr>
                  <w:rFonts w:asciiTheme="minorHAnsi" w:hAnsiTheme="minorHAnsi" w:cstheme="minorHAnsi"/>
                  <w:szCs w:val="20"/>
                  <w:lang w:eastAsia="fr-FR"/>
                </w:rPr>
                <w:t>If choose LOV ‘account’ then target list field became active for adding target list</w:t>
              </w:r>
            </w:ins>
          </w:p>
          <w:p w:rsidRPr="006F1854" w:rsidR="001C483C" w:rsidP="00362BCE" w:rsidRDefault="001C483C" w14:paraId="2CCD6E0B"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84"/>
                <w:rFonts w:asciiTheme="minorHAnsi" w:hAnsiTheme="minorHAnsi" w:cstheme="minorHAnsi"/>
                <w:szCs w:val="20"/>
                <w:lang w:eastAsia="fr-FR"/>
              </w:rPr>
            </w:pPr>
            <w:ins w:author="Andreyeva, Julia" w:date="2022-03-03T18:05:00Z" w:id="10485">
              <w:r w:rsidRPr="006F1854">
                <w:rPr>
                  <w:rFonts w:asciiTheme="minorHAnsi" w:hAnsiTheme="minorHAnsi" w:cstheme="minorHAnsi"/>
                  <w:szCs w:val="20"/>
                  <w:lang w:eastAsia="fr-FR"/>
                </w:rPr>
                <w:t>Once click on the field, ‘Pick Target List’ applet should appear allowing to select target list</w:t>
              </w:r>
            </w:ins>
          </w:p>
          <w:p w:rsidRPr="006F1854" w:rsidR="001C483C" w:rsidP="00362BCE" w:rsidRDefault="001C483C" w14:paraId="60037888"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86"/>
                <w:rFonts w:asciiTheme="minorHAnsi" w:hAnsiTheme="minorHAnsi" w:cstheme="minorHAnsi"/>
                <w:szCs w:val="20"/>
                <w:lang w:eastAsia="fr-FR"/>
              </w:rPr>
            </w:pPr>
            <w:ins w:author="Andreyeva, Julia" w:date="2022-03-03T18:05:00Z" w:id="10487">
              <w:r w:rsidRPr="006F1854">
                <w:rPr>
                  <w:rFonts w:asciiTheme="minorHAnsi" w:hAnsiTheme="minorHAnsi" w:cstheme="minorHAnsi"/>
                  <w:szCs w:val="20"/>
                  <w:lang w:eastAsia="fr-FR"/>
                </w:rPr>
                <w:t>press “Ok” button the chosen target list is visible in target list field</w:t>
              </w:r>
            </w:ins>
          </w:p>
          <w:p w:rsidRPr="006F1854" w:rsidR="001C483C" w:rsidP="00362BCE" w:rsidRDefault="001C483C" w14:paraId="0033DFC3"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88"/>
                <w:rFonts w:eastAsia="Arial Unicode MS" w:cstheme="minorHAnsi"/>
                <w:sz w:val="20"/>
                <w:szCs w:val="20"/>
                <w:lang w:val="en-US" w:eastAsia="fr-FR"/>
              </w:rPr>
            </w:pPr>
            <w:ins w:author="Andreyeva, Julia" w:date="2022-03-03T18:05:00Z" w:id="10489">
              <w:r w:rsidRPr="006F1854">
                <w:rPr>
                  <w:rFonts w:eastAsia="Arial Unicode MS" w:cstheme="minorHAnsi"/>
                  <w:sz w:val="20"/>
                  <w:szCs w:val="20"/>
                  <w:lang w:val="en-US" w:eastAsia="fr-FR"/>
                </w:rPr>
                <w:t>Check that new buttons “Apply</w:t>
              </w:r>
              <w:proofErr w:type="gramStart"/>
              <w:r w:rsidRPr="006F1854">
                <w:rPr>
                  <w:rFonts w:eastAsia="Arial Unicode MS" w:cstheme="minorHAnsi"/>
                  <w:sz w:val="20"/>
                  <w:szCs w:val="20"/>
                  <w:lang w:val="en-US" w:eastAsia="fr-FR"/>
                </w:rPr>
                <w:t>”</w:t>
              </w:r>
              <w:proofErr w:type="gramEnd"/>
              <w:r w:rsidRPr="006F1854">
                <w:rPr>
                  <w:rFonts w:eastAsia="Arial Unicode MS" w:cstheme="minorHAnsi"/>
                  <w:sz w:val="20"/>
                  <w:szCs w:val="20"/>
                  <w:lang w:val="en-US" w:eastAsia="fr-FR"/>
                </w:rPr>
                <w:t xml:space="preserve"> and ‘Submit Target List’ work as expected</w:t>
              </w:r>
            </w:ins>
          </w:p>
          <w:p w:rsidRPr="006F1854" w:rsidR="001C483C" w:rsidP="00362BCE" w:rsidRDefault="001C483C" w14:paraId="611BF3F6"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90"/>
                <w:rFonts w:eastAsia="Arial Unicode MS" w:cstheme="minorHAnsi"/>
                <w:sz w:val="20"/>
                <w:szCs w:val="20"/>
                <w:lang w:val="en-US" w:eastAsia="fr-FR"/>
              </w:rPr>
            </w:pPr>
            <w:ins w:author="Andreyeva, Julia" w:date="2022-03-03T18:05:00Z" w:id="10491">
              <w:r w:rsidRPr="006F1854">
                <w:rPr>
                  <w:rFonts w:eastAsia="Arial Unicode MS" w:cstheme="minorHAnsi"/>
                  <w:sz w:val="20"/>
                  <w:szCs w:val="20"/>
                  <w:lang w:val="en-US" w:eastAsia="fr-FR"/>
                </w:rPr>
                <w:t>Check that new product template Accounts view is present</w:t>
              </w:r>
            </w:ins>
          </w:p>
          <w:p w:rsidRPr="006F1854" w:rsidR="001C483C" w:rsidP="00362BCE" w:rsidRDefault="001C483C" w14:paraId="086B0016" w14:textId="77777777">
            <w:pPr>
              <w:spacing w:before="120" w:after="120"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92"/>
                <w:rFonts w:eastAsia="Arial Unicode MS" w:cstheme="minorHAnsi"/>
                <w:sz w:val="20"/>
                <w:szCs w:val="20"/>
                <w:lang w:val="en-US" w:eastAsia="fr-FR"/>
              </w:rPr>
            </w:pPr>
            <w:ins w:author="Andreyeva, Julia" w:date="2022-03-03T18:05:00Z" w:id="10493">
              <w:r w:rsidRPr="006F1854">
                <w:rPr>
                  <w:rFonts w:eastAsia="Arial Unicode MS" w:cstheme="minorHAnsi"/>
                  <w:sz w:val="20"/>
                  <w:szCs w:val="20"/>
                  <w:lang w:val="en-US" w:eastAsia="fr-FR"/>
                </w:rPr>
                <w:t>Observe list of accounts associated to the product template</w:t>
              </w:r>
            </w:ins>
          </w:p>
          <w:p w:rsidRPr="006F1854" w:rsidR="001C483C" w:rsidP="00362BCE" w:rsidRDefault="001C483C" w14:paraId="0BEEF415"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94"/>
                <w:rFonts w:asciiTheme="minorHAnsi" w:hAnsiTheme="minorHAnsi" w:cstheme="minorHAnsi"/>
                <w:szCs w:val="20"/>
                <w:lang w:eastAsia="fr-FR"/>
              </w:rPr>
            </w:pPr>
            <w:ins w:author="Andreyeva, Julia" w:date="2022-03-03T18:05:00Z" w:id="10495">
              <w:r w:rsidRPr="006F1854">
                <w:rPr>
                  <w:rFonts w:asciiTheme="minorHAnsi" w:hAnsiTheme="minorHAnsi" w:cstheme="minorHAnsi"/>
                  <w:szCs w:val="20"/>
                  <w:lang w:eastAsia="fr-FR"/>
                </w:rPr>
                <w:t>Check that all data have been synchronized with TMEC mobile</w:t>
              </w:r>
            </w:ins>
          </w:p>
          <w:p w:rsidRPr="006F1854" w:rsidR="001C483C" w:rsidP="00362BCE" w:rsidRDefault="001C483C" w14:paraId="691683EC"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96"/>
                <w:rFonts w:asciiTheme="minorHAnsi" w:hAnsiTheme="minorHAnsi" w:cstheme="minorHAnsi"/>
                <w:szCs w:val="20"/>
                <w:lang w:eastAsia="fr-FR"/>
              </w:rPr>
            </w:pPr>
            <w:ins w:author="Andreyeva, Julia" w:date="2022-03-03T18:05:00Z" w:id="10497">
              <w:r w:rsidRPr="006F1854">
                <w:rPr>
                  <w:rFonts w:asciiTheme="minorHAnsi" w:hAnsiTheme="minorHAnsi" w:cstheme="minorHAnsi"/>
                  <w:szCs w:val="20"/>
                  <w:lang w:eastAsia="fr-FR"/>
                </w:rPr>
                <w:t>Check that data was not lost during synchronization</w:t>
              </w:r>
            </w:ins>
          </w:p>
          <w:p w:rsidRPr="006F1854" w:rsidR="001C483C" w:rsidP="00362BCE" w:rsidRDefault="001C483C" w14:paraId="1FCFDAB7"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498"/>
                <w:rFonts w:asciiTheme="minorHAnsi" w:hAnsiTheme="minorHAnsi" w:cstheme="minorHAnsi"/>
                <w:szCs w:val="20"/>
                <w:lang w:eastAsia="fr-FR"/>
              </w:rPr>
            </w:pPr>
            <w:ins w:author="Andreyeva, Julia" w:date="2022-03-03T18:05:00Z" w:id="10499">
              <w:r w:rsidRPr="006F1854">
                <w:rPr>
                  <w:rFonts w:asciiTheme="minorHAnsi" w:hAnsiTheme="minorHAnsi" w:cstheme="minorHAnsi"/>
                  <w:szCs w:val="20"/>
                  <w:lang w:eastAsia="fr-FR"/>
                </w:rPr>
                <w:t>Wait for Nightly ETL. Validate that all data are transferred to OBIEE</w:t>
              </w:r>
            </w:ins>
          </w:p>
          <w:p w:rsidRPr="006F1854" w:rsidR="001C483C" w:rsidP="00362BCE" w:rsidRDefault="001C483C" w14:paraId="04065A21"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03T18:05:00Z" w:id="10500"/>
                <w:rFonts w:asciiTheme="minorHAnsi" w:hAnsiTheme="minorHAnsi" w:cstheme="minorHAnsi"/>
                <w:szCs w:val="20"/>
                <w:lang w:eastAsia="fr-FR"/>
              </w:rPr>
            </w:pPr>
            <w:ins w:author="Andreyeva, Julia" w:date="2022-03-03T18:05:00Z" w:id="10501">
              <w:r w:rsidRPr="006F1854">
                <w:rPr>
                  <w:rFonts w:asciiTheme="minorHAnsi" w:hAnsiTheme="minorHAnsi" w:cstheme="minorHAnsi"/>
                  <w:szCs w:val="20"/>
                </w:rPr>
                <w:lastRenderedPageBreak/>
                <w:t>Validate product template report</w:t>
              </w:r>
            </w:ins>
          </w:p>
        </w:tc>
      </w:tr>
    </w:tbl>
    <w:p w:rsidRPr="006755F6" w:rsidR="00B37809" w:rsidP="00971A0D" w:rsidRDefault="00B37809" w14:paraId="36BA4425" w14:textId="77777777">
      <w:pPr>
        <w:rPr>
          <w:ins w:author="Andreyeva, Julia" w:date="2022-03-03T18:05:00Z" w:id="10502"/>
          <w:b/>
          <w:bCs/>
          <w:lang w:val="en-US"/>
          <w:rPrChange w:author="Murguia, Sahima" w:date="2022-03-15T22:43:00Z" w:id="10503">
            <w:rPr>
              <w:ins w:author="Andreyeva, Julia" w:date="2022-03-03T18:05:00Z" w:id="10504"/>
              <w:b/>
              <w:bCs/>
              <w:color w:val="00857E" w:themeColor="accent3" w:themeShade="BF"/>
              <w:lang w:val="en-US"/>
            </w:rPr>
          </w:rPrChange>
        </w:rPr>
      </w:pPr>
    </w:p>
    <w:p w:rsidRPr="002674DA" w:rsidR="00B37809" w:rsidP="00971A0D" w:rsidRDefault="00326EFD" w14:paraId="3203617A" w14:textId="11495D6A">
      <w:pPr>
        <w:rPr>
          <w:ins w:author="Andreyeva, Julia" w:date="2022-03-03T18:08:00Z" w:id="10505"/>
          <w:b/>
          <w:bCs/>
          <w:lang w:val="en-US"/>
          <w:rPrChange w:author="Andreyeva, Julia" w:date="2022-03-18T14:13:00Z" w:id="10506">
            <w:rPr>
              <w:ins w:author="Andreyeva, Julia" w:date="2022-03-03T18:08:00Z" w:id="10507"/>
              <w:b/>
              <w:bCs/>
              <w:color w:val="00857E" w:themeColor="accent3" w:themeShade="BF"/>
              <w:lang w:val="en-US"/>
            </w:rPr>
          </w:rPrChange>
        </w:rPr>
      </w:pPr>
      <w:ins w:author="Andreyeva, Julia" w:date="2022-03-03T18:08:00Z" w:id="10508">
        <w:r w:rsidRPr="002674DA">
          <w:rPr>
            <w:b/>
            <w:bCs/>
            <w:lang w:val="en-US"/>
            <w:rPrChange w:author="Andreyeva, Julia" w:date="2022-03-18T14:13:00Z" w:id="10509">
              <w:rPr>
                <w:b/>
                <w:bCs/>
                <w:color w:val="00857E" w:themeColor="accent3" w:themeShade="BF"/>
                <w:lang w:val="en-US"/>
              </w:rPr>
            </w:rPrChange>
          </w:rPr>
          <w:t>4 Bugs</w:t>
        </w:r>
      </w:ins>
      <w:ins w:author="Andreyeva, Julia" w:date="2022-03-05T17:06:00Z" w:id="10510">
        <w:r w:rsidRPr="002674DA" w:rsidR="008C52EE">
          <w:rPr>
            <w:b/>
            <w:bCs/>
            <w:lang w:val="en-US"/>
            <w:rPrChange w:author="Andreyeva, Julia" w:date="2022-03-18T14:13:00Z" w:id="10511">
              <w:rPr>
                <w:b/>
                <w:bCs/>
                <w:color w:val="00857E" w:themeColor="accent3" w:themeShade="BF"/>
                <w:lang w:val="en-US"/>
              </w:rPr>
            </w:rPrChange>
          </w:rPr>
          <w:t xml:space="preserve"> </w:t>
        </w:r>
      </w:ins>
    </w:p>
    <w:p w:rsidRPr="002674DA" w:rsidR="00326EFD" w:rsidP="00971A0D" w:rsidRDefault="009D1FE8" w14:paraId="3CC1BA82" w14:textId="0424B3DE">
      <w:pPr>
        <w:rPr>
          <w:ins w:author="Andreyeva, Julia" w:date="2022-03-16T15:03:00Z" w:id="10512"/>
          <w:rFonts w:ascii="Segoe UI" w:hAnsi="Segoe UI" w:eastAsia="Times New Roman" w:cs="Segoe UI"/>
          <w:sz w:val="21"/>
          <w:szCs w:val="21"/>
          <w:lang w:val="en-US" w:eastAsia="ru-RU"/>
          <w:rPrChange w:author="Andreyeva, Julia" w:date="2022-03-18T14:13:00Z" w:id="10513">
            <w:rPr>
              <w:ins w:author="Andreyeva, Julia" w:date="2022-03-16T15:03:00Z" w:id="10514"/>
              <w:rFonts w:ascii="Segoe UI" w:hAnsi="Segoe UI" w:eastAsia="Times New Roman" w:cs="Segoe UI"/>
              <w:color w:val="00857E" w:themeColor="accent3" w:themeShade="BF"/>
              <w:sz w:val="21"/>
              <w:szCs w:val="21"/>
              <w:lang w:val="ru-RU" w:eastAsia="ru-RU"/>
            </w:rPr>
          </w:rPrChange>
        </w:rPr>
      </w:pPr>
      <w:ins w:author="Andreyeva, Julia" w:date="2022-03-05T17:10:00Z" w:id="10515">
        <w:r w:rsidRPr="002674DA">
          <w:rPr>
            <w:rFonts w:ascii="Segoe UI" w:hAnsi="Segoe UI" w:eastAsia="Times New Roman" w:cs="Segoe UI"/>
            <w:sz w:val="21"/>
            <w:szCs w:val="21"/>
            <w:lang w:val="en-US" w:eastAsia="ru-RU"/>
            <w:rPrChange w:author="Andreyeva, Julia" w:date="2022-03-18T14:13:00Z" w:id="10516">
              <w:rPr>
                <w:color w:val="00857E" w:themeColor="accent3" w:themeShade="BF"/>
              </w:rPr>
            </w:rPrChange>
          </w:rPr>
          <w:t>V1</w:t>
        </w:r>
      </w:ins>
      <w:ins w:author="Andreyeva, Julia" w:date="2022-03-05T17:08:00Z" w:id="10517">
        <w:r w:rsidRPr="002674DA" w:rsidR="009011D9">
          <w:rPr>
            <w:rFonts w:ascii="Segoe UI" w:hAnsi="Segoe UI" w:eastAsia="Times New Roman" w:cs="Segoe UI"/>
            <w:sz w:val="21"/>
            <w:szCs w:val="21"/>
            <w:lang w:val="en-US" w:eastAsia="ru-RU"/>
            <w:rPrChange w:author="Andreyeva, Julia" w:date="2022-03-18T14:13:00Z" w:id="10518">
              <w:rPr>
                <w:b/>
                <w:bCs/>
                <w:color w:val="00857E" w:themeColor="accent3" w:themeShade="BF"/>
                <w:lang w:val="en-US"/>
              </w:rPr>
            </w:rPrChange>
          </w:rPr>
          <w:t xml:space="preserve"> </w:t>
        </w:r>
        <w:r w:rsidRPr="002674DA" w:rsidR="00F23FF7">
          <w:rPr>
            <w:rFonts w:ascii="Segoe UI" w:hAnsi="Segoe UI" w:eastAsia="Times New Roman" w:cs="Segoe UI"/>
            <w:sz w:val="21"/>
            <w:szCs w:val="21"/>
            <w:lang w:val="en-US" w:eastAsia="ru-RU"/>
            <w:rPrChange w:author="Andreyeva, Julia" w:date="2022-03-18T14:13:00Z" w:id="10519">
              <w:rPr>
                <w:b/>
                <w:bCs/>
                <w:color w:val="00857E" w:themeColor="accent3" w:themeShade="BF"/>
                <w:lang w:val="en-US"/>
              </w:rPr>
            </w:rPrChange>
          </w:rPr>
          <w:t>bugs should be checked</w:t>
        </w:r>
      </w:ins>
      <w:ins w:author="Andreyeva, Julia" w:date="2022-03-05T17:09:00Z" w:id="10520">
        <w:r w:rsidRPr="002674DA">
          <w:rPr>
            <w:rFonts w:ascii="Segoe UI" w:hAnsi="Segoe UI" w:eastAsia="Times New Roman" w:cs="Segoe UI"/>
            <w:sz w:val="21"/>
            <w:szCs w:val="21"/>
            <w:lang w:val="en-US" w:eastAsia="ru-RU"/>
            <w:rPrChange w:author="Andreyeva, Julia" w:date="2022-03-18T14:13:00Z" w:id="10521">
              <w:rPr>
                <w:color w:val="00857E" w:themeColor="accent3" w:themeShade="BF"/>
              </w:rPr>
            </w:rPrChange>
          </w:rPr>
          <w:t xml:space="preserve"> accordingly </w:t>
        </w:r>
      </w:ins>
      <w:ins w:author="Andreyeva, Julia" w:date="2022-03-05T17:10:00Z" w:id="10522">
        <w:r w:rsidRPr="002674DA">
          <w:rPr>
            <w:rFonts w:ascii="Segoe UI" w:hAnsi="Segoe UI" w:eastAsia="Times New Roman" w:cs="Segoe UI"/>
            <w:sz w:val="21"/>
            <w:szCs w:val="21"/>
            <w:lang w:val="en-US" w:eastAsia="ru-RU"/>
            <w:rPrChange w:author="Andreyeva, Julia" w:date="2022-03-18T14:13:00Z" w:id="10523">
              <w:rPr>
                <w:color w:val="00857E" w:themeColor="accent3" w:themeShade="BF"/>
              </w:rPr>
            </w:rPrChange>
          </w:rPr>
          <w:t>scenarios below</w:t>
        </w:r>
      </w:ins>
      <w:ins w:author="Andreyeva, Julia" w:date="2022-03-05T17:08:00Z" w:id="10524">
        <w:r w:rsidRPr="002674DA" w:rsidR="005B70FC">
          <w:rPr>
            <w:rFonts w:ascii="Segoe UI" w:hAnsi="Segoe UI" w:eastAsia="Times New Roman" w:cs="Segoe UI"/>
            <w:sz w:val="21"/>
            <w:szCs w:val="21"/>
            <w:lang w:val="en-US" w:eastAsia="ru-RU"/>
            <w:rPrChange w:author="Andreyeva, Julia" w:date="2022-03-18T14:13:00Z" w:id="10525">
              <w:rPr>
                <w:b/>
                <w:bCs/>
                <w:color w:val="00857E" w:themeColor="accent3" w:themeShade="BF"/>
                <w:lang w:val="en-US"/>
              </w:rPr>
            </w:rPrChange>
          </w:rPr>
          <w:t>:</w:t>
        </w:r>
      </w:ins>
    </w:p>
    <w:p w:rsidRPr="002674DA" w:rsidR="00684C75" w:rsidP="00971A0D" w:rsidRDefault="00684C75" w14:paraId="5F56EEE5" w14:textId="73E8CA8D">
      <w:pPr>
        <w:rPr>
          <w:ins w:author="Andreyeva, Julia" w:date="2022-03-16T15:52:00Z" w:id="10526"/>
          <w:rFonts w:ascii="Segoe UI" w:hAnsi="Segoe UI" w:eastAsia="Times New Roman" w:cs="Segoe UI"/>
          <w:sz w:val="21"/>
          <w:szCs w:val="21"/>
          <w:lang w:val="es-ES" w:eastAsia="ru-RU"/>
          <w:rPrChange w:author="Andreyeva, Julia" w:date="2022-03-18T14:13:00Z" w:id="10527">
            <w:rPr>
              <w:ins w:author="Andreyeva, Julia" w:date="2022-03-16T15:52:00Z" w:id="10528"/>
              <w:rFonts w:ascii="Segoe UI" w:hAnsi="Segoe UI" w:eastAsia="Times New Roman" w:cs="Segoe UI"/>
              <w:color w:val="00857E" w:themeColor="accent3" w:themeShade="BF"/>
              <w:sz w:val="21"/>
              <w:szCs w:val="21"/>
              <w:lang w:val="es-ES" w:eastAsia="ru-RU"/>
            </w:rPr>
          </w:rPrChange>
        </w:rPr>
      </w:pPr>
      <w:proofErr w:type="spellStart"/>
      <w:ins w:author="Andreyeva, Julia" w:date="2022-03-16T15:03:00Z" w:id="10529">
        <w:r w:rsidRPr="002674DA">
          <w:rPr>
            <w:rFonts w:ascii="Segoe UI" w:hAnsi="Segoe UI" w:eastAsia="Times New Roman" w:cs="Segoe UI"/>
            <w:sz w:val="21"/>
            <w:szCs w:val="21"/>
            <w:lang w:val="es-ES" w:eastAsia="ru-RU"/>
            <w:rPrChange w:author="Andreyeva, Julia" w:date="2022-03-18T14:13:00Z" w:id="10530">
              <w:rPr>
                <w:rFonts w:ascii="Segoe UI" w:hAnsi="Segoe UI" w:eastAsia="Times New Roman" w:cs="Segoe UI"/>
                <w:color w:val="00857E" w:themeColor="accent3" w:themeShade="BF"/>
                <w:sz w:val="21"/>
                <w:szCs w:val="21"/>
                <w:lang w:val="en-US" w:eastAsia="ru-RU"/>
              </w:rPr>
            </w:rPrChange>
          </w:rPr>
          <w:t>Scenario</w:t>
        </w:r>
        <w:proofErr w:type="spellEnd"/>
        <w:r w:rsidRPr="002674DA">
          <w:rPr>
            <w:rFonts w:ascii="Segoe UI" w:hAnsi="Segoe UI" w:eastAsia="Times New Roman" w:cs="Segoe UI"/>
            <w:sz w:val="21"/>
            <w:szCs w:val="21"/>
            <w:lang w:val="es-ES" w:eastAsia="ru-RU"/>
            <w:rPrChange w:author="Andreyeva, Julia" w:date="2022-03-18T14:13:00Z" w:id="10531">
              <w:rPr>
                <w:rFonts w:ascii="Segoe UI" w:hAnsi="Segoe UI" w:eastAsia="Times New Roman" w:cs="Segoe UI"/>
                <w:color w:val="00857E" w:themeColor="accent3" w:themeShade="BF"/>
                <w:sz w:val="21"/>
                <w:szCs w:val="21"/>
                <w:lang w:val="en-US" w:eastAsia="ru-RU"/>
              </w:rPr>
            </w:rPrChange>
          </w:rPr>
          <w:t xml:space="preserve"> 1: 4.1</w:t>
        </w:r>
      </w:ins>
      <w:ins w:author="Andreyeva, Julia" w:date="2022-03-16T15:52:00Z" w:id="10532">
        <w:r w:rsidRPr="002674DA" w:rsidR="009807D7">
          <w:rPr>
            <w:rFonts w:ascii="Segoe UI" w:hAnsi="Segoe UI" w:eastAsia="Times New Roman" w:cs="Segoe UI"/>
            <w:sz w:val="21"/>
            <w:szCs w:val="21"/>
            <w:lang w:val="es-ES" w:eastAsia="ru-RU"/>
            <w:rPrChange w:author="Andreyeva, Julia" w:date="2022-03-18T14:13:00Z" w:id="10533">
              <w:rPr>
                <w:rFonts w:ascii="Segoe UI" w:hAnsi="Segoe UI" w:eastAsia="Times New Roman" w:cs="Segoe UI"/>
                <w:color w:val="00857E" w:themeColor="accent3" w:themeShade="BF"/>
                <w:sz w:val="21"/>
                <w:szCs w:val="21"/>
                <w:lang w:val="ru-RU" w:eastAsia="ru-RU"/>
              </w:rPr>
            </w:rPrChange>
          </w:rPr>
          <w:t xml:space="preserve">: </w:t>
        </w:r>
        <w:r w:rsidRPr="002674DA" w:rsidR="009807D7">
          <w:rPr>
            <w:rFonts w:ascii="Segoe UI" w:hAnsi="Segoe UI" w:eastAsia="Times New Roman" w:cs="Segoe UI"/>
            <w:sz w:val="21"/>
            <w:szCs w:val="21"/>
            <w:lang w:val="es-ES" w:eastAsia="ru-RU"/>
            <w:rPrChange w:author="Andreyeva, Julia" w:date="2022-03-18T14:13:00Z" w:id="10534">
              <w:rPr>
                <w:rFonts w:ascii="Segoe UI" w:hAnsi="Segoe UI" w:eastAsia="Times New Roman" w:cs="Segoe UI"/>
                <w:color w:val="00857E" w:themeColor="accent3" w:themeShade="BF"/>
                <w:sz w:val="21"/>
                <w:szCs w:val="21"/>
                <w:lang w:val="en-US" w:eastAsia="ru-RU"/>
              </w:rPr>
            </w:rPrChange>
          </w:rPr>
          <w:t>M</w:t>
        </w:r>
        <w:r w:rsidRPr="002674DA" w:rsidR="009807D7">
          <w:rPr>
            <w:rFonts w:ascii="Segoe UI" w:hAnsi="Segoe UI" w:eastAsia="Times New Roman" w:cs="Segoe UI"/>
            <w:sz w:val="21"/>
            <w:szCs w:val="21"/>
            <w:lang w:val="es-ES" w:eastAsia="ru-RU"/>
            <w:rPrChange w:author="Andreyeva, Julia" w:date="2022-03-18T14:13:00Z" w:id="10535">
              <w:rPr>
                <w:rFonts w:ascii="Segoe UI" w:hAnsi="Segoe UI" w:eastAsia="Times New Roman" w:cs="Segoe UI"/>
                <w:color w:val="00857E" w:themeColor="accent3" w:themeShade="BF"/>
                <w:sz w:val="21"/>
                <w:szCs w:val="21"/>
                <w:lang w:val="es-ES" w:eastAsia="ru-RU"/>
              </w:rPr>
            </w:rPrChange>
          </w:rPr>
          <w:t>aterial Order</w:t>
        </w:r>
        <w:r w:rsidRPr="002674DA" w:rsidR="00195E09">
          <w:rPr>
            <w:rFonts w:ascii="Segoe UI" w:hAnsi="Segoe UI" w:eastAsia="Times New Roman" w:cs="Segoe UI"/>
            <w:sz w:val="21"/>
            <w:szCs w:val="21"/>
            <w:lang w:val="es-ES" w:eastAsia="ru-RU"/>
            <w:rPrChange w:author="Andreyeva, Julia" w:date="2022-03-18T14:13:00Z" w:id="10536">
              <w:rPr>
                <w:rFonts w:ascii="Segoe UI" w:hAnsi="Segoe UI" w:eastAsia="Times New Roman" w:cs="Segoe UI"/>
                <w:color w:val="00857E" w:themeColor="accent3" w:themeShade="BF"/>
                <w:sz w:val="21"/>
                <w:szCs w:val="21"/>
                <w:lang w:val="es-ES" w:eastAsia="ru-RU"/>
              </w:rPr>
            </w:rPrChange>
          </w:rPr>
          <w:t xml:space="preserve"> </w:t>
        </w:r>
        <w:proofErr w:type="spellStart"/>
        <w:r w:rsidRPr="002674DA" w:rsidR="00195E09">
          <w:rPr>
            <w:rFonts w:ascii="Segoe UI" w:hAnsi="Segoe UI" w:eastAsia="Times New Roman" w:cs="Segoe UI"/>
            <w:sz w:val="21"/>
            <w:szCs w:val="21"/>
            <w:lang w:val="es-ES" w:eastAsia="ru-RU"/>
            <w:rPrChange w:author="Andreyeva, Julia" w:date="2022-03-18T14:13:00Z" w:id="10537">
              <w:rPr>
                <w:rFonts w:ascii="Segoe UI" w:hAnsi="Segoe UI" w:eastAsia="Times New Roman" w:cs="Segoe UI"/>
                <w:color w:val="00857E" w:themeColor="accent3" w:themeShade="BF"/>
                <w:sz w:val="21"/>
                <w:szCs w:val="21"/>
                <w:lang w:val="es-ES" w:eastAsia="ru-RU"/>
              </w:rPr>
            </w:rPrChange>
          </w:rPr>
          <w:t>view</w:t>
        </w:r>
        <w:proofErr w:type="spellEnd"/>
      </w:ins>
    </w:p>
    <w:tbl>
      <w:tblPr>
        <w:tblStyle w:val="GridTable1Light-Accent6"/>
        <w:tblW w:w="9634" w:type="dxa"/>
        <w:tblLook w:val="04A0" w:firstRow="1" w:lastRow="0" w:firstColumn="1" w:lastColumn="0" w:noHBand="0" w:noVBand="1"/>
        <w:tblPrChange w:author="Andreyeva, Julia" w:date="2022-03-16T16:06:00Z" w:id="10538">
          <w:tblPr>
            <w:tblStyle w:val="GridTable1Light-Accent6"/>
            <w:tblW w:w="9634" w:type="dxa"/>
            <w:tblLook w:val="04A0" w:firstRow="1" w:lastRow="0" w:firstColumn="1" w:lastColumn="0" w:noHBand="0" w:noVBand="1"/>
          </w:tblPr>
        </w:tblPrChange>
      </w:tblPr>
      <w:tblGrid>
        <w:gridCol w:w="4583"/>
        <w:gridCol w:w="2404"/>
        <w:gridCol w:w="2647"/>
        <w:tblGridChange w:id="10539">
          <w:tblGrid>
            <w:gridCol w:w="2155"/>
            <w:gridCol w:w="2160"/>
            <w:gridCol w:w="5319"/>
          </w:tblGrid>
        </w:tblGridChange>
      </w:tblGrid>
      <w:tr w:rsidRPr="00842B64" w:rsidR="00BC6811" w:rsidTr="00765C88" w14:paraId="41018A72" w14:textId="77777777">
        <w:trPr>
          <w:cnfStyle w:val="100000000000" w:firstRow="1" w:lastRow="0" w:firstColumn="0" w:lastColumn="0" w:oddVBand="0" w:evenVBand="0" w:oddHBand="0" w:evenHBand="0" w:firstRowFirstColumn="0" w:firstRowLastColumn="0" w:lastRowFirstColumn="0" w:lastRowLastColumn="0"/>
          <w:ins w:author="Andreyeva, Julia" w:date="2022-03-16T15:53:00Z" w:id="10540"/>
        </w:trPr>
        <w:tc>
          <w:tcPr>
            <w:cnfStyle w:val="001000000000" w:firstRow="0" w:lastRow="0" w:firstColumn="1" w:lastColumn="0" w:oddVBand="0" w:evenVBand="0" w:oddHBand="0" w:evenHBand="0" w:firstRowFirstColumn="0" w:firstRowLastColumn="0" w:lastRowFirstColumn="0" w:lastRowLastColumn="0"/>
            <w:tcW w:w="2830" w:type="dxa"/>
            <w:shd w:val="clear" w:color="auto" w:fill="2B5D9A" w:themeFill="accent6" w:themeFillShade="BF"/>
            <w:tcPrChange w:author="Andreyeva, Julia" w:date="2022-03-16T16:06:00Z" w:id="10541">
              <w:tcPr>
                <w:tcW w:w="2155" w:type="dxa"/>
                <w:shd w:val="clear" w:color="auto" w:fill="2B5D9A" w:themeFill="accent6" w:themeFillShade="BF"/>
              </w:tcPr>
            </w:tcPrChange>
          </w:tcPr>
          <w:p w:rsidRPr="0058426B" w:rsidR="00BC6811" w:rsidP="00DF1D7F" w:rsidRDefault="00BC6811" w14:paraId="32A83C41"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5:53:00Z" w:id="10542"/>
                <w:rFonts w:ascii="Arial" w:hAnsi="Arial" w:cs="Arial"/>
                <w:b w:val="0"/>
                <w:color w:val="FFFFFF" w:themeColor="background1"/>
                <w:sz w:val="18"/>
                <w:lang w:eastAsia="fr-FR"/>
              </w:rPr>
            </w:pPr>
            <w:ins w:author="Andreyeva, Julia" w:date="2022-03-16T15:53:00Z" w:id="10543">
              <w:r w:rsidRPr="0058426B">
                <w:rPr>
                  <w:rFonts w:ascii="Arial" w:hAnsi="Arial" w:cs="Arial"/>
                  <w:color w:val="FFFFFF" w:themeColor="background1"/>
                  <w:sz w:val="18"/>
                  <w:lang w:eastAsia="fr-FR"/>
                </w:rPr>
                <w:t>Role</w:t>
              </w:r>
            </w:ins>
          </w:p>
          <w:p w:rsidRPr="00842B64" w:rsidR="00BC6811" w:rsidP="00DF1D7F" w:rsidRDefault="00BC6811" w14:paraId="7B1C652C"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5:53:00Z" w:id="10544"/>
                <w:rFonts w:ascii="Arial" w:hAnsi="Arial" w:cs="Arial"/>
                <w:i/>
                <w:iCs/>
                <w:color w:val="FFFFFF" w:themeColor="background1"/>
                <w:sz w:val="18"/>
                <w:lang w:eastAsia="fr-FR"/>
              </w:rPr>
            </w:pPr>
            <w:ins w:author="Andreyeva, Julia" w:date="2022-03-16T15:53:00Z" w:id="10545">
              <w:r w:rsidRPr="00842B64">
                <w:rPr>
                  <w:rFonts w:ascii="Arial" w:hAnsi="Arial" w:cs="Arial"/>
                  <w:i/>
                  <w:iCs/>
                  <w:color w:val="FFFFFF" w:themeColor="background1"/>
                  <w:sz w:val="18"/>
                  <w:lang w:eastAsia="fr-FR"/>
                </w:rPr>
                <w:t>Trade Marketer, ASM, Local Admin…</w:t>
              </w:r>
            </w:ins>
          </w:p>
        </w:tc>
        <w:tc>
          <w:tcPr>
            <w:tcW w:w="1485" w:type="dxa"/>
            <w:shd w:val="clear" w:color="auto" w:fill="2B5D9A" w:themeFill="accent6" w:themeFillShade="BF"/>
            <w:tcPrChange w:author="Andreyeva, Julia" w:date="2022-03-16T16:06:00Z" w:id="10546">
              <w:tcPr>
                <w:tcW w:w="2160" w:type="dxa"/>
                <w:shd w:val="clear" w:color="auto" w:fill="2B5D9A" w:themeFill="accent6" w:themeFillShade="BF"/>
              </w:tcPr>
            </w:tcPrChange>
          </w:tcPr>
          <w:p w:rsidRPr="0058426B" w:rsidR="00BC6811" w:rsidP="00DF1D7F" w:rsidRDefault="00BC6811" w14:paraId="0B6247D7"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5:53:00Z" w:id="10547"/>
                <w:rFonts w:ascii="Arial" w:hAnsi="Arial" w:cs="Arial"/>
                <w:b w:val="0"/>
                <w:color w:val="FFFFFF" w:themeColor="background1"/>
                <w:sz w:val="18"/>
                <w:lang w:eastAsia="fr-FR"/>
              </w:rPr>
            </w:pPr>
            <w:ins w:author="Andreyeva, Julia" w:date="2022-03-16T15:53:00Z" w:id="10548">
              <w:r w:rsidRPr="0058426B">
                <w:rPr>
                  <w:rFonts w:ascii="Arial" w:hAnsi="Arial" w:cs="Arial"/>
                  <w:color w:val="FFFFFF" w:themeColor="background1"/>
                  <w:sz w:val="18"/>
                  <w:lang w:eastAsia="fr-FR"/>
                </w:rPr>
                <w:t>Application</w:t>
              </w:r>
            </w:ins>
          </w:p>
          <w:p w:rsidRPr="00842B64" w:rsidR="00BC6811" w:rsidP="00DF1D7F" w:rsidRDefault="00BC6811" w14:paraId="546ACA83"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5:53:00Z" w:id="10549"/>
                <w:rFonts w:ascii="Arial" w:hAnsi="Arial" w:cs="Arial"/>
                <w:i/>
                <w:iCs/>
                <w:color w:val="FFFFFF" w:themeColor="background1"/>
                <w:sz w:val="18"/>
                <w:lang w:eastAsia="fr-FR"/>
              </w:rPr>
            </w:pPr>
            <w:ins w:author="Andreyeva, Julia" w:date="2022-03-16T15:53:00Z" w:id="10550">
              <w:r w:rsidRPr="00842B64">
                <w:rPr>
                  <w:rFonts w:ascii="Arial" w:hAnsi="Arial" w:cs="Arial"/>
                  <w:i/>
                  <w:iCs/>
                  <w:color w:val="FFFFFF" w:themeColor="background1"/>
                  <w:sz w:val="18"/>
                  <w:lang w:eastAsia="fr-FR"/>
                </w:rPr>
                <w:t>Sales, Analytics, ETL, Batch, Interface</w:t>
              </w:r>
            </w:ins>
          </w:p>
        </w:tc>
        <w:tc>
          <w:tcPr>
            <w:tcW w:w="0" w:type="dxa"/>
            <w:shd w:val="clear" w:color="auto" w:fill="2B5D9A" w:themeFill="accent6" w:themeFillShade="BF"/>
            <w:tcPrChange w:author="Andreyeva, Julia" w:date="2022-03-16T16:06:00Z" w:id="10551">
              <w:tcPr>
                <w:tcW w:w="5319" w:type="dxa"/>
                <w:shd w:val="clear" w:color="auto" w:fill="2B5D9A" w:themeFill="accent6" w:themeFillShade="BF"/>
              </w:tcPr>
            </w:tcPrChange>
          </w:tcPr>
          <w:p w:rsidRPr="0058426B" w:rsidR="00BC6811" w:rsidP="00DF1D7F" w:rsidRDefault="00BC6811" w14:paraId="1FE7E167"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5:53:00Z" w:id="10552"/>
                <w:rFonts w:ascii="Arial" w:hAnsi="Arial" w:cs="Arial"/>
                <w:b w:val="0"/>
                <w:color w:val="FFFFFF" w:themeColor="background1"/>
                <w:sz w:val="18"/>
                <w:lang w:eastAsia="fr-FR"/>
              </w:rPr>
            </w:pPr>
            <w:ins w:author="Andreyeva, Julia" w:date="2022-03-16T15:53:00Z" w:id="10553">
              <w:r w:rsidRPr="0058426B">
                <w:rPr>
                  <w:rFonts w:ascii="Arial" w:hAnsi="Arial" w:cs="Arial"/>
                  <w:color w:val="FFFFFF" w:themeColor="background1"/>
                  <w:sz w:val="18"/>
                  <w:lang w:eastAsia="fr-FR"/>
                </w:rPr>
                <w:t>Step</w:t>
              </w:r>
            </w:ins>
          </w:p>
          <w:p w:rsidRPr="00842B64" w:rsidR="00BC6811" w:rsidP="00DF1D7F" w:rsidRDefault="00BC6811" w14:paraId="1DBEEFC8"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5:53:00Z" w:id="10554"/>
                <w:rFonts w:ascii="Arial" w:hAnsi="Arial" w:cs="Arial"/>
                <w:i/>
                <w:iCs/>
                <w:color w:val="FFFFFF" w:themeColor="background1"/>
                <w:sz w:val="18"/>
                <w:lang w:eastAsia="fr-FR"/>
              </w:rPr>
            </w:pPr>
            <w:ins w:author="Andreyeva, Julia" w:date="2022-03-16T15:53:00Z" w:id="10555">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6F1854" w:rsidR="00BC6811" w:rsidTr="00765C88" w14:paraId="5AD2D02C" w14:textId="77777777">
        <w:trPr>
          <w:ins w:author="Andreyeva, Julia" w:date="2022-03-16T15:53:00Z" w:id="10556"/>
        </w:trPr>
        <w:tc>
          <w:tcPr>
            <w:cnfStyle w:val="001000000000" w:firstRow="0" w:lastRow="0" w:firstColumn="1" w:lastColumn="0" w:oddVBand="0" w:evenVBand="0" w:oddHBand="0" w:evenHBand="0" w:firstRowFirstColumn="0" w:firstRowLastColumn="0" w:lastRowFirstColumn="0" w:lastRowLastColumn="0"/>
            <w:tcW w:w="2830" w:type="dxa"/>
            <w:tcPrChange w:author="Andreyeva, Julia" w:date="2022-03-16T16:06:00Z" w:id="10557">
              <w:tcPr>
                <w:tcW w:w="2155" w:type="dxa"/>
              </w:tcPr>
            </w:tcPrChange>
          </w:tcPr>
          <w:p w:rsidRPr="002674DA" w:rsidR="00BC6811" w:rsidP="00DF1D7F" w:rsidRDefault="00F63F8C" w14:paraId="3040DCDA" w14:textId="77777777">
            <w:pPr>
              <w:pStyle w:val="BodyText"/>
              <w:spacing w:line="259" w:lineRule="auto"/>
              <w:rPr>
                <w:ins w:author="Andreyeva, Julia" w:date="2022-03-16T16:05:00Z" w:id="10558"/>
                <w:rFonts w:asciiTheme="minorHAnsi" w:hAnsiTheme="minorHAnsi" w:eastAsiaTheme="minorHAnsi" w:cstheme="minorBidi"/>
                <w:sz w:val="22"/>
                <w:szCs w:val="22"/>
                <w:lang w:val="en-GB"/>
                <w:rPrChange w:author="Andreyeva, Julia" w:date="2022-03-18T14:13:00Z" w:id="10559">
                  <w:rPr>
                    <w:ins w:author="Andreyeva, Julia" w:date="2022-03-16T16:05:00Z" w:id="10560"/>
                    <w:rFonts w:asciiTheme="minorHAnsi" w:hAnsiTheme="minorHAnsi" w:eastAsiaTheme="minorHAnsi" w:cstheme="minorBidi"/>
                    <w:color w:val="00857E" w:themeColor="accent3" w:themeShade="BF"/>
                    <w:sz w:val="22"/>
                    <w:szCs w:val="22"/>
                    <w:lang w:val="en-GB"/>
                  </w:rPr>
                </w:rPrChange>
              </w:rPr>
            </w:pPr>
            <w:ins w:author="Andreyeva, Julia" w:date="2022-03-16T16:05:00Z" w:id="10561">
              <w:r w:rsidRPr="002674DA">
                <w:rPr>
                  <w:rFonts w:asciiTheme="minorHAnsi" w:hAnsiTheme="minorHAnsi" w:eastAsiaTheme="minorHAnsi" w:cstheme="minorBidi"/>
                  <w:sz w:val="22"/>
                  <w:szCs w:val="22"/>
                  <w:lang w:val="en-GB"/>
                  <w:rPrChange w:author="Andreyeva, Julia" w:date="2022-03-18T14:13:00Z" w:id="10562">
                    <w:rPr>
                      <w:rFonts w:asciiTheme="minorHAnsi" w:hAnsiTheme="minorHAnsi" w:eastAsiaTheme="minorHAnsi" w:cstheme="minorBidi"/>
                      <w:color w:val="00857E" w:themeColor="accent3" w:themeShade="BF"/>
                      <w:sz w:val="22"/>
                      <w:szCs w:val="22"/>
                      <w:lang w:val="en-GB"/>
                    </w:rPr>
                  </w:rPrChange>
                </w:rPr>
                <w:t>Trade Marketer</w:t>
              </w:r>
            </w:ins>
          </w:p>
          <w:p w:rsidRPr="002674DA" w:rsidR="00765C88" w:rsidP="00DF1D7F" w:rsidRDefault="00765C88" w14:paraId="7329197E" w14:textId="1AFB3FE8">
            <w:pPr>
              <w:pStyle w:val="BodyText"/>
              <w:spacing w:line="259" w:lineRule="auto"/>
              <w:rPr>
                <w:ins w:author="Andreyeva, Julia" w:date="2022-03-16T15:53:00Z" w:id="10563"/>
                <w:rFonts w:asciiTheme="minorHAnsi" w:hAnsiTheme="minorHAnsi" w:eastAsiaTheme="minorHAnsi" w:cstheme="minorBidi"/>
                <w:b w:val="0"/>
                <w:bCs w:val="0"/>
                <w:sz w:val="22"/>
                <w:szCs w:val="22"/>
                <w:lang w:val="en-GB"/>
                <w:rPrChange w:author="Andreyeva, Julia" w:date="2022-03-18T14:13:00Z" w:id="10564">
                  <w:rPr>
                    <w:ins w:author="Andreyeva, Julia" w:date="2022-03-16T15:53:00Z" w:id="10565"/>
                    <w:rFonts w:asciiTheme="minorHAnsi" w:hAnsiTheme="minorHAnsi" w:eastAsiaTheme="minorHAnsi" w:cstheme="minorBidi"/>
                    <w:b w:val="0"/>
                    <w:bCs w:val="0"/>
                    <w:color w:val="00857E" w:themeColor="accent3" w:themeShade="BF"/>
                    <w:sz w:val="22"/>
                    <w:szCs w:val="22"/>
                    <w:lang w:val="en-GB"/>
                  </w:rPr>
                </w:rPrChange>
              </w:rPr>
            </w:pPr>
            <w:ins w:author="Andreyeva, Julia" w:date="2022-03-16T16:05:00Z" w:id="10566">
              <w:r w:rsidRPr="002674DA">
                <w:rPr>
                  <w:rFonts w:asciiTheme="minorHAnsi" w:hAnsiTheme="minorHAnsi" w:eastAsiaTheme="minorHAnsi" w:cstheme="minorBidi"/>
                  <w:sz w:val="22"/>
                  <w:szCs w:val="22"/>
                  <w:lang w:val="en-GB"/>
                  <w:rPrChange w:author="Andreyeva, Julia" w:date="2022-03-18T14:13:00Z" w:id="10567">
                    <w:rPr>
                      <w:rFonts w:asciiTheme="minorHAnsi" w:hAnsiTheme="minorHAnsi" w:eastAsiaTheme="minorHAnsi" w:cstheme="minorBidi"/>
                      <w:color w:val="00857E" w:themeColor="accent3" w:themeShade="BF"/>
                      <w:sz w:val="22"/>
                      <w:szCs w:val="22"/>
                      <w:lang w:val="en-GB"/>
                    </w:rPr>
                  </w:rPrChange>
                </w:rPr>
                <w:t>(</w:t>
              </w:r>
              <w:proofErr w:type="gramStart"/>
              <w:r w:rsidRPr="002674DA">
                <w:rPr>
                  <w:rFonts w:asciiTheme="minorHAnsi" w:hAnsiTheme="minorHAnsi" w:eastAsiaTheme="minorHAnsi" w:cstheme="minorBidi"/>
                  <w:sz w:val="22"/>
                  <w:szCs w:val="22"/>
                  <w:lang w:val="en-GB"/>
                  <w:rPrChange w:author="Andreyeva, Julia" w:date="2022-03-18T14:13:00Z" w:id="10568">
                    <w:rPr>
                      <w:rFonts w:asciiTheme="minorHAnsi" w:hAnsiTheme="minorHAnsi" w:eastAsiaTheme="minorHAnsi" w:cstheme="minorBidi"/>
                      <w:color w:val="00857E" w:themeColor="accent3" w:themeShade="BF"/>
                      <w:sz w:val="22"/>
                      <w:szCs w:val="22"/>
                      <w:lang w:val="en-GB"/>
                    </w:rPr>
                  </w:rPrChange>
                </w:rPr>
                <w:t>test</w:t>
              </w:r>
              <w:proofErr w:type="gramEnd"/>
              <w:r w:rsidRPr="002674DA">
                <w:rPr>
                  <w:rFonts w:asciiTheme="minorHAnsi" w:hAnsiTheme="minorHAnsi" w:eastAsiaTheme="minorHAnsi" w:cstheme="minorBidi"/>
                  <w:sz w:val="22"/>
                  <w:szCs w:val="22"/>
                  <w:lang w:val="en-GB"/>
                  <w:rPrChange w:author="Andreyeva, Julia" w:date="2022-03-18T14:13:00Z" w:id="10569">
                    <w:rPr>
                      <w:rFonts w:asciiTheme="minorHAnsi" w:hAnsiTheme="minorHAnsi" w:eastAsiaTheme="minorHAnsi" w:cstheme="minorBidi"/>
                      <w:color w:val="00857E" w:themeColor="accent3" w:themeShade="BF"/>
                      <w:sz w:val="22"/>
                      <w:szCs w:val="22"/>
                      <w:lang w:val="en-GB"/>
                    </w:rPr>
                  </w:rPrChange>
                </w:rPr>
                <w:t xml:space="preserve"> user: CSTTMEC</w:t>
              </w:r>
            </w:ins>
            <w:ins w:author="Andreyeva, Julia" w:date="2022-03-16T16:06:00Z" w:id="10570">
              <w:r w:rsidRPr="002674DA">
                <w:rPr>
                  <w:rFonts w:asciiTheme="minorHAnsi" w:hAnsiTheme="minorHAnsi" w:eastAsiaTheme="minorHAnsi" w:cstheme="minorBidi"/>
                  <w:sz w:val="22"/>
                  <w:szCs w:val="22"/>
                  <w:lang w:val="en-GB"/>
                  <w:rPrChange w:author="Andreyeva, Julia" w:date="2022-03-18T14:13:00Z" w:id="10571">
                    <w:rPr>
                      <w:rFonts w:asciiTheme="minorHAnsi" w:hAnsiTheme="minorHAnsi" w:eastAsiaTheme="minorHAnsi" w:cstheme="minorBidi"/>
                      <w:color w:val="00857E" w:themeColor="accent3" w:themeShade="BF"/>
                      <w:sz w:val="22"/>
                      <w:szCs w:val="22"/>
                      <w:lang w:val="en-GB"/>
                    </w:rPr>
                  </w:rPrChange>
                </w:rPr>
                <w:t>CIT)</w:t>
              </w:r>
            </w:ins>
          </w:p>
        </w:tc>
        <w:tc>
          <w:tcPr>
            <w:tcW w:w="1485" w:type="dxa"/>
            <w:tcPrChange w:author="Andreyeva, Julia" w:date="2022-03-16T16:06:00Z" w:id="10572">
              <w:tcPr>
                <w:tcW w:w="2160" w:type="dxa"/>
              </w:tcPr>
            </w:tcPrChange>
          </w:tcPr>
          <w:p w:rsidRPr="002674DA" w:rsidR="00BC6811" w:rsidP="00DF1D7F" w:rsidRDefault="006B0540" w14:paraId="0AC3EE10" w14:textId="10903EB4">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573"/>
                <w:rFonts w:asciiTheme="minorHAnsi" w:hAnsiTheme="minorHAnsi" w:eastAsiaTheme="minorHAnsi" w:cstheme="minorBidi"/>
                <w:sz w:val="22"/>
                <w:szCs w:val="22"/>
                <w:lang w:val="en-GB"/>
                <w:rPrChange w:author="Andreyeva, Julia" w:date="2022-03-18T14:13:00Z" w:id="10574">
                  <w:rPr>
                    <w:ins w:author="Andreyeva, Julia" w:date="2022-03-16T15:53:00Z" w:id="10575"/>
                    <w:rFonts w:asciiTheme="minorHAnsi" w:hAnsiTheme="minorHAnsi" w:eastAsiaTheme="minorHAnsi" w:cstheme="minorBidi"/>
                    <w:color w:val="00857E" w:themeColor="accent3" w:themeShade="BF"/>
                    <w:sz w:val="22"/>
                    <w:szCs w:val="22"/>
                    <w:lang w:val="en-GB"/>
                  </w:rPr>
                </w:rPrChange>
              </w:rPr>
            </w:pPr>
            <w:ins w:author="Andreyeva, Julia" w:date="2022-03-16T16:07:00Z" w:id="10576">
              <w:r w:rsidRPr="002674DA">
                <w:rPr>
                  <w:rFonts w:asciiTheme="minorHAnsi" w:hAnsiTheme="minorHAnsi" w:eastAsiaTheme="minorHAnsi" w:cstheme="minorBidi"/>
                  <w:sz w:val="22"/>
                  <w:szCs w:val="22"/>
                  <w:lang w:val="en-GB"/>
                  <w:rPrChange w:author="Andreyeva, Julia" w:date="2022-03-18T14:13:00Z" w:id="10577">
                    <w:rPr>
                      <w:rFonts w:asciiTheme="minorHAnsi" w:hAnsiTheme="minorHAnsi" w:eastAsiaTheme="minorHAnsi" w:cstheme="minorBidi"/>
                      <w:color w:val="00857E" w:themeColor="accent3" w:themeShade="BF"/>
                      <w:sz w:val="22"/>
                      <w:szCs w:val="22"/>
                      <w:lang w:val="en-GB"/>
                    </w:rPr>
                  </w:rPrChange>
                </w:rPr>
                <w:t>Siebel sales</w:t>
              </w:r>
            </w:ins>
          </w:p>
        </w:tc>
        <w:tc>
          <w:tcPr>
            <w:tcW w:w="0" w:type="dxa"/>
            <w:tcPrChange w:author="Andreyeva, Julia" w:date="2022-03-16T16:06:00Z" w:id="10578">
              <w:tcPr>
                <w:tcW w:w="5319" w:type="dxa"/>
              </w:tcPr>
            </w:tcPrChange>
          </w:tcPr>
          <w:p w:rsidRPr="002674DA" w:rsidR="00BC6811" w:rsidP="00DF1D7F" w:rsidRDefault="00983D2D" w14:paraId="31025954"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10:00Z" w:id="10579"/>
                <w:rFonts w:asciiTheme="minorHAnsi" w:hAnsiTheme="minorHAnsi" w:eastAsiaTheme="minorHAnsi" w:cstheme="minorBidi"/>
                <w:sz w:val="22"/>
                <w:szCs w:val="22"/>
                <w:lang w:val="en-GB"/>
                <w:rPrChange w:author="Andreyeva, Julia" w:date="2022-03-18T14:13:00Z" w:id="10580">
                  <w:rPr>
                    <w:ins w:author="Andreyeva, Julia" w:date="2022-03-16T16:10:00Z" w:id="10581"/>
                    <w:rFonts w:asciiTheme="minorHAnsi" w:hAnsiTheme="minorHAnsi" w:eastAsiaTheme="minorHAnsi" w:cstheme="minorBidi"/>
                    <w:color w:val="00857E" w:themeColor="accent3" w:themeShade="BF"/>
                    <w:sz w:val="22"/>
                    <w:szCs w:val="22"/>
                    <w:lang w:val="en-GB"/>
                  </w:rPr>
                </w:rPrChange>
              </w:rPr>
            </w:pPr>
            <w:ins w:author="Andreyeva, Julia" w:date="2022-03-16T16:08:00Z" w:id="10582">
              <w:r w:rsidRPr="002674DA">
                <w:rPr>
                  <w:rFonts w:asciiTheme="minorHAnsi" w:hAnsiTheme="minorHAnsi" w:eastAsiaTheme="minorHAnsi" w:cstheme="minorBidi"/>
                  <w:sz w:val="22"/>
                  <w:szCs w:val="22"/>
                  <w:lang w:val="en-GB"/>
                  <w:rPrChange w:author="Andreyeva, Julia" w:date="2022-03-18T14:13:00Z" w:id="10583">
                    <w:rPr>
                      <w:rFonts w:asciiTheme="minorHAnsi" w:hAnsiTheme="minorHAnsi" w:eastAsiaTheme="minorHAnsi" w:cstheme="minorBidi"/>
                      <w:color w:val="00857E" w:themeColor="accent3" w:themeShade="BF"/>
                      <w:sz w:val="22"/>
                      <w:szCs w:val="22"/>
                      <w:lang w:val="en-GB"/>
                    </w:rPr>
                  </w:rPrChange>
                </w:rPr>
                <w:t xml:space="preserve">The view </w:t>
              </w:r>
            </w:ins>
            <w:ins w:author="Andreyeva, Julia" w:date="2022-03-16T16:09:00Z" w:id="10584">
              <w:r w:rsidRPr="002674DA" w:rsidR="006F524C">
                <w:rPr>
                  <w:rFonts w:asciiTheme="minorHAnsi" w:hAnsiTheme="minorHAnsi" w:eastAsiaTheme="minorHAnsi" w:cstheme="minorBidi"/>
                  <w:sz w:val="22"/>
                  <w:szCs w:val="22"/>
                  <w:lang w:val="en-GB"/>
                  <w:rPrChange w:author="Andreyeva, Julia" w:date="2022-03-18T14:13:00Z" w:id="10585">
                    <w:rPr>
                      <w:rFonts w:asciiTheme="minorHAnsi" w:hAnsiTheme="minorHAnsi" w:eastAsiaTheme="minorHAnsi" w:cstheme="minorBidi"/>
                      <w:color w:val="00857E" w:themeColor="accent3" w:themeShade="BF"/>
                      <w:sz w:val="22"/>
                      <w:szCs w:val="22"/>
                      <w:lang w:val="en-GB"/>
                    </w:rPr>
                  </w:rPrChange>
                </w:rPr>
                <w:t>exists</w:t>
              </w:r>
              <w:r w:rsidRPr="002674DA" w:rsidR="006170FC">
                <w:rPr>
                  <w:rFonts w:asciiTheme="minorHAnsi" w:hAnsiTheme="minorHAnsi" w:eastAsiaTheme="minorHAnsi" w:cstheme="minorBidi"/>
                  <w:sz w:val="22"/>
                  <w:szCs w:val="22"/>
                  <w:lang w:val="en-GB"/>
                  <w:rPrChange w:author="Andreyeva, Julia" w:date="2022-03-18T14:13:00Z" w:id="10586">
                    <w:rPr>
                      <w:rFonts w:asciiTheme="minorHAnsi" w:hAnsiTheme="minorHAnsi" w:eastAsiaTheme="minorHAnsi" w:cstheme="minorBidi"/>
                      <w:color w:val="00857E" w:themeColor="accent3" w:themeShade="BF"/>
                      <w:sz w:val="22"/>
                      <w:szCs w:val="22"/>
                      <w:lang w:val="en-GB"/>
                    </w:rPr>
                  </w:rPrChange>
                </w:rPr>
                <w:t xml:space="preserve"> in</w:t>
              </w:r>
              <w:r w:rsidRPr="002674DA" w:rsidR="006F524C">
                <w:rPr>
                  <w:rFonts w:asciiTheme="minorHAnsi" w:hAnsiTheme="minorHAnsi" w:eastAsiaTheme="minorHAnsi" w:cstheme="minorBidi"/>
                  <w:sz w:val="22"/>
                  <w:szCs w:val="22"/>
                  <w:lang w:val="en-GB"/>
                  <w:rPrChange w:author="Andreyeva, Julia" w:date="2022-03-18T14:13:00Z" w:id="10587">
                    <w:rPr>
                      <w:rFonts w:asciiTheme="minorHAnsi" w:hAnsiTheme="minorHAnsi" w:eastAsiaTheme="minorHAnsi" w:cstheme="minorBidi"/>
                      <w:color w:val="00857E" w:themeColor="accent3" w:themeShade="BF"/>
                      <w:sz w:val="22"/>
                      <w:szCs w:val="22"/>
                      <w:lang w:val="en-GB"/>
                    </w:rPr>
                  </w:rPrChange>
                </w:rPr>
                <w:t xml:space="preserve"> TMEC Global Responsibility</w:t>
              </w:r>
            </w:ins>
            <w:ins w:author="Andreyeva, Julia" w:date="2022-03-16T16:10:00Z" w:id="10588">
              <w:r w:rsidRPr="002674DA" w:rsidR="006C1136">
                <w:rPr>
                  <w:rFonts w:asciiTheme="minorHAnsi" w:hAnsiTheme="minorHAnsi" w:eastAsiaTheme="minorHAnsi" w:cstheme="minorBidi"/>
                  <w:sz w:val="22"/>
                  <w:szCs w:val="22"/>
                  <w:lang w:val="en-GB"/>
                  <w:rPrChange w:author="Andreyeva, Julia" w:date="2022-03-18T14:13:00Z" w:id="10589">
                    <w:rPr>
                      <w:rFonts w:asciiTheme="minorHAnsi" w:hAnsiTheme="minorHAnsi" w:eastAsiaTheme="minorHAnsi" w:cstheme="minorBidi"/>
                      <w:color w:val="00857E" w:themeColor="accent3" w:themeShade="BF"/>
                      <w:sz w:val="22"/>
                      <w:szCs w:val="22"/>
                      <w:lang w:val="en-GB"/>
                    </w:rPr>
                  </w:rPrChange>
                </w:rPr>
                <w:t>.</w:t>
              </w:r>
            </w:ins>
          </w:p>
          <w:p w:rsidRPr="002674DA" w:rsidR="001E05AE" w:rsidRDefault="001E05AE" w14:paraId="199095E2" w14:textId="49635DC5">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590"/>
                <w:rFonts w:asciiTheme="minorHAnsi" w:hAnsiTheme="minorHAnsi" w:eastAsiaTheme="minorHAnsi" w:cstheme="minorBidi"/>
                <w:sz w:val="22"/>
                <w:szCs w:val="22"/>
                <w:lang w:val="en-GB"/>
                <w:rPrChange w:author="Andreyeva, Julia" w:date="2022-03-18T14:13:00Z" w:id="10591">
                  <w:rPr>
                    <w:ins w:author="Andreyeva, Julia" w:date="2022-03-16T15:53:00Z" w:id="10592"/>
                    <w:rFonts w:asciiTheme="minorHAnsi" w:hAnsiTheme="minorHAnsi" w:eastAsiaTheme="minorHAnsi" w:cstheme="minorBidi"/>
                    <w:color w:val="00857E" w:themeColor="accent3" w:themeShade="BF"/>
                    <w:sz w:val="22"/>
                    <w:szCs w:val="22"/>
                    <w:lang w:val="en-GB"/>
                  </w:rPr>
                </w:rPrChange>
              </w:rPr>
            </w:pPr>
            <w:ins w:author="Andreyeva, Julia" w:date="2022-03-16T16:11:00Z" w:id="10593">
              <w:r w:rsidRPr="002674DA">
                <w:rPr>
                  <w:rFonts w:asciiTheme="minorHAnsi" w:hAnsiTheme="minorHAnsi" w:eastAsiaTheme="minorHAnsi" w:cstheme="minorBidi"/>
                  <w:sz w:val="22"/>
                  <w:szCs w:val="22"/>
                  <w:lang w:val="en-GB"/>
                  <w:rPrChange w:author="Andreyeva, Julia" w:date="2022-03-18T14:13:00Z" w:id="10594">
                    <w:rPr>
                      <w:rFonts w:asciiTheme="minorHAnsi" w:hAnsiTheme="minorHAnsi" w:eastAsiaTheme="minorHAnsi" w:cstheme="minorBidi"/>
                      <w:color w:val="00857E" w:themeColor="accent3" w:themeShade="BF"/>
                      <w:sz w:val="22"/>
                      <w:szCs w:val="22"/>
                      <w:lang w:val="en-GB"/>
                    </w:rPr>
                  </w:rPrChange>
                </w:rPr>
                <w:t>Material order module is active.</w:t>
              </w:r>
            </w:ins>
          </w:p>
        </w:tc>
      </w:tr>
      <w:tr w:rsidRPr="006F1854" w:rsidR="00BC6811" w:rsidTr="00765C88" w14:paraId="42DDF45B" w14:textId="77777777">
        <w:trPr>
          <w:ins w:author="Andreyeva, Julia" w:date="2022-03-16T15:53:00Z" w:id="10595"/>
        </w:trPr>
        <w:tc>
          <w:tcPr>
            <w:cnfStyle w:val="001000000000" w:firstRow="0" w:lastRow="0" w:firstColumn="1" w:lastColumn="0" w:oddVBand="0" w:evenVBand="0" w:oddHBand="0" w:evenHBand="0" w:firstRowFirstColumn="0" w:firstRowLastColumn="0" w:lastRowFirstColumn="0" w:lastRowLastColumn="0"/>
            <w:tcW w:w="2830" w:type="dxa"/>
            <w:tcPrChange w:author="Andreyeva, Julia" w:date="2022-03-16T16:06:00Z" w:id="10596">
              <w:tcPr>
                <w:tcW w:w="2155" w:type="dxa"/>
              </w:tcPr>
            </w:tcPrChange>
          </w:tcPr>
          <w:p w:rsidRPr="002674DA" w:rsidR="00BC6811" w:rsidP="00DF1D7F" w:rsidRDefault="00BC6811" w14:paraId="6489165A" w14:textId="77777777">
            <w:pPr>
              <w:pStyle w:val="BodyText"/>
              <w:spacing w:line="259" w:lineRule="auto"/>
              <w:rPr>
                <w:ins w:author="Andreyeva, Julia" w:date="2022-03-16T15:53:00Z" w:id="10597"/>
                <w:rFonts w:asciiTheme="minorHAnsi" w:hAnsiTheme="minorHAnsi" w:eastAsiaTheme="minorHAnsi" w:cstheme="minorBidi"/>
                <w:b w:val="0"/>
                <w:bCs w:val="0"/>
                <w:sz w:val="22"/>
                <w:szCs w:val="22"/>
                <w:lang w:val="en-GB"/>
                <w:rPrChange w:author="Andreyeva, Julia" w:date="2022-03-18T14:13:00Z" w:id="10598">
                  <w:rPr>
                    <w:ins w:author="Andreyeva, Julia" w:date="2022-03-16T15:53:00Z" w:id="10599"/>
                    <w:rFonts w:asciiTheme="minorHAnsi" w:hAnsiTheme="minorHAnsi" w:eastAsiaTheme="minorHAnsi" w:cstheme="minorBidi"/>
                    <w:b w:val="0"/>
                    <w:bCs w:val="0"/>
                    <w:color w:val="00857E" w:themeColor="accent3" w:themeShade="BF"/>
                    <w:sz w:val="22"/>
                    <w:szCs w:val="22"/>
                    <w:lang w:val="en-GB"/>
                  </w:rPr>
                </w:rPrChange>
              </w:rPr>
            </w:pPr>
          </w:p>
        </w:tc>
        <w:tc>
          <w:tcPr>
            <w:tcW w:w="1485" w:type="dxa"/>
            <w:tcPrChange w:author="Andreyeva, Julia" w:date="2022-03-16T16:06:00Z" w:id="10600">
              <w:tcPr>
                <w:tcW w:w="2160" w:type="dxa"/>
              </w:tcPr>
            </w:tcPrChange>
          </w:tcPr>
          <w:p w:rsidRPr="002674DA" w:rsidR="00BC6811" w:rsidP="00DF1D7F" w:rsidRDefault="005431BF" w14:paraId="7A2B69E3" w14:textId="45B9915B">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601"/>
                <w:rFonts w:asciiTheme="minorHAnsi" w:hAnsiTheme="minorHAnsi" w:eastAsiaTheme="minorHAnsi" w:cstheme="minorBidi"/>
                <w:sz w:val="22"/>
                <w:szCs w:val="22"/>
                <w:lang w:val="en-GB"/>
                <w:rPrChange w:author="Andreyeva, Julia" w:date="2022-03-18T14:13:00Z" w:id="10602">
                  <w:rPr>
                    <w:ins w:author="Andreyeva, Julia" w:date="2022-03-16T15:53:00Z" w:id="10603"/>
                    <w:rFonts w:asciiTheme="minorHAnsi" w:hAnsiTheme="minorHAnsi" w:eastAsiaTheme="minorHAnsi" w:cstheme="minorBidi"/>
                    <w:color w:val="00857E" w:themeColor="accent3" w:themeShade="BF"/>
                    <w:sz w:val="22"/>
                    <w:szCs w:val="22"/>
                    <w:lang w:val="en-GB"/>
                  </w:rPr>
                </w:rPrChange>
              </w:rPr>
            </w:pPr>
            <w:ins w:author="Andreyeva, Julia" w:date="2022-03-16T16:13:00Z" w:id="10604">
              <w:r w:rsidRPr="002674DA">
                <w:rPr>
                  <w:rFonts w:asciiTheme="minorHAnsi" w:hAnsiTheme="minorHAnsi" w:eastAsiaTheme="minorHAnsi" w:cstheme="minorBidi"/>
                  <w:sz w:val="22"/>
                  <w:szCs w:val="22"/>
                  <w:lang w:val="en-GB"/>
                  <w:rPrChange w:author="Andreyeva, Julia" w:date="2022-03-18T14:13:00Z" w:id="10605">
                    <w:rPr>
                      <w:rFonts w:asciiTheme="minorHAnsi" w:hAnsiTheme="minorHAnsi" w:eastAsiaTheme="minorHAnsi" w:cstheme="minorBidi"/>
                      <w:color w:val="00857E" w:themeColor="accent3" w:themeShade="BF"/>
                      <w:sz w:val="22"/>
                      <w:szCs w:val="22"/>
                      <w:lang w:val="en-GB"/>
                    </w:rPr>
                  </w:rPrChange>
                </w:rPr>
                <w:t>TMEC mobile app</w:t>
              </w:r>
            </w:ins>
          </w:p>
        </w:tc>
        <w:tc>
          <w:tcPr>
            <w:tcW w:w="0" w:type="dxa"/>
            <w:tcPrChange w:author="Andreyeva, Julia" w:date="2022-03-16T16:06:00Z" w:id="10606">
              <w:tcPr>
                <w:tcW w:w="5319" w:type="dxa"/>
              </w:tcPr>
            </w:tcPrChange>
          </w:tcPr>
          <w:p w:rsidRPr="002674DA" w:rsidR="00BC6811" w:rsidP="00DF1D7F" w:rsidRDefault="00E07009" w14:paraId="6E8A1895" w14:textId="160231E4">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607"/>
                <w:rFonts w:asciiTheme="minorHAnsi" w:hAnsiTheme="minorHAnsi" w:eastAsiaTheme="minorHAnsi" w:cstheme="minorBidi"/>
                <w:sz w:val="22"/>
                <w:szCs w:val="22"/>
                <w:lang w:val="en-GB"/>
                <w:rPrChange w:author="Andreyeva, Julia" w:date="2022-03-18T14:13:00Z" w:id="10608">
                  <w:rPr>
                    <w:ins w:author="Andreyeva, Julia" w:date="2022-03-16T15:53:00Z" w:id="10609"/>
                    <w:rFonts w:asciiTheme="minorHAnsi" w:hAnsiTheme="minorHAnsi" w:eastAsiaTheme="minorHAnsi" w:cstheme="minorBidi"/>
                    <w:color w:val="00857E" w:themeColor="accent3" w:themeShade="BF"/>
                    <w:sz w:val="22"/>
                    <w:szCs w:val="22"/>
                    <w:lang w:val="en-GB"/>
                  </w:rPr>
                </w:rPrChange>
              </w:rPr>
            </w:pPr>
            <w:ins w:author="Andreyeva, Julia" w:date="2022-03-16T16:14:00Z" w:id="10610">
              <w:r w:rsidRPr="002674DA">
                <w:rPr>
                  <w:rFonts w:asciiTheme="minorHAnsi" w:hAnsiTheme="minorHAnsi" w:eastAsiaTheme="minorHAnsi" w:cstheme="minorBidi"/>
                  <w:sz w:val="22"/>
                  <w:szCs w:val="22"/>
                  <w:lang w:val="en-GB"/>
                  <w:rPrChange w:author="Andreyeva, Julia" w:date="2022-03-18T14:13:00Z" w:id="10611">
                    <w:rPr>
                      <w:rFonts w:asciiTheme="minorHAnsi" w:hAnsiTheme="minorHAnsi" w:eastAsiaTheme="minorHAnsi" w:cstheme="minorBidi"/>
                      <w:color w:val="00857E" w:themeColor="accent3" w:themeShade="BF"/>
                      <w:sz w:val="22"/>
                      <w:szCs w:val="22"/>
                      <w:lang w:val="en-GB"/>
                    </w:rPr>
                  </w:rPrChange>
                </w:rPr>
                <w:t>Material Orders</w:t>
              </w:r>
              <w:r w:rsidRPr="002674DA" w:rsidR="000064A1">
                <w:rPr>
                  <w:rFonts w:asciiTheme="minorHAnsi" w:hAnsiTheme="minorHAnsi" w:eastAsiaTheme="minorHAnsi" w:cstheme="minorBidi"/>
                  <w:sz w:val="22"/>
                  <w:szCs w:val="22"/>
                  <w:lang w:val="en-GB"/>
                  <w:rPrChange w:author="Andreyeva, Julia" w:date="2022-03-18T14:13:00Z" w:id="10612">
                    <w:rPr>
                      <w:rFonts w:asciiTheme="minorHAnsi" w:hAnsiTheme="minorHAnsi" w:eastAsiaTheme="minorHAnsi" w:cstheme="minorBidi"/>
                      <w:color w:val="00857E" w:themeColor="accent3" w:themeShade="BF"/>
                      <w:sz w:val="22"/>
                      <w:szCs w:val="22"/>
                      <w:lang w:val="en-GB"/>
                    </w:rPr>
                  </w:rPrChange>
                </w:rPr>
                <w:t xml:space="preserve">/ new promo module for </w:t>
              </w:r>
            </w:ins>
            <w:ins w:author="Andreyeva, Julia" w:date="2022-03-16T16:15:00Z" w:id="10613">
              <w:r w:rsidRPr="002674DA" w:rsidR="00442954">
                <w:rPr>
                  <w:rFonts w:asciiTheme="minorHAnsi" w:hAnsiTheme="minorHAnsi" w:eastAsiaTheme="minorHAnsi" w:cstheme="minorBidi"/>
                  <w:sz w:val="22"/>
                  <w:szCs w:val="22"/>
                  <w:lang w:val="en-GB"/>
                  <w:rPrChange w:author="Andreyeva, Julia" w:date="2022-03-18T14:13:00Z" w:id="10614">
                    <w:rPr>
                      <w:rFonts w:asciiTheme="minorHAnsi" w:hAnsiTheme="minorHAnsi" w:eastAsiaTheme="minorHAnsi" w:cstheme="minorBidi"/>
                      <w:color w:val="00857E" w:themeColor="accent3" w:themeShade="BF"/>
                      <w:sz w:val="22"/>
                      <w:szCs w:val="22"/>
                      <w:lang w:val="en-GB"/>
                    </w:rPr>
                  </w:rPrChange>
                </w:rPr>
                <w:t>Italy works as expected</w:t>
              </w:r>
            </w:ins>
          </w:p>
        </w:tc>
      </w:tr>
      <w:tr w:rsidRPr="006F1854" w:rsidR="00BC6811" w:rsidTr="00765C88" w14:paraId="75F1AD37" w14:textId="77777777">
        <w:trPr>
          <w:ins w:author="Andreyeva, Julia" w:date="2022-03-16T15:53:00Z" w:id="10615"/>
        </w:trPr>
        <w:tc>
          <w:tcPr>
            <w:cnfStyle w:val="001000000000" w:firstRow="0" w:lastRow="0" w:firstColumn="1" w:lastColumn="0" w:oddVBand="0" w:evenVBand="0" w:oddHBand="0" w:evenHBand="0" w:firstRowFirstColumn="0" w:firstRowLastColumn="0" w:lastRowFirstColumn="0" w:lastRowLastColumn="0"/>
            <w:tcW w:w="2830" w:type="dxa"/>
            <w:tcPrChange w:author="Andreyeva, Julia" w:date="2022-03-16T16:06:00Z" w:id="10616">
              <w:tcPr>
                <w:tcW w:w="2155" w:type="dxa"/>
              </w:tcPr>
            </w:tcPrChange>
          </w:tcPr>
          <w:p w:rsidRPr="002674DA" w:rsidR="00BC6811" w:rsidP="00DF1D7F" w:rsidRDefault="00BC6811" w14:paraId="57F41402" w14:textId="77777777">
            <w:pPr>
              <w:pStyle w:val="BodyText"/>
              <w:spacing w:line="259" w:lineRule="auto"/>
              <w:rPr>
                <w:ins w:author="Andreyeva, Julia" w:date="2022-03-16T15:53:00Z" w:id="10617"/>
                <w:rFonts w:asciiTheme="minorHAnsi" w:hAnsiTheme="minorHAnsi" w:eastAsiaTheme="minorHAnsi" w:cstheme="minorBidi"/>
                <w:b w:val="0"/>
                <w:bCs w:val="0"/>
                <w:sz w:val="22"/>
                <w:szCs w:val="22"/>
                <w:lang w:val="en-GB"/>
                <w:rPrChange w:author="Andreyeva, Julia" w:date="2022-03-18T14:13:00Z" w:id="10618">
                  <w:rPr>
                    <w:ins w:author="Andreyeva, Julia" w:date="2022-03-16T15:53:00Z" w:id="10619"/>
                    <w:rFonts w:asciiTheme="minorHAnsi" w:hAnsiTheme="minorHAnsi" w:eastAsiaTheme="minorHAnsi" w:cstheme="minorBidi"/>
                    <w:b w:val="0"/>
                    <w:bCs w:val="0"/>
                    <w:color w:val="00857E" w:themeColor="accent3" w:themeShade="BF"/>
                    <w:sz w:val="22"/>
                    <w:szCs w:val="22"/>
                    <w:lang w:val="en-GB"/>
                  </w:rPr>
                </w:rPrChange>
              </w:rPr>
            </w:pPr>
          </w:p>
        </w:tc>
        <w:tc>
          <w:tcPr>
            <w:tcW w:w="1485" w:type="dxa"/>
            <w:tcPrChange w:author="Andreyeva, Julia" w:date="2022-03-16T16:06:00Z" w:id="10620">
              <w:tcPr>
                <w:tcW w:w="2160" w:type="dxa"/>
              </w:tcPr>
            </w:tcPrChange>
          </w:tcPr>
          <w:p w:rsidRPr="002674DA" w:rsidR="00BC6811" w:rsidP="00DF1D7F" w:rsidRDefault="00C641B1" w14:paraId="49B07F78" w14:textId="032F205A">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621"/>
                <w:rFonts w:asciiTheme="minorHAnsi" w:hAnsiTheme="minorHAnsi" w:eastAsiaTheme="minorHAnsi" w:cstheme="minorBidi"/>
                <w:sz w:val="22"/>
                <w:szCs w:val="22"/>
                <w:lang w:val="en-GB"/>
                <w:rPrChange w:author="Andreyeva, Julia" w:date="2022-03-18T14:13:00Z" w:id="10622">
                  <w:rPr>
                    <w:ins w:author="Andreyeva, Julia" w:date="2022-03-16T15:53:00Z" w:id="10623"/>
                    <w:rFonts w:asciiTheme="minorHAnsi" w:hAnsiTheme="minorHAnsi" w:eastAsiaTheme="minorHAnsi" w:cstheme="minorBidi"/>
                    <w:color w:val="00857E" w:themeColor="accent3" w:themeShade="BF"/>
                    <w:sz w:val="22"/>
                    <w:szCs w:val="22"/>
                    <w:lang w:val="en-GB"/>
                  </w:rPr>
                </w:rPrChange>
              </w:rPr>
            </w:pPr>
            <w:ins w:author="Andreyeva, Julia" w:date="2022-03-16T16:15:00Z" w:id="10624">
              <w:r w:rsidRPr="002674DA">
                <w:rPr>
                  <w:rFonts w:asciiTheme="minorHAnsi" w:hAnsiTheme="minorHAnsi" w:eastAsiaTheme="minorHAnsi" w:cstheme="minorBidi"/>
                  <w:sz w:val="22"/>
                  <w:szCs w:val="22"/>
                  <w:lang w:val="en-GB"/>
                  <w:rPrChange w:author="Andreyeva, Julia" w:date="2022-03-18T14:13:00Z" w:id="10625">
                    <w:rPr>
                      <w:rFonts w:asciiTheme="minorHAnsi" w:hAnsiTheme="minorHAnsi" w:eastAsiaTheme="minorHAnsi" w:cstheme="minorBidi"/>
                      <w:color w:val="00857E" w:themeColor="accent3" w:themeShade="BF"/>
                      <w:sz w:val="22"/>
                      <w:szCs w:val="22"/>
                      <w:lang w:val="en-GB"/>
                    </w:rPr>
                  </w:rPrChange>
                </w:rPr>
                <w:t>TM</w:t>
              </w:r>
            </w:ins>
            <w:ins w:author="Andreyeva, Julia" w:date="2022-03-16T16:16:00Z" w:id="10626">
              <w:r w:rsidRPr="002674DA">
                <w:rPr>
                  <w:rFonts w:asciiTheme="minorHAnsi" w:hAnsiTheme="minorHAnsi" w:eastAsiaTheme="minorHAnsi" w:cstheme="minorBidi"/>
                  <w:sz w:val="22"/>
                  <w:szCs w:val="22"/>
                  <w:lang w:val="en-GB"/>
                  <w:rPrChange w:author="Andreyeva, Julia" w:date="2022-03-18T14:13:00Z" w:id="10627">
                    <w:rPr>
                      <w:rFonts w:asciiTheme="minorHAnsi" w:hAnsiTheme="minorHAnsi" w:eastAsiaTheme="minorHAnsi" w:cstheme="minorBidi"/>
                      <w:color w:val="00857E" w:themeColor="accent3" w:themeShade="BF"/>
                      <w:sz w:val="22"/>
                      <w:szCs w:val="22"/>
                      <w:lang w:val="en-GB"/>
                    </w:rPr>
                  </w:rPrChange>
                </w:rPr>
                <w:t>EC mobile app</w:t>
              </w:r>
            </w:ins>
          </w:p>
        </w:tc>
        <w:tc>
          <w:tcPr>
            <w:tcW w:w="0" w:type="dxa"/>
            <w:tcPrChange w:author="Andreyeva, Julia" w:date="2022-03-16T16:06:00Z" w:id="10628">
              <w:tcPr>
                <w:tcW w:w="5319" w:type="dxa"/>
              </w:tcPr>
            </w:tcPrChange>
          </w:tcPr>
          <w:p w:rsidRPr="002674DA" w:rsidR="00BC6811" w:rsidP="00DF1D7F" w:rsidRDefault="00C641B1" w14:paraId="13170A45" w14:textId="3319F3DB">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629"/>
                <w:rFonts w:asciiTheme="minorHAnsi" w:hAnsiTheme="minorHAnsi" w:eastAsiaTheme="minorHAnsi" w:cstheme="minorBidi"/>
                <w:sz w:val="22"/>
                <w:szCs w:val="22"/>
                <w:lang w:val="en-GB"/>
                <w:rPrChange w:author="Andreyeva, Julia" w:date="2022-03-18T14:13:00Z" w:id="10630">
                  <w:rPr>
                    <w:ins w:author="Andreyeva, Julia" w:date="2022-03-16T15:53:00Z" w:id="10631"/>
                    <w:rFonts w:asciiTheme="minorHAnsi" w:hAnsiTheme="minorHAnsi" w:eastAsiaTheme="minorHAnsi" w:cstheme="minorBidi"/>
                    <w:color w:val="00857E" w:themeColor="accent3" w:themeShade="BF"/>
                    <w:sz w:val="22"/>
                    <w:szCs w:val="22"/>
                    <w:lang w:val="en-GB"/>
                  </w:rPr>
                </w:rPrChange>
              </w:rPr>
            </w:pPr>
            <w:ins w:author="Andreyeva, Julia" w:date="2022-03-16T16:16:00Z" w:id="10632">
              <w:r w:rsidRPr="002674DA">
                <w:rPr>
                  <w:rFonts w:asciiTheme="minorHAnsi" w:hAnsiTheme="minorHAnsi" w:eastAsiaTheme="minorHAnsi" w:cstheme="minorBidi"/>
                  <w:sz w:val="22"/>
                  <w:szCs w:val="22"/>
                  <w:lang w:val="en-GB"/>
                  <w:rPrChange w:author="Andreyeva, Julia" w:date="2022-03-18T14:13:00Z" w:id="10633">
                    <w:rPr>
                      <w:rFonts w:asciiTheme="minorHAnsi" w:hAnsiTheme="minorHAnsi" w:eastAsiaTheme="minorHAnsi" w:cstheme="minorBidi"/>
                      <w:color w:val="00857E" w:themeColor="accent3" w:themeShade="BF"/>
                      <w:sz w:val="22"/>
                      <w:szCs w:val="22"/>
                      <w:lang w:val="en-GB"/>
                    </w:rPr>
                  </w:rPrChange>
                </w:rPr>
                <w:t xml:space="preserve">Material Orders/ new promo module </w:t>
              </w:r>
              <w:r w:rsidRPr="002674DA" w:rsidR="00183566">
                <w:rPr>
                  <w:rFonts w:asciiTheme="minorHAnsi" w:hAnsiTheme="minorHAnsi" w:eastAsiaTheme="minorHAnsi" w:cstheme="minorBidi"/>
                  <w:sz w:val="22"/>
                  <w:szCs w:val="22"/>
                  <w:lang w:val="en-GB"/>
                  <w:rPrChange w:author="Andreyeva, Julia" w:date="2022-03-18T14:13:00Z" w:id="10634">
                    <w:rPr>
                      <w:rFonts w:asciiTheme="minorHAnsi" w:hAnsiTheme="minorHAnsi" w:eastAsiaTheme="minorHAnsi" w:cstheme="minorBidi"/>
                      <w:color w:val="00857E" w:themeColor="accent3" w:themeShade="BF"/>
                      <w:sz w:val="22"/>
                      <w:szCs w:val="22"/>
                      <w:lang w:val="en-GB"/>
                    </w:rPr>
                  </w:rPrChange>
                </w:rPr>
                <w:t>for Czech</w:t>
              </w:r>
            </w:ins>
            <w:ins w:author="Andreyeva, Julia" w:date="2022-03-16T16:17:00Z" w:id="10635">
              <w:r w:rsidRPr="002674DA" w:rsidR="007F3EB5">
                <w:rPr>
                  <w:rFonts w:asciiTheme="minorHAnsi" w:hAnsiTheme="minorHAnsi" w:eastAsiaTheme="minorHAnsi" w:cstheme="minorBidi"/>
                  <w:sz w:val="22"/>
                  <w:szCs w:val="22"/>
                  <w:lang w:val="en-GB"/>
                  <w:rPrChange w:author="Andreyeva, Julia" w:date="2022-03-18T14:13:00Z" w:id="10636">
                    <w:rPr>
                      <w:rFonts w:asciiTheme="minorHAnsi" w:hAnsiTheme="minorHAnsi" w:eastAsiaTheme="minorHAnsi" w:cstheme="minorBidi"/>
                      <w:color w:val="00857E" w:themeColor="accent3" w:themeShade="BF"/>
                      <w:sz w:val="22"/>
                      <w:szCs w:val="22"/>
                      <w:lang w:val="en-GB"/>
                    </w:rPr>
                  </w:rPrChange>
                </w:rPr>
                <w:t xml:space="preserve"> works as expected</w:t>
              </w:r>
            </w:ins>
          </w:p>
        </w:tc>
      </w:tr>
      <w:tr w:rsidRPr="006F1854" w:rsidR="00BC6811" w:rsidTr="00765C88" w14:paraId="2FDC1564" w14:textId="77777777">
        <w:trPr>
          <w:ins w:author="Andreyeva, Julia" w:date="2022-03-16T15:53:00Z" w:id="10637"/>
        </w:trPr>
        <w:tc>
          <w:tcPr>
            <w:cnfStyle w:val="001000000000" w:firstRow="0" w:lastRow="0" w:firstColumn="1" w:lastColumn="0" w:oddVBand="0" w:evenVBand="0" w:oddHBand="0" w:evenHBand="0" w:firstRowFirstColumn="0" w:firstRowLastColumn="0" w:lastRowFirstColumn="0" w:lastRowLastColumn="0"/>
            <w:tcW w:w="2830" w:type="dxa"/>
            <w:tcPrChange w:author="Andreyeva, Julia" w:date="2022-03-16T16:06:00Z" w:id="10638">
              <w:tcPr>
                <w:tcW w:w="2155" w:type="dxa"/>
              </w:tcPr>
            </w:tcPrChange>
          </w:tcPr>
          <w:p w:rsidRPr="002674DA" w:rsidR="00BC6811" w:rsidP="00DF1D7F" w:rsidRDefault="00BC6811" w14:paraId="538F0101" w14:textId="77777777">
            <w:pPr>
              <w:pStyle w:val="BodyText"/>
              <w:spacing w:line="259" w:lineRule="auto"/>
              <w:rPr>
                <w:ins w:author="Andreyeva, Julia" w:date="2022-03-16T15:53:00Z" w:id="10639"/>
                <w:rFonts w:asciiTheme="minorHAnsi" w:hAnsiTheme="minorHAnsi" w:eastAsiaTheme="minorHAnsi" w:cstheme="minorBidi"/>
                <w:b w:val="0"/>
                <w:bCs w:val="0"/>
                <w:sz w:val="22"/>
                <w:szCs w:val="22"/>
                <w:lang w:val="en-GB"/>
                <w:rPrChange w:author="Andreyeva, Julia" w:date="2022-03-18T14:13:00Z" w:id="10640">
                  <w:rPr>
                    <w:ins w:author="Andreyeva, Julia" w:date="2022-03-16T15:53:00Z" w:id="10641"/>
                    <w:rFonts w:asciiTheme="minorHAnsi" w:hAnsiTheme="minorHAnsi" w:eastAsiaTheme="minorHAnsi" w:cstheme="minorBidi"/>
                    <w:b w:val="0"/>
                    <w:bCs w:val="0"/>
                    <w:color w:val="00857E" w:themeColor="accent3" w:themeShade="BF"/>
                    <w:sz w:val="22"/>
                    <w:szCs w:val="22"/>
                    <w:lang w:val="en-GB"/>
                  </w:rPr>
                </w:rPrChange>
              </w:rPr>
            </w:pPr>
          </w:p>
        </w:tc>
        <w:tc>
          <w:tcPr>
            <w:tcW w:w="1485" w:type="dxa"/>
            <w:tcPrChange w:author="Andreyeva, Julia" w:date="2022-03-16T16:06:00Z" w:id="10642">
              <w:tcPr>
                <w:tcW w:w="2160" w:type="dxa"/>
              </w:tcPr>
            </w:tcPrChange>
          </w:tcPr>
          <w:p w:rsidRPr="002674DA" w:rsidR="00BC6811" w:rsidP="00DF1D7F" w:rsidRDefault="004E6060" w14:paraId="30265E1A" w14:textId="7EE814B5">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5:53:00Z" w:id="10643"/>
                <w:rFonts w:asciiTheme="minorHAnsi" w:hAnsiTheme="minorHAnsi" w:eastAsiaTheme="minorHAnsi" w:cstheme="minorBidi"/>
                <w:sz w:val="22"/>
                <w:szCs w:val="22"/>
                <w:lang w:val="en-GB"/>
                <w:rPrChange w:author="Andreyeva, Julia" w:date="2022-03-18T14:13:00Z" w:id="10644">
                  <w:rPr>
                    <w:ins w:author="Andreyeva, Julia" w:date="2022-03-16T15:53:00Z" w:id="10645"/>
                    <w:rFonts w:asciiTheme="minorHAnsi" w:hAnsiTheme="minorHAnsi" w:eastAsiaTheme="minorHAnsi" w:cstheme="minorBidi"/>
                    <w:color w:val="00857E" w:themeColor="accent3" w:themeShade="BF"/>
                    <w:sz w:val="22"/>
                    <w:szCs w:val="22"/>
                    <w:lang w:val="en-GB"/>
                  </w:rPr>
                </w:rPrChange>
              </w:rPr>
            </w:pPr>
            <w:ins w:author="Andreyeva, Julia" w:date="2022-03-16T16:17:00Z" w:id="10646">
              <w:r w:rsidRPr="002674DA">
                <w:rPr>
                  <w:rFonts w:asciiTheme="minorHAnsi" w:hAnsiTheme="minorHAnsi" w:eastAsiaTheme="minorHAnsi" w:cstheme="minorBidi"/>
                  <w:sz w:val="22"/>
                  <w:szCs w:val="22"/>
                  <w:lang w:val="en-GB"/>
                  <w:rPrChange w:author="Andreyeva, Julia" w:date="2022-03-18T14:13:00Z" w:id="10647">
                    <w:rPr>
                      <w:rFonts w:asciiTheme="minorHAnsi" w:hAnsiTheme="minorHAnsi" w:eastAsiaTheme="minorHAnsi" w:cstheme="minorBidi"/>
                      <w:color w:val="00857E" w:themeColor="accent3" w:themeShade="BF"/>
                      <w:sz w:val="22"/>
                      <w:szCs w:val="22"/>
                      <w:lang w:val="en-GB"/>
                    </w:rPr>
                  </w:rPrChange>
                </w:rPr>
                <w:t>TMEC mobile</w:t>
              </w:r>
            </w:ins>
            <w:ins w:author="Andreyeva, Julia" w:date="2022-03-16T16:18:00Z" w:id="10648">
              <w:r w:rsidRPr="002674DA">
                <w:rPr>
                  <w:rFonts w:asciiTheme="minorHAnsi" w:hAnsiTheme="minorHAnsi" w:eastAsiaTheme="minorHAnsi" w:cstheme="minorBidi"/>
                  <w:sz w:val="22"/>
                  <w:szCs w:val="22"/>
                  <w:lang w:val="en-GB"/>
                  <w:rPrChange w:author="Andreyeva, Julia" w:date="2022-03-18T14:13:00Z" w:id="10649">
                    <w:rPr>
                      <w:rFonts w:asciiTheme="minorHAnsi" w:hAnsiTheme="minorHAnsi" w:eastAsiaTheme="minorHAnsi" w:cstheme="minorBidi"/>
                      <w:color w:val="00857E" w:themeColor="accent3" w:themeShade="BF"/>
                      <w:sz w:val="22"/>
                      <w:szCs w:val="22"/>
                      <w:lang w:val="en-GB"/>
                    </w:rPr>
                  </w:rPrChange>
                </w:rPr>
                <w:t xml:space="preserve"> app</w:t>
              </w:r>
            </w:ins>
          </w:p>
        </w:tc>
        <w:tc>
          <w:tcPr>
            <w:tcW w:w="0" w:type="dxa"/>
            <w:tcPrChange w:author="Andreyeva, Julia" w:date="2022-03-16T16:06:00Z" w:id="10650">
              <w:tcPr>
                <w:tcW w:w="5319" w:type="dxa"/>
              </w:tcPr>
            </w:tcPrChange>
          </w:tcPr>
          <w:p w:rsidRPr="002674DA" w:rsidR="00BC6811" w:rsidP="00DF1D7F" w:rsidRDefault="004E6060" w14:paraId="4AF4E403" w14:textId="5BA1F1A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5:53:00Z" w:id="10651"/>
                <w:rPrChange w:author="Andreyeva, Julia" w:date="2022-03-18T14:13:00Z" w:id="10652">
                  <w:rPr>
                    <w:ins w:author="Andreyeva, Julia" w:date="2022-03-16T15:53:00Z" w:id="10653"/>
                    <w:color w:val="00857E" w:themeColor="accent3" w:themeShade="BF"/>
                  </w:rPr>
                </w:rPrChange>
              </w:rPr>
            </w:pPr>
            <w:ins w:author="Andreyeva, Julia" w:date="2022-03-16T16:18:00Z" w:id="10654">
              <w:r w:rsidRPr="002674DA">
                <w:rPr>
                  <w:rPrChange w:author="Andreyeva, Julia" w:date="2022-03-18T14:13:00Z" w:id="10655">
                    <w:rPr>
                      <w:color w:val="00857E" w:themeColor="accent3" w:themeShade="BF"/>
                    </w:rPr>
                  </w:rPrChange>
                </w:rPr>
                <w:t xml:space="preserve">Material Orders/ new promo module </w:t>
              </w:r>
            </w:ins>
            <w:ins w:author="Andreyeva, Julia" w:date="2022-03-16T16:20:00Z" w:id="10656">
              <w:r w:rsidRPr="002674DA" w:rsidR="00060F8B">
                <w:rPr>
                  <w:rPrChange w:author="Andreyeva, Julia" w:date="2022-03-18T14:13:00Z" w:id="10657">
                    <w:rPr>
                      <w:color w:val="00857E" w:themeColor="accent3" w:themeShade="BF"/>
                    </w:rPr>
                  </w:rPrChange>
                </w:rPr>
                <w:t>(</w:t>
              </w:r>
            </w:ins>
            <w:ins w:author="Andreyeva, Julia" w:date="2022-03-16T16:19:00Z" w:id="10658">
              <w:r w:rsidRPr="002674DA" w:rsidR="003229CE">
                <w:rPr>
                  <w:rPrChange w:author="Andreyeva, Julia" w:date="2022-03-18T14:13:00Z" w:id="10659">
                    <w:rPr>
                      <w:color w:val="00857E" w:themeColor="accent3" w:themeShade="BF"/>
                    </w:rPr>
                  </w:rPrChange>
                </w:rPr>
                <w:t>for place POSM activity</w:t>
              </w:r>
            </w:ins>
            <w:ins w:author="Andreyeva, Julia" w:date="2022-03-16T16:20:00Z" w:id="10660">
              <w:r w:rsidRPr="002674DA" w:rsidR="00060F8B">
                <w:rPr>
                  <w:rPrChange w:author="Andreyeva, Julia" w:date="2022-03-18T14:13:00Z" w:id="10661">
                    <w:rPr>
                      <w:color w:val="00857E" w:themeColor="accent3" w:themeShade="BF"/>
                    </w:rPr>
                  </w:rPrChange>
                </w:rPr>
                <w:t>)</w:t>
              </w:r>
            </w:ins>
            <w:ins w:author="Andreyeva, Julia" w:date="2022-03-16T16:19:00Z" w:id="10662">
              <w:r w:rsidRPr="002674DA" w:rsidR="00E04712">
                <w:rPr>
                  <w:rPrChange w:author="Andreyeva, Julia" w:date="2022-03-18T14:13:00Z" w:id="10663">
                    <w:rPr>
                      <w:color w:val="00857E" w:themeColor="accent3" w:themeShade="BF"/>
                    </w:rPr>
                  </w:rPrChange>
                </w:rPr>
                <w:t xml:space="preserve"> </w:t>
              </w:r>
            </w:ins>
            <w:ins w:author="Andreyeva, Julia" w:date="2022-03-16T16:18:00Z" w:id="10664">
              <w:r w:rsidRPr="002674DA" w:rsidR="00FE16EC">
                <w:rPr>
                  <w:rPrChange w:author="Andreyeva, Julia" w:date="2022-03-18T14:13:00Z" w:id="10665">
                    <w:rPr>
                      <w:color w:val="00857E" w:themeColor="accent3" w:themeShade="BF"/>
                    </w:rPr>
                  </w:rPrChange>
                </w:rPr>
                <w:t xml:space="preserve">KZ market </w:t>
              </w:r>
            </w:ins>
            <w:ins w:author="Andreyeva, Julia" w:date="2022-03-16T16:21:00Z" w:id="10666">
              <w:r w:rsidRPr="002674DA" w:rsidR="00BD0D38">
                <w:rPr>
                  <w:rPrChange w:author="Andreyeva, Julia" w:date="2022-03-18T14:13:00Z" w:id="10667">
                    <w:rPr>
                      <w:color w:val="00857E" w:themeColor="accent3" w:themeShade="BF"/>
                    </w:rPr>
                  </w:rPrChange>
                </w:rPr>
                <w:t>works as expected</w:t>
              </w:r>
            </w:ins>
          </w:p>
        </w:tc>
      </w:tr>
    </w:tbl>
    <w:p w:rsidRPr="006F524C" w:rsidR="00C57918" w:rsidP="00971A0D" w:rsidRDefault="00C57918" w14:paraId="4FB0B289" w14:textId="77777777">
      <w:pPr>
        <w:rPr>
          <w:ins w:author="Andreyeva, Julia" w:date="2022-03-16T15:04:00Z" w:id="10668"/>
          <w:rFonts w:ascii="Segoe UI" w:hAnsi="Segoe UI" w:eastAsia="Times New Roman" w:cs="Segoe UI"/>
          <w:color w:val="00857E" w:themeColor="accent3" w:themeShade="BF"/>
          <w:sz w:val="21"/>
          <w:szCs w:val="21"/>
          <w:lang w:val="en-US" w:eastAsia="ru-RU"/>
        </w:rPr>
      </w:pPr>
    </w:p>
    <w:p w:rsidRPr="00605C10" w:rsidR="001105F6" w:rsidP="00971A0D" w:rsidRDefault="001105F6" w14:paraId="79DA6854" w14:textId="0892A9E3">
      <w:pPr>
        <w:rPr>
          <w:ins w:author="Andreyeva, Julia" w:date="2022-03-16T16:22:00Z" w:id="10669"/>
          <w:rFonts w:ascii="Segoe UI" w:hAnsi="Segoe UI" w:eastAsia="Times New Roman" w:cs="Segoe UI"/>
          <w:sz w:val="21"/>
          <w:szCs w:val="21"/>
          <w:lang w:val="es-ES" w:eastAsia="ru-RU"/>
          <w:rPrChange w:author="Andreyeva, Julia" w:date="2022-03-21T14:03:00Z" w:id="10670">
            <w:rPr>
              <w:ins w:author="Andreyeva, Julia" w:date="2022-03-16T16:22:00Z" w:id="10671"/>
              <w:rFonts w:ascii="Segoe UI" w:hAnsi="Segoe UI" w:eastAsia="Times New Roman" w:cs="Segoe UI"/>
              <w:color w:val="00857E" w:themeColor="accent3" w:themeShade="BF"/>
              <w:sz w:val="21"/>
              <w:szCs w:val="21"/>
              <w:lang w:val="es-ES" w:eastAsia="ru-RU"/>
            </w:rPr>
          </w:rPrChange>
        </w:rPr>
      </w:pPr>
      <w:proofErr w:type="spellStart"/>
      <w:ins w:author="Andreyeva, Julia" w:date="2022-03-16T15:04:00Z" w:id="10672">
        <w:r w:rsidRPr="00605C10">
          <w:rPr>
            <w:rFonts w:ascii="Segoe UI" w:hAnsi="Segoe UI" w:eastAsia="Times New Roman" w:cs="Segoe UI"/>
            <w:sz w:val="21"/>
            <w:szCs w:val="21"/>
            <w:lang w:val="es-ES" w:eastAsia="ru-RU"/>
            <w:rPrChange w:author="Andreyeva, Julia" w:date="2022-03-21T14:03:00Z" w:id="10673">
              <w:rPr>
                <w:rFonts w:ascii="Segoe UI" w:hAnsi="Segoe UI" w:eastAsia="Times New Roman" w:cs="Segoe UI"/>
                <w:color w:val="00857E" w:themeColor="accent3" w:themeShade="BF"/>
                <w:sz w:val="21"/>
                <w:szCs w:val="21"/>
                <w:lang w:val="en-US" w:eastAsia="ru-RU"/>
              </w:rPr>
            </w:rPrChange>
          </w:rPr>
          <w:t>Scenario</w:t>
        </w:r>
        <w:proofErr w:type="spellEnd"/>
        <w:r w:rsidRPr="00605C10">
          <w:rPr>
            <w:rFonts w:ascii="Segoe UI" w:hAnsi="Segoe UI" w:eastAsia="Times New Roman" w:cs="Segoe UI"/>
            <w:sz w:val="21"/>
            <w:szCs w:val="21"/>
            <w:lang w:val="es-ES" w:eastAsia="ru-RU"/>
            <w:rPrChange w:author="Andreyeva, Julia" w:date="2022-03-21T14:03:00Z" w:id="10674">
              <w:rPr>
                <w:rFonts w:ascii="Segoe UI" w:hAnsi="Segoe UI" w:eastAsia="Times New Roman" w:cs="Segoe UI"/>
                <w:color w:val="00857E" w:themeColor="accent3" w:themeShade="BF"/>
                <w:sz w:val="21"/>
                <w:szCs w:val="21"/>
                <w:lang w:val="en-US" w:eastAsia="ru-RU"/>
              </w:rPr>
            </w:rPrChange>
          </w:rPr>
          <w:t xml:space="preserve"> 2: 4.2</w:t>
        </w:r>
      </w:ins>
    </w:p>
    <w:tbl>
      <w:tblPr>
        <w:tblStyle w:val="GridTable1Light-Accent6"/>
        <w:tblW w:w="9634" w:type="dxa"/>
        <w:tblLook w:val="04A0" w:firstRow="1" w:lastRow="0" w:firstColumn="1" w:lastColumn="0" w:noHBand="0" w:noVBand="1"/>
      </w:tblPr>
      <w:tblGrid>
        <w:gridCol w:w="2830"/>
        <w:gridCol w:w="1485"/>
        <w:gridCol w:w="5319"/>
      </w:tblGrid>
      <w:tr w:rsidRPr="00842B64" w:rsidR="00B437F0" w:rsidTr="00DF1D7F" w14:paraId="66CE2249" w14:textId="77777777">
        <w:trPr>
          <w:cnfStyle w:val="100000000000" w:firstRow="1" w:lastRow="0" w:firstColumn="0" w:lastColumn="0" w:oddVBand="0" w:evenVBand="0" w:oddHBand="0" w:evenHBand="0" w:firstRowFirstColumn="0" w:firstRowLastColumn="0" w:lastRowFirstColumn="0" w:lastRowLastColumn="0"/>
          <w:ins w:author="Andreyeva, Julia" w:date="2022-03-16T16:23:00Z" w:id="10675"/>
        </w:trPr>
        <w:tc>
          <w:tcPr>
            <w:cnfStyle w:val="001000000000" w:firstRow="0" w:lastRow="0" w:firstColumn="1" w:lastColumn="0" w:oddVBand="0" w:evenVBand="0" w:oddHBand="0" w:evenHBand="0" w:firstRowFirstColumn="0" w:firstRowLastColumn="0" w:lastRowFirstColumn="0" w:lastRowLastColumn="0"/>
            <w:tcW w:w="2830" w:type="dxa"/>
            <w:shd w:val="clear" w:color="auto" w:fill="2B5D9A" w:themeFill="accent6" w:themeFillShade="BF"/>
          </w:tcPr>
          <w:p w:rsidRPr="0058426B" w:rsidR="00B437F0" w:rsidP="00DF1D7F" w:rsidRDefault="00B437F0" w14:paraId="6B8E4384" w14:textId="77777777">
            <w:pPr>
              <w:pStyle w:val="BodyText"/>
              <w:spacing w:line="259" w:lineRule="auto"/>
              <w:rPr>
                <w:ins w:author="Andreyeva, Julia" w:date="2022-03-16T16:23:00Z" w:id="10676"/>
                <w:rFonts w:ascii="Arial" w:hAnsi="Arial" w:cs="Arial"/>
                <w:b w:val="0"/>
                <w:color w:val="FFFFFF" w:themeColor="background1"/>
                <w:sz w:val="18"/>
                <w:lang w:eastAsia="fr-FR"/>
              </w:rPr>
            </w:pPr>
            <w:ins w:author="Andreyeva, Julia" w:date="2022-03-16T16:23:00Z" w:id="10677">
              <w:r w:rsidRPr="0058426B">
                <w:rPr>
                  <w:rFonts w:ascii="Arial" w:hAnsi="Arial" w:cs="Arial"/>
                  <w:color w:val="FFFFFF" w:themeColor="background1"/>
                  <w:sz w:val="18"/>
                  <w:lang w:eastAsia="fr-FR"/>
                </w:rPr>
                <w:t>Role</w:t>
              </w:r>
            </w:ins>
          </w:p>
          <w:p w:rsidRPr="00842B64" w:rsidR="00B437F0" w:rsidP="00DF1D7F" w:rsidRDefault="00B437F0" w14:paraId="4BC108D4" w14:textId="77777777">
            <w:pPr>
              <w:pStyle w:val="BodyText"/>
              <w:spacing w:line="259" w:lineRule="auto"/>
              <w:rPr>
                <w:ins w:author="Andreyeva, Julia" w:date="2022-03-16T16:23:00Z" w:id="10678"/>
                <w:rFonts w:ascii="Arial" w:hAnsi="Arial" w:cs="Arial"/>
                <w:i/>
                <w:iCs/>
                <w:color w:val="FFFFFF" w:themeColor="background1"/>
                <w:sz w:val="18"/>
                <w:lang w:eastAsia="fr-FR"/>
              </w:rPr>
            </w:pPr>
            <w:ins w:author="Andreyeva, Julia" w:date="2022-03-16T16:23:00Z" w:id="10679">
              <w:r w:rsidRPr="00842B64">
                <w:rPr>
                  <w:rFonts w:ascii="Arial" w:hAnsi="Arial" w:cs="Arial"/>
                  <w:i/>
                  <w:iCs/>
                  <w:color w:val="FFFFFF" w:themeColor="background1"/>
                  <w:sz w:val="18"/>
                  <w:lang w:eastAsia="fr-FR"/>
                </w:rPr>
                <w:t>Trade Marketer, ASM, Local Admin…</w:t>
              </w:r>
            </w:ins>
          </w:p>
        </w:tc>
        <w:tc>
          <w:tcPr>
            <w:tcW w:w="1485" w:type="dxa"/>
            <w:shd w:val="clear" w:color="auto" w:fill="2B5D9A" w:themeFill="accent6" w:themeFillShade="BF"/>
          </w:tcPr>
          <w:p w:rsidRPr="0058426B" w:rsidR="00B437F0" w:rsidP="00DF1D7F" w:rsidRDefault="00B437F0" w14:paraId="477C79D1"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6:23:00Z" w:id="10680"/>
                <w:rFonts w:ascii="Arial" w:hAnsi="Arial" w:cs="Arial"/>
                <w:b w:val="0"/>
                <w:color w:val="FFFFFF" w:themeColor="background1"/>
                <w:sz w:val="18"/>
                <w:lang w:eastAsia="fr-FR"/>
              </w:rPr>
            </w:pPr>
            <w:ins w:author="Andreyeva, Julia" w:date="2022-03-16T16:23:00Z" w:id="10681">
              <w:r w:rsidRPr="0058426B">
                <w:rPr>
                  <w:rFonts w:ascii="Arial" w:hAnsi="Arial" w:cs="Arial"/>
                  <w:color w:val="FFFFFF" w:themeColor="background1"/>
                  <w:sz w:val="18"/>
                  <w:lang w:eastAsia="fr-FR"/>
                </w:rPr>
                <w:t>Application</w:t>
              </w:r>
            </w:ins>
          </w:p>
          <w:p w:rsidRPr="00842B64" w:rsidR="00B437F0" w:rsidP="00DF1D7F" w:rsidRDefault="00B437F0" w14:paraId="0D5A27BD"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6:23:00Z" w:id="10682"/>
                <w:rFonts w:ascii="Arial" w:hAnsi="Arial" w:cs="Arial"/>
                <w:i/>
                <w:iCs/>
                <w:color w:val="FFFFFF" w:themeColor="background1"/>
                <w:sz w:val="18"/>
                <w:lang w:eastAsia="fr-FR"/>
              </w:rPr>
            </w:pPr>
            <w:ins w:author="Andreyeva, Julia" w:date="2022-03-16T16:23:00Z" w:id="10683">
              <w:r w:rsidRPr="00842B64">
                <w:rPr>
                  <w:rFonts w:ascii="Arial" w:hAnsi="Arial" w:cs="Arial"/>
                  <w:i/>
                  <w:iCs/>
                  <w:color w:val="FFFFFF" w:themeColor="background1"/>
                  <w:sz w:val="18"/>
                  <w:lang w:eastAsia="fr-FR"/>
                </w:rPr>
                <w:t>Sales, Analytics, ETL, Batch, Interface</w:t>
              </w:r>
            </w:ins>
          </w:p>
        </w:tc>
        <w:tc>
          <w:tcPr>
            <w:tcW w:w="5319" w:type="dxa"/>
            <w:shd w:val="clear" w:color="auto" w:fill="2B5D9A" w:themeFill="accent6" w:themeFillShade="BF"/>
          </w:tcPr>
          <w:p w:rsidRPr="0058426B" w:rsidR="00B437F0" w:rsidP="00DF1D7F" w:rsidRDefault="00B437F0" w14:paraId="56B324D9"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6:23:00Z" w:id="10684"/>
                <w:rFonts w:ascii="Arial" w:hAnsi="Arial" w:cs="Arial"/>
                <w:b w:val="0"/>
                <w:color w:val="FFFFFF" w:themeColor="background1"/>
                <w:sz w:val="18"/>
                <w:lang w:eastAsia="fr-FR"/>
              </w:rPr>
            </w:pPr>
            <w:ins w:author="Andreyeva, Julia" w:date="2022-03-16T16:23:00Z" w:id="10685">
              <w:r w:rsidRPr="0058426B">
                <w:rPr>
                  <w:rFonts w:ascii="Arial" w:hAnsi="Arial" w:cs="Arial"/>
                  <w:color w:val="FFFFFF" w:themeColor="background1"/>
                  <w:sz w:val="18"/>
                  <w:lang w:eastAsia="fr-FR"/>
                </w:rPr>
                <w:t>Step</w:t>
              </w:r>
            </w:ins>
          </w:p>
          <w:p w:rsidRPr="00842B64" w:rsidR="00B437F0" w:rsidP="00DF1D7F" w:rsidRDefault="00B437F0" w14:paraId="31997299"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6:23:00Z" w:id="10686"/>
                <w:rFonts w:ascii="Arial" w:hAnsi="Arial" w:cs="Arial"/>
                <w:i/>
                <w:iCs/>
                <w:color w:val="FFFFFF" w:themeColor="background1"/>
                <w:sz w:val="18"/>
                <w:lang w:eastAsia="fr-FR"/>
              </w:rPr>
            </w:pPr>
            <w:ins w:author="Andreyeva, Julia" w:date="2022-03-16T16:23:00Z" w:id="10687">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6F1854" w:rsidR="00B437F0" w:rsidTr="00DF1D7F" w14:paraId="5CD9FC97" w14:textId="77777777">
        <w:trPr>
          <w:ins w:author="Andreyeva, Julia" w:date="2022-03-16T16:23:00Z" w:id="10688"/>
        </w:trPr>
        <w:tc>
          <w:tcPr>
            <w:cnfStyle w:val="001000000000" w:firstRow="0" w:lastRow="0" w:firstColumn="1" w:lastColumn="0" w:oddVBand="0" w:evenVBand="0" w:oddHBand="0" w:evenHBand="0" w:firstRowFirstColumn="0" w:firstRowLastColumn="0" w:lastRowFirstColumn="0" w:lastRowLastColumn="0"/>
            <w:tcW w:w="2830" w:type="dxa"/>
          </w:tcPr>
          <w:p w:rsidRPr="002674DA" w:rsidR="00B437F0" w:rsidP="00DF1D7F" w:rsidRDefault="009818A2" w14:paraId="403A88C2" w14:textId="7286249E">
            <w:pPr>
              <w:pStyle w:val="BodyText"/>
              <w:spacing w:line="259" w:lineRule="auto"/>
              <w:rPr>
                <w:ins w:author="Andreyeva, Julia" w:date="2022-03-16T16:23:00Z" w:id="10689"/>
                <w:rFonts w:asciiTheme="minorHAnsi" w:hAnsiTheme="minorHAnsi" w:eastAsiaTheme="minorHAnsi" w:cstheme="minorBidi"/>
                <w:b w:val="0"/>
                <w:bCs w:val="0"/>
                <w:sz w:val="22"/>
                <w:szCs w:val="22"/>
                <w:lang w:val="en-GB"/>
                <w:rPrChange w:author="Andreyeva, Julia" w:date="2022-03-18T14:14:00Z" w:id="10690">
                  <w:rPr>
                    <w:ins w:author="Andreyeva, Julia" w:date="2022-03-16T16:23:00Z" w:id="10691"/>
                    <w:rFonts w:asciiTheme="minorHAnsi" w:hAnsiTheme="minorHAnsi" w:eastAsiaTheme="minorHAnsi" w:cstheme="minorBidi"/>
                    <w:b w:val="0"/>
                    <w:bCs w:val="0"/>
                    <w:color w:val="00857E" w:themeColor="accent3" w:themeShade="BF"/>
                    <w:sz w:val="22"/>
                    <w:szCs w:val="22"/>
                    <w:lang w:val="en-GB"/>
                  </w:rPr>
                </w:rPrChange>
              </w:rPr>
            </w:pPr>
            <w:ins w:author="Andreyeva, Julia" w:date="2022-03-16T16:36:00Z" w:id="10692">
              <w:r w:rsidRPr="002674DA">
                <w:rPr>
                  <w:rFonts w:asciiTheme="minorHAnsi" w:hAnsiTheme="minorHAnsi" w:eastAsiaTheme="minorHAnsi" w:cstheme="minorBidi"/>
                  <w:sz w:val="22"/>
                  <w:szCs w:val="22"/>
                  <w:lang w:val="en-GB"/>
                  <w:rPrChange w:author="Andreyeva, Julia" w:date="2022-03-18T14:14:00Z" w:id="10693">
                    <w:rPr>
                      <w:rFonts w:asciiTheme="minorHAnsi" w:hAnsiTheme="minorHAnsi" w:eastAsiaTheme="minorHAnsi" w:cstheme="minorBidi"/>
                      <w:color w:val="00857E" w:themeColor="accent3" w:themeShade="BF"/>
                      <w:sz w:val="22"/>
                      <w:szCs w:val="22"/>
                      <w:lang w:val="en-GB"/>
                    </w:rPr>
                  </w:rPrChange>
                </w:rPr>
                <w:t>Local Administrator</w:t>
              </w:r>
            </w:ins>
          </w:p>
        </w:tc>
        <w:tc>
          <w:tcPr>
            <w:tcW w:w="1485" w:type="dxa"/>
          </w:tcPr>
          <w:p w:rsidRPr="002674DA" w:rsidR="00B437F0" w:rsidP="00DF1D7F" w:rsidRDefault="00877595" w14:paraId="209D49C1" w14:textId="5676D025">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694"/>
                <w:rFonts w:asciiTheme="minorHAnsi" w:hAnsiTheme="minorHAnsi" w:eastAsiaTheme="minorHAnsi" w:cstheme="minorBidi"/>
                <w:sz w:val="22"/>
                <w:szCs w:val="22"/>
                <w:lang w:val="en-GB"/>
                <w:rPrChange w:author="Andreyeva, Julia" w:date="2022-03-18T14:14:00Z" w:id="10695">
                  <w:rPr>
                    <w:ins w:author="Andreyeva, Julia" w:date="2022-03-16T16:23:00Z" w:id="10696"/>
                    <w:rFonts w:asciiTheme="minorHAnsi" w:hAnsiTheme="minorHAnsi" w:eastAsiaTheme="minorHAnsi" w:cstheme="minorBidi"/>
                    <w:color w:val="00857E" w:themeColor="accent3" w:themeShade="BF"/>
                    <w:sz w:val="22"/>
                    <w:szCs w:val="22"/>
                    <w:lang w:val="en-GB"/>
                  </w:rPr>
                </w:rPrChange>
              </w:rPr>
            </w:pPr>
            <w:ins w:author="Andreyeva, Julia" w:date="2022-03-16T16:37:00Z" w:id="10697">
              <w:r w:rsidRPr="002674DA">
                <w:rPr>
                  <w:rFonts w:asciiTheme="minorHAnsi" w:hAnsiTheme="minorHAnsi" w:eastAsiaTheme="minorHAnsi" w:cstheme="minorBidi"/>
                  <w:sz w:val="22"/>
                  <w:szCs w:val="22"/>
                  <w:lang w:val="en-GB"/>
                  <w:rPrChange w:author="Andreyeva, Julia" w:date="2022-03-18T14:14:00Z" w:id="10698">
                    <w:rPr>
                      <w:rFonts w:asciiTheme="minorHAnsi" w:hAnsiTheme="minorHAnsi" w:eastAsiaTheme="minorHAnsi" w:cstheme="minorBidi"/>
                      <w:color w:val="00857E" w:themeColor="accent3" w:themeShade="BF"/>
                      <w:sz w:val="22"/>
                      <w:szCs w:val="22"/>
                      <w:lang w:val="en-GB"/>
                    </w:rPr>
                  </w:rPrChange>
                </w:rPr>
                <w:t>Siebel sales</w:t>
              </w:r>
            </w:ins>
          </w:p>
        </w:tc>
        <w:tc>
          <w:tcPr>
            <w:tcW w:w="5319" w:type="dxa"/>
          </w:tcPr>
          <w:p w:rsidRPr="002674DA" w:rsidR="00B437F0" w:rsidP="00DF1D7F" w:rsidRDefault="004C0E4E" w14:paraId="59423AE3" w14:textId="5D2DC3C8">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699"/>
                <w:rFonts w:asciiTheme="minorHAnsi" w:hAnsiTheme="minorHAnsi" w:eastAsiaTheme="minorHAnsi" w:cstheme="minorBidi"/>
                <w:sz w:val="22"/>
                <w:szCs w:val="22"/>
                <w:lang w:val="en-GB"/>
                <w:rPrChange w:author="Andreyeva, Julia" w:date="2022-03-18T14:14:00Z" w:id="10700">
                  <w:rPr>
                    <w:ins w:author="Andreyeva, Julia" w:date="2022-03-16T16:23:00Z" w:id="10701"/>
                    <w:rFonts w:asciiTheme="minorHAnsi" w:hAnsiTheme="minorHAnsi" w:eastAsiaTheme="minorHAnsi" w:cstheme="minorBidi"/>
                    <w:color w:val="00857E" w:themeColor="accent3" w:themeShade="BF"/>
                    <w:sz w:val="22"/>
                    <w:szCs w:val="22"/>
                    <w:lang w:val="en-GB"/>
                  </w:rPr>
                </w:rPrChange>
              </w:rPr>
            </w:pPr>
            <w:ins w:author="Andreyeva, Julia" w:date="2022-03-16T16:38:00Z" w:id="10702">
              <w:r w:rsidRPr="002674DA">
                <w:rPr>
                  <w:rFonts w:asciiTheme="minorHAnsi" w:hAnsiTheme="minorHAnsi" w:eastAsiaTheme="minorHAnsi" w:cstheme="minorBidi"/>
                  <w:sz w:val="22"/>
                  <w:szCs w:val="22"/>
                  <w:lang w:val="en-GB"/>
                  <w:rPrChange w:author="Andreyeva, Julia" w:date="2022-03-18T14:14:00Z" w:id="10703">
                    <w:rPr>
                      <w:rFonts w:asciiTheme="minorHAnsi" w:hAnsiTheme="minorHAnsi" w:eastAsiaTheme="minorHAnsi" w:cstheme="minorBidi"/>
                      <w:color w:val="00857E" w:themeColor="accent3" w:themeShade="BF"/>
                      <w:sz w:val="22"/>
                      <w:szCs w:val="22"/>
                      <w:lang w:val="en-GB"/>
                    </w:rPr>
                  </w:rPrChange>
                </w:rPr>
                <w:t>Stock Type</w:t>
              </w:r>
              <w:r w:rsidRPr="002674DA" w:rsidR="0079603D">
                <w:rPr>
                  <w:rFonts w:asciiTheme="minorHAnsi" w:hAnsiTheme="minorHAnsi" w:eastAsiaTheme="minorHAnsi" w:cstheme="minorBidi"/>
                  <w:sz w:val="22"/>
                  <w:szCs w:val="22"/>
                  <w:lang w:val="en-GB"/>
                  <w:rPrChange w:author="Andreyeva, Julia" w:date="2022-03-18T14:14:00Z" w:id="10704">
                    <w:rPr>
                      <w:rFonts w:asciiTheme="minorHAnsi" w:hAnsiTheme="minorHAnsi" w:eastAsiaTheme="minorHAnsi" w:cstheme="minorBidi"/>
                      <w:color w:val="00857E" w:themeColor="accent3" w:themeShade="BF"/>
                      <w:sz w:val="22"/>
                      <w:szCs w:val="22"/>
                      <w:lang w:val="en-GB"/>
                    </w:rPr>
                  </w:rPrChange>
                </w:rPr>
                <w:t xml:space="preserve"> selection is available only for service order type “Stock Return</w:t>
              </w:r>
              <w:r w:rsidRPr="002674DA" w:rsidR="00C640B4">
                <w:rPr>
                  <w:rFonts w:asciiTheme="minorHAnsi" w:hAnsiTheme="minorHAnsi" w:eastAsiaTheme="minorHAnsi" w:cstheme="minorBidi"/>
                  <w:sz w:val="22"/>
                  <w:szCs w:val="22"/>
                  <w:lang w:val="en-GB"/>
                  <w:rPrChange w:author="Andreyeva, Julia" w:date="2022-03-18T14:14:00Z" w:id="10705">
                    <w:rPr>
                      <w:rFonts w:asciiTheme="minorHAnsi" w:hAnsiTheme="minorHAnsi" w:eastAsiaTheme="minorHAnsi" w:cstheme="minorBidi"/>
                      <w:color w:val="00857E" w:themeColor="accent3" w:themeShade="BF"/>
                      <w:sz w:val="22"/>
                      <w:szCs w:val="22"/>
                      <w:lang w:val="en-GB"/>
                    </w:rPr>
                  </w:rPrChange>
                </w:rPr>
                <w:t>”</w:t>
              </w:r>
            </w:ins>
          </w:p>
        </w:tc>
      </w:tr>
      <w:tr w:rsidRPr="006F1854" w:rsidR="00B437F0" w:rsidTr="00DF1D7F" w14:paraId="5DBAD8E4" w14:textId="77777777">
        <w:trPr>
          <w:ins w:author="Andreyeva, Julia" w:date="2022-03-16T16:23:00Z" w:id="10706"/>
        </w:trPr>
        <w:tc>
          <w:tcPr>
            <w:cnfStyle w:val="001000000000" w:firstRow="0" w:lastRow="0" w:firstColumn="1" w:lastColumn="0" w:oddVBand="0" w:evenVBand="0" w:oddHBand="0" w:evenHBand="0" w:firstRowFirstColumn="0" w:firstRowLastColumn="0" w:lastRowFirstColumn="0" w:lastRowLastColumn="0"/>
            <w:tcW w:w="2830" w:type="dxa"/>
          </w:tcPr>
          <w:p w:rsidRPr="002674DA" w:rsidR="00B437F0" w:rsidP="00DF1D7F" w:rsidRDefault="00B437F0" w14:paraId="31BC1CCD" w14:textId="77777777">
            <w:pPr>
              <w:pStyle w:val="BodyText"/>
              <w:spacing w:line="259" w:lineRule="auto"/>
              <w:rPr>
                <w:ins w:author="Andreyeva, Julia" w:date="2022-03-16T16:23:00Z" w:id="10707"/>
                <w:rFonts w:asciiTheme="minorHAnsi" w:hAnsiTheme="minorHAnsi" w:eastAsiaTheme="minorHAnsi" w:cstheme="minorBidi"/>
                <w:b w:val="0"/>
                <w:bCs w:val="0"/>
                <w:sz w:val="22"/>
                <w:szCs w:val="22"/>
                <w:lang w:val="en-GB"/>
                <w:rPrChange w:author="Andreyeva, Julia" w:date="2022-03-18T14:14:00Z" w:id="10708">
                  <w:rPr>
                    <w:ins w:author="Andreyeva, Julia" w:date="2022-03-16T16:23:00Z" w:id="10709"/>
                    <w:rFonts w:asciiTheme="minorHAnsi" w:hAnsiTheme="minorHAnsi" w:eastAsiaTheme="minorHAnsi" w:cstheme="minorBidi"/>
                    <w:b w:val="0"/>
                    <w:bCs w:val="0"/>
                    <w:color w:val="00857E" w:themeColor="accent3" w:themeShade="BF"/>
                    <w:sz w:val="22"/>
                    <w:szCs w:val="22"/>
                    <w:lang w:val="en-GB"/>
                  </w:rPr>
                </w:rPrChange>
              </w:rPr>
            </w:pPr>
          </w:p>
        </w:tc>
        <w:tc>
          <w:tcPr>
            <w:tcW w:w="1485" w:type="dxa"/>
          </w:tcPr>
          <w:p w:rsidRPr="002674DA" w:rsidR="00B437F0" w:rsidP="00DF1D7F" w:rsidRDefault="00B437F0" w14:paraId="18A9A630" w14:textId="7E651D5F">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710"/>
                <w:rFonts w:asciiTheme="minorHAnsi" w:hAnsiTheme="minorHAnsi" w:eastAsiaTheme="minorHAnsi" w:cstheme="minorBidi"/>
                <w:sz w:val="22"/>
                <w:szCs w:val="22"/>
                <w:lang w:val="en-GB"/>
                <w:rPrChange w:author="Andreyeva, Julia" w:date="2022-03-18T14:14:00Z" w:id="10711">
                  <w:rPr>
                    <w:ins w:author="Andreyeva, Julia" w:date="2022-03-16T16:23:00Z" w:id="10712"/>
                    <w:rFonts w:asciiTheme="minorHAnsi" w:hAnsiTheme="minorHAnsi" w:eastAsiaTheme="minorHAnsi" w:cstheme="minorBidi"/>
                    <w:color w:val="00857E" w:themeColor="accent3" w:themeShade="BF"/>
                    <w:sz w:val="22"/>
                    <w:szCs w:val="22"/>
                    <w:lang w:val="en-GB"/>
                  </w:rPr>
                </w:rPrChange>
              </w:rPr>
            </w:pPr>
          </w:p>
        </w:tc>
        <w:tc>
          <w:tcPr>
            <w:tcW w:w="5319" w:type="dxa"/>
          </w:tcPr>
          <w:p w:rsidRPr="002674DA" w:rsidR="00B437F0" w:rsidP="00DF1D7F" w:rsidRDefault="00C640B4" w14:paraId="3F593E61" w14:textId="7EAF6332">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713"/>
                <w:rFonts w:asciiTheme="minorHAnsi" w:hAnsiTheme="minorHAnsi" w:eastAsiaTheme="minorHAnsi" w:cstheme="minorBidi"/>
                <w:sz w:val="22"/>
                <w:szCs w:val="22"/>
                <w:lang w:val="en-GB"/>
                <w:rPrChange w:author="Andreyeva, Julia" w:date="2022-03-18T14:14:00Z" w:id="10714">
                  <w:rPr>
                    <w:ins w:author="Andreyeva, Julia" w:date="2022-03-16T16:23:00Z" w:id="10715"/>
                    <w:rFonts w:asciiTheme="minorHAnsi" w:hAnsiTheme="minorHAnsi" w:eastAsiaTheme="minorHAnsi" w:cstheme="minorBidi"/>
                    <w:color w:val="00857E" w:themeColor="accent3" w:themeShade="BF"/>
                    <w:sz w:val="22"/>
                    <w:szCs w:val="22"/>
                    <w:lang w:val="en-GB"/>
                  </w:rPr>
                </w:rPrChange>
              </w:rPr>
            </w:pPr>
            <w:ins w:author="Andreyeva, Julia" w:date="2022-03-16T16:39:00Z" w:id="10716">
              <w:r w:rsidRPr="002674DA">
                <w:rPr>
                  <w:rFonts w:asciiTheme="minorHAnsi" w:hAnsiTheme="minorHAnsi" w:eastAsiaTheme="minorHAnsi" w:cstheme="minorBidi"/>
                  <w:sz w:val="22"/>
                  <w:szCs w:val="22"/>
                  <w:lang w:val="en-GB"/>
                  <w:rPrChange w:author="Andreyeva, Julia" w:date="2022-03-18T14:14:00Z" w:id="10717">
                    <w:rPr>
                      <w:rFonts w:asciiTheme="minorHAnsi" w:hAnsiTheme="minorHAnsi" w:eastAsiaTheme="minorHAnsi" w:cstheme="minorBidi"/>
                      <w:color w:val="00857E" w:themeColor="accent3" w:themeShade="BF"/>
                      <w:sz w:val="22"/>
                      <w:szCs w:val="22"/>
                      <w:lang w:val="en-GB"/>
                    </w:rPr>
                  </w:rPrChange>
                </w:rPr>
                <w:t xml:space="preserve">The field </w:t>
              </w:r>
              <w:r w:rsidRPr="002674DA" w:rsidR="008614E8">
                <w:rPr>
                  <w:rFonts w:asciiTheme="minorHAnsi" w:hAnsiTheme="minorHAnsi" w:eastAsiaTheme="minorHAnsi" w:cstheme="minorBidi"/>
                  <w:sz w:val="22"/>
                  <w:szCs w:val="22"/>
                  <w:lang w:val="en-GB"/>
                  <w:rPrChange w:author="Andreyeva, Julia" w:date="2022-03-18T14:14:00Z" w:id="10718">
                    <w:rPr>
                      <w:rFonts w:asciiTheme="minorHAnsi" w:hAnsiTheme="minorHAnsi" w:eastAsiaTheme="minorHAnsi" w:cstheme="minorBidi"/>
                      <w:color w:val="00857E" w:themeColor="accent3" w:themeShade="BF"/>
                      <w:sz w:val="22"/>
                      <w:szCs w:val="22"/>
                      <w:lang w:val="en-GB"/>
                    </w:rPr>
                  </w:rPrChange>
                </w:rPr>
                <w:t xml:space="preserve">should be RW for BO users if stock return </w:t>
              </w:r>
            </w:ins>
            <w:ins w:author="Andreyeva, Julia" w:date="2022-03-16T16:40:00Z" w:id="10719">
              <w:r w:rsidRPr="002674DA" w:rsidR="008614E8">
                <w:rPr>
                  <w:rFonts w:asciiTheme="minorHAnsi" w:hAnsiTheme="minorHAnsi" w:eastAsiaTheme="minorHAnsi" w:cstheme="minorBidi"/>
                  <w:sz w:val="22"/>
                  <w:szCs w:val="22"/>
                  <w:lang w:val="en-GB"/>
                  <w:rPrChange w:author="Andreyeva, Julia" w:date="2022-03-18T14:14:00Z" w:id="10720">
                    <w:rPr>
                      <w:rFonts w:asciiTheme="minorHAnsi" w:hAnsiTheme="minorHAnsi" w:eastAsiaTheme="minorHAnsi" w:cstheme="minorBidi"/>
                      <w:color w:val="00857E" w:themeColor="accent3" w:themeShade="BF"/>
                      <w:sz w:val="22"/>
                      <w:szCs w:val="22"/>
                      <w:lang w:val="en-GB"/>
                    </w:rPr>
                  </w:rPrChange>
                </w:rPr>
                <w:t>service order</w:t>
              </w:r>
              <w:r w:rsidRPr="002674DA" w:rsidR="00D3305A">
                <w:rPr>
                  <w:rFonts w:asciiTheme="minorHAnsi" w:hAnsiTheme="minorHAnsi" w:eastAsiaTheme="minorHAnsi" w:cstheme="minorBidi"/>
                  <w:sz w:val="22"/>
                  <w:szCs w:val="22"/>
                  <w:lang w:val="en-GB"/>
                  <w:rPrChange w:author="Andreyeva, Julia" w:date="2022-03-18T14:14:00Z" w:id="10721">
                    <w:rPr>
                      <w:rFonts w:asciiTheme="minorHAnsi" w:hAnsiTheme="minorHAnsi" w:eastAsiaTheme="minorHAnsi" w:cstheme="minorBidi"/>
                      <w:color w:val="00857E" w:themeColor="accent3" w:themeShade="BF"/>
                      <w:sz w:val="22"/>
                      <w:szCs w:val="22"/>
                      <w:lang w:val="en-GB"/>
                    </w:rPr>
                  </w:rPrChange>
                </w:rPr>
                <w:t xml:space="preserve"> status is not equal to Submitted.</w:t>
              </w:r>
            </w:ins>
          </w:p>
        </w:tc>
      </w:tr>
      <w:tr w:rsidRPr="006F1854" w:rsidR="00B437F0" w:rsidTr="00DF1D7F" w14:paraId="4E7DEC53" w14:textId="77777777">
        <w:trPr>
          <w:ins w:author="Andreyeva, Julia" w:date="2022-03-16T16:23:00Z" w:id="10722"/>
        </w:trPr>
        <w:tc>
          <w:tcPr>
            <w:cnfStyle w:val="001000000000" w:firstRow="0" w:lastRow="0" w:firstColumn="1" w:lastColumn="0" w:oddVBand="0" w:evenVBand="0" w:oddHBand="0" w:evenHBand="0" w:firstRowFirstColumn="0" w:firstRowLastColumn="0" w:lastRowFirstColumn="0" w:lastRowLastColumn="0"/>
            <w:tcW w:w="2830" w:type="dxa"/>
          </w:tcPr>
          <w:p w:rsidRPr="002674DA" w:rsidR="00B437F0" w:rsidP="00DF1D7F" w:rsidRDefault="00B437F0" w14:paraId="641F91DF" w14:textId="77777777">
            <w:pPr>
              <w:pStyle w:val="BodyText"/>
              <w:spacing w:line="259" w:lineRule="auto"/>
              <w:rPr>
                <w:ins w:author="Andreyeva, Julia" w:date="2022-03-16T16:23:00Z" w:id="10723"/>
                <w:rFonts w:asciiTheme="minorHAnsi" w:hAnsiTheme="minorHAnsi" w:eastAsiaTheme="minorHAnsi" w:cstheme="minorBidi"/>
                <w:b w:val="0"/>
                <w:bCs w:val="0"/>
                <w:sz w:val="22"/>
                <w:szCs w:val="22"/>
                <w:lang w:val="en-GB"/>
                <w:rPrChange w:author="Andreyeva, Julia" w:date="2022-03-18T14:14:00Z" w:id="10724">
                  <w:rPr>
                    <w:ins w:author="Andreyeva, Julia" w:date="2022-03-16T16:23:00Z" w:id="10725"/>
                    <w:rFonts w:asciiTheme="minorHAnsi" w:hAnsiTheme="minorHAnsi" w:eastAsiaTheme="minorHAnsi" w:cstheme="minorBidi"/>
                    <w:b w:val="0"/>
                    <w:bCs w:val="0"/>
                    <w:color w:val="00857E" w:themeColor="accent3" w:themeShade="BF"/>
                    <w:sz w:val="22"/>
                    <w:szCs w:val="22"/>
                    <w:lang w:val="en-GB"/>
                  </w:rPr>
                </w:rPrChange>
              </w:rPr>
            </w:pPr>
          </w:p>
        </w:tc>
        <w:tc>
          <w:tcPr>
            <w:tcW w:w="1485" w:type="dxa"/>
          </w:tcPr>
          <w:p w:rsidRPr="002674DA" w:rsidR="00B437F0" w:rsidP="00DF1D7F" w:rsidRDefault="00B437F0" w14:paraId="2A2BF932" w14:textId="697963D4">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726"/>
                <w:rFonts w:asciiTheme="minorHAnsi" w:hAnsiTheme="minorHAnsi" w:eastAsiaTheme="minorHAnsi" w:cstheme="minorBidi"/>
                <w:sz w:val="22"/>
                <w:szCs w:val="22"/>
                <w:lang w:val="en-GB"/>
                <w:rPrChange w:author="Andreyeva, Julia" w:date="2022-03-18T14:14:00Z" w:id="10727">
                  <w:rPr>
                    <w:ins w:author="Andreyeva, Julia" w:date="2022-03-16T16:23:00Z" w:id="10728"/>
                    <w:rFonts w:asciiTheme="minorHAnsi" w:hAnsiTheme="minorHAnsi" w:eastAsiaTheme="minorHAnsi" w:cstheme="minorBidi"/>
                    <w:color w:val="00857E" w:themeColor="accent3" w:themeShade="BF"/>
                    <w:sz w:val="22"/>
                    <w:szCs w:val="22"/>
                    <w:lang w:val="en-GB"/>
                  </w:rPr>
                </w:rPrChange>
              </w:rPr>
            </w:pPr>
          </w:p>
        </w:tc>
        <w:tc>
          <w:tcPr>
            <w:tcW w:w="5319" w:type="dxa"/>
          </w:tcPr>
          <w:p w:rsidRPr="002674DA" w:rsidR="00B437F0" w:rsidP="00DF1D7F" w:rsidRDefault="00A95243" w14:paraId="7403BD31" w14:textId="0BECB15F">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729"/>
                <w:rFonts w:asciiTheme="minorHAnsi" w:hAnsiTheme="minorHAnsi" w:eastAsiaTheme="minorHAnsi" w:cstheme="minorBidi"/>
                <w:sz w:val="22"/>
                <w:szCs w:val="22"/>
                <w:lang w:val="en-GB"/>
                <w:rPrChange w:author="Andreyeva, Julia" w:date="2022-03-18T14:14:00Z" w:id="10730">
                  <w:rPr>
                    <w:ins w:author="Andreyeva, Julia" w:date="2022-03-16T16:23:00Z" w:id="10731"/>
                    <w:rFonts w:asciiTheme="minorHAnsi" w:hAnsiTheme="minorHAnsi" w:eastAsiaTheme="minorHAnsi" w:cstheme="minorBidi"/>
                    <w:color w:val="00857E" w:themeColor="accent3" w:themeShade="BF"/>
                    <w:sz w:val="22"/>
                    <w:szCs w:val="22"/>
                    <w:lang w:val="en-GB"/>
                  </w:rPr>
                </w:rPrChange>
              </w:rPr>
            </w:pPr>
            <w:ins w:author="Andreyeva, Julia" w:date="2022-03-16T16:41:00Z" w:id="10732">
              <w:r w:rsidRPr="002674DA">
                <w:rPr>
                  <w:rFonts w:asciiTheme="minorHAnsi" w:hAnsiTheme="minorHAnsi" w:eastAsiaTheme="minorHAnsi" w:cstheme="minorBidi"/>
                  <w:sz w:val="22"/>
                  <w:szCs w:val="22"/>
                  <w:lang w:val="en-GB"/>
                  <w:rPrChange w:author="Andreyeva, Julia" w:date="2022-03-18T14:14:00Z" w:id="10733">
                    <w:rPr>
                      <w:rFonts w:asciiTheme="minorHAnsi" w:hAnsiTheme="minorHAnsi" w:eastAsiaTheme="minorHAnsi" w:cstheme="minorBidi"/>
                      <w:color w:val="00857E" w:themeColor="accent3" w:themeShade="BF"/>
                      <w:sz w:val="22"/>
                      <w:szCs w:val="22"/>
                      <w:lang w:val="en-GB"/>
                    </w:rPr>
                  </w:rPrChange>
                </w:rPr>
                <w:t>The field</w:t>
              </w:r>
              <w:r w:rsidRPr="002674DA" w:rsidR="00AF7529">
                <w:rPr>
                  <w:rFonts w:asciiTheme="minorHAnsi" w:hAnsiTheme="minorHAnsi" w:eastAsiaTheme="minorHAnsi" w:cstheme="minorBidi"/>
                  <w:sz w:val="22"/>
                  <w:szCs w:val="22"/>
                  <w:lang w:val="en-GB"/>
                  <w:rPrChange w:author="Andreyeva, Julia" w:date="2022-03-18T14:14:00Z" w:id="10734">
                    <w:rPr>
                      <w:rFonts w:asciiTheme="minorHAnsi" w:hAnsiTheme="minorHAnsi" w:eastAsiaTheme="minorHAnsi" w:cstheme="minorBidi"/>
                      <w:color w:val="00857E" w:themeColor="accent3" w:themeShade="BF"/>
                      <w:sz w:val="22"/>
                      <w:szCs w:val="22"/>
                      <w:lang w:val="en-GB"/>
                    </w:rPr>
                  </w:rPrChange>
                </w:rPr>
                <w:t xml:space="preserve"> should be RO for </w:t>
              </w:r>
            </w:ins>
            <w:ins w:author="Andreyeva, Julia" w:date="2022-03-16T16:42:00Z" w:id="10735">
              <w:r w:rsidRPr="002674DA" w:rsidR="00167D9E">
                <w:rPr>
                  <w:rFonts w:asciiTheme="minorHAnsi" w:hAnsiTheme="minorHAnsi" w:eastAsiaTheme="minorHAnsi" w:cstheme="minorBidi"/>
                  <w:sz w:val="22"/>
                  <w:szCs w:val="22"/>
                  <w:lang w:val="en-GB"/>
                  <w:rPrChange w:author="Andreyeva, Julia" w:date="2022-03-18T14:14:00Z" w:id="10736">
                    <w:rPr>
                      <w:rFonts w:asciiTheme="minorHAnsi" w:hAnsiTheme="minorHAnsi" w:eastAsiaTheme="minorHAnsi" w:cstheme="minorBidi"/>
                      <w:color w:val="00857E" w:themeColor="accent3" w:themeShade="BF"/>
                      <w:sz w:val="22"/>
                      <w:szCs w:val="22"/>
                      <w:lang w:val="en-GB"/>
                    </w:rPr>
                  </w:rPrChange>
                </w:rPr>
                <w:t>all service order types except ‘Stock Return’</w:t>
              </w:r>
            </w:ins>
          </w:p>
        </w:tc>
      </w:tr>
      <w:tr w:rsidRPr="006F1854" w:rsidR="00B437F0" w:rsidTr="00DF1D7F" w14:paraId="7E1EA5DF" w14:textId="77777777">
        <w:trPr>
          <w:ins w:author="Andreyeva, Julia" w:date="2022-03-16T16:23:00Z" w:id="10737"/>
        </w:trPr>
        <w:tc>
          <w:tcPr>
            <w:cnfStyle w:val="001000000000" w:firstRow="0" w:lastRow="0" w:firstColumn="1" w:lastColumn="0" w:oddVBand="0" w:evenVBand="0" w:oddHBand="0" w:evenHBand="0" w:firstRowFirstColumn="0" w:firstRowLastColumn="0" w:lastRowFirstColumn="0" w:lastRowLastColumn="0"/>
            <w:tcW w:w="2830" w:type="dxa"/>
          </w:tcPr>
          <w:p w:rsidRPr="002674DA" w:rsidR="00B437F0" w:rsidP="00DF1D7F" w:rsidRDefault="00B437F0" w14:paraId="4FDFF8CE" w14:textId="77777777">
            <w:pPr>
              <w:pStyle w:val="BodyText"/>
              <w:spacing w:line="259" w:lineRule="auto"/>
              <w:rPr>
                <w:ins w:author="Andreyeva, Julia" w:date="2022-03-16T16:23:00Z" w:id="10738"/>
                <w:rFonts w:asciiTheme="minorHAnsi" w:hAnsiTheme="minorHAnsi" w:eastAsiaTheme="minorHAnsi" w:cstheme="minorBidi"/>
                <w:b w:val="0"/>
                <w:bCs w:val="0"/>
                <w:sz w:val="22"/>
                <w:szCs w:val="22"/>
                <w:lang w:val="en-GB"/>
                <w:rPrChange w:author="Andreyeva, Julia" w:date="2022-03-18T14:14:00Z" w:id="10739">
                  <w:rPr>
                    <w:ins w:author="Andreyeva, Julia" w:date="2022-03-16T16:23:00Z" w:id="10740"/>
                    <w:rFonts w:asciiTheme="minorHAnsi" w:hAnsiTheme="minorHAnsi" w:eastAsiaTheme="minorHAnsi" w:cstheme="minorBidi"/>
                    <w:b w:val="0"/>
                    <w:bCs w:val="0"/>
                    <w:color w:val="00857E" w:themeColor="accent3" w:themeShade="BF"/>
                    <w:sz w:val="22"/>
                    <w:szCs w:val="22"/>
                    <w:lang w:val="en-GB"/>
                  </w:rPr>
                </w:rPrChange>
              </w:rPr>
            </w:pPr>
          </w:p>
        </w:tc>
        <w:tc>
          <w:tcPr>
            <w:tcW w:w="1485" w:type="dxa"/>
          </w:tcPr>
          <w:p w:rsidRPr="002674DA" w:rsidR="00B437F0" w:rsidP="00DF1D7F" w:rsidRDefault="008414EF" w14:paraId="5E58C9B5" w14:textId="08A5AF9C">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6:23:00Z" w:id="10741"/>
                <w:rFonts w:asciiTheme="minorHAnsi" w:hAnsiTheme="minorHAnsi" w:eastAsiaTheme="minorHAnsi" w:cstheme="minorBidi"/>
                <w:sz w:val="22"/>
                <w:szCs w:val="22"/>
                <w:lang w:val="en-GB"/>
                <w:rPrChange w:author="Andreyeva, Julia" w:date="2022-03-18T14:14:00Z" w:id="10742">
                  <w:rPr>
                    <w:ins w:author="Andreyeva, Julia" w:date="2022-03-16T16:23:00Z" w:id="10743"/>
                    <w:rFonts w:asciiTheme="minorHAnsi" w:hAnsiTheme="minorHAnsi" w:eastAsiaTheme="minorHAnsi" w:cstheme="minorBidi"/>
                    <w:color w:val="00857E" w:themeColor="accent3" w:themeShade="BF"/>
                    <w:sz w:val="22"/>
                    <w:szCs w:val="22"/>
                    <w:lang w:val="en-GB"/>
                  </w:rPr>
                </w:rPrChange>
              </w:rPr>
            </w:pPr>
            <w:ins w:author="Andreyeva, Julia" w:date="2022-03-16T16:44:00Z" w:id="10744">
              <w:r w:rsidRPr="002674DA">
                <w:rPr>
                  <w:rFonts w:asciiTheme="minorHAnsi" w:hAnsiTheme="minorHAnsi" w:eastAsiaTheme="minorHAnsi" w:cstheme="minorBidi"/>
                  <w:sz w:val="22"/>
                  <w:szCs w:val="22"/>
                  <w:lang w:val="en-GB"/>
                  <w:rPrChange w:author="Andreyeva, Julia" w:date="2022-03-18T14:14:00Z" w:id="10745">
                    <w:rPr>
                      <w:rFonts w:asciiTheme="minorHAnsi" w:hAnsiTheme="minorHAnsi" w:eastAsiaTheme="minorHAnsi" w:cstheme="minorBidi"/>
                      <w:color w:val="00857E" w:themeColor="accent3" w:themeShade="BF"/>
                      <w:sz w:val="22"/>
                      <w:szCs w:val="22"/>
                      <w:lang w:val="en-GB"/>
                    </w:rPr>
                  </w:rPrChange>
                </w:rPr>
                <w:t>TM</w:t>
              </w:r>
            </w:ins>
            <w:ins w:author="Andreyeva, Julia" w:date="2022-03-16T16:45:00Z" w:id="10746">
              <w:r w:rsidRPr="002674DA">
                <w:rPr>
                  <w:rFonts w:asciiTheme="minorHAnsi" w:hAnsiTheme="minorHAnsi" w:eastAsiaTheme="minorHAnsi" w:cstheme="minorBidi"/>
                  <w:sz w:val="22"/>
                  <w:szCs w:val="22"/>
                  <w:lang w:val="en-GB"/>
                  <w:rPrChange w:author="Andreyeva, Julia" w:date="2022-03-18T14:14:00Z" w:id="10747">
                    <w:rPr>
                      <w:rFonts w:asciiTheme="minorHAnsi" w:hAnsiTheme="minorHAnsi" w:eastAsiaTheme="minorHAnsi" w:cstheme="minorBidi"/>
                      <w:color w:val="00857E" w:themeColor="accent3" w:themeShade="BF"/>
                      <w:sz w:val="22"/>
                      <w:szCs w:val="22"/>
                      <w:lang w:val="en-GB"/>
                    </w:rPr>
                  </w:rPrChange>
                </w:rPr>
                <w:t>EC mobile app</w:t>
              </w:r>
            </w:ins>
          </w:p>
        </w:tc>
        <w:tc>
          <w:tcPr>
            <w:tcW w:w="5319" w:type="dxa"/>
          </w:tcPr>
          <w:p w:rsidRPr="002674DA" w:rsidR="00B437F0" w:rsidP="00DF1D7F" w:rsidRDefault="00A96294" w14:paraId="0F3EFA8D" w14:textId="0251D7E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6:23:00Z" w:id="10748"/>
                <w:rPrChange w:author="Andreyeva, Julia" w:date="2022-03-18T14:14:00Z" w:id="10749">
                  <w:rPr>
                    <w:ins w:author="Andreyeva, Julia" w:date="2022-03-16T16:23:00Z" w:id="10750"/>
                    <w:color w:val="00857E" w:themeColor="accent3" w:themeShade="BF"/>
                  </w:rPr>
                </w:rPrChange>
              </w:rPr>
            </w:pPr>
            <w:ins w:author="Andreyeva, Julia" w:date="2022-03-16T16:42:00Z" w:id="10751">
              <w:r w:rsidRPr="002674DA">
                <w:rPr>
                  <w:rPrChange w:author="Andreyeva, Julia" w:date="2022-03-18T14:14:00Z" w:id="10752">
                    <w:rPr>
                      <w:color w:val="00857E" w:themeColor="accent3" w:themeShade="BF"/>
                    </w:rPr>
                  </w:rPrChange>
                </w:rPr>
                <w:t>The</w:t>
              </w:r>
            </w:ins>
            <w:ins w:author="Andreyeva, Julia" w:date="2022-03-16T16:43:00Z" w:id="10753">
              <w:r w:rsidRPr="002674DA">
                <w:rPr>
                  <w:rPrChange w:author="Andreyeva, Julia" w:date="2022-03-18T14:14:00Z" w:id="10754">
                    <w:rPr>
                      <w:color w:val="00857E" w:themeColor="accent3" w:themeShade="BF"/>
                    </w:rPr>
                  </w:rPrChange>
                </w:rPr>
                <w:t xml:space="preserve"> field should be hidden by default</w:t>
              </w:r>
              <w:r w:rsidRPr="002674DA" w:rsidR="004731CA">
                <w:rPr>
                  <w:rPrChange w:author="Andreyeva, Julia" w:date="2022-03-18T14:14:00Z" w:id="10755">
                    <w:rPr>
                      <w:color w:val="00857E" w:themeColor="accent3" w:themeShade="BF"/>
                    </w:rPr>
                  </w:rPrChange>
                </w:rPr>
                <w:t xml:space="preserve">. This order </w:t>
              </w:r>
            </w:ins>
            <w:ins w:author="Andreyeva, Julia" w:date="2022-03-16T16:44:00Z" w:id="10756">
              <w:r w:rsidRPr="002674DA" w:rsidR="008414EF">
                <w:rPr>
                  <w:rPrChange w:author="Andreyeva, Julia" w:date="2022-03-18T14:14:00Z" w:id="10757">
                    <w:rPr>
                      <w:color w:val="00857E" w:themeColor="accent3" w:themeShade="BF"/>
                    </w:rPr>
                  </w:rPrChange>
                </w:rPr>
                <w:t>is originated and closed in Mobile app</w:t>
              </w:r>
            </w:ins>
          </w:p>
        </w:tc>
      </w:tr>
    </w:tbl>
    <w:p w:rsidRPr="00B437F0" w:rsidR="000C28A8" w:rsidP="00971A0D" w:rsidRDefault="000C28A8" w14:paraId="11B47F15" w14:textId="77777777">
      <w:pPr>
        <w:rPr>
          <w:ins w:author="Andreyeva, Julia" w:date="2022-03-16T15:04:00Z" w:id="10758"/>
          <w:rFonts w:ascii="Segoe UI" w:hAnsi="Segoe UI" w:eastAsia="Times New Roman" w:cs="Segoe UI"/>
          <w:color w:val="00857E" w:themeColor="accent3" w:themeShade="BF"/>
          <w:sz w:val="21"/>
          <w:szCs w:val="21"/>
          <w:lang w:val="en-US" w:eastAsia="ru-RU"/>
        </w:rPr>
      </w:pPr>
    </w:p>
    <w:p w:rsidRPr="00605C10" w:rsidR="00EC45F1" w:rsidRDefault="00CC42E9" w14:paraId="75B793B3" w14:textId="500A1177">
      <w:pPr>
        <w:rPr>
          <w:ins w:author="Andreyeva, Julia" w:date="2022-03-15T15:07:00Z" w:id="10759"/>
          <w:rFonts w:ascii="Segoe UI" w:hAnsi="Segoe UI" w:eastAsia="Times New Roman" w:cs="Segoe UI"/>
          <w:sz w:val="21"/>
          <w:szCs w:val="21"/>
          <w:lang w:val="en-US" w:eastAsia="ru-RU"/>
          <w:rPrChange w:author="Andreyeva, Julia" w:date="2022-03-21T14:03:00Z" w:id="10760">
            <w:rPr>
              <w:ins w:author="Andreyeva, Julia" w:date="2022-03-15T15:07:00Z" w:id="10761"/>
              <w:rFonts w:ascii="Segoe UI" w:hAnsi="Segoe UI" w:eastAsia="Times New Roman" w:cs="Segoe UI"/>
              <w:sz w:val="21"/>
              <w:szCs w:val="21"/>
              <w:lang w:val="ru-RU" w:eastAsia="ru-RU"/>
            </w:rPr>
          </w:rPrChange>
        </w:rPr>
        <w:pPrChange w:author="Andreyeva, Julia" w:date="2022-03-15T15:09:00Z" w:id="10762">
          <w:pPr>
            <w:spacing w:before="100" w:beforeAutospacing="1" w:after="100" w:afterAutospacing="1" w:line="240" w:lineRule="auto"/>
          </w:pPr>
        </w:pPrChange>
      </w:pPr>
      <w:ins w:author="Andreyeva, Julia" w:date="2022-03-05T17:10:00Z" w:id="10763">
        <w:r w:rsidRPr="00605C10">
          <w:rPr>
            <w:rFonts w:ascii="Segoe UI" w:hAnsi="Segoe UI" w:eastAsia="Times New Roman" w:cs="Segoe UI"/>
            <w:sz w:val="21"/>
            <w:szCs w:val="21"/>
            <w:lang w:val="en-US" w:eastAsia="ru-RU"/>
            <w:rPrChange w:author="Andreyeva, Julia" w:date="2022-03-21T14:03:00Z" w:id="10764">
              <w:rPr>
                <w:b/>
                <w:bCs/>
                <w:color w:val="00857E" w:themeColor="accent3" w:themeShade="BF"/>
                <w:lang w:val="en-US"/>
              </w:rPr>
            </w:rPrChange>
          </w:rPr>
          <w:lastRenderedPageBreak/>
          <w:t xml:space="preserve">Scenario </w:t>
        </w:r>
      </w:ins>
      <w:ins w:author="Andreyeva, Julia" w:date="2022-03-31T14:41:00Z" w:id="10765">
        <w:r w:rsidR="00725514">
          <w:rPr>
            <w:rFonts w:ascii="Segoe UI" w:hAnsi="Segoe UI" w:eastAsia="Times New Roman" w:cs="Segoe UI"/>
            <w:sz w:val="21"/>
            <w:szCs w:val="21"/>
            <w:lang w:val="en-US" w:eastAsia="ru-RU"/>
          </w:rPr>
          <w:t>3</w:t>
        </w:r>
      </w:ins>
      <w:ins w:author="Andreyeva, Julia" w:date="2022-03-16T13:46:00Z" w:id="10766">
        <w:r w:rsidRPr="00605C10" w:rsidR="00977551">
          <w:rPr>
            <w:rFonts w:ascii="Segoe UI" w:hAnsi="Segoe UI" w:eastAsia="Times New Roman" w:cs="Segoe UI"/>
            <w:sz w:val="21"/>
            <w:szCs w:val="21"/>
            <w:lang w:val="en-US" w:eastAsia="ru-RU"/>
            <w:rPrChange w:author="Andreyeva, Julia" w:date="2022-03-21T14:03:00Z" w:id="10767">
              <w:rPr>
                <w:lang w:val="en-US"/>
              </w:rPr>
            </w:rPrChange>
          </w:rPr>
          <w:t xml:space="preserve">: </w:t>
        </w:r>
      </w:ins>
      <w:ins w:author="Andreyeva, Julia" w:date="2022-03-16T13:47:00Z" w:id="10768">
        <w:r w:rsidRPr="00605C10" w:rsidR="00977551">
          <w:rPr>
            <w:rFonts w:ascii="Segoe UI" w:hAnsi="Segoe UI" w:eastAsia="Times New Roman" w:cs="Segoe UI"/>
            <w:sz w:val="21"/>
            <w:szCs w:val="21"/>
            <w:lang w:val="en-US" w:eastAsia="ru-RU"/>
            <w:rPrChange w:author="Andreyeva, Julia" w:date="2022-03-21T14:03:00Z" w:id="10769">
              <w:rPr>
                <w:lang w:val="en-US"/>
              </w:rPr>
            </w:rPrChange>
          </w:rPr>
          <w:t>b</w:t>
        </w:r>
      </w:ins>
      <w:ins w:author="Andreyeva, Julia" w:date="2022-03-15T15:07:00Z" w:id="10770">
        <w:r w:rsidRPr="00605C10" w:rsidR="00EC45F1">
          <w:rPr>
            <w:rFonts w:ascii="Segoe UI" w:hAnsi="Segoe UI" w:eastAsia="Times New Roman" w:cs="Segoe UI"/>
            <w:sz w:val="21"/>
            <w:szCs w:val="21"/>
            <w:lang w:val="en-US" w:eastAsia="ru-RU"/>
          </w:rPr>
          <w:t xml:space="preserve">ug </w:t>
        </w:r>
        <w:r w:rsidRPr="00605C10" w:rsidR="00EC45F1">
          <w:rPr>
            <w:rFonts w:ascii="Segoe UI" w:hAnsi="Segoe UI" w:eastAsia="Times New Roman" w:cs="Segoe UI"/>
            <w:sz w:val="21"/>
            <w:szCs w:val="21"/>
            <w:lang w:val="en-US" w:eastAsia="ru-RU"/>
            <w:rPrChange w:author="Andreyeva, Julia" w:date="2022-03-21T14:03:00Z" w:id="10771">
              <w:rPr>
                <w:rFonts w:ascii="Segoe UI" w:hAnsi="Segoe UI" w:eastAsia="Times New Roman" w:cs="Segoe UI"/>
                <w:sz w:val="21"/>
                <w:szCs w:val="21"/>
                <w:lang w:val="ru-RU" w:eastAsia="ru-RU"/>
              </w:rPr>
            </w:rPrChange>
          </w:rPr>
          <w:t>33056</w:t>
        </w:r>
        <w:r w:rsidRPr="00605C10" w:rsidR="00EC45F1">
          <w:rPr>
            <w:rFonts w:ascii="Segoe UI" w:hAnsi="Segoe UI" w:eastAsia="Times New Roman" w:cs="Segoe UI"/>
            <w:sz w:val="21"/>
            <w:szCs w:val="21"/>
            <w:lang w:val="en-US" w:eastAsia="ru-RU"/>
          </w:rPr>
          <w:t xml:space="preserve"> </w:t>
        </w:r>
        <w:r w:rsidRPr="00605C10" w:rsidR="00EC45F1">
          <w:rPr>
            <w:rFonts w:ascii="Segoe UI" w:hAnsi="Segoe UI" w:eastAsia="Times New Roman" w:cs="Segoe UI"/>
            <w:sz w:val="21"/>
            <w:szCs w:val="21"/>
            <w:lang w:val="en-US" w:eastAsia="ru-RU"/>
            <w:rPrChange w:author="Andreyeva, Julia" w:date="2022-03-21T14:03:00Z" w:id="10772">
              <w:rPr>
                <w:rFonts w:ascii="Segoe UI" w:hAnsi="Segoe UI" w:eastAsia="Times New Roman" w:cs="Segoe UI"/>
                <w:sz w:val="21"/>
                <w:szCs w:val="21"/>
                <w:lang w:val="ru-RU" w:eastAsia="ru-RU"/>
              </w:rPr>
            </w:rPrChange>
          </w:rPr>
          <w:t xml:space="preserve">this issue </w:t>
        </w:r>
        <w:proofErr w:type="gramStart"/>
        <w:r w:rsidRPr="00605C10" w:rsidR="00EC45F1">
          <w:rPr>
            <w:rFonts w:ascii="Segoe UI" w:hAnsi="Segoe UI" w:eastAsia="Times New Roman" w:cs="Segoe UI"/>
            <w:sz w:val="21"/>
            <w:szCs w:val="21"/>
            <w:lang w:val="en-US" w:eastAsia="ru-RU"/>
            <w:rPrChange w:author="Andreyeva, Julia" w:date="2022-03-21T14:03:00Z" w:id="10773">
              <w:rPr>
                <w:rFonts w:ascii="Segoe UI" w:hAnsi="Segoe UI" w:eastAsia="Times New Roman" w:cs="Segoe UI"/>
                <w:sz w:val="21"/>
                <w:szCs w:val="21"/>
                <w:lang w:val="ru-RU" w:eastAsia="ru-RU"/>
              </w:rPr>
            </w:rPrChange>
          </w:rPr>
          <w:t>we</w:t>
        </w:r>
      </w:ins>
      <w:ins w:author="Andreyeva, Julia" w:date="2022-03-15T15:08:00Z" w:id="10774">
        <w:r w:rsidRPr="00605C10" w:rsidR="00EC45F1">
          <w:rPr>
            <w:rFonts w:ascii="Segoe UI" w:hAnsi="Segoe UI" w:eastAsia="Times New Roman" w:cs="Segoe UI"/>
            <w:sz w:val="21"/>
            <w:szCs w:val="21"/>
            <w:lang w:val="en-US" w:eastAsia="ru-RU"/>
          </w:rPr>
          <w:t>r</w:t>
        </w:r>
      </w:ins>
      <w:ins w:author="Andreyeva, Julia" w:date="2022-03-15T15:07:00Z" w:id="10775">
        <w:r w:rsidRPr="00605C10" w:rsidR="00EC45F1">
          <w:rPr>
            <w:rFonts w:ascii="Segoe UI" w:hAnsi="Segoe UI" w:eastAsia="Times New Roman" w:cs="Segoe UI"/>
            <w:sz w:val="21"/>
            <w:szCs w:val="21"/>
            <w:lang w:val="en-US" w:eastAsia="ru-RU"/>
            <w:rPrChange w:author="Andreyeva, Julia" w:date="2022-03-21T14:03:00Z" w:id="10776">
              <w:rPr>
                <w:rFonts w:ascii="Segoe UI" w:hAnsi="Segoe UI" w:eastAsia="Times New Roman" w:cs="Segoe UI"/>
                <w:sz w:val="21"/>
                <w:szCs w:val="21"/>
                <w:lang w:val="ru-RU" w:eastAsia="ru-RU"/>
              </w:rPr>
            </w:rPrChange>
          </w:rPr>
          <w:t>e</w:t>
        </w:r>
        <w:proofErr w:type="gramEnd"/>
        <w:r w:rsidRPr="00605C10" w:rsidR="00EC45F1">
          <w:rPr>
            <w:rFonts w:ascii="Segoe UI" w:hAnsi="Segoe UI" w:eastAsia="Times New Roman" w:cs="Segoe UI"/>
            <w:sz w:val="21"/>
            <w:szCs w:val="21"/>
            <w:lang w:val="en-US" w:eastAsia="ru-RU"/>
            <w:rPrChange w:author="Andreyeva, Julia" w:date="2022-03-21T14:03:00Z" w:id="10777">
              <w:rPr>
                <w:rFonts w:ascii="Segoe UI" w:hAnsi="Segoe UI" w:eastAsia="Times New Roman" w:cs="Segoe UI"/>
                <w:sz w:val="21"/>
                <w:szCs w:val="21"/>
                <w:lang w:val="ru-RU" w:eastAsia="ru-RU"/>
              </w:rPr>
            </w:rPrChange>
          </w:rPr>
          <w:t xml:space="preserve"> not </w:t>
        </w:r>
      </w:ins>
      <w:ins w:author="Andreyeva, Julia" w:date="2022-03-15T15:08:00Z" w:id="10778">
        <w:r w:rsidRPr="00605C10" w:rsidR="00D629E6">
          <w:rPr>
            <w:rFonts w:ascii="Segoe UI" w:hAnsi="Segoe UI" w:eastAsia="Times New Roman" w:cs="Segoe UI"/>
            <w:sz w:val="21"/>
            <w:szCs w:val="21"/>
            <w:lang w:val="en-US" w:eastAsia="ru-RU"/>
          </w:rPr>
          <w:t>reproducible</w:t>
        </w:r>
      </w:ins>
      <w:ins w:author="Andreyeva, Julia" w:date="2022-03-16T13:47:00Z" w:id="10779">
        <w:r w:rsidRPr="00605C10" w:rsidR="00977551">
          <w:rPr>
            <w:rFonts w:ascii="Segoe UI" w:hAnsi="Segoe UI" w:eastAsia="Times New Roman" w:cs="Segoe UI"/>
            <w:sz w:val="21"/>
            <w:szCs w:val="21"/>
            <w:lang w:val="en-US" w:eastAsia="ru-RU"/>
            <w:rPrChange w:author="Andreyeva, Julia" w:date="2022-03-21T14:03:00Z" w:id="10780">
              <w:rPr>
                <w:lang w:val="en-US"/>
              </w:rPr>
            </w:rPrChange>
          </w:rPr>
          <w:t xml:space="preserve">. </w:t>
        </w:r>
        <w:r w:rsidRPr="00605C10" w:rsidR="00782FCD">
          <w:rPr>
            <w:rFonts w:ascii="Segoe UI" w:hAnsi="Segoe UI" w:eastAsia="Times New Roman" w:cs="Segoe UI"/>
            <w:sz w:val="21"/>
            <w:szCs w:val="21"/>
            <w:lang w:val="en-US" w:eastAsia="ru-RU"/>
            <w:rPrChange w:author="Andreyeva, Julia" w:date="2022-03-21T14:03:00Z" w:id="10781">
              <w:rPr>
                <w:lang w:val="en-US"/>
              </w:rPr>
            </w:rPrChange>
          </w:rPr>
          <w:t>T</w:t>
        </w:r>
      </w:ins>
      <w:ins w:author="Andreyeva, Julia" w:date="2022-03-16T13:48:00Z" w:id="10782">
        <w:r w:rsidRPr="00605C10" w:rsidR="00903D44">
          <w:rPr>
            <w:rFonts w:ascii="Segoe UI" w:hAnsi="Segoe UI" w:eastAsia="Times New Roman" w:cs="Segoe UI"/>
            <w:sz w:val="21"/>
            <w:szCs w:val="21"/>
            <w:lang w:val="en-US" w:eastAsia="ru-RU"/>
            <w:rPrChange w:author="Andreyeva, Julia" w:date="2022-03-21T14:03:00Z" w:id="10783">
              <w:rPr>
                <w:lang w:val="en-US"/>
              </w:rPr>
            </w:rPrChange>
          </w:rPr>
          <w:t xml:space="preserve">his test </w:t>
        </w:r>
        <w:r w:rsidRPr="00605C10" w:rsidR="0081135C">
          <w:rPr>
            <w:rFonts w:ascii="Segoe UI" w:hAnsi="Segoe UI" w:eastAsia="Times New Roman" w:cs="Segoe UI"/>
            <w:sz w:val="21"/>
            <w:szCs w:val="21"/>
            <w:lang w:val="en-US" w:eastAsia="ru-RU"/>
            <w:rPrChange w:author="Andreyeva, Julia" w:date="2022-03-21T14:03:00Z" w:id="10784">
              <w:rPr>
                <w:lang w:val="en-US"/>
              </w:rPr>
            </w:rPrChange>
          </w:rPr>
          <w:t>should pr</w:t>
        </w:r>
      </w:ins>
      <w:ins w:author="Andreyeva, Julia" w:date="2022-03-16T13:49:00Z" w:id="10785">
        <w:r w:rsidRPr="00605C10" w:rsidR="0081135C">
          <w:rPr>
            <w:rFonts w:ascii="Segoe UI" w:hAnsi="Segoe UI" w:eastAsia="Times New Roman" w:cs="Segoe UI"/>
            <w:sz w:val="21"/>
            <w:szCs w:val="21"/>
            <w:lang w:val="en-US" w:eastAsia="ru-RU"/>
            <w:rPrChange w:author="Andreyeva, Julia" w:date="2022-03-21T14:03:00Z" w:id="10786">
              <w:rPr>
                <w:lang w:val="en-US"/>
              </w:rPr>
            </w:rPrChange>
          </w:rPr>
          <w:t>oof that there is not issue</w:t>
        </w:r>
        <w:r w:rsidRPr="00605C10" w:rsidR="00DA6831">
          <w:rPr>
            <w:rFonts w:ascii="Segoe UI" w:hAnsi="Segoe UI" w:eastAsia="Times New Roman" w:cs="Segoe UI"/>
            <w:sz w:val="21"/>
            <w:szCs w:val="21"/>
            <w:lang w:val="en-US" w:eastAsia="ru-RU"/>
            <w:rPrChange w:author="Andreyeva, Julia" w:date="2022-03-21T14:03:00Z" w:id="10787">
              <w:rPr>
                <w:lang w:val="en-US"/>
              </w:rPr>
            </w:rPrChange>
          </w:rPr>
          <w:t>.</w:t>
        </w:r>
      </w:ins>
    </w:p>
    <w:tbl>
      <w:tblPr>
        <w:tblStyle w:val="GridTable1Light-Accent6"/>
        <w:tblW w:w="10060" w:type="dxa"/>
        <w:tblLook w:val="04A0" w:firstRow="1" w:lastRow="0" w:firstColumn="1" w:lastColumn="0" w:noHBand="0" w:noVBand="1"/>
        <w:tblPrChange w:author="Andreyeva, Julia" w:date="2022-03-16T14:40:00Z" w:id="10788">
          <w:tblPr>
            <w:tblStyle w:val="GridTable1Light-Accent6"/>
            <w:tblW w:w="9634" w:type="dxa"/>
            <w:tblLook w:val="04A0" w:firstRow="1" w:lastRow="0" w:firstColumn="1" w:lastColumn="0" w:noHBand="0" w:noVBand="1"/>
          </w:tblPr>
        </w:tblPrChange>
      </w:tblPr>
      <w:tblGrid>
        <w:gridCol w:w="1815"/>
        <w:gridCol w:w="1421"/>
        <w:gridCol w:w="6824"/>
        <w:tblGridChange w:id="10789">
          <w:tblGrid>
            <w:gridCol w:w="2155"/>
            <w:gridCol w:w="2160"/>
            <w:gridCol w:w="5319"/>
          </w:tblGrid>
        </w:tblGridChange>
      </w:tblGrid>
      <w:tr w:rsidRPr="00842B64" w:rsidR="00621C74" w:rsidTr="00220EF9" w14:paraId="23048D95" w14:textId="77777777">
        <w:trPr>
          <w:cnfStyle w:val="100000000000" w:firstRow="1" w:lastRow="0" w:firstColumn="0" w:lastColumn="0" w:oddVBand="0" w:evenVBand="0" w:oddHBand="0" w:evenHBand="0" w:firstRowFirstColumn="0" w:firstRowLastColumn="0" w:lastRowFirstColumn="0" w:lastRowLastColumn="0"/>
          <w:ins w:author="Andreyeva, Julia" w:date="2022-03-16T13:46:00Z" w:id="10790"/>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0791">
              <w:tcPr>
                <w:tcW w:w="2155" w:type="dxa"/>
                <w:shd w:val="clear" w:color="auto" w:fill="2B5D9A" w:themeFill="accent6" w:themeFillShade="BF"/>
              </w:tcPr>
            </w:tcPrChange>
          </w:tcPr>
          <w:p w:rsidRPr="0058426B" w:rsidR="00621C74" w:rsidP="00DF1D7F" w:rsidRDefault="00621C74" w14:paraId="2A8BA76C"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3:46:00Z" w:id="10792"/>
                <w:rFonts w:ascii="Arial" w:hAnsi="Arial" w:cs="Arial"/>
                <w:b w:val="0"/>
                <w:color w:val="FFFFFF" w:themeColor="background1"/>
                <w:sz w:val="18"/>
                <w:lang w:eastAsia="fr-FR"/>
              </w:rPr>
            </w:pPr>
            <w:ins w:author="Andreyeva, Julia" w:date="2022-03-16T13:46:00Z" w:id="10793">
              <w:r w:rsidRPr="0058426B">
                <w:rPr>
                  <w:rFonts w:ascii="Arial" w:hAnsi="Arial" w:cs="Arial"/>
                  <w:color w:val="FFFFFF" w:themeColor="background1"/>
                  <w:sz w:val="18"/>
                  <w:lang w:eastAsia="fr-FR"/>
                </w:rPr>
                <w:t>Role</w:t>
              </w:r>
            </w:ins>
          </w:p>
          <w:p w:rsidRPr="00842B64" w:rsidR="00621C74" w:rsidP="00DF1D7F" w:rsidRDefault="00621C74" w14:paraId="4AA2A9BC"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3:46:00Z" w:id="10794"/>
                <w:rFonts w:ascii="Arial" w:hAnsi="Arial" w:cs="Arial"/>
                <w:i/>
                <w:iCs/>
                <w:color w:val="FFFFFF" w:themeColor="background1"/>
                <w:sz w:val="18"/>
                <w:lang w:eastAsia="fr-FR"/>
              </w:rPr>
            </w:pPr>
            <w:ins w:author="Andreyeva, Julia" w:date="2022-03-16T13:46:00Z" w:id="10795">
              <w:r w:rsidRPr="00842B64">
                <w:rPr>
                  <w:rFonts w:ascii="Arial" w:hAnsi="Arial" w:cs="Arial"/>
                  <w:i/>
                  <w:iCs/>
                  <w:color w:val="FFFFFF" w:themeColor="background1"/>
                  <w:sz w:val="18"/>
                  <w:lang w:eastAsia="fr-FR"/>
                </w:rPr>
                <w:t>Trade Marketer, ASM, Local Admin…</w:t>
              </w:r>
            </w:ins>
          </w:p>
        </w:tc>
        <w:tc>
          <w:tcPr>
            <w:tcW w:w="0" w:type="dxa"/>
            <w:shd w:val="clear" w:color="auto" w:fill="2B5D9A" w:themeFill="accent6" w:themeFillShade="BF"/>
            <w:tcPrChange w:author="Andreyeva, Julia" w:date="2022-03-16T14:40:00Z" w:id="10796">
              <w:tcPr>
                <w:tcW w:w="2160" w:type="dxa"/>
                <w:shd w:val="clear" w:color="auto" w:fill="2B5D9A" w:themeFill="accent6" w:themeFillShade="BF"/>
              </w:tcPr>
            </w:tcPrChange>
          </w:tcPr>
          <w:p w:rsidRPr="0058426B" w:rsidR="00621C74" w:rsidP="00DF1D7F" w:rsidRDefault="00621C74" w14:paraId="5D56606B"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3:46:00Z" w:id="10797"/>
                <w:rFonts w:ascii="Arial" w:hAnsi="Arial" w:cs="Arial"/>
                <w:b w:val="0"/>
                <w:color w:val="FFFFFF" w:themeColor="background1"/>
                <w:sz w:val="18"/>
                <w:lang w:eastAsia="fr-FR"/>
              </w:rPr>
            </w:pPr>
            <w:ins w:author="Andreyeva, Julia" w:date="2022-03-16T13:46:00Z" w:id="10798">
              <w:r w:rsidRPr="0058426B">
                <w:rPr>
                  <w:rFonts w:ascii="Arial" w:hAnsi="Arial" w:cs="Arial"/>
                  <w:color w:val="FFFFFF" w:themeColor="background1"/>
                  <w:sz w:val="18"/>
                  <w:lang w:eastAsia="fr-FR"/>
                </w:rPr>
                <w:t>Application</w:t>
              </w:r>
            </w:ins>
          </w:p>
          <w:p w:rsidRPr="00842B64" w:rsidR="00621C74" w:rsidP="00DF1D7F" w:rsidRDefault="00621C74" w14:paraId="55BDE1E1"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3:46:00Z" w:id="10799"/>
                <w:rFonts w:ascii="Arial" w:hAnsi="Arial" w:cs="Arial"/>
                <w:i/>
                <w:iCs/>
                <w:color w:val="FFFFFF" w:themeColor="background1"/>
                <w:sz w:val="18"/>
                <w:lang w:eastAsia="fr-FR"/>
              </w:rPr>
            </w:pPr>
            <w:ins w:author="Andreyeva, Julia" w:date="2022-03-16T13:46:00Z" w:id="10800">
              <w:r w:rsidRPr="00842B64">
                <w:rPr>
                  <w:rFonts w:ascii="Arial" w:hAnsi="Arial" w:cs="Arial"/>
                  <w:i/>
                  <w:iCs/>
                  <w:color w:val="FFFFFF" w:themeColor="background1"/>
                  <w:sz w:val="18"/>
                  <w:lang w:eastAsia="fr-FR"/>
                </w:rPr>
                <w:t>Sales, Analytics, ETL, Batch, Interface</w:t>
              </w:r>
            </w:ins>
          </w:p>
        </w:tc>
        <w:tc>
          <w:tcPr>
            <w:tcW w:w="5745" w:type="dxa"/>
            <w:shd w:val="clear" w:color="auto" w:fill="2B5D9A" w:themeFill="accent6" w:themeFillShade="BF"/>
            <w:tcPrChange w:author="Andreyeva, Julia" w:date="2022-03-16T14:40:00Z" w:id="10801">
              <w:tcPr>
                <w:tcW w:w="5319" w:type="dxa"/>
                <w:shd w:val="clear" w:color="auto" w:fill="2B5D9A" w:themeFill="accent6" w:themeFillShade="BF"/>
              </w:tcPr>
            </w:tcPrChange>
          </w:tcPr>
          <w:p w:rsidRPr="0058426B" w:rsidR="00621C74" w:rsidP="00DF1D7F" w:rsidRDefault="00621C74" w14:paraId="708F5BFD"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3:46:00Z" w:id="10802"/>
                <w:rFonts w:ascii="Arial" w:hAnsi="Arial" w:cs="Arial"/>
                <w:b w:val="0"/>
                <w:color w:val="FFFFFF" w:themeColor="background1"/>
                <w:sz w:val="18"/>
                <w:lang w:eastAsia="fr-FR"/>
              </w:rPr>
            </w:pPr>
            <w:ins w:author="Andreyeva, Julia" w:date="2022-03-16T13:46:00Z" w:id="10803">
              <w:r w:rsidRPr="0058426B">
                <w:rPr>
                  <w:rFonts w:ascii="Arial" w:hAnsi="Arial" w:cs="Arial"/>
                  <w:color w:val="FFFFFF" w:themeColor="background1"/>
                  <w:sz w:val="18"/>
                  <w:lang w:eastAsia="fr-FR"/>
                </w:rPr>
                <w:t>Step</w:t>
              </w:r>
            </w:ins>
          </w:p>
          <w:p w:rsidRPr="00842B64" w:rsidR="00621C74" w:rsidP="00DF1D7F" w:rsidRDefault="00621C74" w14:paraId="46C8DE4A"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3:46:00Z" w:id="10804"/>
                <w:rFonts w:ascii="Arial" w:hAnsi="Arial" w:cs="Arial"/>
                <w:i/>
                <w:iCs/>
                <w:color w:val="FFFFFF" w:themeColor="background1"/>
                <w:sz w:val="18"/>
                <w:lang w:eastAsia="fr-FR"/>
              </w:rPr>
            </w:pPr>
            <w:ins w:author="Andreyeva, Julia" w:date="2022-03-16T13:46:00Z" w:id="10805">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6F1854" w:rsidR="00621C74" w:rsidTr="00220EF9" w14:paraId="72B1332D" w14:textId="77777777">
        <w:trPr>
          <w:ins w:author="Andreyeva, Julia" w:date="2022-03-16T13:46:00Z" w:id="10806"/>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807">
              <w:tcPr>
                <w:tcW w:w="2155" w:type="dxa"/>
              </w:tcPr>
            </w:tcPrChange>
          </w:tcPr>
          <w:p w:rsidRPr="002674DA" w:rsidR="00621C74" w:rsidP="00DF1D7F" w:rsidRDefault="00621C74" w14:paraId="00B858A9" w14:textId="77777777">
            <w:pPr>
              <w:pStyle w:val="BodyText"/>
              <w:spacing w:line="259" w:lineRule="auto"/>
              <w:rPr>
                <w:ins w:author="Andreyeva, Julia" w:date="2022-03-16T13:46:00Z" w:id="10808"/>
                <w:rFonts w:ascii="Arial" w:hAnsi="Arial" w:cs="Arial"/>
                <w:b w:val="0"/>
                <w:bCs w:val="0"/>
                <w:szCs w:val="28"/>
                <w:lang w:eastAsia="fr-FR"/>
                <w:rPrChange w:author="Andreyeva, Julia" w:date="2022-03-18T14:14:00Z" w:id="10809">
                  <w:rPr>
                    <w:ins w:author="Andreyeva, Julia" w:date="2022-03-16T13:46:00Z" w:id="10810"/>
                    <w:rFonts w:ascii="Arial" w:hAnsi="Arial" w:cs="Arial"/>
                    <w:color w:val="00857E" w:themeColor="accent3" w:themeShade="BF"/>
                    <w:szCs w:val="28"/>
                    <w:lang w:eastAsia="fr-FR"/>
                  </w:rPr>
                </w:rPrChange>
              </w:rPr>
            </w:pPr>
            <w:ins w:author="Andreyeva, Julia" w:date="2022-03-16T13:46:00Z" w:id="10811">
              <w:r w:rsidRPr="002674DA">
                <w:rPr>
                  <w:rFonts w:ascii="Arial" w:hAnsi="Arial" w:cs="Arial"/>
                  <w:szCs w:val="28"/>
                  <w:lang w:eastAsia="fr-FR"/>
                  <w:rPrChange w:author="Andreyeva, Julia" w:date="2022-03-18T14:14:00Z" w:id="10812">
                    <w:rPr>
                      <w:rFonts w:ascii="Arial" w:hAnsi="Arial" w:cs="Arial"/>
                      <w:color w:val="00857E" w:themeColor="accent3" w:themeShade="BF"/>
                      <w:szCs w:val="28"/>
                      <w:lang w:eastAsia="fr-FR"/>
                    </w:rPr>
                  </w:rPrChange>
                </w:rPr>
                <w:t>Local Administrator</w:t>
              </w:r>
            </w:ins>
          </w:p>
        </w:tc>
        <w:tc>
          <w:tcPr>
            <w:tcW w:w="0" w:type="dxa"/>
            <w:tcPrChange w:author="Andreyeva, Julia" w:date="2022-03-16T14:40:00Z" w:id="10813">
              <w:tcPr>
                <w:tcW w:w="2160" w:type="dxa"/>
              </w:tcPr>
            </w:tcPrChange>
          </w:tcPr>
          <w:p w:rsidRPr="002674DA" w:rsidR="00621C74" w:rsidP="00DF1D7F" w:rsidRDefault="00621C74" w14:paraId="3B2E0278"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14"/>
                <w:rFonts w:ascii="Arial" w:hAnsi="Arial" w:cs="Arial"/>
                <w:szCs w:val="28"/>
                <w:lang w:eastAsia="fr-FR"/>
                <w:rPrChange w:author="Andreyeva, Julia" w:date="2022-03-18T14:14:00Z" w:id="10815">
                  <w:rPr>
                    <w:ins w:author="Andreyeva, Julia" w:date="2022-03-16T13:46:00Z" w:id="10816"/>
                    <w:rFonts w:ascii="Arial" w:hAnsi="Arial" w:cs="Arial"/>
                    <w:color w:val="00857E" w:themeColor="accent3" w:themeShade="BF"/>
                    <w:szCs w:val="28"/>
                    <w:lang w:eastAsia="fr-FR"/>
                  </w:rPr>
                </w:rPrChange>
              </w:rPr>
            </w:pPr>
            <w:ins w:author="Andreyeva, Julia" w:date="2022-03-16T13:46:00Z" w:id="10817">
              <w:r w:rsidRPr="002674DA">
                <w:rPr>
                  <w:rFonts w:ascii="Arial" w:hAnsi="Arial" w:cs="Arial"/>
                  <w:szCs w:val="28"/>
                  <w:lang w:eastAsia="fr-FR"/>
                  <w:rPrChange w:author="Andreyeva, Julia" w:date="2022-03-18T14:14:00Z" w:id="10818">
                    <w:rPr>
                      <w:rFonts w:ascii="Arial" w:hAnsi="Arial" w:cs="Arial"/>
                      <w:color w:val="00857E" w:themeColor="accent3" w:themeShade="BF"/>
                      <w:szCs w:val="28"/>
                      <w:lang w:eastAsia="fr-FR"/>
                    </w:rPr>
                  </w:rPrChange>
                </w:rPr>
                <w:t>Siebel Sales</w:t>
              </w:r>
            </w:ins>
          </w:p>
        </w:tc>
        <w:tc>
          <w:tcPr>
            <w:tcW w:w="5745" w:type="dxa"/>
            <w:tcPrChange w:author="Andreyeva, Julia" w:date="2022-03-16T14:40:00Z" w:id="10819">
              <w:tcPr>
                <w:tcW w:w="5319" w:type="dxa"/>
              </w:tcPr>
            </w:tcPrChange>
          </w:tcPr>
          <w:p w:rsidRPr="002674DA" w:rsidR="00621C74" w:rsidP="00DF1D7F" w:rsidRDefault="00621C74" w14:paraId="6F217C79"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20"/>
                <w:rFonts w:ascii="Segoe UI" w:hAnsi="Segoe UI" w:eastAsia="Times New Roman" w:cs="Segoe UI"/>
                <w:sz w:val="21"/>
                <w:szCs w:val="21"/>
                <w:lang w:eastAsia="ru-RU"/>
                <w:rPrChange w:author="Andreyeva, Julia" w:date="2022-03-18T14:14:00Z" w:id="10821">
                  <w:rPr>
                    <w:ins w:author="Andreyeva, Julia" w:date="2022-03-16T13:46:00Z" w:id="10822"/>
                    <w:rFonts w:ascii="Segoe UI" w:hAnsi="Segoe UI" w:eastAsia="Times New Roman" w:cs="Segoe UI"/>
                    <w:color w:val="00857E" w:themeColor="accent3" w:themeShade="BF"/>
                    <w:sz w:val="21"/>
                    <w:szCs w:val="21"/>
                    <w:lang w:eastAsia="ru-RU"/>
                  </w:rPr>
                </w:rPrChange>
              </w:rPr>
            </w:pPr>
            <w:ins w:author="Andreyeva, Julia" w:date="2022-03-16T13:46:00Z" w:id="10823">
              <w:r w:rsidRPr="002674DA">
                <w:rPr>
                  <w:rFonts w:ascii="Segoe UI" w:hAnsi="Segoe UI" w:eastAsia="Times New Roman" w:cs="Segoe UI"/>
                  <w:sz w:val="21"/>
                  <w:szCs w:val="21"/>
                  <w:lang w:eastAsia="ru-RU"/>
                  <w:rPrChange w:author="Andreyeva, Julia" w:date="2022-03-18T14:14:00Z" w:id="10824">
                    <w:rPr>
                      <w:rFonts w:ascii="Segoe UI" w:hAnsi="Segoe UI" w:eastAsia="Times New Roman" w:cs="Segoe UI"/>
                      <w:color w:val="00857E" w:themeColor="accent3" w:themeShade="BF"/>
                      <w:sz w:val="21"/>
                      <w:szCs w:val="21"/>
                      <w:lang w:eastAsia="ru-RU"/>
                    </w:rPr>
                  </w:rPrChange>
                </w:rPr>
                <w:t>Mandatory Markets Testing EIR</w:t>
              </w:r>
            </w:ins>
          </w:p>
        </w:tc>
      </w:tr>
      <w:tr w:rsidRPr="006F1854" w:rsidR="00621C74" w:rsidTr="00220EF9" w14:paraId="6F24E530" w14:textId="77777777">
        <w:trPr>
          <w:ins w:author="Andreyeva, Julia" w:date="2022-03-16T13:46:00Z" w:id="10825"/>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826">
              <w:tcPr>
                <w:tcW w:w="2155" w:type="dxa"/>
              </w:tcPr>
            </w:tcPrChange>
          </w:tcPr>
          <w:p w:rsidRPr="002674DA" w:rsidR="00621C74" w:rsidP="00DF1D7F" w:rsidRDefault="00621C74" w14:paraId="1305440E" w14:textId="77777777">
            <w:pPr>
              <w:pStyle w:val="BodyText"/>
              <w:spacing w:line="259" w:lineRule="auto"/>
              <w:rPr>
                <w:ins w:author="Andreyeva, Julia" w:date="2022-03-16T13:46:00Z" w:id="10827"/>
                <w:rFonts w:ascii="Arial" w:hAnsi="Arial" w:cs="Arial"/>
                <w:szCs w:val="28"/>
                <w:lang w:eastAsia="fr-FR"/>
                <w:rPrChange w:author="Andreyeva, Julia" w:date="2022-03-18T14:14:00Z" w:id="10828">
                  <w:rPr>
                    <w:ins w:author="Andreyeva, Julia" w:date="2022-03-16T13:46:00Z" w:id="10829"/>
                    <w:rFonts w:ascii="Arial" w:hAnsi="Arial" w:cs="Arial"/>
                    <w:color w:val="00857E" w:themeColor="accent3" w:themeShade="BF"/>
                    <w:szCs w:val="28"/>
                    <w:lang w:eastAsia="fr-FR"/>
                  </w:rPr>
                </w:rPrChange>
              </w:rPr>
            </w:pPr>
          </w:p>
        </w:tc>
        <w:tc>
          <w:tcPr>
            <w:tcW w:w="0" w:type="dxa"/>
            <w:tcPrChange w:author="Andreyeva, Julia" w:date="2022-03-16T14:40:00Z" w:id="10830">
              <w:tcPr>
                <w:tcW w:w="2160" w:type="dxa"/>
              </w:tcPr>
            </w:tcPrChange>
          </w:tcPr>
          <w:p w:rsidRPr="002674DA" w:rsidR="00621C74" w:rsidP="00DF1D7F" w:rsidRDefault="00621C74" w14:paraId="4C10868E"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31"/>
                <w:rFonts w:ascii="Arial" w:hAnsi="Arial" w:cs="Arial"/>
                <w:szCs w:val="28"/>
                <w:lang w:eastAsia="fr-FR"/>
                <w:rPrChange w:author="Andreyeva, Julia" w:date="2022-03-18T14:14:00Z" w:id="10832">
                  <w:rPr>
                    <w:ins w:author="Andreyeva, Julia" w:date="2022-03-16T13:46:00Z" w:id="10833"/>
                    <w:rFonts w:ascii="Arial" w:hAnsi="Arial" w:cs="Arial"/>
                    <w:color w:val="00857E" w:themeColor="accent3" w:themeShade="BF"/>
                    <w:szCs w:val="28"/>
                    <w:lang w:eastAsia="fr-FR"/>
                  </w:rPr>
                </w:rPrChange>
              </w:rPr>
            </w:pPr>
          </w:p>
        </w:tc>
        <w:tc>
          <w:tcPr>
            <w:tcW w:w="5745" w:type="dxa"/>
            <w:tcPrChange w:author="Andreyeva, Julia" w:date="2022-03-16T14:40:00Z" w:id="10834">
              <w:tcPr>
                <w:tcW w:w="5319" w:type="dxa"/>
              </w:tcPr>
            </w:tcPrChange>
          </w:tcPr>
          <w:p w:rsidRPr="002674DA" w:rsidR="00621C74" w:rsidP="00DF1D7F" w:rsidRDefault="00621C74" w14:paraId="3106DBA4"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35"/>
                <w:rFonts w:ascii="Segoe UI" w:hAnsi="Segoe UI" w:eastAsia="Times New Roman" w:cs="Segoe UI"/>
                <w:sz w:val="21"/>
                <w:szCs w:val="21"/>
                <w:lang w:eastAsia="ru-RU"/>
                <w:rPrChange w:author="Andreyeva, Julia" w:date="2022-03-18T14:14:00Z" w:id="10836">
                  <w:rPr>
                    <w:ins w:author="Andreyeva, Julia" w:date="2022-03-16T13:46:00Z" w:id="10837"/>
                    <w:rFonts w:ascii="Segoe UI" w:hAnsi="Segoe UI" w:eastAsia="Times New Roman" w:cs="Segoe UI"/>
                    <w:color w:val="00857E" w:themeColor="accent3" w:themeShade="BF"/>
                    <w:sz w:val="21"/>
                    <w:szCs w:val="21"/>
                    <w:lang w:eastAsia="ru-RU"/>
                  </w:rPr>
                </w:rPrChange>
              </w:rPr>
            </w:pPr>
            <w:ins w:author="Andreyeva, Julia" w:date="2022-03-16T13:46:00Z" w:id="10838">
              <w:r w:rsidRPr="002674DA">
                <w:rPr>
                  <w:rFonts w:ascii="Segoe UI" w:hAnsi="Segoe UI" w:eastAsia="Times New Roman" w:cs="Segoe UI"/>
                  <w:sz w:val="21"/>
                  <w:szCs w:val="21"/>
                  <w:lang w:eastAsia="ru-RU"/>
                  <w:rPrChange w:author="Andreyeva, Julia" w:date="2022-03-18T14:14:00Z" w:id="10839">
                    <w:rPr>
                      <w:rFonts w:ascii="Segoe UI" w:hAnsi="Segoe UI" w:eastAsia="Times New Roman" w:cs="Segoe UI"/>
                      <w:color w:val="00857E" w:themeColor="accent3" w:themeShade="BF"/>
                      <w:sz w:val="21"/>
                      <w:szCs w:val="21"/>
                      <w:lang w:eastAsia="ru-RU"/>
                    </w:rPr>
                  </w:rPrChange>
                </w:rPr>
                <w:t>Log into the Sales Application</w:t>
              </w:r>
            </w:ins>
          </w:p>
        </w:tc>
      </w:tr>
      <w:tr w:rsidRPr="006F1854" w:rsidR="00621C74" w:rsidTr="00220EF9" w14:paraId="0333828A" w14:textId="77777777">
        <w:trPr>
          <w:ins w:author="Andreyeva, Julia" w:date="2022-03-16T13:46:00Z" w:id="10840"/>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841">
              <w:tcPr>
                <w:tcW w:w="2155" w:type="dxa"/>
              </w:tcPr>
            </w:tcPrChange>
          </w:tcPr>
          <w:p w:rsidRPr="002674DA" w:rsidR="00621C74" w:rsidP="00DF1D7F" w:rsidRDefault="00621C74" w14:paraId="75794EA2" w14:textId="77777777">
            <w:pPr>
              <w:pStyle w:val="BodyText"/>
              <w:spacing w:line="259" w:lineRule="auto"/>
              <w:rPr>
                <w:ins w:author="Andreyeva, Julia" w:date="2022-03-16T13:46:00Z" w:id="10842"/>
                <w:rFonts w:ascii="Arial" w:hAnsi="Arial" w:cs="Arial"/>
                <w:szCs w:val="28"/>
                <w:lang w:eastAsia="fr-FR"/>
                <w:rPrChange w:author="Andreyeva, Julia" w:date="2022-03-18T14:14:00Z" w:id="10843">
                  <w:rPr>
                    <w:ins w:author="Andreyeva, Julia" w:date="2022-03-16T13:46:00Z" w:id="10844"/>
                    <w:rFonts w:ascii="Arial" w:hAnsi="Arial" w:cs="Arial"/>
                    <w:color w:val="00857E" w:themeColor="accent3" w:themeShade="BF"/>
                    <w:szCs w:val="28"/>
                    <w:lang w:eastAsia="fr-FR"/>
                  </w:rPr>
                </w:rPrChange>
              </w:rPr>
            </w:pPr>
          </w:p>
        </w:tc>
        <w:tc>
          <w:tcPr>
            <w:tcW w:w="0" w:type="dxa"/>
            <w:tcPrChange w:author="Andreyeva, Julia" w:date="2022-03-16T14:40:00Z" w:id="10845">
              <w:tcPr>
                <w:tcW w:w="2160" w:type="dxa"/>
              </w:tcPr>
            </w:tcPrChange>
          </w:tcPr>
          <w:p w:rsidRPr="002674DA" w:rsidR="00621C74" w:rsidP="00DF1D7F" w:rsidRDefault="00621C74" w14:paraId="49CA81C8"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46"/>
                <w:rFonts w:ascii="Arial" w:hAnsi="Arial" w:cs="Arial"/>
                <w:szCs w:val="28"/>
                <w:lang w:eastAsia="fr-FR"/>
                <w:rPrChange w:author="Andreyeva, Julia" w:date="2022-03-18T14:14:00Z" w:id="10847">
                  <w:rPr>
                    <w:ins w:author="Andreyeva, Julia" w:date="2022-03-16T13:46:00Z" w:id="10848"/>
                    <w:rFonts w:ascii="Arial" w:hAnsi="Arial" w:cs="Arial"/>
                    <w:color w:val="00857E" w:themeColor="accent3" w:themeShade="BF"/>
                    <w:szCs w:val="28"/>
                    <w:lang w:eastAsia="fr-FR"/>
                  </w:rPr>
                </w:rPrChange>
              </w:rPr>
            </w:pPr>
          </w:p>
        </w:tc>
        <w:tc>
          <w:tcPr>
            <w:tcW w:w="5745" w:type="dxa"/>
            <w:tcPrChange w:author="Andreyeva, Julia" w:date="2022-03-16T14:40:00Z" w:id="10849">
              <w:tcPr>
                <w:tcW w:w="5319" w:type="dxa"/>
              </w:tcPr>
            </w:tcPrChange>
          </w:tcPr>
          <w:p w:rsidRPr="002674DA" w:rsidR="00621C74" w:rsidP="00DF1D7F" w:rsidRDefault="00621C74" w14:paraId="78E1A2E7"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50"/>
                <w:rFonts w:asciiTheme="minorHAnsi" w:hAnsiTheme="minorHAnsi" w:cstheme="minorHAnsi"/>
                <w:szCs w:val="20"/>
                <w:lang w:eastAsia="fr-FR"/>
                <w:rPrChange w:author="Andreyeva, Julia" w:date="2022-03-18T14:14:00Z" w:id="10851">
                  <w:rPr>
                    <w:ins w:author="Andreyeva, Julia" w:date="2022-03-16T13:46:00Z" w:id="10852"/>
                    <w:rFonts w:asciiTheme="minorHAnsi" w:hAnsiTheme="minorHAnsi" w:cstheme="minorHAnsi"/>
                    <w:color w:val="00857E" w:themeColor="accent3" w:themeShade="BF"/>
                    <w:szCs w:val="20"/>
                    <w:lang w:eastAsia="fr-FR"/>
                  </w:rPr>
                </w:rPrChange>
              </w:rPr>
            </w:pPr>
            <w:ins w:author="Andreyeva, Julia" w:date="2022-03-16T13:46:00Z" w:id="10853">
              <w:r w:rsidRPr="002674DA">
                <w:rPr>
                  <w:rFonts w:ascii="Segoe UI" w:hAnsi="Segoe UI" w:eastAsia="Times New Roman" w:cs="Segoe UI"/>
                  <w:sz w:val="21"/>
                  <w:szCs w:val="21"/>
                  <w:lang w:val="ru-RU" w:eastAsia="ru-RU"/>
                  <w:rPrChange w:author="Andreyeva, Julia" w:date="2022-03-18T14:14:00Z" w:id="10854">
                    <w:rPr>
                      <w:rFonts w:ascii="Segoe UI" w:hAnsi="Segoe UI" w:eastAsia="Times New Roman" w:cs="Segoe UI"/>
                      <w:color w:val="00857E" w:themeColor="accent3" w:themeShade="BF"/>
                      <w:sz w:val="21"/>
                      <w:szCs w:val="21"/>
                      <w:lang w:val="ru-RU" w:eastAsia="ru-RU"/>
                    </w:rPr>
                  </w:rPrChange>
                </w:rPr>
                <w:t>Navigate to Site Map</w:t>
              </w:r>
            </w:ins>
          </w:p>
        </w:tc>
      </w:tr>
      <w:tr w:rsidRPr="006F1854" w:rsidR="00621C74" w:rsidTr="00220EF9" w14:paraId="116DE201" w14:textId="77777777">
        <w:trPr>
          <w:ins w:author="Andreyeva, Julia" w:date="2022-03-16T13:46:00Z" w:id="10855"/>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856">
              <w:tcPr>
                <w:tcW w:w="2155" w:type="dxa"/>
              </w:tcPr>
            </w:tcPrChange>
          </w:tcPr>
          <w:p w:rsidRPr="002674DA" w:rsidR="00621C74" w:rsidP="00DF1D7F" w:rsidRDefault="00621C74" w14:paraId="6A239D1B" w14:textId="77777777">
            <w:pPr>
              <w:pStyle w:val="BodyText"/>
              <w:spacing w:line="259" w:lineRule="auto"/>
              <w:rPr>
                <w:ins w:author="Andreyeva, Julia" w:date="2022-03-16T13:46:00Z" w:id="10857"/>
                <w:rFonts w:ascii="Arial" w:hAnsi="Arial" w:cs="Arial"/>
                <w:szCs w:val="28"/>
                <w:lang w:eastAsia="fr-FR"/>
                <w:rPrChange w:author="Andreyeva, Julia" w:date="2022-03-18T14:14:00Z" w:id="10858">
                  <w:rPr>
                    <w:ins w:author="Andreyeva, Julia" w:date="2022-03-16T13:46:00Z" w:id="10859"/>
                    <w:rFonts w:ascii="Arial" w:hAnsi="Arial" w:cs="Arial"/>
                    <w:color w:val="00857E" w:themeColor="accent3" w:themeShade="BF"/>
                    <w:szCs w:val="28"/>
                    <w:lang w:eastAsia="fr-FR"/>
                  </w:rPr>
                </w:rPrChange>
              </w:rPr>
            </w:pPr>
          </w:p>
        </w:tc>
        <w:tc>
          <w:tcPr>
            <w:tcW w:w="0" w:type="dxa"/>
            <w:tcPrChange w:author="Andreyeva, Julia" w:date="2022-03-16T14:40:00Z" w:id="10860">
              <w:tcPr>
                <w:tcW w:w="2160" w:type="dxa"/>
              </w:tcPr>
            </w:tcPrChange>
          </w:tcPr>
          <w:p w:rsidRPr="002674DA" w:rsidR="00621C74" w:rsidP="00DF1D7F" w:rsidRDefault="00621C74" w14:paraId="734EFEC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61"/>
                <w:rFonts w:ascii="Arial" w:hAnsi="Arial" w:cs="Arial"/>
                <w:szCs w:val="28"/>
                <w:lang w:eastAsia="fr-FR"/>
                <w:rPrChange w:author="Andreyeva, Julia" w:date="2022-03-18T14:14:00Z" w:id="10862">
                  <w:rPr>
                    <w:ins w:author="Andreyeva, Julia" w:date="2022-03-16T13:46:00Z" w:id="10863"/>
                    <w:rFonts w:ascii="Arial" w:hAnsi="Arial" w:cs="Arial"/>
                    <w:color w:val="00857E" w:themeColor="accent3" w:themeShade="BF"/>
                    <w:szCs w:val="28"/>
                    <w:lang w:eastAsia="fr-FR"/>
                  </w:rPr>
                </w:rPrChange>
              </w:rPr>
            </w:pPr>
          </w:p>
        </w:tc>
        <w:tc>
          <w:tcPr>
            <w:tcW w:w="5745" w:type="dxa"/>
            <w:tcPrChange w:author="Andreyeva, Julia" w:date="2022-03-16T14:40:00Z" w:id="10864">
              <w:tcPr>
                <w:tcW w:w="5319" w:type="dxa"/>
              </w:tcPr>
            </w:tcPrChange>
          </w:tcPr>
          <w:p w:rsidRPr="002674DA" w:rsidR="00621C74" w:rsidP="00DF1D7F" w:rsidRDefault="00621C74" w14:paraId="3890432D"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865"/>
                <w:rFonts w:cstheme="minorHAnsi"/>
                <w:szCs w:val="20"/>
                <w:lang w:eastAsia="fr-FR"/>
                <w:rPrChange w:author="Andreyeva, Julia" w:date="2022-03-18T14:14:00Z" w:id="10866">
                  <w:rPr>
                    <w:ins w:author="Andreyeva, Julia" w:date="2022-03-16T13:46:00Z" w:id="10867"/>
                    <w:rFonts w:cstheme="minorHAnsi"/>
                    <w:color w:val="00857E" w:themeColor="accent3" w:themeShade="BF"/>
                    <w:szCs w:val="20"/>
                    <w:lang w:eastAsia="fr-FR"/>
                  </w:rPr>
                </w:rPrChange>
              </w:rPr>
            </w:pPr>
            <w:ins w:author="Andreyeva, Julia" w:date="2022-03-16T13:46:00Z" w:id="10868">
              <w:r w:rsidRPr="002674DA">
                <w:rPr>
                  <w:rFonts w:ascii="Segoe UI" w:hAnsi="Segoe UI" w:eastAsia="Times New Roman" w:cs="Segoe UI"/>
                  <w:sz w:val="21"/>
                  <w:szCs w:val="21"/>
                  <w:lang w:val="en-US" w:eastAsia="ru-RU"/>
                  <w:rPrChange w:author="Andreyeva, Julia" w:date="2022-03-18T14:14:00Z" w:id="10869">
                    <w:rPr>
                      <w:rFonts w:ascii="Segoe UI" w:hAnsi="Segoe UI" w:eastAsia="Times New Roman" w:cs="Segoe UI"/>
                      <w:color w:val="00857E" w:themeColor="accent3" w:themeShade="BF"/>
                      <w:sz w:val="21"/>
                      <w:szCs w:val="21"/>
                      <w:lang w:val="en-US" w:eastAsia="ru-RU"/>
                    </w:rPr>
                  </w:rPrChange>
                </w:rPr>
                <w:t>Click on Accounts - Admin &gt;&gt; Accounts Administration link: User is directed to Accounts - Admin &gt;&gt; Accounts Administration view.</w:t>
              </w:r>
            </w:ins>
          </w:p>
        </w:tc>
      </w:tr>
      <w:tr w:rsidRPr="006F1854" w:rsidR="00621C74" w:rsidTr="00220EF9" w14:paraId="05BCD3F2" w14:textId="77777777">
        <w:trPr>
          <w:ins w:author="Andreyeva, Julia" w:date="2022-03-16T13:46:00Z" w:id="10870"/>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871">
              <w:tcPr>
                <w:tcW w:w="2155" w:type="dxa"/>
              </w:tcPr>
            </w:tcPrChange>
          </w:tcPr>
          <w:p w:rsidRPr="002674DA" w:rsidR="00621C74" w:rsidP="00DF1D7F" w:rsidRDefault="00621C74" w14:paraId="3F83ECDF" w14:textId="77777777">
            <w:pPr>
              <w:pStyle w:val="BodyText"/>
              <w:spacing w:line="259" w:lineRule="auto"/>
              <w:rPr>
                <w:ins w:author="Andreyeva, Julia" w:date="2022-03-16T13:46:00Z" w:id="10872"/>
                <w:rFonts w:ascii="Arial" w:hAnsi="Arial" w:cs="Arial"/>
                <w:szCs w:val="28"/>
                <w:lang w:eastAsia="fr-FR"/>
                <w:rPrChange w:author="Andreyeva, Julia" w:date="2022-03-18T14:14:00Z" w:id="10873">
                  <w:rPr>
                    <w:ins w:author="Andreyeva, Julia" w:date="2022-03-16T13:46:00Z" w:id="10874"/>
                    <w:rFonts w:ascii="Arial" w:hAnsi="Arial" w:cs="Arial"/>
                    <w:color w:val="00857E" w:themeColor="accent3" w:themeShade="BF"/>
                    <w:szCs w:val="28"/>
                    <w:lang w:eastAsia="fr-FR"/>
                  </w:rPr>
                </w:rPrChange>
              </w:rPr>
            </w:pPr>
          </w:p>
        </w:tc>
        <w:tc>
          <w:tcPr>
            <w:tcW w:w="0" w:type="dxa"/>
            <w:tcPrChange w:author="Andreyeva, Julia" w:date="2022-03-16T14:40:00Z" w:id="10875">
              <w:tcPr>
                <w:tcW w:w="2160" w:type="dxa"/>
              </w:tcPr>
            </w:tcPrChange>
          </w:tcPr>
          <w:p w:rsidRPr="002674DA" w:rsidR="00621C74" w:rsidP="00DF1D7F" w:rsidRDefault="00621C74" w14:paraId="4322FCCE"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76"/>
                <w:rFonts w:ascii="Arial" w:hAnsi="Arial" w:cs="Arial"/>
                <w:szCs w:val="28"/>
                <w:lang w:eastAsia="fr-FR"/>
                <w:rPrChange w:author="Andreyeva, Julia" w:date="2022-03-18T14:14:00Z" w:id="10877">
                  <w:rPr>
                    <w:ins w:author="Andreyeva, Julia" w:date="2022-03-16T13:46:00Z" w:id="10878"/>
                    <w:rFonts w:ascii="Arial" w:hAnsi="Arial" w:cs="Arial"/>
                    <w:color w:val="00857E" w:themeColor="accent3" w:themeShade="BF"/>
                    <w:szCs w:val="28"/>
                    <w:lang w:eastAsia="fr-FR"/>
                  </w:rPr>
                </w:rPrChange>
              </w:rPr>
            </w:pPr>
          </w:p>
        </w:tc>
        <w:tc>
          <w:tcPr>
            <w:tcW w:w="5745" w:type="dxa"/>
            <w:tcPrChange w:author="Andreyeva, Julia" w:date="2022-03-16T14:40:00Z" w:id="10879">
              <w:tcPr>
                <w:tcW w:w="5319" w:type="dxa"/>
              </w:tcPr>
            </w:tcPrChange>
          </w:tcPr>
          <w:p w:rsidRPr="002674DA" w:rsidR="00621C74" w:rsidP="00DF1D7F" w:rsidRDefault="00621C74" w14:paraId="304943DA"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80"/>
                <w:rFonts w:asciiTheme="minorHAnsi" w:hAnsiTheme="minorHAnsi" w:cstheme="minorHAnsi"/>
                <w:szCs w:val="20"/>
                <w:lang w:eastAsia="fr-FR"/>
                <w:rPrChange w:author="Andreyeva, Julia" w:date="2022-03-18T14:14:00Z" w:id="10881">
                  <w:rPr>
                    <w:ins w:author="Andreyeva, Julia" w:date="2022-03-16T13:46:00Z" w:id="10882"/>
                    <w:rFonts w:asciiTheme="minorHAnsi" w:hAnsiTheme="minorHAnsi" w:cstheme="minorHAnsi"/>
                    <w:color w:val="00857E" w:themeColor="accent3" w:themeShade="BF"/>
                    <w:szCs w:val="20"/>
                    <w:lang w:eastAsia="fr-FR"/>
                  </w:rPr>
                </w:rPrChange>
              </w:rPr>
            </w:pPr>
            <w:ins w:author="Andreyeva, Julia" w:date="2022-03-16T13:46:00Z" w:id="10883">
              <w:r w:rsidRPr="002674DA">
                <w:rPr>
                  <w:rFonts w:ascii="Segoe UI" w:hAnsi="Segoe UI" w:eastAsia="Times New Roman" w:cs="Segoe UI"/>
                  <w:sz w:val="21"/>
                  <w:szCs w:val="21"/>
                  <w:lang w:eastAsia="ru-RU"/>
                  <w:rPrChange w:author="Andreyeva, Julia" w:date="2022-03-18T14:14:00Z" w:id="10884">
                    <w:rPr>
                      <w:rFonts w:ascii="Segoe UI" w:hAnsi="Segoe UI" w:eastAsia="Times New Roman" w:cs="Segoe UI"/>
                      <w:color w:val="00857E" w:themeColor="accent3" w:themeShade="BF"/>
                      <w:sz w:val="21"/>
                      <w:szCs w:val="21"/>
                      <w:lang w:eastAsia="ru-RU"/>
                    </w:rPr>
                  </w:rPrChange>
                </w:rPr>
                <w:t xml:space="preserve">Fill in the following field: Account Name = CHG212943_Accnt Account Team = &lt;Add a Trade Marketer to the account &gt; Status = Active Account Type = &lt;select other than Wholesaler&gt; Account Class = Employee Fill in the required fields &amp; </w:t>
              </w:r>
              <w:proofErr w:type="gramStart"/>
              <w:r w:rsidRPr="002674DA">
                <w:rPr>
                  <w:rFonts w:ascii="Segoe UI" w:hAnsi="Segoe UI" w:eastAsia="Times New Roman" w:cs="Segoe UI"/>
                  <w:sz w:val="21"/>
                  <w:szCs w:val="21"/>
                  <w:lang w:eastAsia="ru-RU"/>
                  <w:rPrChange w:author="Andreyeva, Julia" w:date="2022-03-18T14:14:00Z" w:id="10885">
                    <w:rPr>
                      <w:rFonts w:ascii="Segoe UI" w:hAnsi="Segoe UI" w:eastAsia="Times New Roman" w:cs="Segoe UI"/>
                      <w:color w:val="00857E" w:themeColor="accent3" w:themeShade="BF"/>
                      <w:sz w:val="21"/>
                      <w:szCs w:val="21"/>
                      <w:lang w:eastAsia="ru-RU"/>
                    </w:rPr>
                  </w:rPrChange>
                </w:rPr>
                <w:t>Save</w:t>
              </w:r>
              <w:proofErr w:type="gramEnd"/>
              <w:r w:rsidRPr="002674DA">
                <w:rPr>
                  <w:rFonts w:ascii="Segoe UI" w:hAnsi="Segoe UI" w:eastAsia="Times New Roman" w:cs="Segoe UI"/>
                  <w:sz w:val="21"/>
                  <w:szCs w:val="21"/>
                  <w:lang w:eastAsia="ru-RU"/>
                  <w:rPrChange w:author="Andreyeva, Julia" w:date="2022-03-18T14:14:00Z" w:id="10886">
                    <w:rPr>
                      <w:rFonts w:ascii="Segoe UI" w:hAnsi="Segoe UI" w:eastAsia="Times New Roman" w:cs="Segoe UI"/>
                      <w:color w:val="00857E" w:themeColor="accent3" w:themeShade="BF"/>
                      <w:sz w:val="21"/>
                      <w:szCs w:val="21"/>
                      <w:lang w:eastAsia="ru-RU"/>
                    </w:rPr>
                  </w:rPrChange>
                </w:rPr>
                <w:t xml:space="preserve"> the record: Record is saved successfully.</w:t>
              </w:r>
            </w:ins>
          </w:p>
        </w:tc>
      </w:tr>
      <w:tr w:rsidRPr="006F1854" w:rsidR="00621C74" w:rsidTr="00220EF9" w14:paraId="5DD0B531" w14:textId="77777777">
        <w:trPr>
          <w:ins w:author="Andreyeva, Julia" w:date="2022-03-16T13:46:00Z" w:id="1088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888">
              <w:tcPr>
                <w:tcW w:w="2155" w:type="dxa"/>
              </w:tcPr>
            </w:tcPrChange>
          </w:tcPr>
          <w:p w:rsidRPr="002674DA" w:rsidR="00621C74" w:rsidP="00DF1D7F" w:rsidRDefault="00621C74" w14:paraId="381BA4E9" w14:textId="77777777">
            <w:pPr>
              <w:pStyle w:val="BodyText"/>
              <w:spacing w:line="259" w:lineRule="auto"/>
              <w:rPr>
                <w:ins w:author="Andreyeva, Julia" w:date="2022-03-16T13:46:00Z" w:id="10889"/>
                <w:rFonts w:ascii="Arial" w:hAnsi="Arial" w:cs="Arial"/>
                <w:szCs w:val="28"/>
                <w:lang w:eastAsia="fr-FR"/>
                <w:rPrChange w:author="Andreyeva, Julia" w:date="2022-03-18T14:14:00Z" w:id="10890">
                  <w:rPr>
                    <w:ins w:author="Andreyeva, Julia" w:date="2022-03-16T13:46:00Z" w:id="10891"/>
                    <w:rFonts w:ascii="Arial" w:hAnsi="Arial" w:cs="Arial"/>
                    <w:color w:val="00857E" w:themeColor="accent3" w:themeShade="BF"/>
                    <w:szCs w:val="28"/>
                    <w:lang w:eastAsia="fr-FR"/>
                  </w:rPr>
                </w:rPrChange>
              </w:rPr>
            </w:pPr>
          </w:p>
        </w:tc>
        <w:tc>
          <w:tcPr>
            <w:tcW w:w="0" w:type="dxa"/>
            <w:tcPrChange w:author="Andreyeva, Julia" w:date="2022-03-16T14:40:00Z" w:id="10892">
              <w:tcPr>
                <w:tcW w:w="2160" w:type="dxa"/>
              </w:tcPr>
            </w:tcPrChange>
          </w:tcPr>
          <w:p w:rsidRPr="002674DA" w:rsidR="00621C74" w:rsidP="00DF1D7F" w:rsidRDefault="00621C74" w14:paraId="179248C0"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893"/>
                <w:rFonts w:ascii="Arial" w:hAnsi="Arial" w:cs="Arial"/>
                <w:szCs w:val="28"/>
                <w:lang w:eastAsia="fr-FR"/>
                <w:rPrChange w:author="Andreyeva, Julia" w:date="2022-03-18T14:14:00Z" w:id="10894">
                  <w:rPr>
                    <w:ins w:author="Andreyeva, Julia" w:date="2022-03-16T13:46:00Z" w:id="10895"/>
                    <w:rFonts w:ascii="Arial" w:hAnsi="Arial" w:cs="Arial"/>
                    <w:color w:val="00857E" w:themeColor="accent3" w:themeShade="BF"/>
                    <w:szCs w:val="28"/>
                    <w:lang w:eastAsia="fr-FR"/>
                  </w:rPr>
                </w:rPrChange>
              </w:rPr>
            </w:pPr>
          </w:p>
        </w:tc>
        <w:tc>
          <w:tcPr>
            <w:tcW w:w="5745" w:type="dxa"/>
            <w:tcPrChange w:author="Andreyeva, Julia" w:date="2022-03-16T14:40:00Z" w:id="10896">
              <w:tcPr>
                <w:tcW w:w="5319" w:type="dxa"/>
              </w:tcPr>
            </w:tcPrChange>
          </w:tcPr>
          <w:p w:rsidRPr="002674DA" w:rsidR="00621C74" w:rsidP="00DF1D7F" w:rsidRDefault="00621C74" w14:paraId="61FDB9E0"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897"/>
                <w:rFonts w:cstheme="minorHAnsi"/>
                <w:szCs w:val="20"/>
                <w:lang w:eastAsia="fr-FR"/>
                <w:rPrChange w:author="Andreyeva, Julia" w:date="2022-03-18T14:14:00Z" w:id="10898">
                  <w:rPr>
                    <w:ins w:author="Andreyeva, Julia" w:date="2022-03-16T13:46:00Z" w:id="10899"/>
                    <w:rFonts w:cstheme="minorHAnsi"/>
                    <w:color w:val="00857E" w:themeColor="accent3" w:themeShade="BF"/>
                    <w:szCs w:val="20"/>
                    <w:lang w:eastAsia="fr-FR"/>
                  </w:rPr>
                </w:rPrChange>
              </w:rPr>
            </w:pPr>
            <w:ins w:author="Andreyeva, Julia" w:date="2022-03-16T13:46:00Z" w:id="10900">
              <w:r w:rsidRPr="002674DA">
                <w:rPr>
                  <w:rFonts w:ascii="Segoe UI" w:hAnsi="Segoe UI" w:eastAsia="Times New Roman" w:cs="Segoe UI"/>
                  <w:sz w:val="21"/>
                  <w:szCs w:val="21"/>
                  <w:lang w:val="en-US" w:eastAsia="ru-RU"/>
                  <w:rPrChange w:author="Andreyeva, Julia" w:date="2022-03-18T14:14:00Z" w:id="10901">
                    <w:rPr>
                      <w:rFonts w:ascii="Segoe UI" w:hAnsi="Segoe UI" w:eastAsia="Times New Roman" w:cs="Segoe UI"/>
                      <w:color w:val="00857E" w:themeColor="accent3" w:themeShade="BF"/>
                      <w:sz w:val="21"/>
                      <w:szCs w:val="21"/>
                      <w:lang w:val="en-US" w:eastAsia="ru-RU"/>
                    </w:rPr>
                  </w:rPrChange>
                </w:rPr>
                <w:t>Click on Accounts Screen tab and click on Accounts List link: User is navigated to Accounts list view</w:t>
              </w:r>
            </w:ins>
          </w:p>
        </w:tc>
      </w:tr>
      <w:tr w:rsidRPr="006F1854" w:rsidR="00621C74" w:rsidTr="00220EF9" w14:paraId="3268CBEC" w14:textId="77777777">
        <w:trPr>
          <w:ins w:author="Andreyeva, Julia" w:date="2022-03-16T13:46:00Z" w:id="1090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03">
              <w:tcPr>
                <w:tcW w:w="2155" w:type="dxa"/>
              </w:tcPr>
            </w:tcPrChange>
          </w:tcPr>
          <w:p w:rsidRPr="002674DA" w:rsidR="00621C74" w:rsidP="00DF1D7F" w:rsidRDefault="00621C74" w14:paraId="2AC40B71" w14:textId="77777777">
            <w:pPr>
              <w:pStyle w:val="BodyText"/>
              <w:spacing w:line="259" w:lineRule="auto"/>
              <w:rPr>
                <w:ins w:author="Andreyeva, Julia" w:date="2022-03-16T13:46:00Z" w:id="10904"/>
                <w:rFonts w:ascii="Arial" w:hAnsi="Arial" w:cs="Arial"/>
                <w:szCs w:val="28"/>
                <w:lang w:eastAsia="fr-FR"/>
                <w:rPrChange w:author="Andreyeva, Julia" w:date="2022-03-18T14:14:00Z" w:id="10905">
                  <w:rPr>
                    <w:ins w:author="Andreyeva, Julia" w:date="2022-03-16T13:46:00Z" w:id="10906"/>
                    <w:rFonts w:ascii="Arial" w:hAnsi="Arial" w:cs="Arial"/>
                    <w:color w:val="00857E" w:themeColor="accent3" w:themeShade="BF"/>
                    <w:szCs w:val="28"/>
                    <w:lang w:eastAsia="fr-FR"/>
                  </w:rPr>
                </w:rPrChange>
              </w:rPr>
            </w:pPr>
          </w:p>
        </w:tc>
        <w:tc>
          <w:tcPr>
            <w:tcW w:w="0" w:type="dxa"/>
            <w:tcPrChange w:author="Andreyeva, Julia" w:date="2022-03-16T14:40:00Z" w:id="10907">
              <w:tcPr>
                <w:tcW w:w="2160" w:type="dxa"/>
              </w:tcPr>
            </w:tcPrChange>
          </w:tcPr>
          <w:p w:rsidRPr="002674DA" w:rsidR="00621C74" w:rsidP="00DF1D7F" w:rsidRDefault="00621C74" w14:paraId="3DF7C47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908"/>
                <w:rFonts w:ascii="Arial" w:hAnsi="Arial" w:cs="Arial"/>
                <w:szCs w:val="28"/>
                <w:lang w:eastAsia="fr-FR"/>
                <w:rPrChange w:author="Andreyeva, Julia" w:date="2022-03-18T14:14:00Z" w:id="10909">
                  <w:rPr>
                    <w:ins w:author="Andreyeva, Julia" w:date="2022-03-16T13:46:00Z" w:id="10910"/>
                    <w:rFonts w:ascii="Arial" w:hAnsi="Arial" w:cs="Arial"/>
                    <w:color w:val="00857E" w:themeColor="accent3" w:themeShade="BF"/>
                    <w:szCs w:val="28"/>
                    <w:lang w:eastAsia="fr-FR"/>
                  </w:rPr>
                </w:rPrChange>
              </w:rPr>
            </w:pPr>
          </w:p>
        </w:tc>
        <w:tc>
          <w:tcPr>
            <w:tcW w:w="5745" w:type="dxa"/>
            <w:tcPrChange w:author="Andreyeva, Julia" w:date="2022-03-16T14:40:00Z" w:id="10911">
              <w:tcPr>
                <w:tcW w:w="5319" w:type="dxa"/>
              </w:tcPr>
            </w:tcPrChange>
          </w:tcPr>
          <w:p w:rsidRPr="002674DA" w:rsidR="00621C74" w:rsidP="00DF1D7F" w:rsidRDefault="00621C74" w14:paraId="65380D72"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912"/>
                <w:rFonts w:cstheme="minorHAnsi"/>
                <w:szCs w:val="20"/>
                <w:lang w:eastAsia="fr-FR"/>
                <w:rPrChange w:author="Andreyeva, Julia" w:date="2022-03-18T14:14:00Z" w:id="10913">
                  <w:rPr>
                    <w:ins w:author="Andreyeva, Julia" w:date="2022-03-16T13:46:00Z" w:id="10914"/>
                    <w:rFonts w:cstheme="minorHAnsi"/>
                    <w:color w:val="00857E" w:themeColor="accent3" w:themeShade="BF"/>
                    <w:szCs w:val="20"/>
                    <w:lang w:eastAsia="fr-FR"/>
                  </w:rPr>
                </w:rPrChange>
              </w:rPr>
            </w:pPr>
            <w:ins w:author="Andreyeva, Julia" w:date="2022-03-16T13:46:00Z" w:id="10915">
              <w:r w:rsidRPr="002674DA">
                <w:rPr>
                  <w:rFonts w:ascii="Segoe UI" w:hAnsi="Segoe UI" w:eastAsia="Times New Roman" w:cs="Segoe UI"/>
                  <w:sz w:val="21"/>
                  <w:szCs w:val="21"/>
                  <w:lang w:val="en-US" w:eastAsia="ru-RU"/>
                  <w:rPrChange w:author="Andreyeva, Julia" w:date="2022-03-18T14:14:00Z" w:id="10916">
                    <w:rPr>
                      <w:rFonts w:ascii="Segoe UI" w:hAnsi="Segoe UI" w:eastAsia="Times New Roman" w:cs="Segoe UI"/>
                      <w:color w:val="00857E" w:themeColor="accent3" w:themeShade="BF"/>
                      <w:sz w:val="21"/>
                      <w:szCs w:val="21"/>
                      <w:lang w:val="en-US" w:eastAsia="ru-RU"/>
                    </w:rPr>
                  </w:rPrChange>
                </w:rPr>
                <w:t>Query for test account name: Record is retrieved.</w:t>
              </w:r>
            </w:ins>
          </w:p>
        </w:tc>
      </w:tr>
      <w:tr w:rsidRPr="006F1854" w:rsidR="00621C74" w:rsidTr="00220EF9" w14:paraId="772B2646" w14:textId="77777777">
        <w:trPr>
          <w:ins w:author="Andreyeva, Julia" w:date="2022-03-16T13:46:00Z" w:id="1091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18">
              <w:tcPr>
                <w:tcW w:w="2155" w:type="dxa"/>
              </w:tcPr>
            </w:tcPrChange>
          </w:tcPr>
          <w:p w:rsidRPr="002674DA" w:rsidR="00621C74" w:rsidP="00DF1D7F" w:rsidRDefault="00621C74" w14:paraId="7963D9B9" w14:textId="77777777">
            <w:pPr>
              <w:pStyle w:val="BodyText"/>
              <w:spacing w:line="259" w:lineRule="auto"/>
              <w:rPr>
                <w:ins w:author="Andreyeva, Julia" w:date="2022-03-16T13:46:00Z" w:id="10919"/>
                <w:rFonts w:ascii="Arial" w:hAnsi="Arial" w:cs="Arial"/>
                <w:szCs w:val="28"/>
                <w:lang w:eastAsia="fr-FR"/>
                <w:rPrChange w:author="Andreyeva, Julia" w:date="2022-03-18T14:14:00Z" w:id="10920">
                  <w:rPr>
                    <w:ins w:author="Andreyeva, Julia" w:date="2022-03-16T13:46:00Z" w:id="10921"/>
                    <w:rFonts w:ascii="Arial" w:hAnsi="Arial" w:cs="Arial"/>
                    <w:color w:val="00857E" w:themeColor="accent3" w:themeShade="BF"/>
                    <w:szCs w:val="28"/>
                    <w:lang w:eastAsia="fr-FR"/>
                  </w:rPr>
                </w:rPrChange>
              </w:rPr>
            </w:pPr>
          </w:p>
        </w:tc>
        <w:tc>
          <w:tcPr>
            <w:tcW w:w="0" w:type="dxa"/>
            <w:tcPrChange w:author="Andreyeva, Julia" w:date="2022-03-16T14:40:00Z" w:id="10922">
              <w:tcPr>
                <w:tcW w:w="2160" w:type="dxa"/>
              </w:tcPr>
            </w:tcPrChange>
          </w:tcPr>
          <w:p w:rsidRPr="002674DA" w:rsidR="00621C74" w:rsidP="00DF1D7F" w:rsidRDefault="00621C74" w14:paraId="06A488DE"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923"/>
                <w:rFonts w:ascii="Arial" w:hAnsi="Arial" w:cs="Arial"/>
                <w:szCs w:val="28"/>
                <w:lang w:eastAsia="fr-FR"/>
                <w:rPrChange w:author="Andreyeva, Julia" w:date="2022-03-18T14:14:00Z" w:id="10924">
                  <w:rPr>
                    <w:ins w:author="Andreyeva, Julia" w:date="2022-03-16T13:46:00Z" w:id="10925"/>
                    <w:rFonts w:ascii="Arial" w:hAnsi="Arial" w:cs="Arial"/>
                    <w:color w:val="00857E" w:themeColor="accent3" w:themeShade="BF"/>
                    <w:szCs w:val="28"/>
                    <w:lang w:eastAsia="fr-FR"/>
                  </w:rPr>
                </w:rPrChange>
              </w:rPr>
            </w:pPr>
          </w:p>
        </w:tc>
        <w:tc>
          <w:tcPr>
            <w:tcW w:w="5745" w:type="dxa"/>
            <w:tcPrChange w:author="Andreyeva, Julia" w:date="2022-03-16T14:40:00Z" w:id="10926">
              <w:tcPr>
                <w:tcW w:w="5319" w:type="dxa"/>
              </w:tcPr>
            </w:tcPrChange>
          </w:tcPr>
          <w:p w:rsidRPr="002674DA" w:rsidR="00621C74" w:rsidP="00DF1D7F" w:rsidRDefault="00621C74" w14:paraId="71236D75"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927"/>
                <w:rFonts w:cstheme="minorHAnsi"/>
                <w:szCs w:val="20"/>
                <w:lang w:eastAsia="fr-FR"/>
                <w:rPrChange w:author="Andreyeva, Julia" w:date="2022-03-18T14:14:00Z" w:id="10928">
                  <w:rPr>
                    <w:ins w:author="Andreyeva, Julia" w:date="2022-03-16T13:46:00Z" w:id="10929"/>
                    <w:rFonts w:cstheme="minorHAnsi"/>
                    <w:color w:val="00857E" w:themeColor="accent3" w:themeShade="BF"/>
                    <w:szCs w:val="20"/>
                    <w:lang w:eastAsia="fr-FR"/>
                  </w:rPr>
                </w:rPrChange>
              </w:rPr>
            </w:pPr>
            <w:ins w:author="Andreyeva, Julia" w:date="2022-03-16T13:46:00Z" w:id="10930">
              <w:r w:rsidRPr="002674DA">
                <w:rPr>
                  <w:rFonts w:ascii="Segoe UI" w:hAnsi="Segoe UI" w:eastAsia="Times New Roman" w:cs="Segoe UI"/>
                  <w:sz w:val="21"/>
                  <w:szCs w:val="21"/>
                  <w:lang w:val="en-US" w:eastAsia="ru-RU"/>
                  <w:rPrChange w:author="Andreyeva, Julia" w:date="2022-03-18T14:14:00Z" w:id="10931">
                    <w:rPr>
                      <w:rFonts w:ascii="Segoe UI" w:hAnsi="Segoe UI" w:eastAsia="Times New Roman" w:cs="Segoe UI"/>
                      <w:color w:val="00857E" w:themeColor="accent3" w:themeShade="BF"/>
                      <w:sz w:val="21"/>
                      <w:szCs w:val="21"/>
                      <w:lang w:val="en-US" w:eastAsia="ru-RU"/>
                    </w:rPr>
                  </w:rPrChange>
                </w:rPr>
                <w:t>Drilldown on Account Name: User is redirected to Accounts &gt;&gt; Outlet Visit view</w:t>
              </w:r>
            </w:ins>
          </w:p>
        </w:tc>
      </w:tr>
      <w:tr w:rsidRPr="006F1854" w:rsidR="00621C74" w:rsidTr="00220EF9" w14:paraId="50D461DE" w14:textId="77777777">
        <w:trPr>
          <w:ins w:author="Andreyeva, Julia" w:date="2022-03-16T13:46:00Z" w:id="1093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33">
              <w:tcPr>
                <w:tcW w:w="2155" w:type="dxa"/>
              </w:tcPr>
            </w:tcPrChange>
          </w:tcPr>
          <w:p w:rsidRPr="002674DA" w:rsidR="00621C74" w:rsidP="00DF1D7F" w:rsidRDefault="00621C74" w14:paraId="4D684689" w14:textId="77777777">
            <w:pPr>
              <w:pStyle w:val="BodyText"/>
              <w:spacing w:line="259" w:lineRule="auto"/>
              <w:rPr>
                <w:ins w:author="Andreyeva, Julia" w:date="2022-03-16T13:46:00Z" w:id="10934"/>
                <w:rFonts w:ascii="Arial" w:hAnsi="Arial" w:cs="Arial"/>
                <w:szCs w:val="28"/>
                <w:lang w:eastAsia="fr-FR"/>
                <w:rPrChange w:author="Andreyeva, Julia" w:date="2022-03-18T14:14:00Z" w:id="10935">
                  <w:rPr>
                    <w:ins w:author="Andreyeva, Julia" w:date="2022-03-16T13:46:00Z" w:id="10936"/>
                    <w:rFonts w:ascii="Arial" w:hAnsi="Arial" w:cs="Arial"/>
                    <w:color w:val="00857E" w:themeColor="accent3" w:themeShade="BF"/>
                    <w:szCs w:val="28"/>
                    <w:lang w:eastAsia="fr-FR"/>
                  </w:rPr>
                </w:rPrChange>
              </w:rPr>
            </w:pPr>
          </w:p>
        </w:tc>
        <w:tc>
          <w:tcPr>
            <w:tcW w:w="0" w:type="dxa"/>
            <w:tcPrChange w:author="Andreyeva, Julia" w:date="2022-03-16T14:40:00Z" w:id="10937">
              <w:tcPr>
                <w:tcW w:w="2160" w:type="dxa"/>
              </w:tcPr>
            </w:tcPrChange>
          </w:tcPr>
          <w:p w:rsidRPr="002674DA" w:rsidR="00621C74" w:rsidP="00DF1D7F" w:rsidRDefault="00621C74" w14:paraId="3466E065"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938"/>
                <w:rFonts w:ascii="Arial" w:hAnsi="Arial" w:cs="Arial"/>
                <w:szCs w:val="28"/>
                <w:lang w:eastAsia="fr-FR"/>
                <w:rPrChange w:author="Andreyeva, Julia" w:date="2022-03-18T14:14:00Z" w:id="10939">
                  <w:rPr>
                    <w:ins w:author="Andreyeva, Julia" w:date="2022-03-16T13:46:00Z" w:id="10940"/>
                    <w:rFonts w:ascii="Arial" w:hAnsi="Arial" w:cs="Arial"/>
                    <w:color w:val="00857E" w:themeColor="accent3" w:themeShade="BF"/>
                    <w:szCs w:val="28"/>
                    <w:lang w:eastAsia="fr-FR"/>
                  </w:rPr>
                </w:rPrChange>
              </w:rPr>
            </w:pPr>
          </w:p>
        </w:tc>
        <w:tc>
          <w:tcPr>
            <w:tcW w:w="5745" w:type="dxa"/>
            <w:tcPrChange w:author="Andreyeva, Julia" w:date="2022-03-16T14:40:00Z" w:id="10941">
              <w:tcPr>
                <w:tcW w:w="5319" w:type="dxa"/>
              </w:tcPr>
            </w:tcPrChange>
          </w:tcPr>
          <w:p w:rsidRPr="002674DA" w:rsidR="00621C74" w:rsidP="00DF1D7F" w:rsidRDefault="00621C74" w14:paraId="69BB485F"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942"/>
                <w:rFonts w:cstheme="minorHAnsi"/>
                <w:szCs w:val="20"/>
                <w:lang w:eastAsia="fr-FR"/>
                <w:rPrChange w:author="Andreyeva, Julia" w:date="2022-03-18T14:14:00Z" w:id="10943">
                  <w:rPr>
                    <w:ins w:author="Andreyeva, Julia" w:date="2022-03-16T13:46:00Z" w:id="10944"/>
                    <w:rFonts w:cstheme="minorHAnsi"/>
                    <w:color w:val="00857E" w:themeColor="accent3" w:themeShade="BF"/>
                    <w:szCs w:val="20"/>
                    <w:lang w:eastAsia="fr-FR"/>
                  </w:rPr>
                </w:rPrChange>
              </w:rPr>
            </w:pPr>
            <w:ins w:author="Andreyeva, Julia" w:date="2022-03-16T13:46:00Z" w:id="10945">
              <w:r w:rsidRPr="002674DA">
                <w:rPr>
                  <w:rFonts w:ascii="Segoe UI" w:hAnsi="Segoe UI" w:eastAsia="Times New Roman" w:cs="Segoe UI"/>
                  <w:sz w:val="21"/>
                  <w:szCs w:val="21"/>
                  <w:lang w:val="en-US" w:eastAsia="ru-RU"/>
                  <w:rPrChange w:author="Andreyeva, Julia" w:date="2022-03-18T14:14:00Z" w:id="10946">
                    <w:rPr>
                      <w:rFonts w:ascii="Segoe UI" w:hAnsi="Segoe UI" w:eastAsia="Times New Roman" w:cs="Segoe UI"/>
                      <w:color w:val="00857E" w:themeColor="accent3" w:themeShade="BF"/>
                      <w:sz w:val="21"/>
                      <w:szCs w:val="21"/>
                      <w:lang w:val="en-US" w:eastAsia="ru-RU"/>
                    </w:rPr>
                  </w:rPrChange>
                </w:rPr>
                <w:t>Click on buying group view tab: User is redirected to Accounts &gt;&gt; Buying Group view</w:t>
              </w:r>
            </w:ins>
          </w:p>
        </w:tc>
      </w:tr>
      <w:tr w:rsidRPr="006F1854" w:rsidR="00621C74" w:rsidTr="00220EF9" w14:paraId="30C31106" w14:textId="77777777">
        <w:trPr>
          <w:ins w:author="Andreyeva, Julia" w:date="2022-03-16T13:46:00Z" w:id="1094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48">
              <w:tcPr>
                <w:tcW w:w="2155" w:type="dxa"/>
              </w:tcPr>
            </w:tcPrChange>
          </w:tcPr>
          <w:p w:rsidRPr="002674DA" w:rsidR="00621C74" w:rsidP="00DF1D7F" w:rsidRDefault="00621C74" w14:paraId="7EBB5710" w14:textId="77777777">
            <w:pPr>
              <w:pStyle w:val="BodyText"/>
              <w:spacing w:line="259" w:lineRule="auto"/>
              <w:rPr>
                <w:ins w:author="Andreyeva, Julia" w:date="2022-03-16T13:46:00Z" w:id="10949"/>
                <w:rFonts w:ascii="Arial" w:hAnsi="Arial" w:cs="Arial"/>
                <w:szCs w:val="28"/>
                <w:lang w:eastAsia="fr-FR"/>
                <w:rPrChange w:author="Andreyeva, Julia" w:date="2022-03-18T14:14:00Z" w:id="10950">
                  <w:rPr>
                    <w:ins w:author="Andreyeva, Julia" w:date="2022-03-16T13:46:00Z" w:id="10951"/>
                    <w:rFonts w:ascii="Arial" w:hAnsi="Arial" w:cs="Arial"/>
                    <w:color w:val="00857E" w:themeColor="accent3" w:themeShade="BF"/>
                    <w:szCs w:val="28"/>
                    <w:lang w:eastAsia="fr-FR"/>
                  </w:rPr>
                </w:rPrChange>
              </w:rPr>
            </w:pPr>
          </w:p>
        </w:tc>
        <w:tc>
          <w:tcPr>
            <w:tcW w:w="0" w:type="dxa"/>
            <w:tcPrChange w:author="Andreyeva, Julia" w:date="2022-03-16T14:40:00Z" w:id="10952">
              <w:tcPr>
                <w:tcW w:w="2160" w:type="dxa"/>
              </w:tcPr>
            </w:tcPrChange>
          </w:tcPr>
          <w:p w:rsidRPr="002674DA" w:rsidR="00621C74" w:rsidP="00DF1D7F" w:rsidRDefault="00621C74" w14:paraId="740803B6"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953"/>
                <w:rFonts w:ascii="Arial" w:hAnsi="Arial" w:cs="Arial"/>
                <w:szCs w:val="28"/>
                <w:lang w:eastAsia="fr-FR"/>
                <w:rPrChange w:author="Andreyeva, Julia" w:date="2022-03-18T14:14:00Z" w:id="10954">
                  <w:rPr>
                    <w:ins w:author="Andreyeva, Julia" w:date="2022-03-16T13:46:00Z" w:id="10955"/>
                    <w:rFonts w:ascii="Arial" w:hAnsi="Arial" w:cs="Arial"/>
                    <w:color w:val="00857E" w:themeColor="accent3" w:themeShade="BF"/>
                    <w:szCs w:val="28"/>
                    <w:lang w:eastAsia="fr-FR"/>
                  </w:rPr>
                </w:rPrChange>
              </w:rPr>
            </w:pPr>
          </w:p>
        </w:tc>
        <w:tc>
          <w:tcPr>
            <w:tcW w:w="5745" w:type="dxa"/>
            <w:tcPrChange w:author="Andreyeva, Julia" w:date="2022-03-16T14:40:00Z" w:id="10956">
              <w:tcPr>
                <w:tcW w:w="5319" w:type="dxa"/>
              </w:tcPr>
            </w:tcPrChange>
          </w:tcPr>
          <w:p w:rsidRPr="002674DA" w:rsidR="00621C74" w:rsidP="00DF1D7F" w:rsidRDefault="00621C74" w14:paraId="7283438B"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957"/>
                <w:rFonts w:cstheme="minorHAnsi"/>
                <w:szCs w:val="20"/>
                <w:lang w:eastAsia="fr-FR"/>
                <w:rPrChange w:author="Andreyeva, Julia" w:date="2022-03-18T14:14:00Z" w:id="10958">
                  <w:rPr>
                    <w:ins w:author="Andreyeva, Julia" w:date="2022-03-16T13:46:00Z" w:id="10959"/>
                    <w:rFonts w:cstheme="minorHAnsi"/>
                    <w:color w:val="00857E" w:themeColor="accent3" w:themeShade="BF"/>
                    <w:szCs w:val="20"/>
                    <w:lang w:eastAsia="fr-FR"/>
                  </w:rPr>
                </w:rPrChange>
              </w:rPr>
            </w:pPr>
            <w:ins w:author="Andreyeva, Julia" w:date="2022-03-16T13:46:00Z" w:id="10960">
              <w:r w:rsidRPr="002674DA">
                <w:rPr>
                  <w:rFonts w:ascii="Segoe UI" w:hAnsi="Segoe UI" w:eastAsia="Times New Roman" w:cs="Segoe UI"/>
                  <w:sz w:val="21"/>
                  <w:szCs w:val="21"/>
                  <w:lang w:val="en-US" w:eastAsia="ru-RU"/>
                  <w:rPrChange w:author="Andreyeva, Julia" w:date="2022-03-18T14:14:00Z" w:id="10961">
                    <w:rPr>
                      <w:rFonts w:ascii="Segoe UI" w:hAnsi="Segoe UI" w:eastAsia="Times New Roman" w:cs="Segoe UI"/>
                      <w:color w:val="00857E" w:themeColor="accent3" w:themeShade="BF"/>
                      <w:sz w:val="21"/>
                      <w:szCs w:val="21"/>
                      <w:lang w:val="en-US" w:eastAsia="ru-RU"/>
                    </w:rPr>
                  </w:rPrChange>
                </w:rPr>
                <w:t>On second applet, click on + button to add a new record: Add Account pick applet popup.</w:t>
              </w:r>
            </w:ins>
          </w:p>
        </w:tc>
      </w:tr>
      <w:tr w:rsidRPr="006F1854" w:rsidR="00621C74" w:rsidTr="00220EF9" w14:paraId="59C0D1C0" w14:textId="77777777">
        <w:trPr>
          <w:ins w:author="Andreyeva, Julia" w:date="2022-03-16T13:46:00Z" w:id="1096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63">
              <w:tcPr>
                <w:tcW w:w="2155" w:type="dxa"/>
              </w:tcPr>
            </w:tcPrChange>
          </w:tcPr>
          <w:p w:rsidRPr="002674DA" w:rsidR="00621C74" w:rsidP="00DF1D7F" w:rsidRDefault="00621C74" w14:paraId="4670F1D0" w14:textId="77777777">
            <w:pPr>
              <w:pStyle w:val="BodyText"/>
              <w:spacing w:line="259" w:lineRule="auto"/>
              <w:rPr>
                <w:ins w:author="Andreyeva, Julia" w:date="2022-03-16T13:46:00Z" w:id="10964"/>
                <w:rFonts w:ascii="Arial" w:hAnsi="Arial" w:cs="Arial"/>
                <w:szCs w:val="28"/>
                <w:lang w:eastAsia="fr-FR"/>
                <w:rPrChange w:author="Andreyeva, Julia" w:date="2022-03-18T14:14:00Z" w:id="10965">
                  <w:rPr>
                    <w:ins w:author="Andreyeva, Julia" w:date="2022-03-16T13:46:00Z" w:id="10966"/>
                    <w:rFonts w:ascii="Arial" w:hAnsi="Arial" w:cs="Arial"/>
                    <w:color w:val="00857E" w:themeColor="accent3" w:themeShade="BF"/>
                    <w:szCs w:val="28"/>
                    <w:lang w:eastAsia="fr-FR"/>
                  </w:rPr>
                </w:rPrChange>
              </w:rPr>
            </w:pPr>
          </w:p>
        </w:tc>
        <w:tc>
          <w:tcPr>
            <w:tcW w:w="0" w:type="dxa"/>
            <w:tcPrChange w:author="Andreyeva, Julia" w:date="2022-03-16T14:40:00Z" w:id="10967">
              <w:tcPr>
                <w:tcW w:w="2160" w:type="dxa"/>
              </w:tcPr>
            </w:tcPrChange>
          </w:tcPr>
          <w:p w:rsidRPr="002674DA" w:rsidR="00621C74" w:rsidP="00DF1D7F" w:rsidRDefault="00621C74" w14:paraId="75F9A235"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968"/>
                <w:rFonts w:ascii="Arial" w:hAnsi="Arial" w:cs="Arial"/>
                <w:szCs w:val="28"/>
                <w:lang w:eastAsia="fr-FR"/>
                <w:rPrChange w:author="Andreyeva, Julia" w:date="2022-03-18T14:14:00Z" w:id="10969">
                  <w:rPr>
                    <w:ins w:author="Andreyeva, Julia" w:date="2022-03-16T13:46:00Z" w:id="10970"/>
                    <w:rFonts w:ascii="Arial" w:hAnsi="Arial" w:cs="Arial"/>
                    <w:color w:val="00857E" w:themeColor="accent3" w:themeShade="BF"/>
                    <w:szCs w:val="28"/>
                    <w:lang w:eastAsia="fr-FR"/>
                  </w:rPr>
                </w:rPrChange>
              </w:rPr>
            </w:pPr>
          </w:p>
        </w:tc>
        <w:tc>
          <w:tcPr>
            <w:tcW w:w="5745" w:type="dxa"/>
            <w:tcPrChange w:author="Andreyeva, Julia" w:date="2022-03-16T14:40:00Z" w:id="10971">
              <w:tcPr>
                <w:tcW w:w="5319" w:type="dxa"/>
              </w:tcPr>
            </w:tcPrChange>
          </w:tcPr>
          <w:p w:rsidRPr="002674DA" w:rsidR="00621C74" w:rsidP="00DF1D7F" w:rsidRDefault="00621C74" w14:paraId="04D0CFCE" w14:textId="1E38E3A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972"/>
                <w:rFonts w:cstheme="minorHAnsi"/>
                <w:szCs w:val="20"/>
                <w:lang w:eastAsia="fr-FR"/>
                <w:rPrChange w:author="Andreyeva, Julia" w:date="2022-03-18T14:14:00Z" w:id="10973">
                  <w:rPr>
                    <w:ins w:author="Andreyeva, Julia" w:date="2022-03-16T13:46:00Z" w:id="10974"/>
                    <w:rFonts w:cstheme="minorHAnsi"/>
                    <w:color w:val="00857E" w:themeColor="accent3" w:themeShade="BF"/>
                    <w:szCs w:val="20"/>
                    <w:lang w:eastAsia="fr-FR"/>
                  </w:rPr>
                </w:rPrChange>
              </w:rPr>
            </w:pPr>
            <w:ins w:author="Andreyeva, Julia" w:date="2022-03-16T13:46:00Z" w:id="10975">
              <w:r w:rsidRPr="002674DA">
                <w:rPr>
                  <w:rFonts w:ascii="Segoe UI" w:hAnsi="Segoe UI" w:eastAsia="Times New Roman" w:cs="Segoe UI"/>
                  <w:sz w:val="21"/>
                  <w:szCs w:val="21"/>
                  <w:lang w:val="en-US" w:eastAsia="ru-RU"/>
                  <w:rPrChange w:author="Andreyeva, Julia" w:date="2022-03-18T14:14:00Z" w:id="10976">
                    <w:rPr>
                      <w:rFonts w:ascii="Segoe UI" w:hAnsi="Segoe UI" w:eastAsia="Times New Roman" w:cs="Segoe UI"/>
                      <w:color w:val="00857E" w:themeColor="accent3" w:themeShade="BF"/>
                      <w:sz w:val="21"/>
                      <w:szCs w:val="21"/>
                      <w:lang w:val="en-US" w:eastAsia="ru-RU"/>
                    </w:rPr>
                  </w:rPrChange>
                </w:rPr>
                <w:t xml:space="preserve">Execute query and select any account of type wholesaler and click on Ok button: Pick applet </w:t>
              </w:r>
            </w:ins>
            <w:ins w:author="Andreyeva, Julia" w:date="2022-03-21T14:03:00Z" w:id="10977">
              <w:r w:rsidRPr="002674DA" w:rsidR="00605C10">
                <w:rPr>
                  <w:rFonts w:ascii="Segoe UI" w:hAnsi="Segoe UI" w:eastAsia="Times New Roman" w:cs="Segoe UI"/>
                  <w:sz w:val="21"/>
                  <w:szCs w:val="21"/>
                  <w:lang w:val="en-US" w:eastAsia="ru-RU"/>
                </w:rPr>
                <w:t>disappears,</w:t>
              </w:r>
            </w:ins>
            <w:ins w:author="Andreyeva, Julia" w:date="2022-03-16T13:46:00Z" w:id="10978">
              <w:r w:rsidRPr="002674DA">
                <w:rPr>
                  <w:rFonts w:ascii="Segoe UI" w:hAnsi="Segoe UI" w:eastAsia="Times New Roman" w:cs="Segoe UI"/>
                  <w:sz w:val="21"/>
                  <w:szCs w:val="21"/>
                  <w:lang w:val="en-US" w:eastAsia="ru-RU"/>
                  <w:rPrChange w:author="Andreyeva, Julia" w:date="2022-03-18T14:14:00Z" w:id="10979">
                    <w:rPr>
                      <w:rFonts w:ascii="Segoe UI" w:hAnsi="Segoe UI" w:eastAsia="Times New Roman" w:cs="Segoe UI"/>
                      <w:color w:val="00857E" w:themeColor="accent3" w:themeShade="BF"/>
                      <w:sz w:val="21"/>
                      <w:szCs w:val="21"/>
                      <w:lang w:val="en-US" w:eastAsia="ru-RU"/>
                    </w:rPr>
                  </w:rPrChange>
                </w:rPr>
                <w:t xml:space="preserve"> and account is added on second applet</w:t>
              </w:r>
            </w:ins>
          </w:p>
        </w:tc>
      </w:tr>
      <w:tr w:rsidRPr="006F1854" w:rsidR="00621C74" w:rsidTr="00220EF9" w14:paraId="14643C44" w14:textId="77777777">
        <w:trPr>
          <w:ins w:author="Andreyeva, Julia" w:date="2022-03-16T13:46:00Z" w:id="10980"/>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81">
              <w:tcPr>
                <w:tcW w:w="2155" w:type="dxa"/>
              </w:tcPr>
            </w:tcPrChange>
          </w:tcPr>
          <w:p w:rsidRPr="002674DA" w:rsidR="00621C74" w:rsidP="00DF1D7F" w:rsidRDefault="00621C74" w14:paraId="553B8A44" w14:textId="77777777">
            <w:pPr>
              <w:pStyle w:val="BodyText"/>
              <w:spacing w:line="259" w:lineRule="auto"/>
              <w:rPr>
                <w:ins w:author="Andreyeva, Julia" w:date="2022-03-16T13:46:00Z" w:id="10982"/>
                <w:rFonts w:ascii="Arial" w:hAnsi="Arial" w:cs="Arial"/>
                <w:szCs w:val="28"/>
                <w:lang w:eastAsia="fr-FR"/>
                <w:rPrChange w:author="Andreyeva, Julia" w:date="2022-03-18T14:14:00Z" w:id="10983">
                  <w:rPr>
                    <w:ins w:author="Andreyeva, Julia" w:date="2022-03-16T13:46:00Z" w:id="10984"/>
                    <w:rFonts w:ascii="Arial" w:hAnsi="Arial" w:cs="Arial"/>
                    <w:color w:val="00857E" w:themeColor="accent3" w:themeShade="BF"/>
                    <w:szCs w:val="28"/>
                    <w:lang w:eastAsia="fr-FR"/>
                  </w:rPr>
                </w:rPrChange>
              </w:rPr>
            </w:pPr>
          </w:p>
        </w:tc>
        <w:tc>
          <w:tcPr>
            <w:tcW w:w="0" w:type="dxa"/>
            <w:tcPrChange w:author="Andreyeva, Julia" w:date="2022-03-16T14:40:00Z" w:id="10985">
              <w:tcPr>
                <w:tcW w:w="2160" w:type="dxa"/>
              </w:tcPr>
            </w:tcPrChange>
          </w:tcPr>
          <w:p w:rsidRPr="002674DA" w:rsidR="00621C74" w:rsidP="00DF1D7F" w:rsidRDefault="00621C74" w14:paraId="68343289"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0986"/>
                <w:rFonts w:ascii="Arial" w:hAnsi="Arial" w:cs="Arial"/>
                <w:szCs w:val="28"/>
                <w:lang w:eastAsia="fr-FR"/>
                <w:rPrChange w:author="Andreyeva, Julia" w:date="2022-03-18T14:14:00Z" w:id="10987">
                  <w:rPr>
                    <w:ins w:author="Andreyeva, Julia" w:date="2022-03-16T13:46:00Z" w:id="10988"/>
                    <w:rFonts w:ascii="Arial" w:hAnsi="Arial" w:cs="Arial"/>
                    <w:color w:val="00857E" w:themeColor="accent3" w:themeShade="BF"/>
                    <w:szCs w:val="28"/>
                    <w:lang w:eastAsia="fr-FR"/>
                  </w:rPr>
                </w:rPrChange>
              </w:rPr>
            </w:pPr>
          </w:p>
        </w:tc>
        <w:tc>
          <w:tcPr>
            <w:tcW w:w="5745" w:type="dxa"/>
            <w:tcPrChange w:author="Andreyeva, Julia" w:date="2022-03-16T14:40:00Z" w:id="10989">
              <w:tcPr>
                <w:tcW w:w="5319" w:type="dxa"/>
              </w:tcPr>
            </w:tcPrChange>
          </w:tcPr>
          <w:p w:rsidRPr="002674DA" w:rsidR="00621C74" w:rsidP="00DF1D7F" w:rsidRDefault="00621C74" w14:paraId="358397D3"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0990"/>
                <w:rFonts w:cstheme="minorHAnsi"/>
                <w:szCs w:val="20"/>
                <w:lang w:eastAsia="fr-FR"/>
                <w:rPrChange w:author="Andreyeva, Julia" w:date="2022-03-18T14:14:00Z" w:id="10991">
                  <w:rPr>
                    <w:ins w:author="Andreyeva, Julia" w:date="2022-03-16T13:46:00Z" w:id="10992"/>
                    <w:rFonts w:cstheme="minorHAnsi"/>
                    <w:color w:val="00857E" w:themeColor="accent3" w:themeShade="BF"/>
                    <w:szCs w:val="20"/>
                    <w:lang w:eastAsia="fr-FR"/>
                  </w:rPr>
                </w:rPrChange>
              </w:rPr>
            </w:pPr>
            <w:ins w:author="Andreyeva, Julia" w:date="2022-03-16T13:46:00Z" w:id="10993">
              <w:r w:rsidRPr="002674DA">
                <w:rPr>
                  <w:rFonts w:ascii="Segoe UI" w:hAnsi="Segoe UI" w:eastAsia="Times New Roman" w:cs="Segoe UI"/>
                  <w:sz w:val="21"/>
                  <w:szCs w:val="21"/>
                  <w:lang w:val="en-US" w:eastAsia="ru-RU"/>
                  <w:rPrChange w:author="Andreyeva, Julia" w:date="2022-03-18T14:14:00Z" w:id="10994">
                    <w:rPr>
                      <w:rFonts w:ascii="Segoe UI" w:hAnsi="Segoe UI" w:eastAsia="Times New Roman" w:cs="Segoe UI"/>
                      <w:color w:val="00857E" w:themeColor="accent3" w:themeShade="BF"/>
                      <w:sz w:val="21"/>
                      <w:szCs w:val="21"/>
                      <w:lang w:val="en-US" w:eastAsia="ru-RU"/>
                    </w:rPr>
                  </w:rPrChange>
                </w:rPr>
                <w:t>Navigate to Site Map: A view with a list of all available screens (responsibility-dependent) will be displayed.</w:t>
              </w:r>
            </w:ins>
          </w:p>
        </w:tc>
      </w:tr>
      <w:tr w:rsidRPr="006F1854" w:rsidR="00621C74" w:rsidTr="00220EF9" w14:paraId="1BCF5E2E" w14:textId="77777777">
        <w:trPr>
          <w:ins w:author="Andreyeva, Julia" w:date="2022-03-16T13:46:00Z" w:id="10995"/>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0996">
              <w:tcPr>
                <w:tcW w:w="2155" w:type="dxa"/>
              </w:tcPr>
            </w:tcPrChange>
          </w:tcPr>
          <w:p w:rsidRPr="002674DA" w:rsidR="00621C74" w:rsidP="00DF1D7F" w:rsidRDefault="00621C74" w14:paraId="6468C289" w14:textId="77777777">
            <w:pPr>
              <w:pStyle w:val="BodyText"/>
              <w:spacing w:line="259" w:lineRule="auto"/>
              <w:rPr>
                <w:ins w:author="Andreyeva, Julia" w:date="2022-03-16T13:46:00Z" w:id="10997"/>
                <w:rFonts w:ascii="Arial" w:hAnsi="Arial" w:cs="Arial"/>
                <w:szCs w:val="28"/>
                <w:lang w:eastAsia="fr-FR"/>
                <w:rPrChange w:author="Andreyeva, Julia" w:date="2022-03-18T14:14:00Z" w:id="10998">
                  <w:rPr>
                    <w:ins w:author="Andreyeva, Julia" w:date="2022-03-16T13:46:00Z" w:id="10999"/>
                    <w:rFonts w:ascii="Arial" w:hAnsi="Arial" w:cs="Arial"/>
                    <w:color w:val="00857E" w:themeColor="accent3" w:themeShade="BF"/>
                    <w:szCs w:val="28"/>
                    <w:lang w:eastAsia="fr-FR"/>
                  </w:rPr>
                </w:rPrChange>
              </w:rPr>
            </w:pPr>
          </w:p>
        </w:tc>
        <w:tc>
          <w:tcPr>
            <w:tcW w:w="0" w:type="dxa"/>
            <w:tcPrChange w:author="Andreyeva, Julia" w:date="2022-03-16T14:40:00Z" w:id="11000">
              <w:tcPr>
                <w:tcW w:w="2160" w:type="dxa"/>
              </w:tcPr>
            </w:tcPrChange>
          </w:tcPr>
          <w:p w:rsidRPr="002674DA" w:rsidR="00621C74" w:rsidP="00DF1D7F" w:rsidRDefault="00621C74" w14:paraId="21FBE6B3"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01"/>
                <w:rFonts w:ascii="Arial" w:hAnsi="Arial" w:cs="Arial"/>
                <w:szCs w:val="28"/>
                <w:lang w:eastAsia="fr-FR"/>
                <w:rPrChange w:author="Andreyeva, Julia" w:date="2022-03-18T14:14:00Z" w:id="11002">
                  <w:rPr>
                    <w:ins w:author="Andreyeva, Julia" w:date="2022-03-16T13:46:00Z" w:id="11003"/>
                    <w:rFonts w:ascii="Arial" w:hAnsi="Arial" w:cs="Arial"/>
                    <w:color w:val="00857E" w:themeColor="accent3" w:themeShade="BF"/>
                    <w:szCs w:val="28"/>
                    <w:lang w:eastAsia="fr-FR"/>
                  </w:rPr>
                </w:rPrChange>
              </w:rPr>
            </w:pPr>
          </w:p>
        </w:tc>
        <w:tc>
          <w:tcPr>
            <w:tcW w:w="5745" w:type="dxa"/>
            <w:tcPrChange w:author="Andreyeva, Julia" w:date="2022-03-16T14:40:00Z" w:id="11004">
              <w:tcPr>
                <w:tcW w:w="5319" w:type="dxa"/>
              </w:tcPr>
            </w:tcPrChange>
          </w:tcPr>
          <w:p w:rsidRPr="002674DA" w:rsidR="00621C74" w:rsidP="00DF1D7F" w:rsidRDefault="00621C74" w14:paraId="57CE2E34"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005"/>
                <w:rFonts w:cstheme="minorHAnsi"/>
                <w:szCs w:val="20"/>
                <w:lang w:eastAsia="fr-FR"/>
                <w:rPrChange w:author="Andreyeva, Julia" w:date="2022-03-18T14:14:00Z" w:id="11006">
                  <w:rPr>
                    <w:ins w:author="Andreyeva, Julia" w:date="2022-03-16T13:46:00Z" w:id="11007"/>
                    <w:rFonts w:cstheme="minorHAnsi"/>
                    <w:color w:val="00857E" w:themeColor="accent3" w:themeShade="BF"/>
                    <w:szCs w:val="20"/>
                    <w:lang w:eastAsia="fr-FR"/>
                  </w:rPr>
                </w:rPrChange>
              </w:rPr>
            </w:pPr>
            <w:ins w:author="Andreyeva, Julia" w:date="2022-03-16T13:46:00Z" w:id="11008">
              <w:r w:rsidRPr="002674DA">
                <w:rPr>
                  <w:rFonts w:ascii="Segoe UI" w:hAnsi="Segoe UI" w:eastAsia="Times New Roman" w:cs="Segoe UI"/>
                  <w:sz w:val="21"/>
                  <w:szCs w:val="21"/>
                  <w:lang w:val="en-US" w:eastAsia="ru-RU"/>
                  <w:rPrChange w:author="Andreyeva, Julia" w:date="2022-03-18T14:14:00Z" w:id="11009">
                    <w:rPr>
                      <w:rFonts w:ascii="Segoe UI" w:hAnsi="Segoe UI" w:eastAsia="Times New Roman" w:cs="Segoe UI"/>
                      <w:color w:val="00857E" w:themeColor="accent3" w:themeShade="BF"/>
                      <w:sz w:val="21"/>
                      <w:szCs w:val="21"/>
                      <w:lang w:val="en-US" w:eastAsia="ru-RU"/>
                    </w:rPr>
                  </w:rPrChange>
                </w:rPr>
                <w:t>Click on Service Orders and click on Service Orders List link: User is navigated to Service Orders List view</w:t>
              </w:r>
            </w:ins>
          </w:p>
        </w:tc>
      </w:tr>
      <w:tr w:rsidRPr="006F1854" w:rsidR="00621C74" w:rsidTr="00220EF9" w14:paraId="2FE83149" w14:textId="77777777">
        <w:trPr>
          <w:ins w:author="Andreyeva, Julia" w:date="2022-03-16T13:46:00Z" w:id="11010"/>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011">
              <w:tcPr>
                <w:tcW w:w="2155" w:type="dxa"/>
              </w:tcPr>
            </w:tcPrChange>
          </w:tcPr>
          <w:p w:rsidRPr="002674DA" w:rsidR="00621C74" w:rsidP="00DF1D7F" w:rsidRDefault="00621C74" w14:paraId="7D5CC3A7" w14:textId="77777777">
            <w:pPr>
              <w:pStyle w:val="BodyText"/>
              <w:spacing w:line="259" w:lineRule="auto"/>
              <w:rPr>
                <w:ins w:author="Andreyeva, Julia" w:date="2022-03-16T13:46:00Z" w:id="11012"/>
                <w:rFonts w:ascii="Arial" w:hAnsi="Arial" w:cs="Arial"/>
                <w:szCs w:val="28"/>
                <w:lang w:eastAsia="fr-FR"/>
                <w:rPrChange w:author="Andreyeva, Julia" w:date="2022-03-18T14:14:00Z" w:id="11013">
                  <w:rPr>
                    <w:ins w:author="Andreyeva, Julia" w:date="2022-03-16T13:46:00Z" w:id="11014"/>
                    <w:rFonts w:ascii="Arial" w:hAnsi="Arial" w:cs="Arial"/>
                    <w:color w:val="00857E" w:themeColor="accent3" w:themeShade="BF"/>
                    <w:szCs w:val="28"/>
                    <w:lang w:eastAsia="fr-FR"/>
                  </w:rPr>
                </w:rPrChange>
              </w:rPr>
            </w:pPr>
          </w:p>
        </w:tc>
        <w:tc>
          <w:tcPr>
            <w:tcW w:w="0" w:type="dxa"/>
            <w:tcPrChange w:author="Andreyeva, Julia" w:date="2022-03-16T14:40:00Z" w:id="11015">
              <w:tcPr>
                <w:tcW w:w="2160" w:type="dxa"/>
              </w:tcPr>
            </w:tcPrChange>
          </w:tcPr>
          <w:p w:rsidRPr="002674DA" w:rsidR="00621C74" w:rsidP="00DF1D7F" w:rsidRDefault="00621C74" w14:paraId="6ACADFAB"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16"/>
                <w:rFonts w:ascii="Arial" w:hAnsi="Arial" w:cs="Arial"/>
                <w:szCs w:val="28"/>
                <w:lang w:eastAsia="fr-FR"/>
                <w:rPrChange w:author="Andreyeva, Julia" w:date="2022-03-18T14:14:00Z" w:id="11017">
                  <w:rPr>
                    <w:ins w:author="Andreyeva, Julia" w:date="2022-03-16T13:46:00Z" w:id="11018"/>
                    <w:rFonts w:ascii="Arial" w:hAnsi="Arial" w:cs="Arial"/>
                    <w:color w:val="00857E" w:themeColor="accent3" w:themeShade="BF"/>
                    <w:szCs w:val="28"/>
                    <w:lang w:eastAsia="fr-FR"/>
                  </w:rPr>
                </w:rPrChange>
              </w:rPr>
            </w:pPr>
          </w:p>
        </w:tc>
        <w:tc>
          <w:tcPr>
            <w:tcW w:w="5745" w:type="dxa"/>
            <w:tcPrChange w:author="Andreyeva, Julia" w:date="2022-03-16T14:40:00Z" w:id="11019">
              <w:tcPr>
                <w:tcW w:w="5319" w:type="dxa"/>
              </w:tcPr>
            </w:tcPrChange>
          </w:tcPr>
          <w:p w:rsidRPr="002674DA" w:rsidR="00621C74" w:rsidP="00DF1D7F" w:rsidRDefault="00621C74" w14:paraId="03F382A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020"/>
                <w:rFonts w:cstheme="minorHAnsi"/>
                <w:i/>
                <w:iCs/>
                <w:szCs w:val="20"/>
                <w:lang w:eastAsia="fr-FR"/>
                <w:rPrChange w:author="Andreyeva, Julia" w:date="2022-03-18T14:14:00Z" w:id="11021">
                  <w:rPr>
                    <w:ins w:author="Andreyeva, Julia" w:date="2022-03-16T13:46:00Z" w:id="11022"/>
                    <w:rFonts w:cstheme="minorHAnsi"/>
                    <w:i/>
                    <w:iCs/>
                    <w:color w:val="00857E" w:themeColor="accent3" w:themeShade="BF"/>
                    <w:szCs w:val="20"/>
                    <w:lang w:eastAsia="fr-FR"/>
                  </w:rPr>
                </w:rPrChange>
              </w:rPr>
            </w:pPr>
            <w:ins w:author="Andreyeva, Julia" w:date="2022-03-16T13:46:00Z" w:id="11023">
              <w:r w:rsidRPr="002674DA">
                <w:rPr>
                  <w:rFonts w:ascii="Segoe UI" w:hAnsi="Segoe UI" w:eastAsia="Times New Roman" w:cs="Segoe UI"/>
                  <w:i/>
                  <w:iCs/>
                  <w:sz w:val="21"/>
                  <w:szCs w:val="21"/>
                  <w:lang w:val="en-US" w:eastAsia="ru-RU"/>
                  <w:rPrChange w:author="Andreyeva, Julia" w:date="2022-03-18T14:14:00Z" w:id="11024">
                    <w:rPr>
                      <w:rFonts w:ascii="Segoe UI" w:hAnsi="Segoe UI" w:eastAsia="Times New Roman" w:cs="Segoe UI"/>
                      <w:i/>
                      <w:iCs/>
                      <w:color w:val="00857E" w:themeColor="accent3" w:themeShade="BF"/>
                      <w:sz w:val="21"/>
                      <w:szCs w:val="21"/>
                      <w:lang w:val="en-US" w:eastAsia="ru-RU"/>
                    </w:rPr>
                  </w:rPrChange>
                </w:rPr>
                <w:t xml:space="preserve">On the top, </w:t>
              </w:r>
              <w:proofErr w:type="gramStart"/>
              <w:r w:rsidRPr="002674DA">
                <w:rPr>
                  <w:rFonts w:ascii="Segoe UI" w:hAnsi="Segoe UI" w:eastAsia="Times New Roman" w:cs="Segoe UI"/>
                  <w:i/>
                  <w:iCs/>
                  <w:sz w:val="21"/>
                  <w:szCs w:val="21"/>
                  <w:lang w:val="en-US" w:eastAsia="ru-RU"/>
                  <w:rPrChange w:author="Andreyeva, Julia" w:date="2022-03-18T14:14:00Z" w:id="11025">
                    <w:rPr>
                      <w:rFonts w:ascii="Segoe UI" w:hAnsi="Segoe UI" w:eastAsia="Times New Roman" w:cs="Segoe UI"/>
                      <w:i/>
                      <w:iCs/>
                      <w:color w:val="00857E" w:themeColor="accent3" w:themeShade="BF"/>
                      <w:sz w:val="21"/>
                      <w:szCs w:val="21"/>
                      <w:lang w:val="en-US" w:eastAsia="ru-RU"/>
                    </w:rPr>
                  </w:rPrChange>
                </w:rPr>
                <w:t>Click</w:t>
              </w:r>
              <w:proofErr w:type="gramEnd"/>
              <w:r w:rsidRPr="002674DA">
                <w:rPr>
                  <w:rFonts w:ascii="Segoe UI" w:hAnsi="Segoe UI" w:eastAsia="Times New Roman" w:cs="Segoe UI"/>
                  <w:i/>
                  <w:iCs/>
                  <w:sz w:val="21"/>
                  <w:szCs w:val="21"/>
                  <w:lang w:val="en-US" w:eastAsia="ru-RU"/>
                  <w:rPrChange w:author="Andreyeva, Julia" w:date="2022-03-18T14:14:00Z" w:id="11026">
                    <w:rPr>
                      <w:rFonts w:ascii="Segoe UI" w:hAnsi="Segoe UI" w:eastAsia="Times New Roman" w:cs="Segoe UI"/>
                      <w:i/>
                      <w:iCs/>
                      <w:color w:val="00857E" w:themeColor="accent3" w:themeShade="BF"/>
                      <w:sz w:val="21"/>
                      <w:szCs w:val="21"/>
                      <w:lang w:val="en-US" w:eastAsia="ru-RU"/>
                    </w:rPr>
                  </w:rPrChange>
                </w:rPr>
                <w:t xml:space="preserve"> on the new button to create a new Service Orders, fill in the required fields and save record Account Name = CHG212943_Accnt Type = </w:t>
              </w:r>
              <w:r w:rsidRPr="002674DA">
                <w:rPr>
                  <w:rFonts w:ascii="Arial" w:hAnsi="Arial" w:eastAsia="Times New Roman" w:cs="Arial"/>
                  <w:i/>
                  <w:iCs/>
                  <w:sz w:val="20"/>
                  <w:szCs w:val="20"/>
                  <w:lang w:eastAsia="ru-RU"/>
                  <w:rPrChange w:author="Andreyeva, Julia" w:date="2022-03-18T14:14:00Z" w:id="11027">
                    <w:rPr>
                      <w:rFonts w:ascii="Arial" w:hAnsi="Arial" w:eastAsia="Times New Roman" w:cs="Arial"/>
                      <w:i/>
                      <w:iCs/>
                      <w:color w:val="00857E" w:themeColor="accent3" w:themeShade="BF"/>
                      <w:sz w:val="20"/>
                      <w:szCs w:val="20"/>
                      <w:lang w:eastAsia="ru-RU"/>
                    </w:rPr>
                  </w:rPrChange>
                </w:rPr>
                <w:t>Stock Receive</w:t>
              </w:r>
              <w:r w:rsidRPr="002674DA">
                <w:rPr>
                  <w:rFonts w:ascii="Segoe UI" w:hAnsi="Segoe UI" w:eastAsia="Times New Roman" w:cs="Segoe UI"/>
                  <w:i/>
                  <w:iCs/>
                  <w:sz w:val="21"/>
                  <w:szCs w:val="21"/>
                  <w:lang w:val="en-US" w:eastAsia="ru-RU"/>
                  <w:rPrChange w:author="Andreyeva, Julia" w:date="2022-03-18T14:14:00Z" w:id="11028">
                    <w:rPr>
                      <w:rFonts w:ascii="Segoe UI" w:hAnsi="Segoe UI" w:eastAsia="Times New Roman" w:cs="Segoe UI"/>
                      <w:i/>
                      <w:iCs/>
                      <w:color w:val="00857E" w:themeColor="accent3" w:themeShade="BF"/>
                      <w:sz w:val="21"/>
                      <w:szCs w:val="21"/>
                      <w:lang w:val="en-US" w:eastAsia="ru-RU"/>
                    </w:rPr>
                  </w:rPrChange>
                </w:rPr>
                <w:t> (ESN value = '</w:t>
              </w:r>
              <w:proofErr w:type="spellStart"/>
              <w:r w:rsidRPr="002674DA">
                <w:rPr>
                  <w:rFonts w:ascii="Segoe UI" w:hAnsi="Segoe UI" w:eastAsia="Times New Roman" w:cs="Segoe UI"/>
                  <w:i/>
                  <w:iCs/>
                  <w:sz w:val="21"/>
                  <w:szCs w:val="21"/>
                  <w:lang w:val="en-US" w:eastAsia="ru-RU"/>
                  <w:rPrChange w:author="Andreyeva, Julia" w:date="2022-03-18T14:14:00Z" w:id="11029">
                    <w:rPr>
                      <w:rFonts w:ascii="Segoe UI" w:hAnsi="Segoe UI" w:eastAsia="Times New Roman" w:cs="Segoe UI"/>
                      <w:i/>
                      <w:iCs/>
                      <w:color w:val="00857E" w:themeColor="accent3" w:themeShade="BF"/>
                      <w:sz w:val="21"/>
                      <w:szCs w:val="21"/>
                      <w:lang w:val="en-US" w:eastAsia="ru-RU"/>
                    </w:rPr>
                  </w:rPrChange>
                </w:rPr>
                <w:t>Recibida</w:t>
              </w:r>
              <w:proofErr w:type="spellEnd"/>
              <w:r w:rsidRPr="002674DA">
                <w:rPr>
                  <w:rFonts w:ascii="Segoe UI" w:hAnsi="Segoe UI" w:eastAsia="Times New Roman" w:cs="Segoe UI"/>
                  <w:i/>
                  <w:iCs/>
                  <w:sz w:val="21"/>
                  <w:szCs w:val="21"/>
                  <w:lang w:val="en-US" w:eastAsia="ru-RU"/>
                  <w:rPrChange w:author="Andreyeva, Julia" w:date="2022-03-18T14:14:00Z" w:id="11030">
                    <w:rPr>
                      <w:rFonts w:ascii="Segoe UI" w:hAnsi="Segoe UI" w:eastAsia="Times New Roman" w:cs="Segoe UI"/>
                      <w:i/>
                      <w:iCs/>
                      <w:color w:val="00857E" w:themeColor="accent3" w:themeShade="BF"/>
                      <w:sz w:val="21"/>
                      <w:szCs w:val="21"/>
                      <w:lang w:val="en-US" w:eastAsia="ru-RU"/>
                    </w:rPr>
                  </w:rPrChange>
                </w:rPr>
                <w:t xml:space="preserve"> de stock': Record is saved Successfully. There is NO error: c</w:t>
              </w:r>
              <w:r w:rsidRPr="002674DA">
                <w:rPr>
                  <w:rFonts w:ascii="Segoe UI" w:hAnsi="Segoe UI" w:eastAsia="Times New Roman" w:cs="Segoe UI"/>
                  <w:sz w:val="21"/>
                  <w:szCs w:val="21"/>
                  <w:lang w:val="en-US" w:eastAsia="ru-RU"/>
                  <w:rPrChange w:author="Andreyeva, Julia" w:date="2022-03-18T14:14:00Z" w:id="11031">
                    <w:rPr>
                      <w:rFonts w:ascii="Segoe UI" w:hAnsi="Segoe UI" w:eastAsia="Times New Roman" w:cs="Segoe UI"/>
                      <w:color w:val="00857E" w:themeColor="accent3" w:themeShade="BF"/>
                      <w:sz w:val="21"/>
                      <w:szCs w:val="21"/>
                      <w:lang w:val="en-US" w:eastAsia="ru-RU"/>
                    </w:rPr>
                  </w:rPrChange>
                </w:rPr>
                <w:t>omments: An error is displayed when new button is pressed</w:t>
              </w:r>
            </w:ins>
          </w:p>
        </w:tc>
      </w:tr>
      <w:tr w:rsidRPr="006F1854" w:rsidR="00621C74" w:rsidTr="00220EF9" w14:paraId="3FBEE0E0" w14:textId="77777777">
        <w:trPr>
          <w:ins w:author="Andreyeva, Julia" w:date="2022-03-16T13:46:00Z" w:id="1103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033">
              <w:tcPr>
                <w:tcW w:w="2155" w:type="dxa"/>
              </w:tcPr>
            </w:tcPrChange>
          </w:tcPr>
          <w:p w:rsidRPr="002674DA" w:rsidR="00621C74" w:rsidP="00DF1D7F" w:rsidRDefault="00621C74" w14:paraId="79B79795" w14:textId="77777777">
            <w:pPr>
              <w:pStyle w:val="BodyText"/>
              <w:spacing w:line="259" w:lineRule="auto"/>
              <w:rPr>
                <w:ins w:author="Andreyeva, Julia" w:date="2022-03-16T13:46:00Z" w:id="11034"/>
                <w:rFonts w:ascii="Arial" w:hAnsi="Arial" w:cs="Arial"/>
                <w:szCs w:val="28"/>
                <w:lang w:eastAsia="fr-FR"/>
                <w:rPrChange w:author="Andreyeva, Julia" w:date="2022-03-18T14:14:00Z" w:id="11035">
                  <w:rPr>
                    <w:ins w:author="Andreyeva, Julia" w:date="2022-03-16T13:46:00Z" w:id="11036"/>
                    <w:rFonts w:ascii="Arial" w:hAnsi="Arial" w:cs="Arial"/>
                    <w:color w:val="00857E" w:themeColor="accent3" w:themeShade="BF"/>
                    <w:szCs w:val="28"/>
                    <w:lang w:eastAsia="fr-FR"/>
                  </w:rPr>
                </w:rPrChange>
              </w:rPr>
            </w:pPr>
          </w:p>
        </w:tc>
        <w:tc>
          <w:tcPr>
            <w:tcW w:w="0" w:type="dxa"/>
            <w:tcPrChange w:author="Andreyeva, Julia" w:date="2022-03-16T14:40:00Z" w:id="11037">
              <w:tcPr>
                <w:tcW w:w="2160" w:type="dxa"/>
              </w:tcPr>
            </w:tcPrChange>
          </w:tcPr>
          <w:p w:rsidRPr="002674DA" w:rsidR="00621C74" w:rsidP="00DF1D7F" w:rsidRDefault="00621C74" w14:paraId="133F15B5"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38"/>
                <w:rFonts w:ascii="Arial" w:hAnsi="Arial" w:cs="Arial"/>
                <w:szCs w:val="28"/>
                <w:lang w:eastAsia="fr-FR"/>
                <w:rPrChange w:author="Andreyeva, Julia" w:date="2022-03-18T14:14:00Z" w:id="11039">
                  <w:rPr>
                    <w:ins w:author="Andreyeva, Julia" w:date="2022-03-16T13:46:00Z" w:id="11040"/>
                    <w:rFonts w:ascii="Arial" w:hAnsi="Arial" w:cs="Arial"/>
                    <w:color w:val="00857E" w:themeColor="accent3" w:themeShade="BF"/>
                    <w:szCs w:val="28"/>
                    <w:lang w:eastAsia="fr-FR"/>
                  </w:rPr>
                </w:rPrChange>
              </w:rPr>
            </w:pPr>
          </w:p>
        </w:tc>
        <w:tc>
          <w:tcPr>
            <w:tcW w:w="5745" w:type="dxa"/>
            <w:tcPrChange w:author="Andreyeva, Julia" w:date="2022-03-16T14:40:00Z" w:id="11041">
              <w:tcPr>
                <w:tcW w:w="5319" w:type="dxa"/>
              </w:tcPr>
            </w:tcPrChange>
          </w:tcPr>
          <w:p w:rsidRPr="002674DA" w:rsidR="00621C74" w:rsidP="00DF1D7F" w:rsidRDefault="00621C74" w14:paraId="76308DDA"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042"/>
                <w:rFonts w:cstheme="minorHAnsi"/>
                <w:szCs w:val="20"/>
                <w:lang w:eastAsia="fr-FR"/>
                <w:rPrChange w:author="Andreyeva, Julia" w:date="2022-03-18T14:14:00Z" w:id="11043">
                  <w:rPr>
                    <w:ins w:author="Andreyeva, Julia" w:date="2022-03-16T13:46:00Z" w:id="11044"/>
                    <w:rFonts w:cstheme="minorHAnsi"/>
                    <w:color w:val="00857E" w:themeColor="accent3" w:themeShade="BF"/>
                    <w:szCs w:val="20"/>
                    <w:lang w:eastAsia="fr-FR"/>
                  </w:rPr>
                </w:rPrChange>
              </w:rPr>
            </w:pPr>
            <w:ins w:author="Andreyeva, Julia" w:date="2022-03-16T13:46:00Z" w:id="11045">
              <w:r w:rsidRPr="002674DA">
                <w:rPr>
                  <w:rFonts w:ascii="Segoe UI" w:hAnsi="Segoe UI" w:eastAsia="Times New Roman" w:cs="Segoe UI"/>
                  <w:sz w:val="21"/>
                  <w:szCs w:val="21"/>
                  <w:lang w:val="en-US" w:eastAsia="ru-RU"/>
                  <w:rPrChange w:author="Andreyeva, Julia" w:date="2022-03-18T14:14:00Z" w:id="11046">
                    <w:rPr>
                      <w:rFonts w:ascii="Segoe UI" w:hAnsi="Segoe UI" w:eastAsia="Times New Roman" w:cs="Segoe UI"/>
                      <w:color w:val="00857E" w:themeColor="accent3" w:themeShade="BF"/>
                      <w:sz w:val="21"/>
                      <w:szCs w:val="21"/>
                      <w:lang w:val="en-US" w:eastAsia="ru-RU"/>
                    </w:rPr>
                  </w:rPrChange>
                </w:rPr>
                <w:t>Verify that order status = Pending: order status = Pending</w:t>
              </w:r>
            </w:ins>
          </w:p>
        </w:tc>
      </w:tr>
      <w:tr w:rsidRPr="006F1854" w:rsidR="00621C74" w:rsidTr="00220EF9" w14:paraId="114A45B5" w14:textId="77777777">
        <w:trPr>
          <w:ins w:author="Andreyeva, Julia" w:date="2022-03-16T13:46:00Z" w:id="1104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048">
              <w:tcPr>
                <w:tcW w:w="2155" w:type="dxa"/>
              </w:tcPr>
            </w:tcPrChange>
          </w:tcPr>
          <w:p w:rsidRPr="002674DA" w:rsidR="00621C74" w:rsidP="00DF1D7F" w:rsidRDefault="00621C74" w14:paraId="18C5D4CF" w14:textId="77777777">
            <w:pPr>
              <w:pStyle w:val="BodyText"/>
              <w:spacing w:line="259" w:lineRule="auto"/>
              <w:rPr>
                <w:ins w:author="Andreyeva, Julia" w:date="2022-03-16T13:46:00Z" w:id="11049"/>
                <w:rFonts w:ascii="Arial" w:hAnsi="Arial" w:cs="Arial"/>
                <w:szCs w:val="28"/>
                <w:lang w:eastAsia="fr-FR"/>
                <w:rPrChange w:author="Andreyeva, Julia" w:date="2022-03-18T14:14:00Z" w:id="11050">
                  <w:rPr>
                    <w:ins w:author="Andreyeva, Julia" w:date="2022-03-16T13:46:00Z" w:id="11051"/>
                    <w:rFonts w:ascii="Arial" w:hAnsi="Arial" w:cs="Arial"/>
                    <w:color w:val="00857E" w:themeColor="accent3" w:themeShade="BF"/>
                    <w:szCs w:val="28"/>
                    <w:lang w:eastAsia="fr-FR"/>
                  </w:rPr>
                </w:rPrChange>
              </w:rPr>
            </w:pPr>
          </w:p>
        </w:tc>
        <w:tc>
          <w:tcPr>
            <w:tcW w:w="0" w:type="dxa"/>
            <w:tcPrChange w:author="Andreyeva, Julia" w:date="2022-03-16T14:40:00Z" w:id="11052">
              <w:tcPr>
                <w:tcW w:w="2160" w:type="dxa"/>
              </w:tcPr>
            </w:tcPrChange>
          </w:tcPr>
          <w:p w:rsidRPr="002674DA" w:rsidR="00621C74" w:rsidP="00DF1D7F" w:rsidRDefault="00621C74" w14:paraId="7881BE18"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53"/>
                <w:rFonts w:ascii="Arial" w:hAnsi="Arial" w:cs="Arial"/>
                <w:szCs w:val="28"/>
                <w:lang w:eastAsia="fr-FR"/>
                <w:rPrChange w:author="Andreyeva, Julia" w:date="2022-03-18T14:14:00Z" w:id="11054">
                  <w:rPr>
                    <w:ins w:author="Andreyeva, Julia" w:date="2022-03-16T13:46:00Z" w:id="11055"/>
                    <w:rFonts w:ascii="Arial" w:hAnsi="Arial" w:cs="Arial"/>
                    <w:color w:val="00857E" w:themeColor="accent3" w:themeShade="BF"/>
                    <w:szCs w:val="28"/>
                    <w:lang w:eastAsia="fr-FR"/>
                  </w:rPr>
                </w:rPrChange>
              </w:rPr>
            </w:pPr>
          </w:p>
        </w:tc>
        <w:tc>
          <w:tcPr>
            <w:tcW w:w="5745" w:type="dxa"/>
            <w:tcPrChange w:author="Andreyeva, Julia" w:date="2022-03-16T14:40:00Z" w:id="11056">
              <w:tcPr>
                <w:tcW w:w="5319" w:type="dxa"/>
              </w:tcPr>
            </w:tcPrChange>
          </w:tcPr>
          <w:p w:rsidRPr="002674DA" w:rsidR="00621C74" w:rsidP="00DF1D7F" w:rsidRDefault="00621C74" w14:paraId="2466A810"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057"/>
                <w:rFonts w:cstheme="minorHAnsi"/>
                <w:szCs w:val="20"/>
                <w:lang w:eastAsia="fr-FR"/>
                <w:rPrChange w:author="Andreyeva, Julia" w:date="2022-03-18T14:14:00Z" w:id="11058">
                  <w:rPr>
                    <w:ins w:author="Andreyeva, Julia" w:date="2022-03-16T13:46:00Z" w:id="11059"/>
                    <w:rFonts w:cstheme="minorHAnsi"/>
                    <w:color w:val="00857E" w:themeColor="accent3" w:themeShade="BF"/>
                    <w:szCs w:val="20"/>
                    <w:lang w:eastAsia="fr-FR"/>
                  </w:rPr>
                </w:rPrChange>
              </w:rPr>
            </w:pPr>
            <w:ins w:author="Andreyeva, Julia" w:date="2022-03-16T13:46:00Z" w:id="11060">
              <w:r w:rsidRPr="002674DA">
                <w:rPr>
                  <w:rFonts w:ascii="Segoe UI" w:hAnsi="Segoe UI" w:eastAsia="Times New Roman" w:cs="Segoe UI"/>
                  <w:sz w:val="21"/>
                  <w:szCs w:val="21"/>
                  <w:lang w:val="en-US" w:eastAsia="ru-RU"/>
                  <w:rPrChange w:author="Andreyeva, Julia" w:date="2022-03-18T14:14:00Z" w:id="11061">
                    <w:rPr>
                      <w:rFonts w:ascii="Segoe UI" w:hAnsi="Segoe UI" w:eastAsia="Times New Roman" w:cs="Segoe UI"/>
                      <w:color w:val="00857E" w:themeColor="accent3" w:themeShade="BF"/>
                      <w:sz w:val="21"/>
                      <w:szCs w:val="21"/>
                      <w:lang w:val="en-US" w:eastAsia="ru-RU"/>
                    </w:rPr>
                  </w:rPrChange>
                </w:rPr>
                <w:t>Drilldown on the new order: User is navigated to Service Order List &gt; Line Items View</w:t>
              </w:r>
            </w:ins>
          </w:p>
        </w:tc>
      </w:tr>
      <w:tr w:rsidRPr="006F1854" w:rsidR="00621C74" w:rsidTr="00220EF9" w14:paraId="64D71F71" w14:textId="77777777">
        <w:trPr>
          <w:ins w:author="Andreyeva, Julia" w:date="2022-03-16T13:46:00Z" w:id="1106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063">
              <w:tcPr>
                <w:tcW w:w="2155" w:type="dxa"/>
              </w:tcPr>
            </w:tcPrChange>
          </w:tcPr>
          <w:p w:rsidRPr="002674DA" w:rsidR="00621C74" w:rsidP="00DF1D7F" w:rsidRDefault="00621C74" w14:paraId="6960E6B3" w14:textId="77777777">
            <w:pPr>
              <w:pStyle w:val="BodyText"/>
              <w:spacing w:line="259" w:lineRule="auto"/>
              <w:rPr>
                <w:ins w:author="Andreyeva, Julia" w:date="2022-03-16T13:46:00Z" w:id="11064"/>
                <w:rFonts w:ascii="Arial" w:hAnsi="Arial" w:cs="Arial"/>
                <w:szCs w:val="28"/>
                <w:lang w:eastAsia="fr-FR"/>
                <w:rPrChange w:author="Andreyeva, Julia" w:date="2022-03-18T14:14:00Z" w:id="11065">
                  <w:rPr>
                    <w:ins w:author="Andreyeva, Julia" w:date="2022-03-16T13:46:00Z" w:id="11066"/>
                    <w:rFonts w:ascii="Arial" w:hAnsi="Arial" w:cs="Arial"/>
                    <w:color w:val="00857E" w:themeColor="accent3" w:themeShade="BF"/>
                    <w:szCs w:val="28"/>
                    <w:lang w:eastAsia="fr-FR"/>
                  </w:rPr>
                </w:rPrChange>
              </w:rPr>
            </w:pPr>
          </w:p>
        </w:tc>
        <w:tc>
          <w:tcPr>
            <w:tcW w:w="0" w:type="dxa"/>
            <w:tcPrChange w:author="Andreyeva, Julia" w:date="2022-03-16T14:40:00Z" w:id="11067">
              <w:tcPr>
                <w:tcW w:w="2160" w:type="dxa"/>
              </w:tcPr>
            </w:tcPrChange>
          </w:tcPr>
          <w:p w:rsidRPr="002674DA" w:rsidR="00621C74" w:rsidP="00DF1D7F" w:rsidRDefault="00621C74" w14:paraId="457F58D6"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68"/>
                <w:rFonts w:ascii="Arial" w:hAnsi="Arial" w:cs="Arial"/>
                <w:szCs w:val="28"/>
                <w:lang w:eastAsia="fr-FR"/>
                <w:rPrChange w:author="Andreyeva, Julia" w:date="2022-03-18T14:14:00Z" w:id="11069">
                  <w:rPr>
                    <w:ins w:author="Andreyeva, Julia" w:date="2022-03-16T13:46:00Z" w:id="11070"/>
                    <w:rFonts w:ascii="Arial" w:hAnsi="Arial" w:cs="Arial"/>
                    <w:color w:val="00857E" w:themeColor="accent3" w:themeShade="BF"/>
                    <w:szCs w:val="28"/>
                    <w:lang w:eastAsia="fr-FR"/>
                  </w:rPr>
                </w:rPrChange>
              </w:rPr>
            </w:pPr>
          </w:p>
        </w:tc>
        <w:tc>
          <w:tcPr>
            <w:tcW w:w="5745" w:type="dxa"/>
            <w:tcPrChange w:author="Andreyeva, Julia" w:date="2022-03-16T14:40:00Z" w:id="11071">
              <w:tcPr>
                <w:tcW w:w="5319" w:type="dxa"/>
              </w:tcPr>
            </w:tcPrChange>
          </w:tcPr>
          <w:p w:rsidRPr="002674DA" w:rsidR="00621C74" w:rsidP="00DF1D7F" w:rsidRDefault="00621C74" w14:paraId="417FF497"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072"/>
                <w:rFonts w:cstheme="minorHAnsi"/>
                <w:szCs w:val="20"/>
                <w:lang w:eastAsia="fr-FR"/>
                <w:rPrChange w:author="Andreyeva, Julia" w:date="2022-03-18T14:14:00Z" w:id="11073">
                  <w:rPr>
                    <w:ins w:author="Andreyeva, Julia" w:date="2022-03-16T13:46:00Z" w:id="11074"/>
                    <w:rFonts w:cstheme="minorHAnsi"/>
                    <w:color w:val="00857E" w:themeColor="accent3" w:themeShade="BF"/>
                    <w:szCs w:val="20"/>
                    <w:lang w:eastAsia="fr-FR"/>
                  </w:rPr>
                </w:rPrChange>
              </w:rPr>
            </w:pPr>
            <w:ins w:author="Andreyeva, Julia" w:date="2022-03-16T13:46:00Z" w:id="11075">
              <w:r w:rsidRPr="002674DA">
                <w:rPr>
                  <w:rFonts w:ascii="Segoe UI" w:hAnsi="Segoe UI" w:eastAsia="Times New Roman" w:cs="Segoe UI"/>
                  <w:sz w:val="21"/>
                  <w:szCs w:val="21"/>
                  <w:lang w:val="en-US" w:eastAsia="ru-RU"/>
                  <w:rPrChange w:author="Andreyeva, Julia" w:date="2022-03-18T14:14:00Z" w:id="11076">
                    <w:rPr>
                      <w:rFonts w:ascii="Segoe UI" w:hAnsi="Segoe UI" w:eastAsia="Times New Roman" w:cs="Segoe UI"/>
                      <w:color w:val="00857E" w:themeColor="accent3" w:themeShade="BF"/>
                      <w:sz w:val="21"/>
                      <w:szCs w:val="21"/>
                      <w:lang w:val="en-US" w:eastAsia="ru-RU"/>
                    </w:rPr>
                  </w:rPrChange>
                </w:rPr>
                <w:t>On second applet, click on new button: A new line is created</w:t>
              </w:r>
            </w:ins>
          </w:p>
        </w:tc>
      </w:tr>
      <w:tr w:rsidRPr="006F1854" w:rsidR="00621C74" w:rsidTr="00220EF9" w14:paraId="22D665B6" w14:textId="77777777">
        <w:trPr>
          <w:ins w:author="Andreyeva, Julia" w:date="2022-03-16T13:46:00Z" w:id="1107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078">
              <w:tcPr>
                <w:tcW w:w="2155" w:type="dxa"/>
              </w:tcPr>
            </w:tcPrChange>
          </w:tcPr>
          <w:p w:rsidRPr="002674DA" w:rsidR="00621C74" w:rsidP="00DF1D7F" w:rsidRDefault="00621C74" w14:paraId="2BDE230B" w14:textId="77777777">
            <w:pPr>
              <w:pStyle w:val="BodyText"/>
              <w:spacing w:line="259" w:lineRule="auto"/>
              <w:rPr>
                <w:ins w:author="Andreyeva, Julia" w:date="2022-03-16T13:46:00Z" w:id="11079"/>
                <w:rFonts w:ascii="Arial" w:hAnsi="Arial" w:cs="Arial"/>
                <w:szCs w:val="28"/>
                <w:lang w:eastAsia="fr-FR"/>
                <w:rPrChange w:author="Andreyeva, Julia" w:date="2022-03-18T14:14:00Z" w:id="11080">
                  <w:rPr>
                    <w:ins w:author="Andreyeva, Julia" w:date="2022-03-16T13:46:00Z" w:id="11081"/>
                    <w:rFonts w:ascii="Arial" w:hAnsi="Arial" w:cs="Arial"/>
                    <w:color w:val="00857E" w:themeColor="accent3" w:themeShade="BF"/>
                    <w:szCs w:val="28"/>
                    <w:lang w:eastAsia="fr-FR"/>
                  </w:rPr>
                </w:rPrChange>
              </w:rPr>
            </w:pPr>
          </w:p>
        </w:tc>
        <w:tc>
          <w:tcPr>
            <w:tcW w:w="0" w:type="dxa"/>
            <w:tcPrChange w:author="Andreyeva, Julia" w:date="2022-03-16T14:40:00Z" w:id="11082">
              <w:tcPr>
                <w:tcW w:w="2160" w:type="dxa"/>
              </w:tcPr>
            </w:tcPrChange>
          </w:tcPr>
          <w:p w:rsidRPr="002674DA" w:rsidR="00621C74" w:rsidP="00DF1D7F" w:rsidRDefault="00621C74" w14:paraId="03F3338B"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83"/>
                <w:rFonts w:ascii="Arial" w:hAnsi="Arial" w:cs="Arial"/>
                <w:szCs w:val="28"/>
                <w:lang w:eastAsia="fr-FR"/>
                <w:rPrChange w:author="Andreyeva, Julia" w:date="2022-03-18T14:14:00Z" w:id="11084">
                  <w:rPr>
                    <w:ins w:author="Andreyeva, Julia" w:date="2022-03-16T13:46:00Z" w:id="11085"/>
                    <w:rFonts w:ascii="Arial" w:hAnsi="Arial" w:cs="Arial"/>
                    <w:color w:val="00857E" w:themeColor="accent3" w:themeShade="BF"/>
                    <w:szCs w:val="28"/>
                    <w:lang w:eastAsia="fr-FR"/>
                  </w:rPr>
                </w:rPrChange>
              </w:rPr>
            </w:pPr>
          </w:p>
        </w:tc>
        <w:tc>
          <w:tcPr>
            <w:tcW w:w="5745" w:type="dxa"/>
            <w:tcPrChange w:author="Andreyeva, Julia" w:date="2022-03-16T14:40:00Z" w:id="11086">
              <w:tcPr>
                <w:tcW w:w="5319" w:type="dxa"/>
              </w:tcPr>
            </w:tcPrChange>
          </w:tcPr>
          <w:p w:rsidRPr="002674DA" w:rsidR="00621C74" w:rsidP="00DF1D7F" w:rsidRDefault="00621C74" w14:paraId="240D071B"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087"/>
                <w:rFonts w:cstheme="minorHAnsi"/>
                <w:szCs w:val="20"/>
                <w:lang w:eastAsia="fr-FR"/>
                <w:rPrChange w:author="Andreyeva, Julia" w:date="2022-03-18T14:14:00Z" w:id="11088">
                  <w:rPr>
                    <w:ins w:author="Andreyeva, Julia" w:date="2022-03-16T13:46:00Z" w:id="11089"/>
                    <w:rFonts w:cstheme="minorHAnsi"/>
                    <w:color w:val="00857E" w:themeColor="accent3" w:themeShade="BF"/>
                    <w:szCs w:val="20"/>
                    <w:lang w:eastAsia="fr-FR"/>
                  </w:rPr>
                </w:rPrChange>
              </w:rPr>
            </w:pPr>
            <w:ins w:author="Andreyeva, Julia" w:date="2022-03-16T13:46:00Z" w:id="11090">
              <w:r w:rsidRPr="002674DA">
                <w:rPr>
                  <w:rFonts w:ascii="Segoe UI" w:hAnsi="Segoe UI" w:eastAsia="Times New Roman" w:cs="Segoe UI"/>
                  <w:sz w:val="21"/>
                  <w:szCs w:val="21"/>
                  <w:lang w:val="en-US" w:eastAsia="ru-RU"/>
                  <w:rPrChange w:author="Andreyeva, Julia" w:date="2022-03-18T14:14:00Z" w:id="11091">
                    <w:rPr>
                      <w:rFonts w:ascii="Segoe UI" w:hAnsi="Segoe UI" w:eastAsia="Times New Roman" w:cs="Segoe UI"/>
                      <w:color w:val="00857E" w:themeColor="accent3" w:themeShade="BF"/>
                      <w:sz w:val="21"/>
                      <w:szCs w:val="21"/>
                      <w:lang w:val="en-US" w:eastAsia="ru-RU"/>
                    </w:rPr>
                  </w:rPrChange>
                </w:rPr>
                <w:t>Click on the product pick applet icon: Pick Product pick applet pops up</w:t>
              </w:r>
            </w:ins>
          </w:p>
        </w:tc>
      </w:tr>
      <w:tr w:rsidRPr="006F1854" w:rsidR="00621C74" w:rsidTr="00220EF9" w14:paraId="08BE3C5A" w14:textId="77777777">
        <w:trPr>
          <w:ins w:author="Andreyeva, Julia" w:date="2022-03-16T13:46:00Z" w:id="1109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093">
              <w:tcPr>
                <w:tcW w:w="2155" w:type="dxa"/>
              </w:tcPr>
            </w:tcPrChange>
          </w:tcPr>
          <w:p w:rsidRPr="002674DA" w:rsidR="00621C74" w:rsidP="00DF1D7F" w:rsidRDefault="00621C74" w14:paraId="1608B4DC" w14:textId="77777777">
            <w:pPr>
              <w:pStyle w:val="BodyText"/>
              <w:spacing w:line="259" w:lineRule="auto"/>
              <w:rPr>
                <w:ins w:author="Andreyeva, Julia" w:date="2022-03-16T13:46:00Z" w:id="11094"/>
                <w:rFonts w:ascii="Arial" w:hAnsi="Arial" w:cs="Arial"/>
                <w:szCs w:val="28"/>
                <w:lang w:eastAsia="fr-FR"/>
                <w:rPrChange w:author="Andreyeva, Julia" w:date="2022-03-18T14:14:00Z" w:id="11095">
                  <w:rPr>
                    <w:ins w:author="Andreyeva, Julia" w:date="2022-03-16T13:46:00Z" w:id="11096"/>
                    <w:rFonts w:ascii="Arial" w:hAnsi="Arial" w:cs="Arial"/>
                    <w:color w:val="00857E" w:themeColor="accent3" w:themeShade="BF"/>
                    <w:szCs w:val="28"/>
                    <w:lang w:eastAsia="fr-FR"/>
                  </w:rPr>
                </w:rPrChange>
              </w:rPr>
            </w:pPr>
          </w:p>
        </w:tc>
        <w:tc>
          <w:tcPr>
            <w:tcW w:w="0" w:type="dxa"/>
            <w:tcPrChange w:author="Andreyeva, Julia" w:date="2022-03-16T14:40:00Z" w:id="11097">
              <w:tcPr>
                <w:tcW w:w="2160" w:type="dxa"/>
              </w:tcPr>
            </w:tcPrChange>
          </w:tcPr>
          <w:p w:rsidRPr="002674DA" w:rsidR="00621C74" w:rsidP="00DF1D7F" w:rsidRDefault="00621C74" w14:paraId="670F292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098"/>
                <w:rFonts w:ascii="Arial" w:hAnsi="Arial" w:cs="Arial"/>
                <w:szCs w:val="28"/>
                <w:lang w:eastAsia="fr-FR"/>
                <w:rPrChange w:author="Andreyeva, Julia" w:date="2022-03-18T14:14:00Z" w:id="11099">
                  <w:rPr>
                    <w:ins w:author="Andreyeva, Julia" w:date="2022-03-16T13:46:00Z" w:id="11100"/>
                    <w:rFonts w:ascii="Arial" w:hAnsi="Arial" w:cs="Arial"/>
                    <w:color w:val="00857E" w:themeColor="accent3" w:themeShade="BF"/>
                    <w:szCs w:val="28"/>
                    <w:lang w:eastAsia="fr-FR"/>
                  </w:rPr>
                </w:rPrChange>
              </w:rPr>
            </w:pPr>
          </w:p>
        </w:tc>
        <w:tc>
          <w:tcPr>
            <w:tcW w:w="5745" w:type="dxa"/>
            <w:tcPrChange w:author="Andreyeva, Julia" w:date="2022-03-16T14:40:00Z" w:id="11101">
              <w:tcPr>
                <w:tcW w:w="5319" w:type="dxa"/>
              </w:tcPr>
            </w:tcPrChange>
          </w:tcPr>
          <w:p w:rsidRPr="002674DA" w:rsidR="00621C74" w:rsidP="00DF1D7F" w:rsidRDefault="00621C74" w14:paraId="4BAB613D"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102"/>
                <w:rFonts w:cstheme="minorHAnsi"/>
                <w:szCs w:val="20"/>
                <w:lang w:eastAsia="fr-FR"/>
                <w:rPrChange w:author="Andreyeva, Julia" w:date="2022-03-18T14:14:00Z" w:id="11103">
                  <w:rPr>
                    <w:ins w:author="Andreyeva, Julia" w:date="2022-03-16T13:46:00Z" w:id="11104"/>
                    <w:rFonts w:cstheme="minorHAnsi"/>
                    <w:color w:val="00857E" w:themeColor="accent3" w:themeShade="BF"/>
                    <w:szCs w:val="20"/>
                    <w:lang w:eastAsia="fr-FR"/>
                  </w:rPr>
                </w:rPrChange>
              </w:rPr>
            </w:pPr>
            <w:ins w:author="Andreyeva, Julia" w:date="2022-03-16T13:46:00Z" w:id="11105">
              <w:r w:rsidRPr="002674DA">
                <w:rPr>
                  <w:rFonts w:ascii="Segoe UI" w:hAnsi="Segoe UI" w:eastAsia="Times New Roman" w:cs="Segoe UI"/>
                  <w:sz w:val="21"/>
                  <w:szCs w:val="21"/>
                  <w:lang w:val="en-US" w:eastAsia="ru-RU"/>
                  <w:rPrChange w:author="Andreyeva, Julia" w:date="2022-03-18T14:14:00Z" w:id="11106">
                    <w:rPr>
                      <w:rFonts w:ascii="Segoe UI" w:hAnsi="Segoe UI" w:eastAsia="Times New Roman" w:cs="Segoe UI"/>
                      <w:color w:val="00857E" w:themeColor="accent3" w:themeShade="BF"/>
                      <w:sz w:val="21"/>
                      <w:szCs w:val="21"/>
                      <w:lang w:val="en-US" w:eastAsia="ru-RU"/>
                    </w:rPr>
                  </w:rPrChange>
                </w:rPr>
                <w:t>Select any product and click on Ok button: Product is displayed on second applet</w:t>
              </w:r>
            </w:ins>
          </w:p>
        </w:tc>
      </w:tr>
      <w:tr w:rsidRPr="006F1854" w:rsidR="00621C74" w:rsidTr="00220EF9" w14:paraId="24AE9E57" w14:textId="77777777">
        <w:trPr>
          <w:ins w:author="Andreyeva, Julia" w:date="2022-03-16T13:46:00Z" w:id="1110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108">
              <w:tcPr>
                <w:tcW w:w="2155" w:type="dxa"/>
              </w:tcPr>
            </w:tcPrChange>
          </w:tcPr>
          <w:p w:rsidRPr="002674DA" w:rsidR="00621C74" w:rsidP="00DF1D7F" w:rsidRDefault="00621C74" w14:paraId="051DFE59" w14:textId="77777777">
            <w:pPr>
              <w:pStyle w:val="BodyText"/>
              <w:spacing w:line="259" w:lineRule="auto"/>
              <w:rPr>
                <w:ins w:author="Andreyeva, Julia" w:date="2022-03-16T13:46:00Z" w:id="11109"/>
                <w:rFonts w:ascii="Arial" w:hAnsi="Arial" w:cs="Arial"/>
                <w:szCs w:val="28"/>
                <w:lang w:eastAsia="fr-FR"/>
                <w:rPrChange w:author="Andreyeva, Julia" w:date="2022-03-18T14:14:00Z" w:id="11110">
                  <w:rPr>
                    <w:ins w:author="Andreyeva, Julia" w:date="2022-03-16T13:46:00Z" w:id="11111"/>
                    <w:rFonts w:ascii="Arial" w:hAnsi="Arial" w:cs="Arial"/>
                    <w:color w:val="00857E" w:themeColor="accent3" w:themeShade="BF"/>
                    <w:szCs w:val="28"/>
                    <w:lang w:eastAsia="fr-FR"/>
                  </w:rPr>
                </w:rPrChange>
              </w:rPr>
            </w:pPr>
          </w:p>
        </w:tc>
        <w:tc>
          <w:tcPr>
            <w:tcW w:w="0" w:type="dxa"/>
            <w:tcPrChange w:author="Andreyeva, Julia" w:date="2022-03-16T14:40:00Z" w:id="11112">
              <w:tcPr>
                <w:tcW w:w="2160" w:type="dxa"/>
              </w:tcPr>
            </w:tcPrChange>
          </w:tcPr>
          <w:p w:rsidRPr="002674DA" w:rsidR="00621C74" w:rsidP="00DF1D7F" w:rsidRDefault="00621C74" w14:paraId="6AB351E7"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113"/>
                <w:rFonts w:ascii="Arial" w:hAnsi="Arial" w:cs="Arial"/>
                <w:szCs w:val="28"/>
                <w:lang w:eastAsia="fr-FR"/>
                <w:rPrChange w:author="Andreyeva, Julia" w:date="2022-03-18T14:14:00Z" w:id="11114">
                  <w:rPr>
                    <w:ins w:author="Andreyeva, Julia" w:date="2022-03-16T13:46:00Z" w:id="11115"/>
                    <w:rFonts w:ascii="Arial" w:hAnsi="Arial" w:cs="Arial"/>
                    <w:color w:val="00857E" w:themeColor="accent3" w:themeShade="BF"/>
                    <w:szCs w:val="28"/>
                    <w:lang w:eastAsia="fr-FR"/>
                  </w:rPr>
                </w:rPrChange>
              </w:rPr>
            </w:pPr>
          </w:p>
        </w:tc>
        <w:tc>
          <w:tcPr>
            <w:tcW w:w="5745" w:type="dxa"/>
            <w:tcPrChange w:author="Andreyeva, Julia" w:date="2022-03-16T14:40:00Z" w:id="11116">
              <w:tcPr>
                <w:tcW w:w="5319" w:type="dxa"/>
              </w:tcPr>
            </w:tcPrChange>
          </w:tcPr>
          <w:p w:rsidRPr="002674DA" w:rsidR="00621C74" w:rsidP="00DF1D7F" w:rsidRDefault="00621C74" w14:paraId="7C5A063F"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117"/>
                <w:rFonts w:cstheme="minorHAnsi"/>
                <w:szCs w:val="20"/>
                <w:lang w:eastAsia="fr-FR"/>
                <w:rPrChange w:author="Andreyeva, Julia" w:date="2022-03-18T14:14:00Z" w:id="11118">
                  <w:rPr>
                    <w:ins w:author="Andreyeva, Julia" w:date="2022-03-16T13:46:00Z" w:id="11119"/>
                    <w:rFonts w:cstheme="minorHAnsi"/>
                    <w:color w:val="00857E" w:themeColor="accent3" w:themeShade="BF"/>
                    <w:szCs w:val="20"/>
                    <w:lang w:eastAsia="fr-FR"/>
                  </w:rPr>
                </w:rPrChange>
              </w:rPr>
            </w:pPr>
            <w:ins w:author="Andreyeva, Julia" w:date="2022-03-16T13:46:00Z" w:id="11120">
              <w:r w:rsidRPr="002674DA">
                <w:rPr>
                  <w:rFonts w:ascii="Segoe UI" w:hAnsi="Segoe UI" w:eastAsia="Times New Roman" w:cs="Segoe UI"/>
                  <w:sz w:val="21"/>
                  <w:szCs w:val="21"/>
                  <w:lang w:val="en-US" w:eastAsia="ru-RU"/>
                  <w:rPrChange w:author="Andreyeva, Julia" w:date="2022-03-18T14:14:00Z" w:id="11121">
                    <w:rPr>
                      <w:rFonts w:ascii="Segoe UI" w:hAnsi="Segoe UI" w:eastAsia="Times New Roman" w:cs="Segoe UI"/>
                      <w:color w:val="00857E" w:themeColor="accent3" w:themeShade="BF"/>
                      <w:sz w:val="21"/>
                      <w:szCs w:val="21"/>
                      <w:lang w:val="en-US" w:eastAsia="ru-RU"/>
                    </w:rPr>
                  </w:rPrChange>
                </w:rPr>
                <w:t>Set the quantity field to '10' and saved the record: The record is saved successfully</w:t>
              </w:r>
            </w:ins>
          </w:p>
        </w:tc>
      </w:tr>
      <w:tr w:rsidRPr="006F1854" w:rsidR="00621C74" w:rsidTr="00220EF9" w14:paraId="2C4A57FD" w14:textId="77777777">
        <w:trPr>
          <w:ins w:author="Andreyeva, Julia" w:date="2022-03-16T13:46:00Z" w:id="1112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123">
              <w:tcPr>
                <w:tcW w:w="2155" w:type="dxa"/>
              </w:tcPr>
            </w:tcPrChange>
          </w:tcPr>
          <w:p w:rsidRPr="002674DA" w:rsidR="00621C74" w:rsidP="00DF1D7F" w:rsidRDefault="00621C74" w14:paraId="59FD4865" w14:textId="77777777">
            <w:pPr>
              <w:pStyle w:val="BodyText"/>
              <w:spacing w:line="259" w:lineRule="auto"/>
              <w:rPr>
                <w:ins w:author="Andreyeva, Julia" w:date="2022-03-16T13:46:00Z" w:id="11124"/>
                <w:rFonts w:ascii="Arial" w:hAnsi="Arial" w:cs="Arial"/>
                <w:szCs w:val="28"/>
                <w:lang w:eastAsia="fr-FR"/>
                <w:rPrChange w:author="Andreyeva, Julia" w:date="2022-03-18T14:14:00Z" w:id="11125">
                  <w:rPr>
                    <w:ins w:author="Andreyeva, Julia" w:date="2022-03-16T13:46:00Z" w:id="11126"/>
                    <w:rFonts w:ascii="Arial" w:hAnsi="Arial" w:cs="Arial"/>
                    <w:color w:val="00857E" w:themeColor="accent3" w:themeShade="BF"/>
                    <w:szCs w:val="28"/>
                    <w:lang w:eastAsia="fr-FR"/>
                  </w:rPr>
                </w:rPrChange>
              </w:rPr>
            </w:pPr>
          </w:p>
        </w:tc>
        <w:tc>
          <w:tcPr>
            <w:tcW w:w="0" w:type="dxa"/>
            <w:tcPrChange w:author="Andreyeva, Julia" w:date="2022-03-16T14:40:00Z" w:id="11127">
              <w:tcPr>
                <w:tcW w:w="2160" w:type="dxa"/>
              </w:tcPr>
            </w:tcPrChange>
          </w:tcPr>
          <w:p w:rsidRPr="002674DA" w:rsidR="00621C74" w:rsidP="00DF1D7F" w:rsidRDefault="00621C74" w14:paraId="64CF2DE5"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128"/>
                <w:rFonts w:ascii="Arial" w:hAnsi="Arial" w:cs="Arial"/>
                <w:szCs w:val="28"/>
                <w:lang w:eastAsia="fr-FR"/>
                <w:rPrChange w:author="Andreyeva, Julia" w:date="2022-03-18T14:14:00Z" w:id="11129">
                  <w:rPr>
                    <w:ins w:author="Andreyeva, Julia" w:date="2022-03-16T13:46:00Z" w:id="11130"/>
                    <w:rFonts w:ascii="Arial" w:hAnsi="Arial" w:cs="Arial"/>
                    <w:color w:val="00857E" w:themeColor="accent3" w:themeShade="BF"/>
                    <w:szCs w:val="28"/>
                    <w:lang w:eastAsia="fr-FR"/>
                  </w:rPr>
                </w:rPrChange>
              </w:rPr>
            </w:pPr>
          </w:p>
        </w:tc>
        <w:tc>
          <w:tcPr>
            <w:tcW w:w="5745" w:type="dxa"/>
            <w:tcPrChange w:author="Andreyeva, Julia" w:date="2022-03-16T14:40:00Z" w:id="11131">
              <w:tcPr>
                <w:tcW w:w="5319" w:type="dxa"/>
              </w:tcPr>
            </w:tcPrChange>
          </w:tcPr>
          <w:p w:rsidRPr="002674DA" w:rsidR="00621C74" w:rsidP="00DF1D7F" w:rsidRDefault="00621C74" w14:paraId="7B2096E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132"/>
                <w:rFonts w:cstheme="minorHAnsi"/>
                <w:szCs w:val="20"/>
                <w:lang w:eastAsia="fr-FR"/>
                <w:rPrChange w:author="Andreyeva, Julia" w:date="2022-03-18T14:14:00Z" w:id="11133">
                  <w:rPr>
                    <w:ins w:author="Andreyeva, Julia" w:date="2022-03-16T13:46:00Z" w:id="11134"/>
                    <w:rFonts w:cstheme="minorHAnsi"/>
                    <w:color w:val="00857E" w:themeColor="accent3" w:themeShade="BF"/>
                    <w:szCs w:val="20"/>
                    <w:lang w:eastAsia="fr-FR"/>
                  </w:rPr>
                </w:rPrChange>
              </w:rPr>
            </w:pPr>
            <w:ins w:author="Andreyeva, Julia" w:date="2022-03-16T13:46:00Z" w:id="11135">
              <w:r w:rsidRPr="002674DA">
                <w:rPr>
                  <w:rFonts w:ascii="Segoe UI" w:hAnsi="Segoe UI" w:eastAsia="Times New Roman" w:cs="Segoe UI"/>
                  <w:sz w:val="21"/>
                  <w:szCs w:val="21"/>
                  <w:lang w:val="en-US" w:eastAsia="ru-RU"/>
                  <w:rPrChange w:author="Andreyeva, Julia" w:date="2022-03-18T14:14:00Z" w:id="11136">
                    <w:rPr>
                      <w:rFonts w:ascii="Segoe UI" w:hAnsi="Segoe UI" w:eastAsia="Times New Roman" w:cs="Segoe UI"/>
                      <w:color w:val="00857E" w:themeColor="accent3" w:themeShade="BF"/>
                      <w:sz w:val="21"/>
                      <w:szCs w:val="21"/>
                      <w:lang w:val="en-US" w:eastAsia="ru-RU"/>
                    </w:rPr>
                  </w:rPrChange>
                </w:rPr>
                <w:t>On top applet, click on Submit Button: Order is Submitted, the order status changed to 'To Receive'</w:t>
              </w:r>
            </w:ins>
          </w:p>
        </w:tc>
      </w:tr>
      <w:tr w:rsidRPr="006F1854" w:rsidR="00621C74" w:rsidTr="00220EF9" w14:paraId="4C1E8D3D" w14:textId="77777777">
        <w:trPr>
          <w:ins w:author="Andreyeva, Julia" w:date="2022-03-16T13:46:00Z" w:id="1113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138">
              <w:tcPr>
                <w:tcW w:w="2155" w:type="dxa"/>
              </w:tcPr>
            </w:tcPrChange>
          </w:tcPr>
          <w:p w:rsidRPr="002674DA" w:rsidR="00621C74" w:rsidP="00DF1D7F" w:rsidRDefault="00621C74" w14:paraId="3B1E5BC1" w14:textId="77777777">
            <w:pPr>
              <w:pStyle w:val="BodyText"/>
              <w:spacing w:line="259" w:lineRule="auto"/>
              <w:rPr>
                <w:ins w:author="Andreyeva, Julia" w:date="2022-03-16T13:46:00Z" w:id="11139"/>
                <w:rFonts w:ascii="Arial" w:hAnsi="Arial" w:cs="Arial"/>
                <w:szCs w:val="28"/>
                <w:lang w:eastAsia="fr-FR"/>
                <w:rPrChange w:author="Andreyeva, Julia" w:date="2022-03-18T14:14:00Z" w:id="11140">
                  <w:rPr>
                    <w:ins w:author="Andreyeva, Julia" w:date="2022-03-16T13:46:00Z" w:id="11141"/>
                    <w:rFonts w:ascii="Arial" w:hAnsi="Arial" w:cs="Arial"/>
                    <w:color w:val="00857E" w:themeColor="accent3" w:themeShade="BF"/>
                    <w:szCs w:val="28"/>
                    <w:lang w:eastAsia="fr-FR"/>
                  </w:rPr>
                </w:rPrChange>
              </w:rPr>
            </w:pPr>
          </w:p>
        </w:tc>
        <w:tc>
          <w:tcPr>
            <w:tcW w:w="0" w:type="dxa"/>
            <w:tcPrChange w:author="Andreyeva, Julia" w:date="2022-03-16T14:40:00Z" w:id="11142">
              <w:tcPr>
                <w:tcW w:w="2160" w:type="dxa"/>
              </w:tcPr>
            </w:tcPrChange>
          </w:tcPr>
          <w:p w:rsidRPr="002674DA" w:rsidR="00621C74" w:rsidP="00DF1D7F" w:rsidRDefault="00621C74" w14:paraId="16B2C299"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143"/>
                <w:rFonts w:ascii="Arial" w:hAnsi="Arial" w:cs="Arial"/>
                <w:szCs w:val="28"/>
                <w:lang w:eastAsia="fr-FR"/>
                <w:rPrChange w:author="Andreyeva, Julia" w:date="2022-03-18T14:14:00Z" w:id="11144">
                  <w:rPr>
                    <w:ins w:author="Andreyeva, Julia" w:date="2022-03-16T13:46:00Z" w:id="11145"/>
                    <w:rFonts w:ascii="Arial" w:hAnsi="Arial" w:cs="Arial"/>
                    <w:color w:val="00857E" w:themeColor="accent3" w:themeShade="BF"/>
                    <w:szCs w:val="28"/>
                    <w:lang w:eastAsia="fr-FR"/>
                  </w:rPr>
                </w:rPrChange>
              </w:rPr>
            </w:pPr>
          </w:p>
        </w:tc>
        <w:tc>
          <w:tcPr>
            <w:tcW w:w="5745" w:type="dxa"/>
            <w:tcPrChange w:author="Andreyeva, Julia" w:date="2022-03-16T14:40:00Z" w:id="11146">
              <w:tcPr>
                <w:tcW w:w="5319" w:type="dxa"/>
              </w:tcPr>
            </w:tcPrChange>
          </w:tcPr>
          <w:p w:rsidRPr="002674DA" w:rsidR="00621C74" w:rsidP="00DF1D7F" w:rsidRDefault="00621C74" w14:paraId="62E025FF"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147"/>
                <w:rFonts w:cstheme="minorHAnsi"/>
                <w:szCs w:val="20"/>
                <w:lang w:eastAsia="fr-FR"/>
                <w:rPrChange w:author="Andreyeva, Julia" w:date="2022-03-18T14:14:00Z" w:id="11148">
                  <w:rPr>
                    <w:ins w:author="Andreyeva, Julia" w:date="2022-03-16T13:46:00Z" w:id="11149"/>
                    <w:rFonts w:cstheme="minorHAnsi"/>
                    <w:color w:val="00857E" w:themeColor="accent3" w:themeShade="BF"/>
                    <w:szCs w:val="20"/>
                    <w:lang w:eastAsia="fr-FR"/>
                  </w:rPr>
                </w:rPrChange>
              </w:rPr>
            </w:pPr>
            <w:ins w:author="Andreyeva, Julia" w:date="2022-03-16T13:46:00Z" w:id="11150">
              <w:r w:rsidRPr="002674DA">
                <w:rPr>
                  <w:rFonts w:ascii="Segoe UI" w:hAnsi="Segoe UI" w:eastAsia="Times New Roman" w:cs="Segoe UI"/>
                  <w:sz w:val="21"/>
                  <w:szCs w:val="21"/>
                  <w:lang w:val="en-US" w:eastAsia="ru-RU"/>
                  <w:rPrChange w:author="Andreyeva, Julia" w:date="2022-03-18T14:14:00Z" w:id="11151">
                    <w:rPr>
                      <w:rFonts w:ascii="Segoe UI" w:hAnsi="Segoe UI" w:eastAsia="Times New Roman" w:cs="Segoe UI"/>
                      <w:color w:val="00857E" w:themeColor="accent3" w:themeShade="BF"/>
                      <w:sz w:val="21"/>
                      <w:szCs w:val="21"/>
                      <w:lang w:val="en-US" w:eastAsia="ru-RU"/>
                    </w:rPr>
                  </w:rPrChange>
                </w:rPr>
                <w:t>Verify that top applet is read only: Top applet is read only</w:t>
              </w:r>
            </w:ins>
          </w:p>
        </w:tc>
      </w:tr>
      <w:tr w:rsidRPr="006F1854" w:rsidR="00621C74" w:rsidTr="00220EF9" w14:paraId="1E527343" w14:textId="77777777">
        <w:trPr>
          <w:ins w:author="Andreyeva, Julia" w:date="2022-03-16T13:46:00Z" w:id="11152"/>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153">
              <w:tcPr>
                <w:tcW w:w="2155" w:type="dxa"/>
              </w:tcPr>
            </w:tcPrChange>
          </w:tcPr>
          <w:p w:rsidRPr="002674DA" w:rsidR="00621C74" w:rsidP="00DF1D7F" w:rsidRDefault="00621C74" w14:paraId="4B1D42B0" w14:textId="77777777">
            <w:pPr>
              <w:pStyle w:val="BodyText"/>
              <w:spacing w:line="259" w:lineRule="auto"/>
              <w:rPr>
                <w:ins w:author="Andreyeva, Julia" w:date="2022-03-16T13:46:00Z" w:id="11154"/>
                <w:rFonts w:ascii="Arial" w:hAnsi="Arial" w:cs="Arial"/>
                <w:szCs w:val="28"/>
                <w:lang w:eastAsia="fr-FR"/>
                <w:rPrChange w:author="Andreyeva, Julia" w:date="2022-03-18T14:14:00Z" w:id="11155">
                  <w:rPr>
                    <w:ins w:author="Andreyeva, Julia" w:date="2022-03-16T13:46:00Z" w:id="11156"/>
                    <w:rFonts w:ascii="Arial" w:hAnsi="Arial" w:cs="Arial"/>
                    <w:color w:val="00857E" w:themeColor="accent3" w:themeShade="BF"/>
                    <w:szCs w:val="28"/>
                    <w:lang w:eastAsia="fr-FR"/>
                  </w:rPr>
                </w:rPrChange>
              </w:rPr>
            </w:pPr>
          </w:p>
        </w:tc>
        <w:tc>
          <w:tcPr>
            <w:tcW w:w="0" w:type="dxa"/>
            <w:tcPrChange w:author="Andreyeva, Julia" w:date="2022-03-16T14:40:00Z" w:id="11157">
              <w:tcPr>
                <w:tcW w:w="2160" w:type="dxa"/>
              </w:tcPr>
            </w:tcPrChange>
          </w:tcPr>
          <w:p w:rsidRPr="002674DA" w:rsidR="00621C74" w:rsidP="00DF1D7F" w:rsidRDefault="00621C74" w14:paraId="3C94387F"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158"/>
                <w:rFonts w:ascii="Arial" w:hAnsi="Arial" w:cs="Arial"/>
                <w:szCs w:val="28"/>
                <w:lang w:eastAsia="fr-FR"/>
                <w:rPrChange w:author="Andreyeva, Julia" w:date="2022-03-18T14:14:00Z" w:id="11159">
                  <w:rPr>
                    <w:ins w:author="Andreyeva, Julia" w:date="2022-03-16T13:46:00Z" w:id="11160"/>
                    <w:rFonts w:ascii="Arial" w:hAnsi="Arial" w:cs="Arial"/>
                    <w:color w:val="00857E" w:themeColor="accent3" w:themeShade="BF"/>
                    <w:szCs w:val="28"/>
                    <w:lang w:eastAsia="fr-FR"/>
                  </w:rPr>
                </w:rPrChange>
              </w:rPr>
            </w:pPr>
          </w:p>
        </w:tc>
        <w:tc>
          <w:tcPr>
            <w:tcW w:w="5745" w:type="dxa"/>
            <w:tcPrChange w:author="Andreyeva, Julia" w:date="2022-03-16T14:40:00Z" w:id="11161">
              <w:tcPr>
                <w:tcW w:w="5319" w:type="dxa"/>
              </w:tcPr>
            </w:tcPrChange>
          </w:tcPr>
          <w:p w:rsidRPr="002674DA" w:rsidR="00621C74" w:rsidP="00DF1D7F" w:rsidRDefault="00621C74" w14:paraId="1D4842D2"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162"/>
                <w:rFonts w:ascii="Segoe UI" w:hAnsi="Segoe UI" w:eastAsia="Times New Roman" w:cs="Segoe UI"/>
                <w:sz w:val="21"/>
                <w:szCs w:val="21"/>
                <w:lang w:val="en-US" w:eastAsia="ru-RU"/>
                <w:rPrChange w:author="Andreyeva, Julia" w:date="2022-03-18T14:14:00Z" w:id="11163">
                  <w:rPr>
                    <w:ins w:author="Andreyeva, Julia" w:date="2022-03-16T13:46:00Z" w:id="11164"/>
                    <w:rFonts w:ascii="Segoe UI" w:hAnsi="Segoe UI" w:eastAsia="Times New Roman" w:cs="Segoe UI"/>
                    <w:color w:val="00857E" w:themeColor="accent3" w:themeShade="BF"/>
                    <w:sz w:val="21"/>
                    <w:szCs w:val="21"/>
                    <w:lang w:val="en-US" w:eastAsia="ru-RU"/>
                  </w:rPr>
                </w:rPrChange>
              </w:rPr>
            </w:pPr>
            <w:ins w:author="Andreyeva, Julia" w:date="2022-03-16T13:46:00Z" w:id="11165">
              <w:r w:rsidRPr="002674DA">
                <w:rPr>
                  <w:rFonts w:ascii="Segoe UI" w:hAnsi="Segoe UI" w:eastAsia="Times New Roman" w:cs="Segoe UI"/>
                  <w:sz w:val="21"/>
                  <w:szCs w:val="21"/>
                  <w:lang w:val="en-US" w:eastAsia="ru-RU"/>
                  <w:rPrChange w:author="Andreyeva, Julia" w:date="2022-03-18T14:14:00Z" w:id="11166">
                    <w:rPr>
                      <w:rFonts w:ascii="Segoe UI" w:hAnsi="Segoe UI" w:eastAsia="Times New Roman" w:cs="Segoe UI"/>
                      <w:color w:val="00857E" w:themeColor="accent3" w:themeShade="BF"/>
                      <w:sz w:val="21"/>
                      <w:szCs w:val="21"/>
                      <w:lang w:val="en-US" w:eastAsia="ru-RU"/>
                    </w:rPr>
                  </w:rPrChange>
                </w:rPr>
                <w:t>Verify that Line Items applet is read only: Line Items applet is read only</w:t>
              </w:r>
            </w:ins>
          </w:p>
          <w:p w:rsidRPr="002674DA" w:rsidR="00621C74" w:rsidP="00DF1D7F" w:rsidRDefault="00621C74" w14:paraId="78382E3B"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167"/>
                <w:rFonts w:asciiTheme="minorHAnsi" w:hAnsiTheme="minorHAnsi" w:cstheme="minorHAnsi"/>
                <w:szCs w:val="20"/>
                <w:lang w:eastAsia="fr-FR"/>
                <w:rPrChange w:author="Andreyeva, Julia" w:date="2022-03-18T14:14:00Z" w:id="11168">
                  <w:rPr>
                    <w:ins w:author="Andreyeva, Julia" w:date="2022-03-16T13:46:00Z" w:id="11169"/>
                    <w:rFonts w:asciiTheme="minorHAnsi" w:hAnsiTheme="minorHAnsi" w:cstheme="minorHAnsi"/>
                    <w:color w:val="00857E" w:themeColor="accent3" w:themeShade="BF"/>
                    <w:szCs w:val="20"/>
                    <w:lang w:eastAsia="fr-FR"/>
                  </w:rPr>
                </w:rPrChange>
              </w:rPr>
            </w:pPr>
          </w:p>
        </w:tc>
      </w:tr>
      <w:tr w:rsidRPr="006F1854" w:rsidR="00621C74" w:rsidTr="00220EF9" w14:paraId="4CBAB416" w14:textId="77777777">
        <w:trPr>
          <w:ins w:author="Andreyeva, Julia" w:date="2022-03-16T13:46:00Z" w:id="11170"/>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171">
              <w:tcPr>
                <w:tcW w:w="2155" w:type="dxa"/>
              </w:tcPr>
            </w:tcPrChange>
          </w:tcPr>
          <w:p w:rsidRPr="002674DA" w:rsidR="00621C74" w:rsidP="00DF1D7F" w:rsidRDefault="00621C74" w14:paraId="5C1CA57C" w14:textId="77777777">
            <w:pPr>
              <w:pStyle w:val="BodyText"/>
              <w:spacing w:line="259" w:lineRule="auto"/>
              <w:rPr>
                <w:ins w:author="Andreyeva, Julia" w:date="2022-03-16T13:46:00Z" w:id="11172"/>
                <w:rFonts w:ascii="Arial" w:hAnsi="Arial" w:cs="Arial"/>
                <w:szCs w:val="28"/>
                <w:lang w:eastAsia="fr-FR"/>
                <w:rPrChange w:author="Andreyeva, Julia" w:date="2022-03-18T14:14:00Z" w:id="11173">
                  <w:rPr>
                    <w:ins w:author="Andreyeva, Julia" w:date="2022-03-16T13:46:00Z" w:id="11174"/>
                    <w:rFonts w:ascii="Arial" w:hAnsi="Arial" w:cs="Arial"/>
                    <w:color w:val="00857E" w:themeColor="accent3" w:themeShade="BF"/>
                    <w:szCs w:val="28"/>
                    <w:lang w:eastAsia="fr-FR"/>
                  </w:rPr>
                </w:rPrChange>
              </w:rPr>
            </w:pPr>
          </w:p>
        </w:tc>
        <w:tc>
          <w:tcPr>
            <w:tcW w:w="0" w:type="dxa"/>
            <w:tcPrChange w:author="Andreyeva, Julia" w:date="2022-03-16T14:40:00Z" w:id="11175">
              <w:tcPr>
                <w:tcW w:w="2160" w:type="dxa"/>
              </w:tcPr>
            </w:tcPrChange>
          </w:tcPr>
          <w:p w:rsidRPr="002674DA" w:rsidR="00621C74" w:rsidP="00DF1D7F" w:rsidRDefault="00621C74" w14:paraId="52055F36"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3:46:00Z" w:id="11176"/>
                <w:rFonts w:ascii="Arial" w:hAnsi="Arial" w:cs="Arial"/>
                <w:szCs w:val="28"/>
                <w:lang w:eastAsia="fr-FR"/>
                <w:rPrChange w:author="Andreyeva, Julia" w:date="2022-03-18T14:14:00Z" w:id="11177">
                  <w:rPr>
                    <w:ins w:author="Andreyeva, Julia" w:date="2022-03-16T13:46:00Z" w:id="11178"/>
                    <w:rFonts w:ascii="Arial" w:hAnsi="Arial" w:cs="Arial"/>
                    <w:color w:val="00857E" w:themeColor="accent3" w:themeShade="BF"/>
                    <w:szCs w:val="28"/>
                    <w:lang w:eastAsia="fr-FR"/>
                  </w:rPr>
                </w:rPrChange>
              </w:rPr>
            </w:pPr>
          </w:p>
        </w:tc>
        <w:tc>
          <w:tcPr>
            <w:tcW w:w="5745" w:type="dxa"/>
            <w:tcPrChange w:author="Andreyeva, Julia" w:date="2022-03-16T14:40:00Z" w:id="11179">
              <w:tcPr>
                <w:tcW w:w="5319" w:type="dxa"/>
              </w:tcPr>
            </w:tcPrChange>
          </w:tcPr>
          <w:p w:rsidRPr="002674DA" w:rsidR="00621C74" w:rsidP="00DF1D7F" w:rsidRDefault="00621C74" w14:paraId="33227A4D"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3:46:00Z" w:id="11180"/>
                <w:rFonts w:ascii="Segoe UI" w:hAnsi="Segoe UI" w:eastAsia="Times New Roman" w:cs="Segoe UI"/>
                <w:sz w:val="21"/>
                <w:szCs w:val="21"/>
                <w:lang w:val="en-US" w:eastAsia="ru-RU"/>
                <w:rPrChange w:author="Andreyeva, Julia" w:date="2022-03-18T14:14:00Z" w:id="11181">
                  <w:rPr>
                    <w:ins w:author="Andreyeva, Julia" w:date="2022-03-16T13:46:00Z" w:id="11182"/>
                    <w:rFonts w:ascii="Segoe UI" w:hAnsi="Segoe UI" w:eastAsia="Times New Roman" w:cs="Segoe UI"/>
                    <w:color w:val="00857E" w:themeColor="accent3" w:themeShade="BF"/>
                    <w:sz w:val="21"/>
                    <w:szCs w:val="21"/>
                    <w:lang w:val="en-US" w:eastAsia="ru-RU"/>
                  </w:rPr>
                </w:rPrChange>
              </w:rPr>
            </w:pPr>
            <w:ins w:author="Andreyeva, Julia" w:date="2022-03-16T13:46:00Z" w:id="11183">
              <w:r w:rsidRPr="002674DA">
                <w:rPr>
                  <w:rFonts w:ascii="Segoe UI" w:hAnsi="Segoe UI" w:eastAsia="Times New Roman" w:cs="Segoe UI"/>
                  <w:sz w:val="21"/>
                  <w:szCs w:val="21"/>
                  <w:lang w:val="ru-RU" w:eastAsia="ru-RU"/>
                  <w:rPrChange w:author="Andreyeva, Julia" w:date="2022-03-18T14:14:00Z" w:id="11184">
                    <w:rPr>
                      <w:rFonts w:ascii="Segoe UI" w:hAnsi="Segoe UI" w:eastAsia="Times New Roman" w:cs="Segoe UI"/>
                      <w:color w:val="00857E" w:themeColor="accent3" w:themeShade="BF"/>
                      <w:sz w:val="21"/>
                      <w:szCs w:val="21"/>
                      <w:lang w:val="ru-RU" w:eastAsia="ru-RU"/>
                    </w:rPr>
                  </w:rPrChange>
                </w:rPr>
                <w:t>Log out</w:t>
              </w:r>
            </w:ins>
          </w:p>
        </w:tc>
      </w:tr>
    </w:tbl>
    <w:p w:rsidRPr="006755F6" w:rsidR="00CC42E9" w:rsidP="00971A0D" w:rsidRDefault="00CC42E9" w14:paraId="2FA8A661" w14:textId="61E9694A">
      <w:pPr>
        <w:rPr>
          <w:ins w:author="Andreyeva, Julia" w:date="2022-03-05T17:10:00Z" w:id="11185"/>
          <w:rPrChange w:author="Murguia, Sahima" w:date="2022-03-15T22:43:00Z" w:id="11186">
            <w:rPr>
              <w:ins w:author="Andreyeva, Julia" w:date="2022-03-05T17:10:00Z" w:id="11187"/>
              <w:b/>
              <w:bCs/>
              <w:color w:val="00857E" w:themeColor="accent3" w:themeShade="BF"/>
              <w:lang w:val="en-US"/>
            </w:rPr>
          </w:rPrChange>
        </w:rPr>
      </w:pPr>
    </w:p>
    <w:p w:rsidRPr="002674DA" w:rsidR="000D4295" w:rsidP="00971A0D" w:rsidRDefault="00CC42E9" w14:paraId="559450EF" w14:textId="794D0894">
      <w:pPr>
        <w:rPr>
          <w:ins w:author="Andreyeva, Julia" w:date="2022-03-15T14:39:00Z" w:id="11188"/>
          <w:rPrChange w:author="Andreyeva, Julia" w:date="2022-03-18T14:15:00Z" w:id="11189">
            <w:rPr>
              <w:ins w:author="Andreyeva, Julia" w:date="2022-03-15T14:39:00Z" w:id="11190"/>
              <w:color w:val="00857E" w:themeColor="accent3" w:themeShade="BF"/>
              <w:lang w:val="es-ES"/>
            </w:rPr>
          </w:rPrChange>
        </w:rPr>
      </w:pPr>
      <w:ins w:author="Andreyeva, Julia" w:date="2022-03-05T17:11:00Z" w:id="11191">
        <w:r w:rsidRPr="002674DA">
          <w:rPr>
            <w:rPrChange w:author="Andreyeva, Julia" w:date="2022-03-18T14:15:00Z" w:id="11192">
              <w:rPr>
                <w:b/>
                <w:bCs/>
                <w:color w:val="00857E" w:themeColor="accent3" w:themeShade="BF"/>
                <w:lang w:val="en-US"/>
              </w:rPr>
            </w:rPrChange>
          </w:rPr>
          <w:t xml:space="preserve">Scenario </w:t>
        </w:r>
      </w:ins>
      <w:ins w:author="Andreyeva, Julia" w:date="2022-03-31T14:41:00Z" w:id="11193">
        <w:r w:rsidR="00725514">
          <w:t>4</w:t>
        </w:r>
      </w:ins>
      <w:ins w:author="Andreyeva, Julia" w:date="2022-03-16T14:06:00Z" w:id="11194">
        <w:r w:rsidRPr="002674DA" w:rsidR="00C02035">
          <w:rPr>
            <w:rPrChange w:author="Andreyeva, Julia" w:date="2022-03-18T14:15:00Z" w:id="11195">
              <w:rPr>
                <w:lang w:val="en-US"/>
              </w:rPr>
            </w:rPrChange>
          </w:rPr>
          <w:t>: b</w:t>
        </w:r>
      </w:ins>
      <w:ins w:author="Andreyeva, Julia" w:date="2022-03-15T15:08:00Z" w:id="11196">
        <w:r w:rsidRPr="002674DA" w:rsidR="004C2000">
          <w:rPr>
            <w:rPrChange w:author="Andreyeva, Julia" w:date="2022-03-18T14:15:00Z" w:id="11197">
              <w:rPr>
                <w:rFonts w:ascii="Segoe UI" w:hAnsi="Segoe UI" w:cs="Segoe UI"/>
                <w:color w:val="242424"/>
                <w:sz w:val="21"/>
                <w:szCs w:val="21"/>
                <w:shd w:val="clear" w:color="auto" w:fill="FFFFFF"/>
              </w:rPr>
            </w:rPrChange>
          </w:rPr>
          <w:t>ug 33563 was not reproducible</w:t>
        </w:r>
      </w:ins>
      <w:ins w:author="Andreyeva, Julia" w:date="2022-03-16T14:07:00Z" w:id="11198">
        <w:r w:rsidRPr="002674DA" w:rsidR="00B040D2">
          <w:rPr>
            <w:rPrChange w:author="Andreyeva, Julia" w:date="2022-03-18T14:15:00Z" w:id="11199">
              <w:rPr>
                <w:lang w:val="en-US"/>
              </w:rPr>
            </w:rPrChange>
          </w:rPr>
          <w:t>, this test should proof that there is not issue:</w:t>
        </w:r>
      </w:ins>
    </w:p>
    <w:tbl>
      <w:tblPr>
        <w:tblStyle w:val="GridTable1Light-Accent6"/>
        <w:tblW w:w="10060" w:type="dxa"/>
        <w:tblLook w:val="04A0" w:firstRow="1" w:lastRow="0" w:firstColumn="1" w:lastColumn="0" w:noHBand="0" w:noVBand="1"/>
        <w:tblPrChange w:author="Andreyeva, Julia" w:date="2022-03-16T14:40:00Z" w:id="11200">
          <w:tblPr>
            <w:tblStyle w:val="GridTable1Light-Accent6"/>
            <w:tblW w:w="9634" w:type="dxa"/>
            <w:tblLook w:val="04A0" w:firstRow="1" w:lastRow="0" w:firstColumn="1" w:lastColumn="0" w:noHBand="0" w:noVBand="1"/>
          </w:tblPr>
        </w:tblPrChange>
      </w:tblPr>
      <w:tblGrid>
        <w:gridCol w:w="1941"/>
        <w:gridCol w:w="1399"/>
        <w:gridCol w:w="6720"/>
        <w:tblGridChange w:id="11201">
          <w:tblGrid>
            <w:gridCol w:w="1941"/>
            <w:gridCol w:w="214"/>
            <w:gridCol w:w="1185"/>
            <w:gridCol w:w="975"/>
            <w:gridCol w:w="5319"/>
            <w:gridCol w:w="426"/>
          </w:tblGrid>
        </w:tblGridChange>
      </w:tblGrid>
      <w:tr w:rsidRPr="00842B64" w:rsidR="00EB6EF9" w:rsidTr="00220EF9" w14:paraId="47C43929" w14:textId="77777777">
        <w:trPr>
          <w:cnfStyle w:val="100000000000" w:firstRow="1" w:lastRow="0" w:firstColumn="0" w:lastColumn="0" w:oddVBand="0" w:evenVBand="0" w:oddHBand="0" w:evenHBand="0" w:firstRowFirstColumn="0" w:firstRowLastColumn="0" w:lastRowFirstColumn="0" w:lastRowLastColumn="0"/>
          <w:ins w:author="Andreyeva, Julia" w:date="2022-03-16T14:05:00Z" w:id="11202"/>
          <w:trPrChange w:author="Andreyeva, Julia" w:date="2022-03-16T14:40:00Z" w:id="11203">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1204">
              <w:tcPr>
                <w:tcW w:w="2155" w:type="dxa"/>
                <w:gridSpan w:val="2"/>
                <w:shd w:val="clear" w:color="auto" w:fill="2B5D9A" w:themeFill="accent6" w:themeFillShade="BF"/>
              </w:tcPr>
            </w:tcPrChange>
          </w:tcPr>
          <w:p w:rsidRPr="0058426B" w:rsidR="00EB6EF9" w:rsidP="00DF1D7F" w:rsidRDefault="00EB6EF9" w14:paraId="3C81E9B9"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4:05:00Z" w:id="11205"/>
                <w:rFonts w:ascii="Arial" w:hAnsi="Arial" w:cs="Arial"/>
                <w:b w:val="0"/>
                <w:color w:val="FFFFFF" w:themeColor="background1"/>
                <w:sz w:val="18"/>
                <w:lang w:eastAsia="fr-FR"/>
              </w:rPr>
            </w:pPr>
            <w:ins w:author="Andreyeva, Julia" w:date="2022-03-16T14:05:00Z" w:id="11206">
              <w:r w:rsidRPr="0058426B">
                <w:rPr>
                  <w:rFonts w:ascii="Arial" w:hAnsi="Arial" w:cs="Arial"/>
                  <w:color w:val="FFFFFF" w:themeColor="background1"/>
                  <w:sz w:val="18"/>
                  <w:lang w:eastAsia="fr-FR"/>
                </w:rPr>
                <w:t>Role</w:t>
              </w:r>
            </w:ins>
          </w:p>
          <w:p w:rsidRPr="00842B64" w:rsidR="00EB6EF9" w:rsidP="00DF1D7F" w:rsidRDefault="00EB6EF9" w14:paraId="5EF045AE"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4:05:00Z" w:id="11207"/>
                <w:rFonts w:ascii="Arial" w:hAnsi="Arial" w:cs="Arial"/>
                <w:i/>
                <w:iCs/>
                <w:color w:val="FFFFFF" w:themeColor="background1"/>
                <w:sz w:val="18"/>
                <w:lang w:eastAsia="fr-FR"/>
              </w:rPr>
            </w:pPr>
            <w:ins w:author="Andreyeva, Julia" w:date="2022-03-16T14:05:00Z" w:id="11208">
              <w:r w:rsidRPr="00842B64">
                <w:rPr>
                  <w:rFonts w:ascii="Arial" w:hAnsi="Arial" w:cs="Arial"/>
                  <w:i/>
                  <w:iCs/>
                  <w:color w:val="FFFFFF" w:themeColor="background1"/>
                  <w:sz w:val="18"/>
                  <w:lang w:eastAsia="fr-FR"/>
                </w:rPr>
                <w:t>Trade Marketer, ASM, Local Admin…</w:t>
              </w:r>
            </w:ins>
          </w:p>
        </w:tc>
        <w:tc>
          <w:tcPr>
            <w:tcW w:w="0" w:type="dxa"/>
            <w:shd w:val="clear" w:color="auto" w:fill="2B5D9A" w:themeFill="accent6" w:themeFillShade="BF"/>
            <w:tcPrChange w:author="Andreyeva, Julia" w:date="2022-03-16T14:40:00Z" w:id="11209">
              <w:tcPr>
                <w:tcW w:w="2160" w:type="dxa"/>
                <w:gridSpan w:val="2"/>
                <w:shd w:val="clear" w:color="auto" w:fill="2B5D9A" w:themeFill="accent6" w:themeFillShade="BF"/>
              </w:tcPr>
            </w:tcPrChange>
          </w:tcPr>
          <w:p w:rsidRPr="0058426B" w:rsidR="00EB6EF9" w:rsidP="00DF1D7F" w:rsidRDefault="00EB6EF9" w14:paraId="42AE1E7E"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05:00Z" w:id="11210"/>
                <w:rFonts w:ascii="Arial" w:hAnsi="Arial" w:cs="Arial"/>
                <w:b w:val="0"/>
                <w:color w:val="FFFFFF" w:themeColor="background1"/>
                <w:sz w:val="18"/>
                <w:lang w:eastAsia="fr-FR"/>
              </w:rPr>
            </w:pPr>
            <w:ins w:author="Andreyeva, Julia" w:date="2022-03-16T14:05:00Z" w:id="11211">
              <w:r w:rsidRPr="0058426B">
                <w:rPr>
                  <w:rFonts w:ascii="Arial" w:hAnsi="Arial" w:cs="Arial"/>
                  <w:color w:val="FFFFFF" w:themeColor="background1"/>
                  <w:sz w:val="18"/>
                  <w:lang w:eastAsia="fr-FR"/>
                </w:rPr>
                <w:t>Application</w:t>
              </w:r>
            </w:ins>
          </w:p>
          <w:p w:rsidRPr="00842B64" w:rsidR="00EB6EF9" w:rsidP="00DF1D7F" w:rsidRDefault="00EB6EF9" w14:paraId="2CD4B266"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05:00Z" w:id="11212"/>
                <w:rFonts w:ascii="Arial" w:hAnsi="Arial" w:cs="Arial"/>
                <w:i/>
                <w:iCs/>
                <w:color w:val="FFFFFF" w:themeColor="background1"/>
                <w:sz w:val="18"/>
                <w:lang w:eastAsia="fr-FR"/>
              </w:rPr>
            </w:pPr>
            <w:ins w:author="Andreyeva, Julia" w:date="2022-03-16T14:05:00Z" w:id="11213">
              <w:r w:rsidRPr="00842B64">
                <w:rPr>
                  <w:rFonts w:ascii="Arial" w:hAnsi="Arial" w:cs="Arial"/>
                  <w:i/>
                  <w:iCs/>
                  <w:color w:val="FFFFFF" w:themeColor="background1"/>
                  <w:sz w:val="18"/>
                  <w:lang w:eastAsia="fr-FR"/>
                </w:rPr>
                <w:t>Sales, Analytics, ETL, Batch, Interface</w:t>
              </w:r>
            </w:ins>
          </w:p>
        </w:tc>
        <w:tc>
          <w:tcPr>
            <w:tcW w:w="5745" w:type="dxa"/>
            <w:shd w:val="clear" w:color="auto" w:fill="2B5D9A" w:themeFill="accent6" w:themeFillShade="BF"/>
            <w:tcPrChange w:author="Andreyeva, Julia" w:date="2022-03-16T14:40:00Z" w:id="11214">
              <w:tcPr>
                <w:tcW w:w="5319" w:type="dxa"/>
                <w:shd w:val="clear" w:color="auto" w:fill="2B5D9A" w:themeFill="accent6" w:themeFillShade="BF"/>
              </w:tcPr>
            </w:tcPrChange>
          </w:tcPr>
          <w:p w:rsidRPr="0058426B" w:rsidR="00EB6EF9" w:rsidP="00DF1D7F" w:rsidRDefault="00EB6EF9" w14:paraId="76CCB8BC"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05:00Z" w:id="11215"/>
                <w:rFonts w:ascii="Arial" w:hAnsi="Arial" w:cs="Arial"/>
                <w:b w:val="0"/>
                <w:color w:val="FFFFFF" w:themeColor="background1"/>
                <w:sz w:val="18"/>
                <w:lang w:eastAsia="fr-FR"/>
              </w:rPr>
            </w:pPr>
            <w:ins w:author="Andreyeva, Julia" w:date="2022-03-16T14:05:00Z" w:id="11216">
              <w:r w:rsidRPr="0058426B">
                <w:rPr>
                  <w:rFonts w:ascii="Arial" w:hAnsi="Arial" w:cs="Arial"/>
                  <w:color w:val="FFFFFF" w:themeColor="background1"/>
                  <w:sz w:val="18"/>
                  <w:lang w:eastAsia="fr-FR"/>
                </w:rPr>
                <w:t>Step</w:t>
              </w:r>
            </w:ins>
          </w:p>
          <w:p w:rsidRPr="00842B64" w:rsidR="00EB6EF9" w:rsidP="00DF1D7F" w:rsidRDefault="00EB6EF9" w14:paraId="26D801A7"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05:00Z" w:id="11217"/>
                <w:rFonts w:ascii="Arial" w:hAnsi="Arial" w:cs="Arial"/>
                <w:i/>
                <w:iCs/>
                <w:color w:val="FFFFFF" w:themeColor="background1"/>
                <w:sz w:val="18"/>
                <w:lang w:eastAsia="fr-FR"/>
              </w:rPr>
            </w:pPr>
            <w:ins w:author="Andreyeva, Julia" w:date="2022-03-16T14:05:00Z" w:id="11218">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2674DA" w:rsidR="002674DA" w:rsidTr="00220EF9" w14:paraId="4D19086E" w14:textId="77777777">
        <w:trPr>
          <w:ins w:author="Andreyeva, Julia" w:date="2022-03-16T14:05:00Z" w:id="11219"/>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DD1BD66" w14:textId="77777777">
            <w:pPr>
              <w:pStyle w:val="BodyText"/>
              <w:spacing w:line="259" w:lineRule="auto"/>
              <w:rPr>
                <w:ins w:author="Andreyeva, Julia" w:date="2022-03-16T14:05:00Z" w:id="11220"/>
                <w:rFonts w:asciiTheme="minorHAnsi" w:hAnsiTheme="minorHAnsi" w:eastAsiaTheme="minorHAnsi" w:cstheme="minorBidi"/>
                <w:b w:val="0"/>
                <w:bCs w:val="0"/>
                <w:sz w:val="22"/>
                <w:szCs w:val="22"/>
                <w:lang w:val="en-GB"/>
                <w:rPrChange w:author="Andreyeva, Julia" w:date="2022-03-18T14:15:00Z" w:id="11221">
                  <w:rPr>
                    <w:ins w:author="Andreyeva, Julia" w:date="2022-03-16T14:05:00Z" w:id="11222"/>
                    <w:rFonts w:asciiTheme="minorHAnsi" w:hAnsiTheme="minorHAnsi" w:eastAsiaTheme="minorHAnsi" w:cstheme="minorBidi"/>
                    <w:b w:val="0"/>
                    <w:bCs w:val="0"/>
                    <w:color w:val="00857E" w:themeColor="accent3" w:themeShade="BF"/>
                    <w:sz w:val="22"/>
                    <w:szCs w:val="22"/>
                    <w:lang w:val="en-GB"/>
                  </w:rPr>
                </w:rPrChange>
              </w:rPr>
            </w:pPr>
            <w:ins w:author="Andreyeva, Julia" w:date="2022-03-16T14:05:00Z" w:id="11223">
              <w:r w:rsidRPr="002674DA">
                <w:rPr>
                  <w:rFonts w:asciiTheme="minorHAnsi" w:hAnsiTheme="minorHAnsi" w:eastAsiaTheme="minorHAnsi" w:cstheme="minorBidi"/>
                  <w:sz w:val="22"/>
                  <w:szCs w:val="22"/>
                  <w:lang w:val="en-GB"/>
                  <w:rPrChange w:author="Andreyeva, Julia" w:date="2022-03-18T14:15:00Z" w:id="11224">
                    <w:rPr>
                      <w:rFonts w:asciiTheme="minorHAnsi" w:hAnsiTheme="minorHAnsi" w:eastAsiaTheme="minorHAnsi" w:cstheme="minorBidi"/>
                      <w:color w:val="00857E" w:themeColor="accent3" w:themeShade="BF"/>
                      <w:sz w:val="22"/>
                      <w:szCs w:val="22"/>
                      <w:lang w:val="en-GB"/>
                    </w:rPr>
                  </w:rPrChange>
                </w:rPr>
                <w:t>Local Administrator</w:t>
              </w:r>
            </w:ins>
          </w:p>
        </w:tc>
        <w:tc>
          <w:tcPr>
            <w:tcW w:w="0" w:type="dxa"/>
          </w:tcPr>
          <w:p w:rsidRPr="002674DA" w:rsidR="00EB6EF9" w:rsidP="00DF1D7F" w:rsidRDefault="00EB6EF9" w14:paraId="025BD44A"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25"/>
                <w:rFonts w:asciiTheme="minorHAnsi" w:hAnsiTheme="minorHAnsi" w:eastAsiaTheme="minorHAnsi" w:cstheme="minorBidi"/>
                <w:sz w:val="22"/>
                <w:szCs w:val="22"/>
                <w:lang w:val="en-GB"/>
                <w:rPrChange w:author="Andreyeva, Julia" w:date="2022-03-18T14:15:00Z" w:id="11226">
                  <w:rPr>
                    <w:ins w:author="Andreyeva, Julia" w:date="2022-03-16T14:05:00Z" w:id="11227"/>
                    <w:rFonts w:asciiTheme="minorHAnsi" w:hAnsiTheme="minorHAnsi" w:eastAsiaTheme="minorHAnsi" w:cstheme="minorBidi"/>
                    <w:color w:val="00857E" w:themeColor="accent3" w:themeShade="BF"/>
                    <w:sz w:val="22"/>
                    <w:szCs w:val="22"/>
                    <w:lang w:val="en-GB"/>
                  </w:rPr>
                </w:rPrChange>
              </w:rPr>
            </w:pPr>
            <w:ins w:author="Andreyeva, Julia" w:date="2022-03-16T14:05:00Z" w:id="11228">
              <w:r w:rsidRPr="002674DA">
                <w:rPr>
                  <w:rFonts w:asciiTheme="minorHAnsi" w:hAnsiTheme="minorHAnsi" w:eastAsiaTheme="minorHAnsi" w:cstheme="minorBidi"/>
                  <w:sz w:val="22"/>
                  <w:szCs w:val="22"/>
                  <w:lang w:val="en-GB"/>
                  <w:rPrChange w:author="Andreyeva, Julia" w:date="2022-03-18T14:15:00Z" w:id="11229">
                    <w:rPr>
                      <w:rFonts w:asciiTheme="minorHAnsi" w:hAnsiTheme="minorHAnsi" w:eastAsiaTheme="minorHAnsi" w:cstheme="minorBidi"/>
                      <w:color w:val="00857E" w:themeColor="accent3" w:themeShade="BF"/>
                      <w:sz w:val="22"/>
                      <w:szCs w:val="22"/>
                      <w:lang w:val="en-GB"/>
                    </w:rPr>
                  </w:rPrChange>
                </w:rPr>
                <w:t>Siebel Sales</w:t>
              </w:r>
            </w:ins>
          </w:p>
        </w:tc>
        <w:tc>
          <w:tcPr>
            <w:tcW w:w="5745" w:type="dxa"/>
          </w:tcPr>
          <w:p w:rsidRPr="002674DA" w:rsidR="00EB6EF9" w:rsidP="00DF1D7F" w:rsidRDefault="00EB6EF9" w14:paraId="17EBD362"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30"/>
                <w:rFonts w:asciiTheme="minorHAnsi" w:hAnsiTheme="minorHAnsi" w:eastAsiaTheme="minorHAnsi" w:cstheme="minorBidi"/>
                <w:sz w:val="22"/>
                <w:szCs w:val="22"/>
                <w:lang w:val="en-GB"/>
                <w:rPrChange w:author="Andreyeva, Julia" w:date="2022-03-18T14:15:00Z" w:id="11231">
                  <w:rPr>
                    <w:ins w:author="Andreyeva, Julia" w:date="2022-03-16T14:05:00Z" w:id="11232"/>
                    <w:rFonts w:asciiTheme="minorHAnsi" w:hAnsiTheme="minorHAnsi" w:eastAsiaTheme="minorHAnsi" w:cstheme="minorBidi"/>
                    <w:color w:val="00857E" w:themeColor="accent3" w:themeShade="BF"/>
                    <w:sz w:val="22"/>
                    <w:szCs w:val="22"/>
                    <w:lang w:val="en-GB"/>
                  </w:rPr>
                </w:rPrChange>
              </w:rPr>
            </w:pPr>
            <w:ins w:author="Andreyeva, Julia" w:date="2022-03-16T14:05:00Z" w:id="11233">
              <w:r w:rsidRPr="002674DA">
                <w:rPr>
                  <w:rFonts w:asciiTheme="minorHAnsi" w:hAnsiTheme="minorHAnsi" w:eastAsiaTheme="minorHAnsi" w:cstheme="minorBidi"/>
                  <w:sz w:val="22"/>
                  <w:szCs w:val="22"/>
                  <w:lang w:val="en-GB"/>
                  <w:rPrChange w:author="Andreyeva, Julia" w:date="2022-03-18T14:15:00Z" w:id="11234">
                    <w:rPr>
                      <w:rFonts w:asciiTheme="minorHAnsi" w:hAnsiTheme="minorHAnsi" w:eastAsiaTheme="minorHAnsi" w:cstheme="minorBidi"/>
                      <w:color w:val="00857E" w:themeColor="accent3" w:themeShade="BF"/>
                      <w:sz w:val="22"/>
                      <w:szCs w:val="22"/>
                      <w:lang w:val="en-GB"/>
                    </w:rPr>
                  </w:rPrChange>
                </w:rPr>
                <w:t>Mandatory Markets Testing EIR</w:t>
              </w:r>
            </w:ins>
          </w:p>
        </w:tc>
      </w:tr>
      <w:tr w:rsidRPr="002674DA" w:rsidR="002674DA" w:rsidTr="00220EF9" w14:paraId="34054129" w14:textId="77777777">
        <w:trPr>
          <w:ins w:author="Andreyeva, Julia" w:date="2022-03-16T14:05:00Z" w:id="11235"/>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54654CC9" w14:textId="77777777">
            <w:pPr>
              <w:pStyle w:val="BodyText"/>
              <w:spacing w:line="259" w:lineRule="auto"/>
              <w:rPr>
                <w:ins w:author="Andreyeva, Julia" w:date="2022-03-16T14:05:00Z" w:id="11236"/>
                <w:rFonts w:asciiTheme="minorHAnsi" w:hAnsiTheme="minorHAnsi" w:eastAsiaTheme="minorHAnsi" w:cstheme="minorBidi"/>
                <w:b w:val="0"/>
                <w:bCs w:val="0"/>
                <w:sz w:val="22"/>
                <w:szCs w:val="22"/>
                <w:lang w:val="en-GB"/>
                <w:rPrChange w:author="Andreyeva, Julia" w:date="2022-03-18T14:15:00Z" w:id="11237">
                  <w:rPr>
                    <w:ins w:author="Andreyeva, Julia" w:date="2022-03-16T14:05:00Z" w:id="11238"/>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4D3F9947"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39"/>
                <w:rFonts w:asciiTheme="minorHAnsi" w:hAnsiTheme="minorHAnsi" w:eastAsiaTheme="minorHAnsi" w:cstheme="minorBidi"/>
                <w:sz w:val="22"/>
                <w:szCs w:val="22"/>
                <w:lang w:val="en-GB"/>
                <w:rPrChange w:author="Andreyeva, Julia" w:date="2022-03-18T14:15:00Z" w:id="11240">
                  <w:rPr>
                    <w:ins w:author="Andreyeva, Julia" w:date="2022-03-16T14:05:00Z" w:id="11241"/>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1BE825F7"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42"/>
                <w:rFonts w:asciiTheme="minorHAnsi" w:hAnsiTheme="minorHAnsi" w:eastAsiaTheme="minorHAnsi" w:cstheme="minorBidi"/>
                <w:sz w:val="22"/>
                <w:szCs w:val="22"/>
                <w:lang w:val="en-GB"/>
                <w:rPrChange w:author="Andreyeva, Julia" w:date="2022-03-18T14:15:00Z" w:id="11243">
                  <w:rPr>
                    <w:ins w:author="Andreyeva, Julia" w:date="2022-03-16T14:05:00Z" w:id="11244"/>
                    <w:rFonts w:asciiTheme="minorHAnsi" w:hAnsiTheme="minorHAnsi" w:eastAsiaTheme="minorHAnsi" w:cstheme="minorBidi"/>
                    <w:color w:val="00857E" w:themeColor="accent3" w:themeShade="BF"/>
                    <w:sz w:val="22"/>
                    <w:szCs w:val="22"/>
                    <w:lang w:val="en-GB"/>
                  </w:rPr>
                </w:rPrChange>
              </w:rPr>
            </w:pPr>
            <w:ins w:author="Andreyeva, Julia" w:date="2022-03-16T14:05:00Z" w:id="11245">
              <w:r w:rsidRPr="002674DA">
                <w:rPr>
                  <w:rFonts w:asciiTheme="minorHAnsi" w:hAnsiTheme="minorHAnsi" w:eastAsiaTheme="minorHAnsi" w:cstheme="minorBidi"/>
                  <w:sz w:val="22"/>
                  <w:szCs w:val="22"/>
                  <w:lang w:val="en-GB"/>
                  <w:rPrChange w:author="Andreyeva, Julia" w:date="2022-03-18T14:15:00Z" w:id="11246">
                    <w:rPr>
                      <w:rFonts w:asciiTheme="minorHAnsi" w:hAnsiTheme="minorHAnsi" w:eastAsiaTheme="minorHAnsi" w:cstheme="minorBidi"/>
                      <w:color w:val="00857E" w:themeColor="accent3" w:themeShade="BF"/>
                      <w:sz w:val="22"/>
                      <w:szCs w:val="22"/>
                      <w:lang w:val="en-GB"/>
                    </w:rPr>
                  </w:rPrChange>
                </w:rPr>
                <w:t>Log into the Sales Application</w:t>
              </w:r>
            </w:ins>
          </w:p>
        </w:tc>
      </w:tr>
      <w:tr w:rsidRPr="002674DA" w:rsidR="002674DA" w:rsidTr="00220EF9" w14:paraId="640F9AEA" w14:textId="77777777">
        <w:trPr>
          <w:ins w:author="Andreyeva, Julia" w:date="2022-03-16T14:05:00Z" w:id="11247"/>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8A17FDC" w14:textId="77777777">
            <w:pPr>
              <w:pStyle w:val="BodyText"/>
              <w:spacing w:line="259" w:lineRule="auto"/>
              <w:rPr>
                <w:ins w:author="Andreyeva, Julia" w:date="2022-03-16T14:05:00Z" w:id="11248"/>
                <w:rFonts w:asciiTheme="minorHAnsi" w:hAnsiTheme="minorHAnsi" w:eastAsiaTheme="minorHAnsi" w:cstheme="minorBidi"/>
                <w:b w:val="0"/>
                <w:bCs w:val="0"/>
                <w:sz w:val="22"/>
                <w:szCs w:val="22"/>
                <w:lang w:val="en-GB"/>
                <w:rPrChange w:author="Andreyeva, Julia" w:date="2022-03-18T14:15:00Z" w:id="11249">
                  <w:rPr>
                    <w:ins w:author="Andreyeva, Julia" w:date="2022-03-16T14:05:00Z" w:id="11250"/>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76B2FD13"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51"/>
                <w:rFonts w:asciiTheme="minorHAnsi" w:hAnsiTheme="minorHAnsi" w:eastAsiaTheme="minorHAnsi" w:cstheme="minorBidi"/>
                <w:sz w:val="22"/>
                <w:szCs w:val="22"/>
                <w:lang w:val="en-GB"/>
                <w:rPrChange w:author="Andreyeva, Julia" w:date="2022-03-18T14:15:00Z" w:id="11252">
                  <w:rPr>
                    <w:ins w:author="Andreyeva, Julia" w:date="2022-03-16T14:05:00Z" w:id="11253"/>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4BA3C028"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54"/>
                <w:rFonts w:asciiTheme="minorHAnsi" w:hAnsiTheme="minorHAnsi" w:eastAsiaTheme="minorHAnsi" w:cstheme="minorBidi"/>
                <w:sz w:val="22"/>
                <w:szCs w:val="22"/>
                <w:lang w:val="en-GB"/>
                <w:rPrChange w:author="Andreyeva, Julia" w:date="2022-03-18T14:15:00Z" w:id="11255">
                  <w:rPr>
                    <w:ins w:author="Andreyeva, Julia" w:date="2022-03-16T14:05:00Z" w:id="11256"/>
                    <w:rFonts w:asciiTheme="minorHAnsi" w:hAnsiTheme="minorHAnsi" w:eastAsiaTheme="minorHAnsi" w:cstheme="minorBidi"/>
                    <w:color w:val="00857E" w:themeColor="accent3" w:themeShade="BF"/>
                    <w:sz w:val="22"/>
                    <w:szCs w:val="22"/>
                    <w:lang w:val="en-GB"/>
                  </w:rPr>
                </w:rPrChange>
              </w:rPr>
            </w:pPr>
            <w:ins w:author="Andreyeva, Julia" w:date="2022-03-16T14:05:00Z" w:id="11257">
              <w:r w:rsidRPr="002674DA">
                <w:rPr>
                  <w:rFonts w:asciiTheme="minorHAnsi" w:hAnsiTheme="minorHAnsi" w:eastAsiaTheme="minorHAnsi" w:cstheme="minorBidi"/>
                  <w:sz w:val="22"/>
                  <w:szCs w:val="22"/>
                  <w:lang w:val="en-GB"/>
                  <w:rPrChange w:author="Andreyeva, Julia" w:date="2022-03-18T14:15:00Z" w:id="11258">
                    <w:rPr>
                      <w:rFonts w:asciiTheme="minorHAnsi" w:hAnsiTheme="minorHAnsi" w:eastAsiaTheme="minorHAnsi" w:cstheme="minorBidi"/>
                      <w:color w:val="00857E" w:themeColor="accent3" w:themeShade="BF"/>
                      <w:sz w:val="22"/>
                      <w:szCs w:val="22"/>
                      <w:lang w:val="en-GB"/>
                    </w:rPr>
                  </w:rPrChange>
                </w:rPr>
                <w:t>Navigate to Site Map</w:t>
              </w:r>
            </w:ins>
          </w:p>
        </w:tc>
      </w:tr>
      <w:tr w:rsidRPr="002674DA" w:rsidR="002674DA" w:rsidTr="00220EF9" w14:paraId="1C1A87CE" w14:textId="77777777">
        <w:trPr>
          <w:ins w:author="Andreyeva, Julia" w:date="2022-03-16T14:05:00Z" w:id="11259"/>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5B701C9" w14:textId="77777777">
            <w:pPr>
              <w:pStyle w:val="BodyText"/>
              <w:spacing w:line="259" w:lineRule="auto"/>
              <w:rPr>
                <w:ins w:author="Andreyeva, Julia" w:date="2022-03-16T14:05:00Z" w:id="11260"/>
                <w:rFonts w:asciiTheme="minorHAnsi" w:hAnsiTheme="minorHAnsi" w:eastAsiaTheme="minorHAnsi" w:cstheme="minorBidi"/>
                <w:b w:val="0"/>
                <w:bCs w:val="0"/>
                <w:sz w:val="22"/>
                <w:szCs w:val="22"/>
                <w:lang w:val="en-GB"/>
                <w:rPrChange w:author="Andreyeva, Julia" w:date="2022-03-18T14:15:00Z" w:id="11261">
                  <w:rPr>
                    <w:ins w:author="Andreyeva, Julia" w:date="2022-03-16T14:05:00Z" w:id="11262"/>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18CC62C0"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63"/>
                <w:rFonts w:asciiTheme="minorHAnsi" w:hAnsiTheme="minorHAnsi" w:eastAsiaTheme="minorHAnsi" w:cstheme="minorBidi"/>
                <w:sz w:val="22"/>
                <w:szCs w:val="22"/>
                <w:lang w:val="en-GB"/>
                <w:rPrChange w:author="Andreyeva, Julia" w:date="2022-03-18T14:15:00Z" w:id="11264">
                  <w:rPr>
                    <w:ins w:author="Andreyeva, Julia" w:date="2022-03-16T14:05:00Z" w:id="11265"/>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73F5145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266"/>
                <w:rPrChange w:author="Andreyeva, Julia" w:date="2022-03-18T14:15:00Z" w:id="11267">
                  <w:rPr>
                    <w:ins w:author="Andreyeva, Julia" w:date="2022-03-16T14:05:00Z" w:id="11268"/>
                    <w:color w:val="00857E" w:themeColor="accent3" w:themeShade="BF"/>
                  </w:rPr>
                </w:rPrChange>
              </w:rPr>
            </w:pPr>
            <w:ins w:author="Andreyeva, Julia" w:date="2022-03-16T14:05:00Z" w:id="11269">
              <w:r w:rsidRPr="002674DA">
                <w:rPr>
                  <w:rPrChange w:author="Andreyeva, Julia" w:date="2022-03-18T14:15:00Z" w:id="11270">
                    <w:rPr>
                      <w:color w:val="00857E" w:themeColor="accent3" w:themeShade="BF"/>
                    </w:rPr>
                  </w:rPrChange>
                </w:rPr>
                <w:t>Click on Accounts - Admin &gt;&gt; Accounts Administration link: User is directed to Accounts - Admin &gt;&gt; Accounts Administration view.</w:t>
              </w:r>
            </w:ins>
          </w:p>
        </w:tc>
      </w:tr>
      <w:tr w:rsidRPr="002674DA" w:rsidR="002674DA" w:rsidTr="00220EF9" w14:paraId="3E139580" w14:textId="77777777">
        <w:trPr>
          <w:ins w:author="Andreyeva, Julia" w:date="2022-03-16T14:05:00Z" w:id="11271"/>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0D8ABD9" w14:textId="77777777">
            <w:pPr>
              <w:pStyle w:val="BodyText"/>
              <w:spacing w:line="259" w:lineRule="auto"/>
              <w:rPr>
                <w:ins w:author="Andreyeva, Julia" w:date="2022-03-16T14:05:00Z" w:id="11272"/>
                <w:rFonts w:asciiTheme="minorHAnsi" w:hAnsiTheme="minorHAnsi" w:eastAsiaTheme="minorHAnsi" w:cstheme="minorBidi"/>
                <w:b w:val="0"/>
                <w:bCs w:val="0"/>
                <w:sz w:val="22"/>
                <w:szCs w:val="22"/>
                <w:lang w:val="en-GB"/>
                <w:rPrChange w:author="Andreyeva, Julia" w:date="2022-03-18T14:15:00Z" w:id="11273">
                  <w:rPr>
                    <w:ins w:author="Andreyeva, Julia" w:date="2022-03-16T14:05:00Z" w:id="11274"/>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53457EA5"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75"/>
                <w:rFonts w:asciiTheme="minorHAnsi" w:hAnsiTheme="minorHAnsi" w:eastAsiaTheme="minorHAnsi" w:cstheme="minorBidi"/>
                <w:sz w:val="22"/>
                <w:szCs w:val="22"/>
                <w:lang w:val="en-GB"/>
                <w:rPrChange w:author="Andreyeva, Julia" w:date="2022-03-18T14:15:00Z" w:id="11276">
                  <w:rPr>
                    <w:ins w:author="Andreyeva, Julia" w:date="2022-03-16T14:05:00Z" w:id="11277"/>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2C185F7A"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278"/>
                <w:rPrChange w:author="Andreyeva, Julia" w:date="2022-03-18T14:15:00Z" w:id="11279">
                  <w:rPr>
                    <w:ins w:author="Andreyeva, Julia" w:date="2022-03-16T14:05:00Z" w:id="11280"/>
                    <w:color w:val="00857E" w:themeColor="accent3" w:themeShade="BF"/>
                  </w:rPr>
                </w:rPrChange>
              </w:rPr>
            </w:pPr>
            <w:ins w:author="Andreyeva, Julia" w:date="2022-03-16T14:05:00Z" w:id="11281">
              <w:r w:rsidRPr="002674DA">
                <w:rPr>
                  <w:rPrChange w:author="Andreyeva, Julia" w:date="2022-03-18T14:15:00Z" w:id="11282">
                    <w:rPr>
                      <w:color w:val="00857E" w:themeColor="accent3" w:themeShade="BF"/>
                    </w:rPr>
                  </w:rPrChange>
                </w:rPr>
                <w:t xml:space="preserve">Fill in the following field: Account Name = CHG212943_Accnt Account Team = &lt;Add a Trade Marketer to the account &gt; Status = Active Account Type = &lt;select other than Wholesaler&gt; Account Class = Employee Fill in the required fields &amp; </w:t>
              </w:r>
              <w:proofErr w:type="gramStart"/>
              <w:r w:rsidRPr="002674DA">
                <w:rPr>
                  <w:rPrChange w:author="Andreyeva, Julia" w:date="2022-03-18T14:15:00Z" w:id="11283">
                    <w:rPr>
                      <w:color w:val="00857E" w:themeColor="accent3" w:themeShade="BF"/>
                    </w:rPr>
                  </w:rPrChange>
                </w:rPr>
                <w:t>Save</w:t>
              </w:r>
              <w:proofErr w:type="gramEnd"/>
              <w:r w:rsidRPr="002674DA">
                <w:rPr>
                  <w:rPrChange w:author="Andreyeva, Julia" w:date="2022-03-18T14:15:00Z" w:id="11284">
                    <w:rPr>
                      <w:color w:val="00857E" w:themeColor="accent3" w:themeShade="BF"/>
                    </w:rPr>
                  </w:rPrChange>
                </w:rPr>
                <w:t xml:space="preserve"> the record: Record is saved successfully.</w:t>
              </w:r>
            </w:ins>
          </w:p>
        </w:tc>
      </w:tr>
      <w:tr w:rsidRPr="002674DA" w:rsidR="002674DA" w:rsidTr="00220EF9" w14:paraId="5E21D00D" w14:textId="77777777">
        <w:trPr>
          <w:ins w:author="Andreyeva, Julia" w:date="2022-03-16T14:05:00Z" w:id="11285"/>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105B2299" w14:textId="77777777">
            <w:pPr>
              <w:pStyle w:val="BodyText"/>
              <w:spacing w:line="259" w:lineRule="auto"/>
              <w:rPr>
                <w:ins w:author="Andreyeva, Julia" w:date="2022-03-16T14:05:00Z" w:id="11286"/>
                <w:rFonts w:asciiTheme="minorHAnsi" w:hAnsiTheme="minorHAnsi" w:eastAsiaTheme="minorHAnsi" w:cstheme="minorBidi"/>
                <w:b w:val="0"/>
                <w:bCs w:val="0"/>
                <w:sz w:val="22"/>
                <w:szCs w:val="22"/>
                <w:lang w:val="en-GB"/>
                <w:rPrChange w:author="Andreyeva, Julia" w:date="2022-03-18T14:15:00Z" w:id="11287">
                  <w:rPr>
                    <w:ins w:author="Andreyeva, Julia" w:date="2022-03-16T14:05:00Z" w:id="11288"/>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134B0BEB"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289"/>
                <w:rFonts w:asciiTheme="minorHAnsi" w:hAnsiTheme="minorHAnsi" w:eastAsiaTheme="minorHAnsi" w:cstheme="minorBidi"/>
                <w:sz w:val="22"/>
                <w:szCs w:val="22"/>
                <w:lang w:val="en-GB"/>
                <w:rPrChange w:author="Andreyeva, Julia" w:date="2022-03-18T14:15:00Z" w:id="11290">
                  <w:rPr>
                    <w:ins w:author="Andreyeva, Julia" w:date="2022-03-16T14:05:00Z" w:id="11291"/>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4115030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292"/>
                <w:rPrChange w:author="Andreyeva, Julia" w:date="2022-03-18T14:15:00Z" w:id="11293">
                  <w:rPr>
                    <w:ins w:author="Andreyeva, Julia" w:date="2022-03-16T14:05:00Z" w:id="11294"/>
                    <w:color w:val="00857E" w:themeColor="accent3" w:themeShade="BF"/>
                  </w:rPr>
                </w:rPrChange>
              </w:rPr>
            </w:pPr>
            <w:ins w:author="Andreyeva, Julia" w:date="2022-03-16T14:05:00Z" w:id="11295">
              <w:r w:rsidRPr="002674DA">
                <w:rPr>
                  <w:rPrChange w:author="Andreyeva, Julia" w:date="2022-03-18T14:15:00Z" w:id="11296">
                    <w:rPr>
                      <w:color w:val="00857E" w:themeColor="accent3" w:themeShade="BF"/>
                    </w:rPr>
                  </w:rPrChange>
                </w:rPr>
                <w:t>Click on Accounts Screen tab and click on Accounts List link: User is navigated to Accounts list view</w:t>
              </w:r>
            </w:ins>
          </w:p>
        </w:tc>
      </w:tr>
      <w:tr w:rsidRPr="002674DA" w:rsidR="002674DA" w:rsidTr="00220EF9" w14:paraId="0A299F78" w14:textId="77777777">
        <w:trPr>
          <w:ins w:author="Andreyeva, Julia" w:date="2022-03-16T14:05:00Z" w:id="11297"/>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52375884" w14:textId="77777777">
            <w:pPr>
              <w:pStyle w:val="BodyText"/>
              <w:spacing w:line="259" w:lineRule="auto"/>
              <w:rPr>
                <w:ins w:author="Andreyeva, Julia" w:date="2022-03-16T14:05:00Z" w:id="11298"/>
                <w:rFonts w:asciiTheme="minorHAnsi" w:hAnsiTheme="minorHAnsi" w:eastAsiaTheme="minorHAnsi" w:cstheme="minorBidi"/>
                <w:b w:val="0"/>
                <w:bCs w:val="0"/>
                <w:sz w:val="22"/>
                <w:szCs w:val="22"/>
                <w:lang w:val="en-GB"/>
                <w:rPrChange w:author="Andreyeva, Julia" w:date="2022-03-18T14:15:00Z" w:id="11299">
                  <w:rPr>
                    <w:ins w:author="Andreyeva, Julia" w:date="2022-03-16T14:05:00Z" w:id="11300"/>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304B98F8"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01"/>
                <w:rFonts w:asciiTheme="minorHAnsi" w:hAnsiTheme="minorHAnsi" w:eastAsiaTheme="minorHAnsi" w:cstheme="minorBidi"/>
                <w:sz w:val="22"/>
                <w:szCs w:val="22"/>
                <w:lang w:val="en-GB"/>
                <w:rPrChange w:author="Andreyeva, Julia" w:date="2022-03-18T14:15:00Z" w:id="11302">
                  <w:rPr>
                    <w:ins w:author="Andreyeva, Julia" w:date="2022-03-16T14:05:00Z" w:id="11303"/>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5F3833D7"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04"/>
                <w:rFonts w:asciiTheme="minorHAnsi" w:hAnsiTheme="minorHAnsi" w:eastAsiaTheme="minorHAnsi" w:cstheme="minorBidi"/>
                <w:sz w:val="22"/>
                <w:szCs w:val="22"/>
                <w:lang w:val="en-GB"/>
                <w:rPrChange w:author="Andreyeva, Julia" w:date="2022-03-18T14:15:00Z" w:id="11305">
                  <w:rPr>
                    <w:ins w:author="Andreyeva, Julia" w:date="2022-03-16T14:05:00Z" w:id="11306"/>
                    <w:rFonts w:asciiTheme="minorHAnsi" w:hAnsiTheme="minorHAnsi" w:eastAsiaTheme="minorHAnsi" w:cstheme="minorBidi"/>
                    <w:color w:val="00857E" w:themeColor="accent3" w:themeShade="BF"/>
                    <w:sz w:val="22"/>
                    <w:szCs w:val="22"/>
                    <w:lang w:val="en-GB"/>
                  </w:rPr>
                </w:rPrChange>
              </w:rPr>
            </w:pPr>
            <w:ins w:author="Andreyeva, Julia" w:date="2022-03-16T14:05:00Z" w:id="11307">
              <w:r w:rsidRPr="002674DA">
                <w:rPr>
                  <w:rFonts w:asciiTheme="minorHAnsi" w:hAnsiTheme="minorHAnsi" w:eastAsiaTheme="minorHAnsi" w:cstheme="minorBidi"/>
                  <w:sz w:val="22"/>
                  <w:szCs w:val="22"/>
                  <w:lang w:val="en-GB"/>
                  <w:rPrChange w:author="Andreyeva, Julia" w:date="2022-03-18T14:15:00Z" w:id="11308">
                    <w:rPr>
                      <w:rFonts w:asciiTheme="minorHAnsi" w:hAnsiTheme="minorHAnsi" w:eastAsiaTheme="minorHAnsi" w:cstheme="minorBidi"/>
                      <w:color w:val="00857E" w:themeColor="accent3" w:themeShade="BF"/>
                      <w:sz w:val="22"/>
                      <w:szCs w:val="22"/>
                      <w:lang w:val="en-GB"/>
                    </w:rPr>
                  </w:rPrChange>
                </w:rPr>
                <w:t>Query for test account name: Record is retrieved.</w:t>
              </w:r>
            </w:ins>
          </w:p>
        </w:tc>
      </w:tr>
      <w:tr w:rsidRPr="002674DA" w:rsidR="002674DA" w:rsidTr="00220EF9" w14:paraId="30BCBB5F" w14:textId="77777777">
        <w:trPr>
          <w:ins w:author="Andreyeva, Julia" w:date="2022-03-16T14:05:00Z" w:id="11309"/>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79D76255" w14:textId="77777777">
            <w:pPr>
              <w:pStyle w:val="BodyText"/>
              <w:spacing w:line="259" w:lineRule="auto"/>
              <w:rPr>
                <w:ins w:author="Andreyeva, Julia" w:date="2022-03-16T14:05:00Z" w:id="11310"/>
                <w:rFonts w:asciiTheme="minorHAnsi" w:hAnsiTheme="minorHAnsi" w:eastAsiaTheme="minorHAnsi" w:cstheme="minorBidi"/>
                <w:b w:val="0"/>
                <w:bCs w:val="0"/>
                <w:sz w:val="22"/>
                <w:szCs w:val="22"/>
                <w:lang w:val="en-GB"/>
                <w:rPrChange w:author="Andreyeva, Julia" w:date="2022-03-18T14:15:00Z" w:id="11311">
                  <w:rPr>
                    <w:ins w:author="Andreyeva, Julia" w:date="2022-03-16T14:05:00Z" w:id="11312"/>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56E4495E"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13"/>
                <w:rFonts w:asciiTheme="minorHAnsi" w:hAnsiTheme="minorHAnsi" w:eastAsiaTheme="minorHAnsi" w:cstheme="minorBidi"/>
                <w:sz w:val="22"/>
                <w:szCs w:val="22"/>
                <w:lang w:val="en-GB"/>
                <w:rPrChange w:author="Andreyeva, Julia" w:date="2022-03-18T14:15:00Z" w:id="11314">
                  <w:rPr>
                    <w:ins w:author="Andreyeva, Julia" w:date="2022-03-16T14:05:00Z" w:id="11315"/>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0EDF89F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16"/>
                <w:rPrChange w:author="Andreyeva, Julia" w:date="2022-03-18T14:15:00Z" w:id="11317">
                  <w:rPr>
                    <w:ins w:author="Andreyeva, Julia" w:date="2022-03-16T14:05:00Z" w:id="11318"/>
                    <w:color w:val="00857E" w:themeColor="accent3" w:themeShade="BF"/>
                  </w:rPr>
                </w:rPrChange>
              </w:rPr>
            </w:pPr>
            <w:ins w:author="Andreyeva, Julia" w:date="2022-03-16T14:05:00Z" w:id="11319">
              <w:r w:rsidRPr="002674DA">
                <w:rPr>
                  <w:rPrChange w:author="Andreyeva, Julia" w:date="2022-03-18T14:15:00Z" w:id="11320">
                    <w:rPr>
                      <w:color w:val="00857E" w:themeColor="accent3" w:themeShade="BF"/>
                    </w:rPr>
                  </w:rPrChange>
                </w:rPr>
                <w:t>Drilldown on Account Name:  User is redirected to Accounts &gt;&gt; Outlet Visit view</w:t>
              </w:r>
            </w:ins>
          </w:p>
        </w:tc>
      </w:tr>
      <w:tr w:rsidRPr="002674DA" w:rsidR="002674DA" w:rsidTr="00220EF9" w14:paraId="2CF43D08" w14:textId="77777777">
        <w:trPr>
          <w:ins w:author="Andreyeva, Julia" w:date="2022-03-16T14:05:00Z" w:id="11321"/>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536D01E7" w14:textId="77777777">
            <w:pPr>
              <w:pStyle w:val="BodyText"/>
              <w:spacing w:line="259" w:lineRule="auto"/>
              <w:rPr>
                <w:ins w:author="Andreyeva, Julia" w:date="2022-03-16T14:05:00Z" w:id="11322"/>
                <w:rFonts w:asciiTheme="minorHAnsi" w:hAnsiTheme="minorHAnsi" w:eastAsiaTheme="minorHAnsi" w:cstheme="minorBidi"/>
                <w:b w:val="0"/>
                <w:bCs w:val="0"/>
                <w:sz w:val="22"/>
                <w:szCs w:val="22"/>
                <w:lang w:val="en-GB"/>
                <w:rPrChange w:author="Andreyeva, Julia" w:date="2022-03-18T14:15:00Z" w:id="11323">
                  <w:rPr>
                    <w:ins w:author="Andreyeva, Julia" w:date="2022-03-16T14:05:00Z" w:id="11324"/>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17EEE55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25"/>
                <w:rFonts w:asciiTheme="minorHAnsi" w:hAnsiTheme="minorHAnsi" w:eastAsiaTheme="minorHAnsi" w:cstheme="minorBidi"/>
                <w:sz w:val="22"/>
                <w:szCs w:val="22"/>
                <w:lang w:val="en-GB"/>
                <w:rPrChange w:author="Andreyeva, Julia" w:date="2022-03-18T14:15:00Z" w:id="11326">
                  <w:rPr>
                    <w:ins w:author="Andreyeva, Julia" w:date="2022-03-16T14:05:00Z" w:id="11327"/>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42E02B91"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28"/>
                <w:rPrChange w:author="Andreyeva, Julia" w:date="2022-03-18T14:15:00Z" w:id="11329">
                  <w:rPr>
                    <w:ins w:author="Andreyeva, Julia" w:date="2022-03-16T14:05:00Z" w:id="11330"/>
                    <w:color w:val="00857E" w:themeColor="accent3" w:themeShade="BF"/>
                  </w:rPr>
                </w:rPrChange>
              </w:rPr>
            </w:pPr>
            <w:ins w:author="Andreyeva, Julia" w:date="2022-03-16T14:05:00Z" w:id="11331">
              <w:r w:rsidRPr="002674DA">
                <w:rPr>
                  <w:rPrChange w:author="Andreyeva, Julia" w:date="2022-03-18T14:15:00Z" w:id="11332">
                    <w:rPr>
                      <w:color w:val="00857E" w:themeColor="accent3" w:themeShade="BF"/>
                    </w:rPr>
                  </w:rPrChange>
                </w:rPr>
                <w:t>Click on buying group view tab: User is redirected to Accounts &gt;&gt; Buying Group view</w:t>
              </w:r>
            </w:ins>
          </w:p>
        </w:tc>
      </w:tr>
      <w:tr w:rsidRPr="002674DA" w:rsidR="002674DA" w:rsidTr="00220EF9" w14:paraId="70B75153" w14:textId="77777777">
        <w:trPr>
          <w:ins w:author="Andreyeva, Julia" w:date="2022-03-16T14:05:00Z" w:id="11333"/>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30D63034" w14:textId="77777777">
            <w:pPr>
              <w:pStyle w:val="BodyText"/>
              <w:spacing w:line="259" w:lineRule="auto"/>
              <w:rPr>
                <w:ins w:author="Andreyeva, Julia" w:date="2022-03-16T14:05:00Z" w:id="11334"/>
                <w:rFonts w:asciiTheme="minorHAnsi" w:hAnsiTheme="minorHAnsi" w:eastAsiaTheme="minorHAnsi" w:cstheme="minorBidi"/>
                <w:b w:val="0"/>
                <w:bCs w:val="0"/>
                <w:sz w:val="22"/>
                <w:szCs w:val="22"/>
                <w:lang w:val="en-GB"/>
                <w:rPrChange w:author="Andreyeva, Julia" w:date="2022-03-18T14:15:00Z" w:id="11335">
                  <w:rPr>
                    <w:ins w:author="Andreyeva, Julia" w:date="2022-03-16T14:05:00Z" w:id="11336"/>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2403FBA1"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37"/>
                <w:rFonts w:asciiTheme="minorHAnsi" w:hAnsiTheme="minorHAnsi" w:eastAsiaTheme="minorHAnsi" w:cstheme="minorBidi"/>
                <w:sz w:val="22"/>
                <w:szCs w:val="22"/>
                <w:lang w:val="en-GB"/>
                <w:rPrChange w:author="Andreyeva, Julia" w:date="2022-03-18T14:15:00Z" w:id="11338">
                  <w:rPr>
                    <w:ins w:author="Andreyeva, Julia" w:date="2022-03-16T14:05:00Z" w:id="11339"/>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47D926EE"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40"/>
                <w:rPrChange w:author="Andreyeva, Julia" w:date="2022-03-18T14:15:00Z" w:id="11341">
                  <w:rPr>
                    <w:ins w:author="Andreyeva, Julia" w:date="2022-03-16T14:05:00Z" w:id="11342"/>
                    <w:color w:val="00857E" w:themeColor="accent3" w:themeShade="BF"/>
                  </w:rPr>
                </w:rPrChange>
              </w:rPr>
            </w:pPr>
            <w:ins w:author="Andreyeva, Julia" w:date="2022-03-16T14:05:00Z" w:id="11343">
              <w:r w:rsidRPr="002674DA">
                <w:rPr>
                  <w:rPrChange w:author="Andreyeva, Julia" w:date="2022-03-18T14:15:00Z" w:id="11344">
                    <w:rPr>
                      <w:color w:val="00857E" w:themeColor="accent3" w:themeShade="BF"/>
                    </w:rPr>
                  </w:rPrChange>
                </w:rPr>
                <w:t>On second applet, click on + button to add a new record: Add Account pick applet popup.</w:t>
              </w:r>
            </w:ins>
          </w:p>
        </w:tc>
      </w:tr>
      <w:tr w:rsidRPr="002674DA" w:rsidR="002674DA" w:rsidTr="00220EF9" w14:paraId="2856F4A8" w14:textId="77777777">
        <w:trPr>
          <w:ins w:author="Andreyeva, Julia" w:date="2022-03-16T14:05:00Z" w:id="11345"/>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3B7C753" w14:textId="77777777">
            <w:pPr>
              <w:pStyle w:val="BodyText"/>
              <w:spacing w:line="259" w:lineRule="auto"/>
              <w:rPr>
                <w:ins w:author="Andreyeva, Julia" w:date="2022-03-16T14:05:00Z" w:id="11346"/>
                <w:rFonts w:asciiTheme="minorHAnsi" w:hAnsiTheme="minorHAnsi" w:eastAsiaTheme="minorHAnsi" w:cstheme="minorBidi"/>
                <w:b w:val="0"/>
                <w:bCs w:val="0"/>
                <w:sz w:val="22"/>
                <w:szCs w:val="22"/>
                <w:lang w:val="en-GB"/>
                <w:rPrChange w:author="Andreyeva, Julia" w:date="2022-03-18T14:15:00Z" w:id="11347">
                  <w:rPr>
                    <w:ins w:author="Andreyeva, Julia" w:date="2022-03-16T14:05:00Z" w:id="11348"/>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7C66A3D3"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49"/>
                <w:rFonts w:asciiTheme="minorHAnsi" w:hAnsiTheme="minorHAnsi" w:eastAsiaTheme="minorHAnsi" w:cstheme="minorBidi"/>
                <w:sz w:val="22"/>
                <w:szCs w:val="22"/>
                <w:lang w:val="en-GB"/>
                <w:rPrChange w:author="Andreyeva, Julia" w:date="2022-03-18T14:15:00Z" w:id="11350">
                  <w:rPr>
                    <w:ins w:author="Andreyeva, Julia" w:date="2022-03-16T14:05:00Z" w:id="11351"/>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08A7CC58"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52"/>
                <w:rPrChange w:author="Andreyeva, Julia" w:date="2022-03-18T14:15:00Z" w:id="11353">
                  <w:rPr>
                    <w:ins w:author="Andreyeva, Julia" w:date="2022-03-16T14:05:00Z" w:id="11354"/>
                    <w:color w:val="00857E" w:themeColor="accent3" w:themeShade="BF"/>
                  </w:rPr>
                </w:rPrChange>
              </w:rPr>
            </w:pPr>
            <w:ins w:author="Andreyeva, Julia" w:date="2022-03-16T14:05:00Z" w:id="11355">
              <w:r w:rsidRPr="002674DA">
                <w:rPr>
                  <w:rPrChange w:author="Andreyeva, Julia" w:date="2022-03-18T14:15:00Z" w:id="11356">
                    <w:rPr>
                      <w:color w:val="00857E" w:themeColor="accent3" w:themeShade="BF"/>
                    </w:rPr>
                  </w:rPrChange>
                </w:rPr>
                <w:t xml:space="preserve">Execute query and select any account of type wholesaler and click on Ok button: Pick applet </w:t>
              </w:r>
              <w:proofErr w:type="gramStart"/>
              <w:r w:rsidRPr="002674DA">
                <w:rPr>
                  <w:rPrChange w:author="Andreyeva, Julia" w:date="2022-03-18T14:15:00Z" w:id="11357">
                    <w:rPr>
                      <w:color w:val="00857E" w:themeColor="accent3" w:themeShade="BF"/>
                    </w:rPr>
                  </w:rPrChange>
                </w:rPr>
                <w:t>disappears</w:t>
              </w:r>
              <w:proofErr w:type="gramEnd"/>
              <w:r w:rsidRPr="002674DA">
                <w:rPr>
                  <w:rPrChange w:author="Andreyeva, Julia" w:date="2022-03-18T14:15:00Z" w:id="11358">
                    <w:rPr>
                      <w:color w:val="00857E" w:themeColor="accent3" w:themeShade="BF"/>
                    </w:rPr>
                  </w:rPrChange>
                </w:rPr>
                <w:t xml:space="preserve"> and account is added on second applet</w:t>
              </w:r>
            </w:ins>
          </w:p>
        </w:tc>
      </w:tr>
      <w:tr w:rsidRPr="002674DA" w:rsidR="002674DA" w:rsidTr="00220EF9" w14:paraId="2CE893A2" w14:textId="77777777">
        <w:trPr>
          <w:ins w:author="Andreyeva, Julia" w:date="2022-03-16T14:05:00Z" w:id="11359"/>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2AF49CB6" w14:textId="77777777">
            <w:pPr>
              <w:pStyle w:val="BodyText"/>
              <w:spacing w:line="259" w:lineRule="auto"/>
              <w:rPr>
                <w:ins w:author="Andreyeva, Julia" w:date="2022-03-16T14:05:00Z" w:id="11360"/>
                <w:rFonts w:asciiTheme="minorHAnsi" w:hAnsiTheme="minorHAnsi" w:eastAsiaTheme="minorHAnsi" w:cstheme="minorBidi"/>
                <w:b w:val="0"/>
                <w:bCs w:val="0"/>
                <w:sz w:val="22"/>
                <w:szCs w:val="22"/>
                <w:lang w:val="en-GB"/>
                <w:rPrChange w:author="Andreyeva, Julia" w:date="2022-03-18T14:15:00Z" w:id="11361">
                  <w:rPr>
                    <w:ins w:author="Andreyeva, Julia" w:date="2022-03-16T14:05:00Z" w:id="11362"/>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052CB721"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63"/>
                <w:rFonts w:asciiTheme="minorHAnsi" w:hAnsiTheme="minorHAnsi" w:eastAsiaTheme="minorHAnsi" w:cstheme="minorBidi"/>
                <w:sz w:val="22"/>
                <w:szCs w:val="22"/>
                <w:lang w:val="en-GB"/>
                <w:rPrChange w:author="Andreyeva, Julia" w:date="2022-03-18T14:15:00Z" w:id="11364">
                  <w:rPr>
                    <w:ins w:author="Andreyeva, Julia" w:date="2022-03-16T14:05:00Z" w:id="11365"/>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1F7A2BA1"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66"/>
                <w:rPrChange w:author="Andreyeva, Julia" w:date="2022-03-18T14:15:00Z" w:id="11367">
                  <w:rPr>
                    <w:ins w:author="Andreyeva, Julia" w:date="2022-03-16T14:05:00Z" w:id="11368"/>
                    <w:color w:val="00857E" w:themeColor="accent3" w:themeShade="BF"/>
                  </w:rPr>
                </w:rPrChange>
              </w:rPr>
            </w:pPr>
            <w:ins w:author="Andreyeva, Julia" w:date="2022-03-16T14:05:00Z" w:id="11369">
              <w:r w:rsidRPr="002674DA">
                <w:rPr>
                  <w:rPrChange w:author="Andreyeva, Julia" w:date="2022-03-18T14:15:00Z" w:id="11370">
                    <w:rPr>
                      <w:color w:val="00857E" w:themeColor="accent3" w:themeShade="BF"/>
                    </w:rPr>
                  </w:rPrChange>
                </w:rPr>
                <w:t>Navigate to Site Map: A view with a list of all available screens (responsibility-dependent) will be displayed.</w:t>
              </w:r>
            </w:ins>
          </w:p>
        </w:tc>
      </w:tr>
      <w:tr w:rsidRPr="002674DA" w:rsidR="002674DA" w:rsidTr="00220EF9" w14:paraId="1CAD381B" w14:textId="77777777">
        <w:trPr>
          <w:ins w:author="Andreyeva, Julia" w:date="2022-03-16T14:05:00Z" w:id="11371"/>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71748703" w14:textId="77777777">
            <w:pPr>
              <w:pStyle w:val="BodyText"/>
              <w:spacing w:line="259" w:lineRule="auto"/>
              <w:rPr>
                <w:ins w:author="Andreyeva, Julia" w:date="2022-03-16T14:05:00Z" w:id="11372"/>
                <w:rFonts w:asciiTheme="minorHAnsi" w:hAnsiTheme="minorHAnsi" w:eastAsiaTheme="minorHAnsi" w:cstheme="minorBidi"/>
                <w:b w:val="0"/>
                <w:bCs w:val="0"/>
                <w:sz w:val="22"/>
                <w:szCs w:val="22"/>
                <w:lang w:val="en-GB"/>
                <w:rPrChange w:author="Andreyeva, Julia" w:date="2022-03-18T14:15:00Z" w:id="11373">
                  <w:rPr>
                    <w:ins w:author="Andreyeva, Julia" w:date="2022-03-16T14:05:00Z" w:id="11374"/>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1E6C8424"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75"/>
                <w:rFonts w:asciiTheme="minorHAnsi" w:hAnsiTheme="minorHAnsi" w:eastAsiaTheme="minorHAnsi" w:cstheme="minorBidi"/>
                <w:sz w:val="22"/>
                <w:szCs w:val="22"/>
                <w:lang w:val="en-GB"/>
                <w:rPrChange w:author="Andreyeva, Julia" w:date="2022-03-18T14:15:00Z" w:id="11376">
                  <w:rPr>
                    <w:ins w:author="Andreyeva, Julia" w:date="2022-03-16T14:05:00Z" w:id="11377"/>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44160AE8"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78"/>
                <w:rPrChange w:author="Andreyeva, Julia" w:date="2022-03-18T14:15:00Z" w:id="11379">
                  <w:rPr>
                    <w:ins w:author="Andreyeva, Julia" w:date="2022-03-16T14:05:00Z" w:id="11380"/>
                    <w:color w:val="00857E" w:themeColor="accent3" w:themeShade="BF"/>
                  </w:rPr>
                </w:rPrChange>
              </w:rPr>
            </w:pPr>
            <w:ins w:author="Andreyeva, Julia" w:date="2022-03-16T14:05:00Z" w:id="11381">
              <w:r w:rsidRPr="002674DA">
                <w:rPr>
                  <w:rPrChange w:author="Andreyeva, Julia" w:date="2022-03-18T14:15:00Z" w:id="11382">
                    <w:rPr>
                      <w:color w:val="00857E" w:themeColor="accent3" w:themeShade="BF"/>
                    </w:rPr>
                  </w:rPrChange>
                </w:rPr>
                <w:t>Click on Service Orders and click on Service Orders List link: User is navigated to Service Orders List view</w:t>
              </w:r>
            </w:ins>
          </w:p>
        </w:tc>
      </w:tr>
      <w:tr w:rsidRPr="002674DA" w:rsidR="002674DA" w:rsidTr="00220EF9" w14:paraId="74B81C85" w14:textId="77777777">
        <w:trPr>
          <w:ins w:author="Andreyeva, Julia" w:date="2022-03-16T14:05:00Z" w:id="11383"/>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3C4E24C6" w14:textId="77777777">
            <w:pPr>
              <w:pStyle w:val="BodyText"/>
              <w:spacing w:line="259" w:lineRule="auto"/>
              <w:rPr>
                <w:ins w:author="Andreyeva, Julia" w:date="2022-03-16T14:05:00Z" w:id="11384"/>
                <w:rFonts w:asciiTheme="minorHAnsi" w:hAnsiTheme="minorHAnsi" w:eastAsiaTheme="minorHAnsi" w:cstheme="minorBidi"/>
                <w:b w:val="0"/>
                <w:bCs w:val="0"/>
                <w:sz w:val="22"/>
                <w:szCs w:val="22"/>
                <w:lang w:val="en-GB"/>
                <w:rPrChange w:author="Andreyeva, Julia" w:date="2022-03-18T14:15:00Z" w:id="11385">
                  <w:rPr>
                    <w:ins w:author="Andreyeva, Julia" w:date="2022-03-16T14:05:00Z" w:id="11386"/>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1CE585EA"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387"/>
                <w:rFonts w:asciiTheme="minorHAnsi" w:hAnsiTheme="minorHAnsi" w:eastAsiaTheme="minorHAnsi" w:cstheme="minorBidi"/>
                <w:sz w:val="22"/>
                <w:szCs w:val="22"/>
                <w:lang w:val="en-GB"/>
                <w:rPrChange w:author="Andreyeva, Julia" w:date="2022-03-18T14:15:00Z" w:id="11388">
                  <w:rPr>
                    <w:ins w:author="Andreyeva, Julia" w:date="2022-03-16T14:05:00Z" w:id="11389"/>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2C4F2E83"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390"/>
                <w:rPrChange w:author="Andreyeva, Julia" w:date="2022-03-18T14:15:00Z" w:id="11391">
                  <w:rPr>
                    <w:ins w:author="Andreyeva, Julia" w:date="2022-03-16T14:05:00Z" w:id="11392"/>
                    <w:color w:val="00857E" w:themeColor="accent3" w:themeShade="BF"/>
                  </w:rPr>
                </w:rPrChange>
              </w:rPr>
            </w:pPr>
            <w:ins w:author="Andreyeva, Julia" w:date="2022-03-16T14:05:00Z" w:id="11393">
              <w:r w:rsidRPr="002674DA">
                <w:rPr>
                  <w:rPrChange w:author="Andreyeva, Julia" w:date="2022-03-18T14:15:00Z" w:id="11394">
                    <w:rPr>
                      <w:color w:val="00857E" w:themeColor="accent3" w:themeShade="BF"/>
                    </w:rPr>
                  </w:rPrChange>
                </w:rPr>
                <w:t xml:space="preserve">On the top, </w:t>
              </w:r>
              <w:proofErr w:type="gramStart"/>
              <w:r w:rsidRPr="002674DA">
                <w:rPr>
                  <w:rPrChange w:author="Andreyeva, Julia" w:date="2022-03-18T14:15:00Z" w:id="11395">
                    <w:rPr>
                      <w:color w:val="00857E" w:themeColor="accent3" w:themeShade="BF"/>
                    </w:rPr>
                  </w:rPrChange>
                </w:rPr>
                <w:t>Click</w:t>
              </w:r>
              <w:proofErr w:type="gramEnd"/>
              <w:r w:rsidRPr="002674DA">
                <w:rPr>
                  <w:rPrChange w:author="Andreyeva, Julia" w:date="2022-03-18T14:15:00Z" w:id="11396">
                    <w:rPr>
                      <w:color w:val="00857E" w:themeColor="accent3" w:themeShade="BF"/>
                    </w:rPr>
                  </w:rPrChange>
                </w:rPr>
                <w:t xml:space="preserve"> on the new button to create a new Service Orders, fill in the required fields and save record Account Name = CHG212943_Accnt Type = Stock Receive (ESN value = '</w:t>
              </w:r>
              <w:proofErr w:type="spellStart"/>
              <w:r w:rsidRPr="002674DA">
                <w:rPr>
                  <w:rPrChange w:author="Andreyeva, Julia" w:date="2022-03-18T14:15:00Z" w:id="11397">
                    <w:rPr>
                      <w:color w:val="00857E" w:themeColor="accent3" w:themeShade="BF"/>
                    </w:rPr>
                  </w:rPrChange>
                </w:rPr>
                <w:t>Recibida</w:t>
              </w:r>
              <w:proofErr w:type="spellEnd"/>
              <w:r w:rsidRPr="002674DA">
                <w:rPr>
                  <w:rPrChange w:author="Andreyeva, Julia" w:date="2022-03-18T14:15:00Z" w:id="11398">
                    <w:rPr>
                      <w:color w:val="00857E" w:themeColor="accent3" w:themeShade="BF"/>
                    </w:rPr>
                  </w:rPrChange>
                </w:rPr>
                <w:t xml:space="preserve"> de stock': Record is saved Successfully</w:t>
              </w:r>
            </w:ins>
          </w:p>
        </w:tc>
      </w:tr>
      <w:tr w:rsidRPr="002674DA" w:rsidR="002674DA" w:rsidTr="00220EF9" w14:paraId="70539D71" w14:textId="77777777">
        <w:trPr>
          <w:ins w:author="Andreyeva, Julia" w:date="2022-03-16T14:05:00Z" w:id="11399"/>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562B1EB7" w14:textId="77777777">
            <w:pPr>
              <w:pStyle w:val="BodyText"/>
              <w:spacing w:line="259" w:lineRule="auto"/>
              <w:rPr>
                <w:ins w:author="Andreyeva, Julia" w:date="2022-03-16T14:05:00Z" w:id="11400"/>
                <w:rFonts w:asciiTheme="minorHAnsi" w:hAnsiTheme="minorHAnsi" w:eastAsiaTheme="minorHAnsi" w:cstheme="minorBidi"/>
                <w:b w:val="0"/>
                <w:bCs w:val="0"/>
                <w:sz w:val="22"/>
                <w:szCs w:val="22"/>
                <w:lang w:val="en-GB"/>
                <w:rPrChange w:author="Andreyeva, Julia" w:date="2022-03-18T14:15:00Z" w:id="11401">
                  <w:rPr>
                    <w:ins w:author="Andreyeva, Julia" w:date="2022-03-16T14:05:00Z" w:id="11402"/>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4F462AD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03"/>
                <w:rFonts w:asciiTheme="minorHAnsi" w:hAnsiTheme="minorHAnsi" w:eastAsiaTheme="minorHAnsi" w:cstheme="minorBidi"/>
                <w:sz w:val="22"/>
                <w:szCs w:val="22"/>
                <w:lang w:val="en-GB"/>
                <w:rPrChange w:author="Andreyeva, Julia" w:date="2022-03-18T14:15:00Z" w:id="11404">
                  <w:rPr>
                    <w:ins w:author="Andreyeva, Julia" w:date="2022-03-16T14:05:00Z" w:id="11405"/>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51E59A0C"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06"/>
                <w:rPrChange w:author="Andreyeva, Julia" w:date="2022-03-18T14:15:00Z" w:id="11407">
                  <w:rPr>
                    <w:ins w:author="Andreyeva, Julia" w:date="2022-03-16T14:05:00Z" w:id="11408"/>
                    <w:color w:val="00857E" w:themeColor="accent3" w:themeShade="BF"/>
                  </w:rPr>
                </w:rPrChange>
              </w:rPr>
            </w:pPr>
            <w:ins w:author="Andreyeva, Julia" w:date="2022-03-16T14:05:00Z" w:id="11409">
              <w:r w:rsidRPr="002674DA">
                <w:rPr>
                  <w:rPrChange w:author="Andreyeva, Julia" w:date="2022-03-18T14:15:00Z" w:id="11410">
                    <w:rPr>
                      <w:color w:val="00857E" w:themeColor="accent3" w:themeShade="BF"/>
                    </w:rPr>
                  </w:rPrChange>
                </w:rPr>
                <w:t>Verify that order status = Pending: Verify that order status = Pending</w:t>
              </w:r>
            </w:ins>
          </w:p>
        </w:tc>
      </w:tr>
      <w:tr w:rsidRPr="002674DA" w:rsidR="002674DA" w:rsidTr="00220EF9" w14:paraId="2EAAF951" w14:textId="77777777">
        <w:trPr>
          <w:ins w:author="Andreyeva, Julia" w:date="2022-03-16T14:05:00Z" w:id="11411"/>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52CBE525" w14:textId="77777777">
            <w:pPr>
              <w:pStyle w:val="BodyText"/>
              <w:spacing w:line="259" w:lineRule="auto"/>
              <w:rPr>
                <w:ins w:author="Andreyeva, Julia" w:date="2022-03-16T14:05:00Z" w:id="11412"/>
                <w:rFonts w:asciiTheme="minorHAnsi" w:hAnsiTheme="minorHAnsi" w:eastAsiaTheme="minorHAnsi" w:cstheme="minorBidi"/>
                <w:b w:val="0"/>
                <w:bCs w:val="0"/>
                <w:sz w:val="22"/>
                <w:szCs w:val="22"/>
                <w:lang w:val="en-GB"/>
                <w:rPrChange w:author="Andreyeva, Julia" w:date="2022-03-18T14:15:00Z" w:id="11413">
                  <w:rPr>
                    <w:ins w:author="Andreyeva, Julia" w:date="2022-03-16T14:05:00Z" w:id="11414"/>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7322A843"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15"/>
                <w:rFonts w:asciiTheme="minorHAnsi" w:hAnsiTheme="minorHAnsi" w:eastAsiaTheme="minorHAnsi" w:cstheme="minorBidi"/>
                <w:sz w:val="22"/>
                <w:szCs w:val="22"/>
                <w:lang w:val="en-GB"/>
                <w:rPrChange w:author="Andreyeva, Julia" w:date="2022-03-18T14:15:00Z" w:id="11416">
                  <w:rPr>
                    <w:ins w:author="Andreyeva, Julia" w:date="2022-03-16T14:05:00Z" w:id="11417"/>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139DFACB"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18"/>
                <w:rPrChange w:author="Andreyeva, Julia" w:date="2022-03-18T14:15:00Z" w:id="11419">
                  <w:rPr>
                    <w:ins w:author="Andreyeva, Julia" w:date="2022-03-16T14:05:00Z" w:id="11420"/>
                    <w:color w:val="00857E" w:themeColor="accent3" w:themeShade="BF"/>
                  </w:rPr>
                </w:rPrChange>
              </w:rPr>
            </w:pPr>
            <w:ins w:author="Andreyeva, Julia" w:date="2022-03-16T14:05:00Z" w:id="11421">
              <w:r w:rsidRPr="002674DA">
                <w:rPr>
                  <w:rPrChange w:author="Andreyeva, Julia" w:date="2022-03-18T14:15:00Z" w:id="11422">
                    <w:rPr>
                      <w:color w:val="00857E" w:themeColor="accent3" w:themeShade="BF"/>
                    </w:rPr>
                  </w:rPrChange>
                </w:rPr>
                <w:t>Drilldown on the new order: User is navigated to Service Order List &gt; Line Items View</w:t>
              </w:r>
            </w:ins>
          </w:p>
        </w:tc>
      </w:tr>
      <w:tr w:rsidRPr="002674DA" w:rsidR="002674DA" w:rsidTr="00220EF9" w14:paraId="686EE8F4" w14:textId="77777777">
        <w:trPr>
          <w:ins w:author="Andreyeva, Julia" w:date="2022-03-16T14:05:00Z" w:id="11423"/>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702B5B69" w14:textId="77777777">
            <w:pPr>
              <w:pStyle w:val="BodyText"/>
              <w:spacing w:line="259" w:lineRule="auto"/>
              <w:rPr>
                <w:ins w:author="Andreyeva, Julia" w:date="2022-03-16T14:05:00Z" w:id="11424"/>
                <w:rFonts w:asciiTheme="minorHAnsi" w:hAnsiTheme="minorHAnsi" w:eastAsiaTheme="minorHAnsi" w:cstheme="minorBidi"/>
                <w:b w:val="0"/>
                <w:bCs w:val="0"/>
                <w:sz w:val="22"/>
                <w:szCs w:val="22"/>
                <w:lang w:val="en-GB"/>
                <w:rPrChange w:author="Andreyeva, Julia" w:date="2022-03-18T14:15:00Z" w:id="11425">
                  <w:rPr>
                    <w:ins w:author="Andreyeva, Julia" w:date="2022-03-16T14:05:00Z" w:id="11426"/>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4A5EB3D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27"/>
                <w:rFonts w:asciiTheme="minorHAnsi" w:hAnsiTheme="minorHAnsi" w:eastAsiaTheme="minorHAnsi" w:cstheme="minorBidi"/>
                <w:sz w:val="22"/>
                <w:szCs w:val="22"/>
                <w:lang w:val="en-GB"/>
                <w:rPrChange w:author="Andreyeva, Julia" w:date="2022-03-18T14:15:00Z" w:id="11428">
                  <w:rPr>
                    <w:ins w:author="Andreyeva, Julia" w:date="2022-03-16T14:05:00Z" w:id="11429"/>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2E254FB0"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30"/>
                <w:rPrChange w:author="Andreyeva, Julia" w:date="2022-03-18T14:15:00Z" w:id="11431">
                  <w:rPr>
                    <w:ins w:author="Andreyeva, Julia" w:date="2022-03-16T14:05:00Z" w:id="11432"/>
                    <w:color w:val="00857E" w:themeColor="accent3" w:themeShade="BF"/>
                  </w:rPr>
                </w:rPrChange>
              </w:rPr>
            </w:pPr>
            <w:ins w:author="Andreyeva, Julia" w:date="2022-03-16T14:05:00Z" w:id="11433">
              <w:r w:rsidRPr="002674DA">
                <w:rPr>
                  <w:rPrChange w:author="Andreyeva, Julia" w:date="2022-03-18T14:15:00Z" w:id="11434">
                    <w:rPr>
                      <w:color w:val="00857E" w:themeColor="accent3" w:themeShade="BF"/>
                    </w:rPr>
                  </w:rPrChange>
                </w:rPr>
                <w:t>On second applet, click on new button: A new line is created</w:t>
              </w:r>
            </w:ins>
          </w:p>
        </w:tc>
      </w:tr>
      <w:tr w:rsidRPr="002674DA" w:rsidR="002674DA" w:rsidTr="00220EF9" w14:paraId="567CDD59" w14:textId="77777777">
        <w:trPr>
          <w:ins w:author="Andreyeva, Julia" w:date="2022-03-16T14:05:00Z" w:id="11435"/>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01EBC691" w14:textId="77777777">
            <w:pPr>
              <w:pStyle w:val="BodyText"/>
              <w:spacing w:line="259" w:lineRule="auto"/>
              <w:rPr>
                <w:ins w:author="Andreyeva, Julia" w:date="2022-03-16T14:05:00Z" w:id="11436"/>
                <w:rFonts w:asciiTheme="minorHAnsi" w:hAnsiTheme="minorHAnsi" w:eastAsiaTheme="minorHAnsi" w:cstheme="minorBidi"/>
                <w:b w:val="0"/>
                <w:bCs w:val="0"/>
                <w:sz w:val="22"/>
                <w:szCs w:val="22"/>
                <w:lang w:val="en-GB"/>
                <w:rPrChange w:author="Andreyeva, Julia" w:date="2022-03-18T14:15:00Z" w:id="11437">
                  <w:rPr>
                    <w:ins w:author="Andreyeva, Julia" w:date="2022-03-16T14:05:00Z" w:id="11438"/>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4D2D47B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39"/>
                <w:rFonts w:asciiTheme="minorHAnsi" w:hAnsiTheme="minorHAnsi" w:eastAsiaTheme="minorHAnsi" w:cstheme="minorBidi"/>
                <w:sz w:val="22"/>
                <w:szCs w:val="22"/>
                <w:lang w:val="en-GB"/>
                <w:rPrChange w:author="Andreyeva, Julia" w:date="2022-03-18T14:15:00Z" w:id="11440">
                  <w:rPr>
                    <w:ins w:author="Andreyeva, Julia" w:date="2022-03-16T14:05:00Z" w:id="11441"/>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5D24592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42"/>
                <w:rPrChange w:author="Andreyeva, Julia" w:date="2022-03-18T14:15:00Z" w:id="11443">
                  <w:rPr>
                    <w:ins w:author="Andreyeva, Julia" w:date="2022-03-16T14:05:00Z" w:id="11444"/>
                    <w:color w:val="00857E" w:themeColor="accent3" w:themeShade="BF"/>
                  </w:rPr>
                </w:rPrChange>
              </w:rPr>
            </w:pPr>
            <w:ins w:author="Andreyeva, Julia" w:date="2022-03-16T14:05:00Z" w:id="11445">
              <w:r w:rsidRPr="002674DA">
                <w:rPr>
                  <w:rPrChange w:author="Andreyeva, Julia" w:date="2022-03-18T14:15:00Z" w:id="11446">
                    <w:rPr>
                      <w:color w:val="00857E" w:themeColor="accent3" w:themeShade="BF"/>
                    </w:rPr>
                  </w:rPrChange>
                </w:rPr>
                <w:t>Click on the product pick applet icon: Pick Product pick applet pops up</w:t>
              </w:r>
            </w:ins>
          </w:p>
        </w:tc>
      </w:tr>
      <w:tr w:rsidRPr="002674DA" w:rsidR="002674DA" w:rsidTr="00220EF9" w14:paraId="3625142C" w14:textId="77777777">
        <w:trPr>
          <w:ins w:author="Andreyeva, Julia" w:date="2022-03-16T14:05:00Z" w:id="11447"/>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0F44714F" w14:textId="77777777">
            <w:pPr>
              <w:pStyle w:val="BodyText"/>
              <w:spacing w:line="259" w:lineRule="auto"/>
              <w:rPr>
                <w:ins w:author="Andreyeva, Julia" w:date="2022-03-16T14:05:00Z" w:id="11448"/>
                <w:rFonts w:asciiTheme="minorHAnsi" w:hAnsiTheme="minorHAnsi" w:eastAsiaTheme="minorHAnsi" w:cstheme="minorBidi"/>
                <w:b w:val="0"/>
                <w:bCs w:val="0"/>
                <w:sz w:val="22"/>
                <w:szCs w:val="22"/>
                <w:lang w:val="en-GB"/>
                <w:rPrChange w:author="Andreyeva, Julia" w:date="2022-03-18T14:15:00Z" w:id="11449">
                  <w:rPr>
                    <w:ins w:author="Andreyeva, Julia" w:date="2022-03-16T14:05:00Z" w:id="11450"/>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4FBB8C3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51"/>
                <w:rFonts w:asciiTheme="minorHAnsi" w:hAnsiTheme="minorHAnsi" w:eastAsiaTheme="minorHAnsi" w:cstheme="minorBidi"/>
                <w:sz w:val="22"/>
                <w:szCs w:val="22"/>
                <w:lang w:val="en-GB"/>
                <w:rPrChange w:author="Andreyeva, Julia" w:date="2022-03-18T14:15:00Z" w:id="11452">
                  <w:rPr>
                    <w:ins w:author="Andreyeva, Julia" w:date="2022-03-16T14:05:00Z" w:id="11453"/>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68FFBDE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54"/>
                <w:rPrChange w:author="Andreyeva, Julia" w:date="2022-03-18T14:15:00Z" w:id="11455">
                  <w:rPr>
                    <w:ins w:author="Andreyeva, Julia" w:date="2022-03-16T14:05:00Z" w:id="11456"/>
                    <w:color w:val="00857E" w:themeColor="accent3" w:themeShade="BF"/>
                  </w:rPr>
                </w:rPrChange>
              </w:rPr>
            </w:pPr>
            <w:ins w:author="Andreyeva, Julia" w:date="2022-03-16T14:05:00Z" w:id="11457">
              <w:r w:rsidRPr="002674DA">
                <w:rPr>
                  <w:rPrChange w:author="Andreyeva, Julia" w:date="2022-03-18T14:15:00Z" w:id="11458">
                    <w:rPr>
                      <w:color w:val="00857E" w:themeColor="accent3" w:themeShade="BF"/>
                    </w:rPr>
                  </w:rPrChange>
                </w:rPr>
                <w:t>Select any product and click on Ok button: Product is displayed on second applet</w:t>
              </w:r>
            </w:ins>
          </w:p>
        </w:tc>
      </w:tr>
      <w:tr w:rsidRPr="002674DA" w:rsidR="002674DA" w:rsidTr="00220EF9" w14:paraId="1484C518" w14:textId="77777777">
        <w:trPr>
          <w:ins w:author="Andreyeva, Julia" w:date="2022-03-16T14:05:00Z" w:id="11459"/>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78399E0" w14:textId="77777777">
            <w:pPr>
              <w:pStyle w:val="BodyText"/>
              <w:spacing w:line="259" w:lineRule="auto"/>
              <w:rPr>
                <w:ins w:author="Andreyeva, Julia" w:date="2022-03-16T14:05:00Z" w:id="11460"/>
                <w:rFonts w:asciiTheme="minorHAnsi" w:hAnsiTheme="minorHAnsi" w:eastAsiaTheme="minorHAnsi" w:cstheme="minorBidi"/>
                <w:b w:val="0"/>
                <w:bCs w:val="0"/>
                <w:sz w:val="22"/>
                <w:szCs w:val="22"/>
                <w:lang w:val="en-GB"/>
                <w:rPrChange w:author="Andreyeva, Julia" w:date="2022-03-18T14:15:00Z" w:id="11461">
                  <w:rPr>
                    <w:ins w:author="Andreyeva, Julia" w:date="2022-03-16T14:05:00Z" w:id="11462"/>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1EB30191"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63"/>
                <w:rFonts w:asciiTheme="minorHAnsi" w:hAnsiTheme="minorHAnsi" w:eastAsiaTheme="minorHAnsi" w:cstheme="minorBidi"/>
                <w:sz w:val="22"/>
                <w:szCs w:val="22"/>
                <w:lang w:val="en-GB"/>
                <w:rPrChange w:author="Andreyeva, Julia" w:date="2022-03-18T14:15:00Z" w:id="11464">
                  <w:rPr>
                    <w:ins w:author="Andreyeva, Julia" w:date="2022-03-16T14:05:00Z" w:id="11465"/>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544FCD53"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66"/>
                <w:rPrChange w:author="Andreyeva, Julia" w:date="2022-03-18T14:15:00Z" w:id="11467">
                  <w:rPr>
                    <w:ins w:author="Andreyeva, Julia" w:date="2022-03-16T14:05:00Z" w:id="11468"/>
                    <w:color w:val="00857E" w:themeColor="accent3" w:themeShade="BF"/>
                  </w:rPr>
                </w:rPrChange>
              </w:rPr>
            </w:pPr>
            <w:ins w:author="Andreyeva, Julia" w:date="2022-03-16T14:05:00Z" w:id="11469">
              <w:r w:rsidRPr="002674DA">
                <w:rPr>
                  <w:rPrChange w:author="Andreyeva, Julia" w:date="2022-03-18T14:15:00Z" w:id="11470">
                    <w:rPr>
                      <w:color w:val="00857E" w:themeColor="accent3" w:themeShade="BF"/>
                    </w:rPr>
                  </w:rPrChange>
                </w:rPr>
                <w:t>Set the quantity field to '10' and saved the record: The record is saved successfully</w:t>
              </w:r>
            </w:ins>
          </w:p>
        </w:tc>
      </w:tr>
      <w:tr w:rsidRPr="002674DA" w:rsidR="002674DA" w:rsidTr="00220EF9" w14:paraId="4D4A539C" w14:textId="77777777">
        <w:trPr>
          <w:ins w:author="Andreyeva, Julia" w:date="2022-03-16T14:05:00Z" w:id="11471"/>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4489D853" w14:textId="77777777">
            <w:pPr>
              <w:pStyle w:val="BodyText"/>
              <w:spacing w:line="259" w:lineRule="auto"/>
              <w:rPr>
                <w:ins w:author="Andreyeva, Julia" w:date="2022-03-16T14:05:00Z" w:id="11472"/>
                <w:rFonts w:asciiTheme="minorHAnsi" w:hAnsiTheme="minorHAnsi" w:eastAsiaTheme="minorHAnsi" w:cstheme="minorBidi"/>
                <w:b w:val="0"/>
                <w:bCs w:val="0"/>
                <w:sz w:val="22"/>
                <w:szCs w:val="22"/>
                <w:lang w:val="en-GB"/>
                <w:rPrChange w:author="Andreyeva, Julia" w:date="2022-03-18T14:15:00Z" w:id="11473">
                  <w:rPr>
                    <w:ins w:author="Andreyeva, Julia" w:date="2022-03-16T14:05:00Z" w:id="11474"/>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773CC13D"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75"/>
                <w:rFonts w:asciiTheme="minorHAnsi" w:hAnsiTheme="minorHAnsi" w:eastAsiaTheme="minorHAnsi" w:cstheme="minorBidi"/>
                <w:sz w:val="22"/>
                <w:szCs w:val="22"/>
                <w:lang w:val="en-GB"/>
                <w:rPrChange w:author="Andreyeva, Julia" w:date="2022-03-18T14:15:00Z" w:id="11476">
                  <w:rPr>
                    <w:ins w:author="Andreyeva, Julia" w:date="2022-03-16T14:05:00Z" w:id="11477"/>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70CE403C"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78"/>
                <w:rPrChange w:author="Andreyeva, Julia" w:date="2022-03-18T14:15:00Z" w:id="11479">
                  <w:rPr>
                    <w:ins w:author="Andreyeva, Julia" w:date="2022-03-16T14:05:00Z" w:id="11480"/>
                    <w:color w:val="00857E" w:themeColor="accent3" w:themeShade="BF"/>
                  </w:rPr>
                </w:rPrChange>
              </w:rPr>
            </w:pPr>
            <w:ins w:author="Andreyeva, Julia" w:date="2022-03-16T14:05:00Z" w:id="11481">
              <w:r w:rsidRPr="002674DA">
                <w:rPr>
                  <w:rPrChange w:author="Andreyeva, Julia" w:date="2022-03-18T14:15:00Z" w:id="11482">
                    <w:rPr>
                      <w:color w:val="00857E" w:themeColor="accent3" w:themeShade="BF"/>
                    </w:rPr>
                  </w:rPrChange>
                </w:rPr>
                <w:t>On top applet, click on Submit Button: Order is Submitted, the order status changed to 'To Receive'</w:t>
              </w:r>
            </w:ins>
          </w:p>
          <w:p w:rsidRPr="002674DA" w:rsidR="00EB6EF9" w:rsidP="00DF1D7F" w:rsidRDefault="00EB6EF9" w14:paraId="3383406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83"/>
                <w:rPrChange w:author="Andreyeva, Julia" w:date="2022-03-18T14:15:00Z" w:id="11484">
                  <w:rPr>
                    <w:ins w:author="Andreyeva, Julia" w:date="2022-03-16T14:05:00Z" w:id="11485"/>
                    <w:color w:val="00857E" w:themeColor="accent3" w:themeShade="BF"/>
                  </w:rPr>
                </w:rPrChange>
              </w:rPr>
            </w:pPr>
            <w:ins w:author="Andreyeva, Julia" w:date="2022-03-16T14:05:00Z" w:id="11486">
              <w:r w:rsidRPr="002674DA">
                <w:rPr>
                  <w:rPrChange w:author="Andreyeva, Julia" w:date="2022-03-18T14:15:00Z" w:id="11487">
                    <w:rPr>
                      <w:color w:val="00857E" w:themeColor="accent3" w:themeShade="BF"/>
                    </w:rPr>
                  </w:rPrChange>
                </w:rPr>
                <w:t>Comments: Error on appears when clicking Submit (</w:t>
              </w:r>
              <w:proofErr w:type="spellStart"/>
              <w:r w:rsidRPr="002674DA">
                <w:rPr>
                  <w:rPrChange w:author="Andreyeva, Julia" w:date="2022-03-18T14:15:00Z" w:id="11488">
                    <w:rPr>
                      <w:color w:val="00857E" w:themeColor="accent3" w:themeShade="BF"/>
                    </w:rPr>
                  </w:rPrChange>
                </w:rPr>
                <w:t>Enviar</w:t>
              </w:r>
              <w:proofErr w:type="spellEnd"/>
              <w:r w:rsidRPr="002674DA">
                <w:rPr>
                  <w:rPrChange w:author="Andreyeva, Julia" w:date="2022-03-18T14:15:00Z" w:id="11489">
                    <w:rPr>
                      <w:color w:val="00857E" w:themeColor="accent3" w:themeShade="BF"/>
                    </w:rPr>
                  </w:rPrChange>
                </w:rPr>
                <w:t>)</w:t>
              </w:r>
            </w:ins>
          </w:p>
        </w:tc>
      </w:tr>
      <w:tr w:rsidRPr="002674DA" w:rsidR="002674DA" w:rsidTr="00220EF9" w14:paraId="26CD8F62" w14:textId="77777777">
        <w:trPr>
          <w:ins w:author="Andreyeva, Julia" w:date="2022-03-16T14:05:00Z" w:id="11490"/>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3776573F" w14:textId="77777777">
            <w:pPr>
              <w:pStyle w:val="BodyText"/>
              <w:spacing w:line="259" w:lineRule="auto"/>
              <w:rPr>
                <w:ins w:author="Andreyeva, Julia" w:date="2022-03-16T14:05:00Z" w:id="11491"/>
                <w:rFonts w:asciiTheme="minorHAnsi" w:hAnsiTheme="minorHAnsi" w:eastAsiaTheme="minorHAnsi" w:cstheme="minorBidi"/>
                <w:b w:val="0"/>
                <w:bCs w:val="0"/>
                <w:sz w:val="22"/>
                <w:szCs w:val="22"/>
                <w:lang w:val="en-GB"/>
                <w:rPrChange w:author="Andreyeva, Julia" w:date="2022-03-18T14:15:00Z" w:id="11492">
                  <w:rPr>
                    <w:ins w:author="Andreyeva, Julia" w:date="2022-03-16T14:05:00Z" w:id="11493"/>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51FDE1FB"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494"/>
                <w:rFonts w:asciiTheme="minorHAnsi" w:hAnsiTheme="minorHAnsi" w:eastAsiaTheme="minorHAnsi" w:cstheme="minorBidi"/>
                <w:sz w:val="22"/>
                <w:szCs w:val="22"/>
                <w:lang w:val="en-GB"/>
                <w:rPrChange w:author="Andreyeva, Julia" w:date="2022-03-18T14:15:00Z" w:id="11495">
                  <w:rPr>
                    <w:ins w:author="Andreyeva, Julia" w:date="2022-03-16T14:05:00Z" w:id="11496"/>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13D328B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497"/>
                <w:rPrChange w:author="Andreyeva, Julia" w:date="2022-03-18T14:15:00Z" w:id="11498">
                  <w:rPr>
                    <w:ins w:author="Andreyeva, Julia" w:date="2022-03-16T14:05:00Z" w:id="11499"/>
                    <w:color w:val="00857E" w:themeColor="accent3" w:themeShade="BF"/>
                  </w:rPr>
                </w:rPrChange>
              </w:rPr>
            </w:pPr>
            <w:ins w:author="Andreyeva, Julia" w:date="2022-03-16T14:05:00Z" w:id="11500">
              <w:r w:rsidRPr="002674DA">
                <w:rPr>
                  <w:rPrChange w:author="Andreyeva, Julia" w:date="2022-03-18T14:15:00Z" w:id="11501">
                    <w:rPr>
                      <w:color w:val="00857E" w:themeColor="accent3" w:themeShade="BF"/>
                    </w:rPr>
                  </w:rPrChange>
                </w:rPr>
                <w:t>Verify that top applet is read only: Top applet is read only</w:t>
              </w:r>
            </w:ins>
          </w:p>
        </w:tc>
      </w:tr>
      <w:tr w:rsidRPr="002674DA" w:rsidR="002674DA" w:rsidTr="00220EF9" w14:paraId="7FDA0FAF" w14:textId="77777777">
        <w:trPr>
          <w:ins w:author="Andreyeva, Julia" w:date="2022-03-16T14:05:00Z" w:id="11502"/>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37025E18" w14:textId="77777777">
            <w:pPr>
              <w:pStyle w:val="BodyText"/>
              <w:spacing w:line="259" w:lineRule="auto"/>
              <w:rPr>
                <w:ins w:author="Andreyeva, Julia" w:date="2022-03-16T14:05:00Z" w:id="11503"/>
                <w:rFonts w:asciiTheme="minorHAnsi" w:hAnsiTheme="minorHAnsi" w:eastAsiaTheme="minorHAnsi" w:cstheme="minorBidi"/>
                <w:b w:val="0"/>
                <w:bCs w:val="0"/>
                <w:sz w:val="22"/>
                <w:szCs w:val="22"/>
                <w:lang w:val="en-GB"/>
                <w:rPrChange w:author="Andreyeva, Julia" w:date="2022-03-18T14:15:00Z" w:id="11504">
                  <w:rPr>
                    <w:ins w:author="Andreyeva, Julia" w:date="2022-03-16T14:05:00Z" w:id="11505"/>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70E0A119"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506"/>
                <w:rFonts w:asciiTheme="minorHAnsi" w:hAnsiTheme="minorHAnsi" w:eastAsiaTheme="minorHAnsi" w:cstheme="minorBidi"/>
                <w:sz w:val="22"/>
                <w:szCs w:val="22"/>
                <w:lang w:val="en-GB"/>
                <w:rPrChange w:author="Andreyeva, Julia" w:date="2022-03-18T14:15:00Z" w:id="11507">
                  <w:rPr>
                    <w:ins w:author="Andreyeva, Julia" w:date="2022-03-16T14:05:00Z" w:id="11508"/>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749128E0"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509"/>
                <w:rPrChange w:author="Andreyeva, Julia" w:date="2022-03-18T14:15:00Z" w:id="11510">
                  <w:rPr>
                    <w:ins w:author="Andreyeva, Julia" w:date="2022-03-16T14:05:00Z" w:id="11511"/>
                    <w:color w:val="00857E" w:themeColor="accent3" w:themeShade="BF"/>
                  </w:rPr>
                </w:rPrChange>
              </w:rPr>
            </w:pPr>
            <w:ins w:author="Andreyeva, Julia" w:date="2022-03-16T14:05:00Z" w:id="11512">
              <w:r w:rsidRPr="002674DA">
                <w:rPr>
                  <w:rPrChange w:author="Andreyeva, Julia" w:date="2022-03-18T14:15:00Z" w:id="11513">
                    <w:rPr>
                      <w:color w:val="00857E" w:themeColor="accent3" w:themeShade="BF"/>
                    </w:rPr>
                  </w:rPrChange>
                </w:rPr>
                <w:t>Verify that Line Items applet is read only: Line Items applet is read only</w:t>
              </w:r>
            </w:ins>
          </w:p>
        </w:tc>
      </w:tr>
      <w:tr w:rsidRPr="002674DA" w:rsidR="002674DA" w:rsidTr="00220EF9" w14:paraId="24D449C9" w14:textId="77777777">
        <w:trPr>
          <w:ins w:author="Andreyeva, Julia" w:date="2022-03-16T14:05:00Z" w:id="11514"/>
        </w:trPr>
        <w:tc>
          <w:tcPr>
            <w:cnfStyle w:val="001000000000" w:firstRow="0" w:lastRow="0" w:firstColumn="1" w:lastColumn="0" w:oddVBand="0" w:evenVBand="0" w:oddHBand="0" w:evenHBand="0" w:firstRowFirstColumn="0" w:firstRowLastColumn="0" w:lastRowFirstColumn="0" w:lastRowLastColumn="0"/>
            <w:tcW w:w="0" w:type="dxa"/>
          </w:tcPr>
          <w:p w:rsidRPr="002674DA" w:rsidR="00EB6EF9" w:rsidP="00DF1D7F" w:rsidRDefault="00EB6EF9" w14:paraId="6B98A595" w14:textId="77777777">
            <w:pPr>
              <w:pStyle w:val="BodyText"/>
              <w:spacing w:line="259" w:lineRule="auto"/>
              <w:rPr>
                <w:ins w:author="Andreyeva, Julia" w:date="2022-03-16T14:05:00Z" w:id="11515"/>
                <w:rFonts w:asciiTheme="minorHAnsi" w:hAnsiTheme="minorHAnsi" w:eastAsiaTheme="minorHAnsi" w:cstheme="minorBidi"/>
                <w:b w:val="0"/>
                <w:bCs w:val="0"/>
                <w:sz w:val="22"/>
                <w:szCs w:val="22"/>
                <w:lang w:val="en-GB"/>
                <w:rPrChange w:author="Andreyeva, Julia" w:date="2022-03-18T14:15:00Z" w:id="11516">
                  <w:rPr>
                    <w:ins w:author="Andreyeva, Julia" w:date="2022-03-16T14:05:00Z" w:id="11517"/>
                    <w:rFonts w:asciiTheme="minorHAnsi" w:hAnsiTheme="minorHAnsi" w:eastAsiaTheme="minorHAnsi" w:cstheme="minorBidi"/>
                    <w:b w:val="0"/>
                    <w:bCs w:val="0"/>
                    <w:color w:val="00857E" w:themeColor="accent3" w:themeShade="BF"/>
                    <w:sz w:val="22"/>
                    <w:szCs w:val="22"/>
                    <w:lang w:val="en-GB"/>
                  </w:rPr>
                </w:rPrChange>
              </w:rPr>
            </w:pPr>
          </w:p>
        </w:tc>
        <w:tc>
          <w:tcPr>
            <w:tcW w:w="0" w:type="dxa"/>
          </w:tcPr>
          <w:p w:rsidRPr="002674DA" w:rsidR="00EB6EF9" w:rsidP="00DF1D7F" w:rsidRDefault="00EB6EF9" w14:paraId="5A152C74"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05:00Z" w:id="11518"/>
                <w:rFonts w:asciiTheme="minorHAnsi" w:hAnsiTheme="minorHAnsi" w:eastAsiaTheme="minorHAnsi" w:cstheme="minorBidi"/>
                <w:sz w:val="22"/>
                <w:szCs w:val="22"/>
                <w:lang w:val="en-GB"/>
                <w:rPrChange w:author="Andreyeva, Julia" w:date="2022-03-18T14:15:00Z" w:id="11519">
                  <w:rPr>
                    <w:ins w:author="Andreyeva, Julia" w:date="2022-03-16T14:05:00Z" w:id="11520"/>
                    <w:rFonts w:asciiTheme="minorHAnsi" w:hAnsiTheme="minorHAnsi" w:eastAsiaTheme="minorHAnsi" w:cstheme="minorBidi"/>
                    <w:color w:val="00857E" w:themeColor="accent3" w:themeShade="BF"/>
                    <w:sz w:val="22"/>
                    <w:szCs w:val="22"/>
                    <w:lang w:val="en-GB"/>
                  </w:rPr>
                </w:rPrChange>
              </w:rPr>
            </w:pPr>
          </w:p>
        </w:tc>
        <w:tc>
          <w:tcPr>
            <w:tcW w:w="5745" w:type="dxa"/>
          </w:tcPr>
          <w:p w:rsidRPr="002674DA" w:rsidR="00EB6EF9" w:rsidP="00DF1D7F" w:rsidRDefault="00EB6EF9" w14:paraId="79574A8F"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05:00Z" w:id="11521"/>
                <w:rPrChange w:author="Andreyeva, Julia" w:date="2022-03-18T14:15:00Z" w:id="11522">
                  <w:rPr>
                    <w:ins w:author="Andreyeva, Julia" w:date="2022-03-16T14:05:00Z" w:id="11523"/>
                    <w:color w:val="00857E" w:themeColor="accent3" w:themeShade="BF"/>
                  </w:rPr>
                </w:rPrChange>
              </w:rPr>
            </w:pPr>
            <w:ins w:author="Andreyeva, Julia" w:date="2022-03-16T14:05:00Z" w:id="11524">
              <w:r w:rsidRPr="002674DA">
                <w:rPr>
                  <w:rPrChange w:author="Andreyeva, Julia" w:date="2022-03-18T14:15:00Z" w:id="11525">
                    <w:rPr>
                      <w:color w:val="00857E" w:themeColor="accent3" w:themeShade="BF"/>
                    </w:rPr>
                  </w:rPrChange>
                </w:rPr>
                <w:t>Log out</w:t>
              </w:r>
            </w:ins>
          </w:p>
        </w:tc>
      </w:tr>
    </w:tbl>
    <w:p w:rsidRPr="002674DA" w:rsidR="000D4295" w:rsidP="004C2000" w:rsidRDefault="000D4295" w14:paraId="2053E750" w14:textId="77777777">
      <w:pPr>
        <w:rPr>
          <w:ins w:author="Andreyeva, Julia" w:date="2022-03-15T15:14:00Z" w:id="11526"/>
          <w:rPrChange w:author="Andreyeva, Julia" w:date="2022-03-18T14:15:00Z" w:id="11527">
            <w:rPr>
              <w:ins w:author="Andreyeva, Julia" w:date="2022-03-15T15:14:00Z" w:id="11528"/>
              <w:color w:val="00857E" w:themeColor="accent3" w:themeShade="BF"/>
            </w:rPr>
          </w:rPrChange>
        </w:rPr>
      </w:pPr>
    </w:p>
    <w:p w:rsidRPr="002674DA" w:rsidR="003D5960" w:rsidP="00C85D97" w:rsidRDefault="003D5960" w14:paraId="4D64AF01" w14:textId="77777777">
      <w:pPr>
        <w:rPr>
          <w:ins w:author="Andreyeva, Julia" w:date="2022-03-16T14:08:00Z" w:id="11529"/>
          <w:lang w:val="en-US"/>
        </w:rPr>
      </w:pPr>
    </w:p>
    <w:p w:rsidRPr="002674DA" w:rsidR="002408CF" w:rsidP="002408CF" w:rsidRDefault="00C85D97" w14:paraId="2EB86D4E" w14:textId="420813EA">
      <w:pPr>
        <w:rPr>
          <w:ins w:author="Andreyeva, Julia" w:date="2022-03-16T14:33:00Z" w:id="11530"/>
          <w:rPrChange w:author="Andreyeva, Julia" w:date="2022-03-18T14:15:00Z" w:id="11531">
            <w:rPr>
              <w:ins w:author="Andreyeva, Julia" w:date="2022-03-16T14:33:00Z" w:id="11532"/>
              <w:color w:val="00857E" w:themeColor="accent3" w:themeShade="BF"/>
              <w:lang w:val="en-US"/>
            </w:rPr>
          </w:rPrChange>
        </w:rPr>
      </w:pPr>
      <w:ins w:author="Andreyeva, Julia" w:date="2022-03-15T15:14:00Z" w:id="11533">
        <w:r w:rsidRPr="002674DA">
          <w:rPr>
            <w:rPrChange w:author="Andreyeva, Julia" w:date="2022-03-18T14:15:00Z" w:id="11534">
              <w:rPr>
                <w:color w:val="00857E" w:themeColor="accent3" w:themeShade="BF"/>
                <w:lang w:val="es-ES"/>
              </w:rPr>
            </w:rPrChange>
          </w:rPr>
          <w:t xml:space="preserve">Scenario </w:t>
        </w:r>
      </w:ins>
      <w:ins w:author="Andreyeva, Julia" w:date="2022-03-31T14:41:00Z" w:id="11535">
        <w:r w:rsidR="00725514">
          <w:t>5</w:t>
        </w:r>
      </w:ins>
      <w:ins w:author="Andreyeva, Julia" w:date="2022-03-16T14:33:00Z" w:id="11536">
        <w:r w:rsidRPr="002674DA" w:rsidR="002212AC">
          <w:rPr>
            <w:rPrChange w:author="Andreyeva, Julia" w:date="2022-03-18T14:15:00Z" w:id="11537">
              <w:rPr>
                <w:lang w:val="en-US"/>
              </w:rPr>
            </w:rPrChange>
          </w:rPr>
          <w:t xml:space="preserve">: </w:t>
        </w:r>
      </w:ins>
      <w:ins w:author="Andreyeva, Julia" w:date="2022-03-15T15:14:00Z" w:id="11538">
        <w:r w:rsidRPr="002674DA">
          <w:rPr>
            <w:rPrChange w:author="Andreyeva, Julia" w:date="2022-03-18T14:15:00Z" w:id="11539">
              <w:rPr>
                <w:color w:val="00857E" w:themeColor="accent3" w:themeShade="BF"/>
              </w:rPr>
            </w:rPrChange>
          </w:rPr>
          <w:t>Bug 33</w:t>
        </w:r>
        <w:r w:rsidRPr="002674DA" w:rsidR="00522561">
          <w:rPr>
            <w:rPrChange w:author="Andreyeva, Julia" w:date="2022-03-18T14:15:00Z" w:id="11540">
              <w:rPr>
                <w:color w:val="00857E" w:themeColor="accent3" w:themeShade="BF"/>
              </w:rPr>
            </w:rPrChange>
          </w:rPr>
          <w:t>655 status is not updated when clicking on ‘Apply’</w:t>
        </w:r>
      </w:ins>
      <w:ins w:author="Andreyeva, Julia" w:date="2022-03-16T14:35:00Z" w:id="11541">
        <w:r w:rsidRPr="002674DA" w:rsidR="0039560F">
          <w:t>:</w:t>
        </w:r>
      </w:ins>
    </w:p>
    <w:tbl>
      <w:tblPr>
        <w:tblStyle w:val="GridTable1Light-Accent6"/>
        <w:tblW w:w="10060" w:type="dxa"/>
        <w:tblLook w:val="04A0" w:firstRow="1" w:lastRow="0" w:firstColumn="1" w:lastColumn="0" w:noHBand="0" w:noVBand="1"/>
        <w:tblPrChange w:author="Andreyeva, Julia" w:date="2022-03-16T14:40:00Z" w:id="11542">
          <w:tblPr>
            <w:tblStyle w:val="GridTable1Light-Accent6"/>
            <w:tblW w:w="9634" w:type="dxa"/>
            <w:tblLook w:val="04A0" w:firstRow="1" w:lastRow="0" w:firstColumn="1" w:lastColumn="0" w:noHBand="0" w:noVBand="1"/>
          </w:tblPr>
        </w:tblPrChange>
      </w:tblPr>
      <w:tblGrid>
        <w:gridCol w:w="1941"/>
        <w:gridCol w:w="1399"/>
        <w:gridCol w:w="6720"/>
        <w:tblGridChange w:id="11543">
          <w:tblGrid>
            <w:gridCol w:w="2263"/>
            <w:gridCol w:w="2052"/>
            <w:gridCol w:w="5319"/>
          </w:tblGrid>
        </w:tblGridChange>
      </w:tblGrid>
      <w:tr w:rsidRPr="00842B64" w:rsidR="002408CF" w:rsidTr="00220EF9" w14:paraId="6B9004E7" w14:textId="77777777">
        <w:trPr>
          <w:cnfStyle w:val="100000000000" w:firstRow="1" w:lastRow="0" w:firstColumn="0" w:lastColumn="0" w:oddVBand="0" w:evenVBand="0" w:oddHBand="0" w:evenHBand="0" w:firstRowFirstColumn="0" w:firstRowLastColumn="0" w:lastRowFirstColumn="0" w:lastRowLastColumn="0"/>
          <w:ins w:author="Andreyeva, Julia" w:date="2022-03-16T14:33:00Z" w:id="11544"/>
        </w:trPr>
        <w:tc>
          <w:tcPr>
            <w:cnfStyle w:val="001000000000" w:firstRow="0" w:lastRow="0" w:firstColumn="1" w:lastColumn="0" w:oddVBand="0" w:evenVBand="0" w:oddHBand="0" w:evenHBand="0" w:firstRowFirstColumn="0" w:firstRowLastColumn="0" w:lastRowFirstColumn="0" w:lastRowLastColumn="0"/>
            <w:tcW w:w="0" w:type="dxa"/>
            <w:shd w:val="clear" w:color="auto" w:fill="2B5D9A" w:themeFill="accent6" w:themeFillShade="BF"/>
            <w:tcPrChange w:author="Andreyeva, Julia" w:date="2022-03-16T14:40:00Z" w:id="11545">
              <w:tcPr>
                <w:tcW w:w="2263" w:type="dxa"/>
                <w:shd w:val="clear" w:color="auto" w:fill="2B5D9A" w:themeFill="accent6" w:themeFillShade="BF"/>
              </w:tcPr>
            </w:tcPrChange>
          </w:tcPr>
          <w:p w:rsidRPr="0058426B" w:rsidR="002408CF" w:rsidP="00DF1D7F" w:rsidRDefault="002408CF" w14:paraId="74461682"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4:33:00Z" w:id="11546"/>
                <w:rFonts w:ascii="Arial" w:hAnsi="Arial" w:cs="Arial"/>
                <w:b w:val="0"/>
                <w:color w:val="FFFFFF" w:themeColor="background1"/>
                <w:sz w:val="18"/>
                <w:lang w:eastAsia="fr-FR"/>
              </w:rPr>
            </w:pPr>
            <w:ins w:author="Andreyeva, Julia" w:date="2022-03-16T14:33:00Z" w:id="11547">
              <w:r w:rsidRPr="0058426B">
                <w:rPr>
                  <w:rFonts w:ascii="Arial" w:hAnsi="Arial" w:cs="Arial"/>
                  <w:color w:val="FFFFFF" w:themeColor="background1"/>
                  <w:sz w:val="18"/>
                  <w:lang w:eastAsia="fr-FR"/>
                </w:rPr>
                <w:t>Role</w:t>
              </w:r>
            </w:ins>
          </w:p>
          <w:p w:rsidRPr="00842B64" w:rsidR="002408CF" w:rsidP="00DF1D7F" w:rsidRDefault="002408CF" w14:paraId="3FDA7CE0" w14:textId="77777777">
            <w:pPr>
              <w:pStyle w:val="BodyText"/>
              <w:spacing w:line="259" w:lineRule="auto"/>
              <w:cnfStyle w:val="101000000000" w:firstRow="1" w:lastRow="0" w:firstColumn="1" w:lastColumn="0" w:oddVBand="0" w:evenVBand="0" w:oddHBand="0" w:evenHBand="0" w:firstRowFirstColumn="0" w:firstRowLastColumn="0" w:lastRowFirstColumn="0" w:lastRowLastColumn="0"/>
              <w:rPr>
                <w:ins w:author="Andreyeva, Julia" w:date="2022-03-16T14:33:00Z" w:id="11548"/>
                <w:rFonts w:ascii="Arial" w:hAnsi="Arial" w:cs="Arial"/>
                <w:i/>
                <w:iCs/>
                <w:color w:val="FFFFFF" w:themeColor="background1"/>
                <w:sz w:val="18"/>
                <w:lang w:eastAsia="fr-FR"/>
              </w:rPr>
            </w:pPr>
            <w:ins w:author="Andreyeva, Julia" w:date="2022-03-16T14:33:00Z" w:id="11549">
              <w:r w:rsidRPr="00842B64">
                <w:rPr>
                  <w:rFonts w:ascii="Arial" w:hAnsi="Arial" w:cs="Arial"/>
                  <w:i/>
                  <w:iCs/>
                  <w:color w:val="FFFFFF" w:themeColor="background1"/>
                  <w:sz w:val="18"/>
                  <w:lang w:eastAsia="fr-FR"/>
                </w:rPr>
                <w:t>Trade Marketer, ASM, Local Admin…</w:t>
              </w:r>
            </w:ins>
          </w:p>
        </w:tc>
        <w:tc>
          <w:tcPr>
            <w:tcW w:w="0" w:type="dxa"/>
            <w:shd w:val="clear" w:color="auto" w:fill="2B5D9A" w:themeFill="accent6" w:themeFillShade="BF"/>
            <w:tcPrChange w:author="Andreyeva, Julia" w:date="2022-03-16T14:40:00Z" w:id="11550">
              <w:tcPr>
                <w:tcW w:w="2052" w:type="dxa"/>
                <w:shd w:val="clear" w:color="auto" w:fill="2B5D9A" w:themeFill="accent6" w:themeFillShade="BF"/>
              </w:tcPr>
            </w:tcPrChange>
          </w:tcPr>
          <w:p w:rsidRPr="0058426B" w:rsidR="002408CF" w:rsidP="00DF1D7F" w:rsidRDefault="002408CF" w14:paraId="3BF57CC2"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33:00Z" w:id="11551"/>
                <w:rFonts w:ascii="Arial" w:hAnsi="Arial" w:cs="Arial"/>
                <w:b w:val="0"/>
                <w:color w:val="FFFFFF" w:themeColor="background1"/>
                <w:sz w:val="18"/>
                <w:lang w:eastAsia="fr-FR"/>
              </w:rPr>
            </w:pPr>
            <w:ins w:author="Andreyeva, Julia" w:date="2022-03-16T14:33:00Z" w:id="11552">
              <w:r w:rsidRPr="0058426B">
                <w:rPr>
                  <w:rFonts w:ascii="Arial" w:hAnsi="Arial" w:cs="Arial"/>
                  <w:color w:val="FFFFFF" w:themeColor="background1"/>
                  <w:sz w:val="18"/>
                  <w:lang w:eastAsia="fr-FR"/>
                </w:rPr>
                <w:t>Application</w:t>
              </w:r>
            </w:ins>
          </w:p>
          <w:p w:rsidRPr="00842B64" w:rsidR="002408CF" w:rsidP="00DF1D7F" w:rsidRDefault="002408CF" w14:paraId="53C00115"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33:00Z" w:id="11553"/>
                <w:rFonts w:ascii="Arial" w:hAnsi="Arial" w:cs="Arial"/>
                <w:i/>
                <w:iCs/>
                <w:color w:val="FFFFFF" w:themeColor="background1"/>
                <w:sz w:val="18"/>
                <w:lang w:eastAsia="fr-FR"/>
              </w:rPr>
            </w:pPr>
            <w:ins w:author="Andreyeva, Julia" w:date="2022-03-16T14:33:00Z" w:id="11554">
              <w:r w:rsidRPr="00842B64">
                <w:rPr>
                  <w:rFonts w:ascii="Arial" w:hAnsi="Arial" w:cs="Arial"/>
                  <w:i/>
                  <w:iCs/>
                  <w:color w:val="FFFFFF" w:themeColor="background1"/>
                  <w:sz w:val="18"/>
                  <w:lang w:eastAsia="fr-FR"/>
                </w:rPr>
                <w:t>Sales, Analytics, ETL, Batch, Interface</w:t>
              </w:r>
            </w:ins>
          </w:p>
        </w:tc>
        <w:tc>
          <w:tcPr>
            <w:tcW w:w="5745" w:type="dxa"/>
            <w:shd w:val="clear" w:color="auto" w:fill="2B5D9A" w:themeFill="accent6" w:themeFillShade="BF"/>
            <w:tcPrChange w:author="Andreyeva, Julia" w:date="2022-03-16T14:40:00Z" w:id="11555">
              <w:tcPr>
                <w:tcW w:w="5319" w:type="dxa"/>
                <w:shd w:val="clear" w:color="auto" w:fill="2B5D9A" w:themeFill="accent6" w:themeFillShade="BF"/>
              </w:tcPr>
            </w:tcPrChange>
          </w:tcPr>
          <w:p w:rsidRPr="0058426B" w:rsidR="002408CF" w:rsidP="00DF1D7F" w:rsidRDefault="002408CF" w14:paraId="07F65DF8"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33:00Z" w:id="11556"/>
                <w:rFonts w:ascii="Arial" w:hAnsi="Arial" w:cs="Arial"/>
                <w:b w:val="0"/>
                <w:color w:val="FFFFFF" w:themeColor="background1"/>
                <w:sz w:val="18"/>
                <w:lang w:eastAsia="fr-FR"/>
              </w:rPr>
            </w:pPr>
            <w:ins w:author="Andreyeva, Julia" w:date="2022-03-16T14:33:00Z" w:id="11557">
              <w:r w:rsidRPr="0058426B">
                <w:rPr>
                  <w:rFonts w:ascii="Arial" w:hAnsi="Arial" w:cs="Arial"/>
                  <w:color w:val="FFFFFF" w:themeColor="background1"/>
                  <w:sz w:val="18"/>
                  <w:lang w:eastAsia="fr-FR"/>
                </w:rPr>
                <w:t>Step</w:t>
              </w:r>
            </w:ins>
          </w:p>
          <w:p w:rsidRPr="00842B64" w:rsidR="002408CF" w:rsidP="00DF1D7F" w:rsidRDefault="002408CF" w14:paraId="117FB6AF"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16T14:33:00Z" w:id="11558"/>
                <w:rFonts w:ascii="Arial" w:hAnsi="Arial" w:cs="Arial"/>
                <w:i/>
                <w:iCs/>
                <w:color w:val="FFFFFF" w:themeColor="background1"/>
                <w:sz w:val="18"/>
                <w:lang w:eastAsia="fr-FR"/>
              </w:rPr>
            </w:pPr>
            <w:ins w:author="Andreyeva, Julia" w:date="2022-03-16T14:33:00Z" w:id="11559">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39560F" w:rsidR="002408CF" w:rsidTr="00220EF9" w14:paraId="65FA930D" w14:textId="77777777">
        <w:trPr>
          <w:ins w:author="Andreyeva, Julia" w:date="2022-03-16T14:33:00Z" w:id="11560"/>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561">
              <w:tcPr>
                <w:tcW w:w="2263" w:type="dxa"/>
              </w:tcPr>
            </w:tcPrChange>
          </w:tcPr>
          <w:p w:rsidRPr="002674DA" w:rsidR="002408CF" w:rsidP="00DF1D7F" w:rsidRDefault="002408CF" w14:paraId="0F190E01" w14:textId="77777777">
            <w:pPr>
              <w:pStyle w:val="BodyText"/>
              <w:spacing w:line="259" w:lineRule="auto"/>
              <w:rPr>
                <w:ins w:author="Andreyeva, Julia" w:date="2022-03-16T14:33:00Z" w:id="11562"/>
                <w:rFonts w:asciiTheme="minorHAnsi" w:hAnsiTheme="minorHAnsi" w:eastAsiaTheme="minorHAnsi" w:cstheme="minorBidi"/>
                <w:b w:val="0"/>
                <w:bCs w:val="0"/>
                <w:sz w:val="22"/>
                <w:szCs w:val="22"/>
                <w:lang w:val="en-GB"/>
                <w:rPrChange w:author="Andreyeva, Julia" w:date="2022-03-18T14:15:00Z" w:id="11563">
                  <w:rPr>
                    <w:ins w:author="Andreyeva, Julia" w:date="2022-03-16T14:33:00Z" w:id="11564"/>
                    <w:rFonts w:ascii="Arial" w:hAnsi="Arial" w:cs="Arial"/>
                    <w:szCs w:val="28"/>
                    <w:lang w:eastAsia="fr-FR"/>
                  </w:rPr>
                </w:rPrChange>
              </w:rPr>
            </w:pPr>
            <w:ins w:author="Andreyeva, Julia" w:date="2022-03-16T14:33:00Z" w:id="11565">
              <w:r w:rsidRPr="002674DA">
                <w:rPr>
                  <w:rFonts w:asciiTheme="minorHAnsi" w:hAnsiTheme="minorHAnsi" w:eastAsiaTheme="minorHAnsi" w:cstheme="minorBidi"/>
                  <w:sz w:val="22"/>
                  <w:szCs w:val="22"/>
                  <w:lang w:val="en-GB"/>
                  <w:rPrChange w:author="Andreyeva, Julia" w:date="2022-03-18T14:15:00Z" w:id="11566">
                    <w:rPr>
                      <w:rFonts w:ascii="Segoe UI" w:hAnsi="Segoe UI" w:eastAsia="Times New Roman" w:cs="Segoe UI"/>
                      <w:color w:val="000000"/>
                      <w:sz w:val="21"/>
                      <w:szCs w:val="21"/>
                      <w:lang w:val="ru-RU" w:eastAsia="ru-RU"/>
                    </w:rPr>
                  </w:rPrChange>
                </w:rPr>
                <w:t>Local Administrator</w:t>
              </w:r>
            </w:ins>
          </w:p>
        </w:tc>
        <w:tc>
          <w:tcPr>
            <w:tcW w:w="0" w:type="dxa"/>
            <w:tcPrChange w:author="Andreyeva, Julia" w:date="2022-03-16T14:40:00Z" w:id="11567">
              <w:tcPr>
                <w:tcW w:w="2052" w:type="dxa"/>
              </w:tcPr>
            </w:tcPrChange>
          </w:tcPr>
          <w:p w:rsidRPr="002674DA" w:rsidR="002408CF" w:rsidP="00DF1D7F" w:rsidRDefault="002408CF" w14:paraId="4F3AE80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568"/>
                <w:rFonts w:asciiTheme="minorHAnsi" w:hAnsiTheme="minorHAnsi" w:eastAsiaTheme="minorHAnsi" w:cstheme="minorBidi"/>
                <w:sz w:val="22"/>
                <w:szCs w:val="22"/>
                <w:lang w:val="en-GB"/>
                <w:rPrChange w:author="Andreyeva, Julia" w:date="2022-03-18T14:15:00Z" w:id="11569">
                  <w:rPr>
                    <w:ins w:author="Andreyeva, Julia" w:date="2022-03-16T14:33:00Z" w:id="11570"/>
                    <w:rFonts w:ascii="Arial" w:hAnsi="Arial" w:cs="Arial"/>
                    <w:szCs w:val="28"/>
                    <w:lang w:eastAsia="fr-FR"/>
                  </w:rPr>
                </w:rPrChange>
              </w:rPr>
            </w:pPr>
            <w:ins w:author="Andreyeva, Julia" w:date="2022-03-16T14:33:00Z" w:id="11571">
              <w:r w:rsidRPr="002674DA">
                <w:rPr>
                  <w:rFonts w:asciiTheme="minorHAnsi" w:hAnsiTheme="minorHAnsi" w:eastAsiaTheme="minorHAnsi" w:cstheme="minorBidi"/>
                  <w:sz w:val="22"/>
                  <w:szCs w:val="22"/>
                  <w:lang w:val="en-GB"/>
                  <w:rPrChange w:author="Andreyeva, Julia" w:date="2022-03-18T14:15:00Z" w:id="11572">
                    <w:rPr>
                      <w:rFonts w:ascii="Arial" w:hAnsi="Arial" w:cs="Arial"/>
                      <w:szCs w:val="28"/>
                      <w:lang w:eastAsia="fr-FR"/>
                    </w:rPr>
                  </w:rPrChange>
                </w:rPr>
                <w:t>Siebel Sales</w:t>
              </w:r>
            </w:ins>
          </w:p>
        </w:tc>
        <w:tc>
          <w:tcPr>
            <w:tcW w:w="5745" w:type="dxa"/>
            <w:tcPrChange w:author="Andreyeva, Julia" w:date="2022-03-16T14:40:00Z" w:id="11573">
              <w:tcPr>
                <w:tcW w:w="5319" w:type="dxa"/>
              </w:tcPr>
            </w:tcPrChange>
          </w:tcPr>
          <w:p w:rsidRPr="002674DA" w:rsidR="002408CF" w:rsidP="00DF1D7F" w:rsidRDefault="002408CF" w14:paraId="21E4EA3B"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574"/>
                <w:rFonts w:asciiTheme="minorHAnsi" w:hAnsiTheme="minorHAnsi" w:eastAsiaTheme="minorHAnsi" w:cstheme="minorBidi"/>
                <w:sz w:val="22"/>
                <w:szCs w:val="22"/>
                <w:lang w:val="en-GB"/>
                <w:rPrChange w:author="Andreyeva, Julia" w:date="2022-03-18T14:15:00Z" w:id="11575">
                  <w:rPr>
                    <w:ins w:author="Andreyeva, Julia" w:date="2022-03-16T14:33:00Z" w:id="11576"/>
                    <w:rFonts w:asciiTheme="minorHAnsi" w:hAnsiTheme="minorHAnsi" w:cstheme="minorHAnsi"/>
                    <w:szCs w:val="20"/>
                    <w:lang w:eastAsia="fr-FR"/>
                  </w:rPr>
                </w:rPrChange>
              </w:rPr>
            </w:pPr>
            <w:ins w:author="Andreyeva, Julia" w:date="2022-03-16T14:33:00Z" w:id="11577">
              <w:r w:rsidRPr="002674DA">
                <w:rPr>
                  <w:rFonts w:asciiTheme="minorHAnsi" w:hAnsiTheme="minorHAnsi" w:eastAsiaTheme="minorHAnsi" w:cstheme="minorBidi"/>
                  <w:sz w:val="22"/>
                  <w:szCs w:val="22"/>
                  <w:lang w:val="en-GB"/>
                  <w:rPrChange w:author="Andreyeva, Julia" w:date="2022-03-18T14:15:00Z" w:id="11578">
                    <w:rPr>
                      <w:rFonts w:asciiTheme="minorHAnsi" w:hAnsiTheme="minorHAnsi" w:eastAsiaTheme="minorHAnsi" w:cstheme="minorBidi"/>
                      <w:color w:val="00857E" w:themeColor="accent3" w:themeShade="BF"/>
                      <w:sz w:val="22"/>
                      <w:szCs w:val="22"/>
                      <w:lang w:val="en-GB"/>
                    </w:rPr>
                  </w:rPrChange>
                </w:rPr>
                <w:t>Mandatory Markets Testing EIR</w:t>
              </w:r>
            </w:ins>
          </w:p>
        </w:tc>
      </w:tr>
      <w:tr w:rsidRPr="0039560F" w:rsidR="002408CF" w:rsidTr="00220EF9" w14:paraId="39B8142E" w14:textId="77777777">
        <w:trPr>
          <w:ins w:author="Andreyeva, Julia" w:date="2022-03-16T14:33:00Z" w:id="1157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580">
              <w:tcPr>
                <w:tcW w:w="2263" w:type="dxa"/>
              </w:tcPr>
            </w:tcPrChange>
          </w:tcPr>
          <w:p w:rsidRPr="002674DA" w:rsidR="002408CF" w:rsidP="00DF1D7F" w:rsidRDefault="002408CF" w14:paraId="58E84DB6" w14:textId="77777777">
            <w:pPr>
              <w:pStyle w:val="BodyText"/>
              <w:spacing w:line="259" w:lineRule="auto"/>
              <w:rPr>
                <w:ins w:author="Andreyeva, Julia" w:date="2022-03-16T14:33:00Z" w:id="11581"/>
                <w:rFonts w:asciiTheme="minorHAnsi" w:hAnsiTheme="minorHAnsi" w:eastAsiaTheme="minorHAnsi" w:cstheme="minorBidi"/>
                <w:b w:val="0"/>
                <w:bCs w:val="0"/>
                <w:sz w:val="22"/>
                <w:szCs w:val="22"/>
                <w:lang w:val="en-GB"/>
                <w:rPrChange w:author="Andreyeva, Julia" w:date="2022-03-18T14:15:00Z" w:id="11582">
                  <w:rPr>
                    <w:ins w:author="Andreyeva, Julia" w:date="2022-03-16T14:33:00Z" w:id="11583"/>
                    <w:rFonts w:ascii="Segoe UI" w:hAnsi="Segoe UI" w:eastAsia="Times New Roman" w:cs="Segoe UI"/>
                    <w:color w:val="000000"/>
                    <w:sz w:val="21"/>
                    <w:szCs w:val="21"/>
                    <w:lang w:val="ru-RU" w:eastAsia="ru-RU"/>
                  </w:rPr>
                </w:rPrChange>
              </w:rPr>
            </w:pPr>
          </w:p>
        </w:tc>
        <w:tc>
          <w:tcPr>
            <w:tcW w:w="0" w:type="dxa"/>
            <w:tcPrChange w:author="Andreyeva, Julia" w:date="2022-03-16T14:40:00Z" w:id="11584">
              <w:tcPr>
                <w:tcW w:w="2052" w:type="dxa"/>
              </w:tcPr>
            </w:tcPrChange>
          </w:tcPr>
          <w:p w:rsidRPr="002674DA" w:rsidR="002408CF" w:rsidP="00DF1D7F" w:rsidRDefault="002408CF" w14:paraId="62FA1FD9"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585"/>
                <w:rFonts w:asciiTheme="minorHAnsi" w:hAnsiTheme="minorHAnsi" w:eastAsiaTheme="minorHAnsi" w:cstheme="minorBidi"/>
                <w:sz w:val="22"/>
                <w:szCs w:val="22"/>
                <w:lang w:val="en-GB"/>
                <w:rPrChange w:author="Andreyeva, Julia" w:date="2022-03-18T14:15:00Z" w:id="11586">
                  <w:rPr>
                    <w:ins w:author="Andreyeva, Julia" w:date="2022-03-16T14:33:00Z" w:id="11587"/>
                    <w:rFonts w:ascii="Arial" w:hAnsi="Arial" w:cs="Arial"/>
                    <w:szCs w:val="28"/>
                    <w:lang w:eastAsia="fr-FR"/>
                  </w:rPr>
                </w:rPrChange>
              </w:rPr>
            </w:pPr>
          </w:p>
        </w:tc>
        <w:tc>
          <w:tcPr>
            <w:tcW w:w="5745" w:type="dxa"/>
            <w:tcPrChange w:author="Andreyeva, Julia" w:date="2022-03-16T14:40:00Z" w:id="11588">
              <w:tcPr>
                <w:tcW w:w="5319" w:type="dxa"/>
              </w:tcPr>
            </w:tcPrChange>
          </w:tcPr>
          <w:p w:rsidRPr="002674DA" w:rsidR="002408CF" w:rsidP="00DF1D7F" w:rsidRDefault="002408CF" w14:paraId="30A4B4C7"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589"/>
                <w:rPrChange w:author="Andreyeva, Julia" w:date="2022-03-18T14:15:00Z" w:id="11590">
                  <w:rPr>
                    <w:ins w:author="Andreyeva, Julia" w:date="2022-03-16T14:33:00Z" w:id="11591"/>
                    <w:color w:val="00857E" w:themeColor="accent3" w:themeShade="BF"/>
                  </w:rPr>
                </w:rPrChange>
              </w:rPr>
            </w:pPr>
            <w:ins w:author="Andreyeva, Julia" w:date="2022-03-16T14:33:00Z" w:id="11592">
              <w:r w:rsidRPr="002674DA">
                <w:rPr>
                  <w:rPrChange w:author="Andreyeva, Julia" w:date="2022-03-18T14:15:00Z" w:id="11593">
                    <w:rPr>
                      <w:rFonts w:ascii="Segoe UI" w:hAnsi="Segoe UI" w:eastAsia="Times New Roman" w:cs="Segoe UI"/>
                      <w:color w:val="000000"/>
                      <w:sz w:val="21"/>
                      <w:szCs w:val="21"/>
                      <w:lang w:val="en-US" w:eastAsia="ru-RU"/>
                    </w:rPr>
                  </w:rPrChange>
                </w:rPr>
                <w:t>Log into the Sales Application: Credentials are Ok. Logged into application.</w:t>
              </w:r>
            </w:ins>
          </w:p>
        </w:tc>
      </w:tr>
      <w:tr w:rsidRPr="0039560F" w:rsidR="002408CF" w:rsidTr="00220EF9" w14:paraId="79449661" w14:textId="77777777">
        <w:trPr>
          <w:ins w:author="Andreyeva, Julia" w:date="2022-03-16T14:33:00Z" w:id="1159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595">
              <w:tcPr>
                <w:tcW w:w="2263" w:type="dxa"/>
              </w:tcPr>
            </w:tcPrChange>
          </w:tcPr>
          <w:p w:rsidRPr="002674DA" w:rsidR="002408CF" w:rsidP="00DF1D7F" w:rsidRDefault="002408CF" w14:paraId="65EAF30A" w14:textId="77777777">
            <w:pPr>
              <w:pStyle w:val="BodyText"/>
              <w:spacing w:line="259" w:lineRule="auto"/>
              <w:rPr>
                <w:ins w:author="Andreyeva, Julia" w:date="2022-03-16T14:33:00Z" w:id="11596"/>
                <w:rFonts w:asciiTheme="minorHAnsi" w:hAnsiTheme="minorHAnsi" w:eastAsiaTheme="minorHAnsi" w:cstheme="minorBidi"/>
                <w:b w:val="0"/>
                <w:bCs w:val="0"/>
                <w:sz w:val="22"/>
                <w:szCs w:val="22"/>
                <w:lang w:val="en-GB"/>
                <w:rPrChange w:author="Andreyeva, Julia" w:date="2022-03-18T14:15:00Z" w:id="11597">
                  <w:rPr>
                    <w:ins w:author="Andreyeva, Julia" w:date="2022-03-16T14:33:00Z" w:id="11598"/>
                    <w:rFonts w:ascii="Segoe UI" w:hAnsi="Segoe UI" w:eastAsia="Times New Roman" w:cs="Segoe UI"/>
                    <w:color w:val="000000"/>
                    <w:sz w:val="21"/>
                    <w:szCs w:val="21"/>
                    <w:lang w:eastAsia="ru-RU"/>
                  </w:rPr>
                </w:rPrChange>
              </w:rPr>
            </w:pPr>
          </w:p>
        </w:tc>
        <w:tc>
          <w:tcPr>
            <w:tcW w:w="0" w:type="dxa"/>
            <w:tcPrChange w:author="Andreyeva, Julia" w:date="2022-03-16T14:40:00Z" w:id="11599">
              <w:tcPr>
                <w:tcW w:w="2052" w:type="dxa"/>
              </w:tcPr>
            </w:tcPrChange>
          </w:tcPr>
          <w:p w:rsidRPr="002674DA" w:rsidR="002408CF" w:rsidP="00DF1D7F" w:rsidRDefault="002408CF" w14:paraId="017AA7AB"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00"/>
                <w:rFonts w:asciiTheme="minorHAnsi" w:hAnsiTheme="minorHAnsi" w:eastAsiaTheme="minorHAnsi" w:cstheme="minorBidi"/>
                <w:sz w:val="22"/>
                <w:szCs w:val="22"/>
                <w:lang w:val="en-GB"/>
                <w:rPrChange w:author="Andreyeva, Julia" w:date="2022-03-18T14:15:00Z" w:id="11601">
                  <w:rPr>
                    <w:ins w:author="Andreyeva, Julia" w:date="2022-03-16T14:33:00Z" w:id="11602"/>
                    <w:rFonts w:ascii="Arial" w:hAnsi="Arial" w:cs="Arial"/>
                    <w:szCs w:val="28"/>
                    <w:lang w:eastAsia="fr-FR"/>
                  </w:rPr>
                </w:rPrChange>
              </w:rPr>
            </w:pPr>
          </w:p>
        </w:tc>
        <w:tc>
          <w:tcPr>
            <w:tcW w:w="5745" w:type="dxa"/>
            <w:tcPrChange w:author="Andreyeva, Julia" w:date="2022-03-16T14:40:00Z" w:id="11603">
              <w:tcPr>
                <w:tcW w:w="5319" w:type="dxa"/>
              </w:tcPr>
            </w:tcPrChange>
          </w:tcPr>
          <w:p w:rsidRPr="002674DA" w:rsidR="002408CF" w:rsidP="00DF1D7F" w:rsidRDefault="002408CF" w14:paraId="597F073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604"/>
                <w:rPrChange w:author="Andreyeva, Julia" w:date="2022-03-18T14:15:00Z" w:id="11605">
                  <w:rPr>
                    <w:ins w:author="Andreyeva, Julia" w:date="2022-03-16T14:33:00Z" w:id="11606"/>
                    <w:color w:val="00857E" w:themeColor="accent3" w:themeShade="BF"/>
                    <w:lang w:val="en-US"/>
                  </w:rPr>
                </w:rPrChange>
              </w:rPr>
            </w:pPr>
            <w:ins w:author="Andreyeva, Julia" w:date="2022-03-16T14:33:00Z" w:id="11607">
              <w:r w:rsidRPr="002674DA">
                <w:rPr>
                  <w:rPrChange w:author="Andreyeva, Julia" w:date="2022-03-18T14:15:00Z" w:id="11608">
                    <w:rPr>
                      <w:rFonts w:ascii="Segoe UI" w:hAnsi="Segoe UI" w:eastAsia="Times New Roman" w:cs="Segoe UI"/>
                      <w:color w:val="000000"/>
                      <w:sz w:val="21"/>
                      <w:szCs w:val="21"/>
                      <w:lang w:val="en-US" w:eastAsia="ru-RU"/>
                    </w:rPr>
                  </w:rPrChange>
                </w:rPr>
                <w:t>Click on Accounts - Admin &gt; Accounts Administration View: User is navigated to Accounts Administration View</w:t>
              </w:r>
            </w:ins>
          </w:p>
        </w:tc>
      </w:tr>
      <w:tr w:rsidRPr="0039560F" w:rsidR="002408CF" w:rsidTr="00220EF9" w14:paraId="4CB66BCE" w14:textId="77777777">
        <w:trPr>
          <w:ins w:author="Andreyeva, Julia" w:date="2022-03-16T14:33:00Z" w:id="1160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610">
              <w:tcPr>
                <w:tcW w:w="2263" w:type="dxa"/>
              </w:tcPr>
            </w:tcPrChange>
          </w:tcPr>
          <w:p w:rsidRPr="002674DA" w:rsidR="002408CF" w:rsidP="00DF1D7F" w:rsidRDefault="002408CF" w14:paraId="574A04E4" w14:textId="77777777">
            <w:pPr>
              <w:pStyle w:val="BodyText"/>
              <w:spacing w:line="259" w:lineRule="auto"/>
              <w:rPr>
                <w:ins w:author="Andreyeva, Julia" w:date="2022-03-16T14:33:00Z" w:id="11611"/>
                <w:rFonts w:asciiTheme="minorHAnsi" w:hAnsiTheme="minorHAnsi" w:eastAsiaTheme="minorHAnsi" w:cstheme="minorBidi"/>
                <w:b w:val="0"/>
                <w:bCs w:val="0"/>
                <w:sz w:val="22"/>
                <w:szCs w:val="22"/>
                <w:lang w:val="en-GB"/>
                <w:rPrChange w:author="Andreyeva, Julia" w:date="2022-03-18T14:15:00Z" w:id="11612">
                  <w:rPr>
                    <w:ins w:author="Andreyeva, Julia" w:date="2022-03-16T14:33:00Z" w:id="11613"/>
                    <w:rFonts w:ascii="Segoe UI" w:hAnsi="Segoe UI" w:eastAsia="Times New Roman" w:cs="Segoe UI"/>
                    <w:color w:val="000000"/>
                    <w:sz w:val="21"/>
                    <w:szCs w:val="21"/>
                    <w:lang w:eastAsia="ru-RU"/>
                  </w:rPr>
                </w:rPrChange>
              </w:rPr>
            </w:pPr>
          </w:p>
        </w:tc>
        <w:tc>
          <w:tcPr>
            <w:tcW w:w="0" w:type="dxa"/>
            <w:tcPrChange w:author="Andreyeva, Julia" w:date="2022-03-16T14:40:00Z" w:id="11614">
              <w:tcPr>
                <w:tcW w:w="2052" w:type="dxa"/>
              </w:tcPr>
            </w:tcPrChange>
          </w:tcPr>
          <w:p w:rsidRPr="002674DA" w:rsidR="002408CF" w:rsidP="00DF1D7F" w:rsidRDefault="002408CF" w14:paraId="4DAA9032"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15"/>
                <w:rFonts w:asciiTheme="minorHAnsi" w:hAnsiTheme="minorHAnsi" w:eastAsiaTheme="minorHAnsi" w:cstheme="minorBidi"/>
                <w:sz w:val="22"/>
                <w:szCs w:val="22"/>
                <w:lang w:val="en-GB"/>
                <w:rPrChange w:author="Andreyeva, Julia" w:date="2022-03-18T14:15:00Z" w:id="11616">
                  <w:rPr>
                    <w:ins w:author="Andreyeva, Julia" w:date="2022-03-16T14:33:00Z" w:id="11617"/>
                    <w:rFonts w:ascii="Arial" w:hAnsi="Arial" w:cs="Arial"/>
                    <w:szCs w:val="28"/>
                    <w:lang w:eastAsia="fr-FR"/>
                  </w:rPr>
                </w:rPrChange>
              </w:rPr>
            </w:pPr>
          </w:p>
        </w:tc>
        <w:tc>
          <w:tcPr>
            <w:tcW w:w="5745" w:type="dxa"/>
            <w:tcPrChange w:author="Andreyeva, Julia" w:date="2022-03-16T14:40:00Z" w:id="11618">
              <w:tcPr>
                <w:tcW w:w="5319" w:type="dxa"/>
              </w:tcPr>
            </w:tcPrChange>
          </w:tcPr>
          <w:p w:rsidRPr="002674DA" w:rsidR="002408CF" w:rsidP="00DF1D7F" w:rsidRDefault="002408CF" w14:paraId="236AA130"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19"/>
                <w:rFonts w:asciiTheme="minorHAnsi" w:hAnsiTheme="minorHAnsi" w:eastAsiaTheme="minorHAnsi" w:cstheme="minorBidi"/>
                <w:sz w:val="22"/>
                <w:szCs w:val="22"/>
                <w:lang w:val="en-GB"/>
                <w:rPrChange w:author="Andreyeva, Julia" w:date="2022-03-18T14:15:00Z" w:id="11620">
                  <w:rPr>
                    <w:ins w:author="Andreyeva, Julia" w:date="2022-03-16T14:33:00Z" w:id="11621"/>
                    <w:rFonts w:asciiTheme="minorHAnsi" w:hAnsiTheme="minorHAnsi" w:eastAsiaTheme="minorHAnsi" w:cstheme="minorBidi"/>
                    <w:color w:val="00857E" w:themeColor="accent3" w:themeShade="BF"/>
                    <w:sz w:val="22"/>
                    <w:szCs w:val="22"/>
                    <w:lang w:val="en-GB"/>
                  </w:rPr>
                </w:rPrChange>
              </w:rPr>
            </w:pPr>
            <w:ins w:author="Andreyeva, Julia" w:date="2022-03-16T14:33:00Z" w:id="11622">
              <w:r w:rsidRPr="002674DA">
                <w:rPr>
                  <w:rFonts w:asciiTheme="minorHAnsi" w:hAnsiTheme="minorHAnsi" w:eastAsiaTheme="minorHAnsi" w:cstheme="minorBidi"/>
                  <w:sz w:val="22"/>
                  <w:szCs w:val="22"/>
                  <w:lang w:val="en-GB"/>
                  <w:rPrChange w:author="Andreyeva, Julia" w:date="2022-03-18T14:15:00Z" w:id="11623">
                    <w:rPr>
                      <w:rFonts w:ascii="Segoe UI" w:hAnsi="Segoe UI" w:eastAsia="Times New Roman" w:cs="Segoe UI"/>
                      <w:color w:val="000000"/>
                      <w:sz w:val="21"/>
                      <w:szCs w:val="21"/>
                      <w:lang w:eastAsia="ru-RU"/>
                    </w:rPr>
                  </w:rPrChange>
                </w:rPr>
                <w:t>On the top applet click on the '+' to create a new Account Name: A new line is created</w:t>
              </w:r>
            </w:ins>
          </w:p>
        </w:tc>
      </w:tr>
      <w:tr w:rsidRPr="0039560F" w:rsidR="002408CF" w:rsidTr="00220EF9" w14:paraId="2FCE7172" w14:textId="77777777">
        <w:trPr>
          <w:ins w:author="Andreyeva, Julia" w:date="2022-03-16T14:33:00Z" w:id="1162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625">
              <w:tcPr>
                <w:tcW w:w="2263" w:type="dxa"/>
              </w:tcPr>
            </w:tcPrChange>
          </w:tcPr>
          <w:p w:rsidRPr="002674DA" w:rsidR="002408CF" w:rsidP="00DF1D7F" w:rsidRDefault="002408CF" w14:paraId="0D528E9D" w14:textId="77777777">
            <w:pPr>
              <w:pStyle w:val="BodyText"/>
              <w:spacing w:line="259" w:lineRule="auto"/>
              <w:rPr>
                <w:ins w:author="Andreyeva, Julia" w:date="2022-03-16T14:33:00Z" w:id="11626"/>
                <w:rFonts w:asciiTheme="minorHAnsi" w:hAnsiTheme="minorHAnsi" w:eastAsiaTheme="minorHAnsi" w:cstheme="minorBidi"/>
                <w:b w:val="0"/>
                <w:bCs w:val="0"/>
                <w:sz w:val="22"/>
                <w:szCs w:val="22"/>
                <w:lang w:val="en-GB"/>
                <w:rPrChange w:author="Andreyeva, Julia" w:date="2022-03-18T14:15:00Z" w:id="11627">
                  <w:rPr>
                    <w:ins w:author="Andreyeva, Julia" w:date="2022-03-16T14:33:00Z" w:id="11628"/>
                    <w:rFonts w:ascii="Segoe UI" w:hAnsi="Segoe UI" w:eastAsia="Times New Roman" w:cs="Segoe UI"/>
                    <w:color w:val="000000"/>
                    <w:sz w:val="21"/>
                    <w:szCs w:val="21"/>
                    <w:lang w:eastAsia="ru-RU"/>
                  </w:rPr>
                </w:rPrChange>
              </w:rPr>
            </w:pPr>
          </w:p>
        </w:tc>
        <w:tc>
          <w:tcPr>
            <w:tcW w:w="0" w:type="dxa"/>
            <w:tcPrChange w:author="Andreyeva, Julia" w:date="2022-03-16T14:40:00Z" w:id="11629">
              <w:tcPr>
                <w:tcW w:w="2052" w:type="dxa"/>
              </w:tcPr>
            </w:tcPrChange>
          </w:tcPr>
          <w:p w:rsidRPr="002674DA" w:rsidR="002408CF" w:rsidP="00DF1D7F" w:rsidRDefault="002408CF" w14:paraId="3335C92B"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30"/>
                <w:rFonts w:asciiTheme="minorHAnsi" w:hAnsiTheme="minorHAnsi" w:eastAsiaTheme="minorHAnsi" w:cstheme="minorBidi"/>
                <w:sz w:val="22"/>
                <w:szCs w:val="22"/>
                <w:lang w:val="en-GB"/>
                <w:rPrChange w:author="Andreyeva, Julia" w:date="2022-03-18T14:15:00Z" w:id="11631">
                  <w:rPr>
                    <w:ins w:author="Andreyeva, Julia" w:date="2022-03-16T14:33:00Z" w:id="11632"/>
                    <w:rFonts w:ascii="Arial" w:hAnsi="Arial" w:cs="Arial"/>
                    <w:szCs w:val="28"/>
                    <w:lang w:eastAsia="fr-FR"/>
                  </w:rPr>
                </w:rPrChange>
              </w:rPr>
            </w:pPr>
          </w:p>
        </w:tc>
        <w:tc>
          <w:tcPr>
            <w:tcW w:w="5745" w:type="dxa"/>
            <w:tcPrChange w:author="Andreyeva, Julia" w:date="2022-03-16T14:40:00Z" w:id="11633">
              <w:tcPr>
                <w:tcW w:w="5319" w:type="dxa"/>
              </w:tcPr>
            </w:tcPrChange>
          </w:tcPr>
          <w:p w:rsidRPr="002674DA" w:rsidR="002408CF" w:rsidP="00DF1D7F" w:rsidRDefault="002408CF" w14:paraId="31734FF0"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34"/>
                <w:rFonts w:asciiTheme="minorHAnsi" w:hAnsiTheme="minorHAnsi" w:eastAsiaTheme="minorHAnsi" w:cstheme="minorBidi"/>
                <w:sz w:val="22"/>
                <w:szCs w:val="22"/>
                <w:lang w:val="en-GB"/>
                <w:rPrChange w:author="Andreyeva, Julia" w:date="2022-03-18T14:15:00Z" w:id="11635">
                  <w:rPr>
                    <w:ins w:author="Andreyeva, Julia" w:date="2022-03-16T14:33:00Z" w:id="11636"/>
                    <w:rFonts w:asciiTheme="minorHAnsi" w:hAnsiTheme="minorHAnsi" w:eastAsiaTheme="minorHAnsi" w:cstheme="minorBidi"/>
                    <w:color w:val="00857E" w:themeColor="accent3" w:themeShade="BF"/>
                    <w:sz w:val="22"/>
                    <w:szCs w:val="22"/>
                    <w:lang w:val="en-GB"/>
                  </w:rPr>
                </w:rPrChange>
              </w:rPr>
            </w:pPr>
            <w:ins w:author="Andreyeva, Julia" w:date="2022-03-16T14:33:00Z" w:id="11637">
              <w:r w:rsidRPr="002674DA">
                <w:rPr>
                  <w:rFonts w:asciiTheme="minorHAnsi" w:hAnsiTheme="minorHAnsi" w:eastAsiaTheme="minorHAnsi" w:cstheme="minorBidi"/>
                  <w:sz w:val="22"/>
                  <w:szCs w:val="22"/>
                  <w:lang w:val="en-GB"/>
                  <w:rPrChange w:author="Andreyeva, Julia" w:date="2022-03-18T14:15:00Z" w:id="11638">
                    <w:rPr>
                      <w:rFonts w:ascii="Segoe UI" w:hAnsi="Segoe UI" w:eastAsia="Times New Roman" w:cs="Segoe UI"/>
                      <w:color w:val="000000"/>
                      <w:sz w:val="21"/>
                      <w:szCs w:val="21"/>
                      <w:lang w:val="ru-RU" w:eastAsia="ru-RU"/>
                    </w:rPr>
                  </w:rPrChange>
                </w:rPr>
                <w:t>Navigate to site map</w:t>
              </w:r>
            </w:ins>
          </w:p>
        </w:tc>
      </w:tr>
      <w:tr w:rsidRPr="0039560F" w:rsidR="002408CF" w:rsidTr="00220EF9" w14:paraId="7F9C45E6" w14:textId="77777777">
        <w:trPr>
          <w:ins w:author="Andreyeva, Julia" w:date="2022-03-16T14:33:00Z" w:id="1163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640">
              <w:tcPr>
                <w:tcW w:w="2263" w:type="dxa"/>
              </w:tcPr>
            </w:tcPrChange>
          </w:tcPr>
          <w:p w:rsidRPr="002674DA" w:rsidR="002408CF" w:rsidP="00DF1D7F" w:rsidRDefault="002408CF" w14:paraId="1DE2F24A" w14:textId="77777777">
            <w:pPr>
              <w:pStyle w:val="BodyText"/>
              <w:spacing w:line="259" w:lineRule="auto"/>
              <w:rPr>
                <w:ins w:author="Andreyeva, Julia" w:date="2022-03-16T14:33:00Z" w:id="11641"/>
                <w:rFonts w:asciiTheme="minorHAnsi" w:hAnsiTheme="minorHAnsi" w:eastAsiaTheme="minorHAnsi" w:cstheme="minorBidi"/>
                <w:b w:val="0"/>
                <w:bCs w:val="0"/>
                <w:sz w:val="22"/>
                <w:szCs w:val="22"/>
                <w:lang w:val="en-GB"/>
                <w:rPrChange w:author="Andreyeva, Julia" w:date="2022-03-18T14:15:00Z" w:id="11642">
                  <w:rPr>
                    <w:ins w:author="Andreyeva, Julia" w:date="2022-03-16T14:33:00Z" w:id="11643"/>
                    <w:rFonts w:ascii="Segoe UI" w:hAnsi="Segoe UI" w:eastAsia="Times New Roman" w:cs="Segoe UI"/>
                    <w:color w:val="000000"/>
                    <w:sz w:val="21"/>
                    <w:szCs w:val="21"/>
                    <w:lang w:eastAsia="ru-RU"/>
                  </w:rPr>
                </w:rPrChange>
              </w:rPr>
            </w:pPr>
          </w:p>
        </w:tc>
        <w:tc>
          <w:tcPr>
            <w:tcW w:w="0" w:type="dxa"/>
            <w:tcPrChange w:author="Andreyeva, Julia" w:date="2022-03-16T14:40:00Z" w:id="11644">
              <w:tcPr>
                <w:tcW w:w="2052" w:type="dxa"/>
              </w:tcPr>
            </w:tcPrChange>
          </w:tcPr>
          <w:p w:rsidRPr="002674DA" w:rsidR="002408CF" w:rsidP="00DF1D7F" w:rsidRDefault="002408CF" w14:paraId="2675CC7D"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45"/>
                <w:rFonts w:asciiTheme="minorHAnsi" w:hAnsiTheme="minorHAnsi" w:eastAsiaTheme="minorHAnsi" w:cstheme="minorBidi"/>
                <w:sz w:val="22"/>
                <w:szCs w:val="22"/>
                <w:lang w:val="en-GB"/>
                <w:rPrChange w:author="Andreyeva, Julia" w:date="2022-03-18T14:15:00Z" w:id="11646">
                  <w:rPr>
                    <w:ins w:author="Andreyeva, Julia" w:date="2022-03-16T14:33:00Z" w:id="11647"/>
                    <w:rFonts w:ascii="Arial" w:hAnsi="Arial" w:cs="Arial"/>
                    <w:szCs w:val="28"/>
                    <w:lang w:eastAsia="fr-FR"/>
                  </w:rPr>
                </w:rPrChange>
              </w:rPr>
            </w:pPr>
          </w:p>
        </w:tc>
        <w:tc>
          <w:tcPr>
            <w:tcW w:w="5745" w:type="dxa"/>
            <w:tcPrChange w:author="Andreyeva, Julia" w:date="2022-03-16T14:40:00Z" w:id="11648">
              <w:tcPr>
                <w:tcW w:w="5319" w:type="dxa"/>
              </w:tcPr>
            </w:tcPrChange>
          </w:tcPr>
          <w:p w:rsidRPr="002674DA" w:rsidR="002408CF" w:rsidP="00DF1D7F" w:rsidRDefault="002408CF" w14:paraId="10329574"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649"/>
                <w:rPrChange w:author="Andreyeva, Julia" w:date="2022-03-18T14:15:00Z" w:id="11650">
                  <w:rPr>
                    <w:ins w:author="Andreyeva, Julia" w:date="2022-03-16T14:33:00Z" w:id="11651"/>
                    <w:color w:val="00857E" w:themeColor="accent3" w:themeShade="BF"/>
                    <w:lang w:val="en-US"/>
                  </w:rPr>
                </w:rPrChange>
              </w:rPr>
            </w:pPr>
            <w:ins w:author="Andreyeva, Julia" w:date="2022-03-16T14:33:00Z" w:id="11652">
              <w:r w:rsidRPr="002674DA">
                <w:rPr>
                  <w:rPrChange w:author="Andreyeva, Julia" w:date="2022-03-18T14:15:00Z" w:id="11653">
                    <w:rPr>
                      <w:rFonts w:ascii="Segoe UI" w:hAnsi="Segoe UI" w:eastAsia="Times New Roman" w:cs="Segoe UI"/>
                      <w:color w:val="000000"/>
                      <w:sz w:val="21"/>
                      <w:szCs w:val="21"/>
                      <w:lang w:val="en-US" w:eastAsia="ru-RU"/>
                    </w:rPr>
                  </w:rPrChange>
                </w:rPr>
                <w:t>Click on Pricing Administration &gt; Price List View: User is navigated to Pricing Administration &gt; Price List View</w:t>
              </w:r>
            </w:ins>
          </w:p>
        </w:tc>
      </w:tr>
      <w:tr w:rsidRPr="0039560F" w:rsidR="002408CF" w:rsidTr="00220EF9" w14:paraId="404EEABF" w14:textId="77777777">
        <w:trPr>
          <w:ins w:author="Andreyeva, Julia" w:date="2022-03-16T14:33:00Z" w:id="1165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655">
              <w:tcPr>
                <w:tcW w:w="2263" w:type="dxa"/>
              </w:tcPr>
            </w:tcPrChange>
          </w:tcPr>
          <w:p w:rsidRPr="002674DA" w:rsidR="002408CF" w:rsidP="00DF1D7F" w:rsidRDefault="002408CF" w14:paraId="293282B1" w14:textId="77777777">
            <w:pPr>
              <w:pStyle w:val="BodyText"/>
              <w:spacing w:line="259" w:lineRule="auto"/>
              <w:rPr>
                <w:ins w:author="Andreyeva, Julia" w:date="2022-03-16T14:33:00Z" w:id="11656"/>
                <w:rFonts w:asciiTheme="minorHAnsi" w:hAnsiTheme="minorHAnsi" w:eastAsiaTheme="minorHAnsi" w:cstheme="minorBidi"/>
                <w:b w:val="0"/>
                <w:bCs w:val="0"/>
                <w:sz w:val="22"/>
                <w:szCs w:val="22"/>
                <w:lang w:val="en-GB"/>
                <w:rPrChange w:author="Andreyeva, Julia" w:date="2022-03-18T14:15:00Z" w:id="11657">
                  <w:rPr>
                    <w:ins w:author="Andreyeva, Julia" w:date="2022-03-16T14:33:00Z" w:id="11658"/>
                    <w:rFonts w:ascii="Segoe UI" w:hAnsi="Segoe UI" w:eastAsia="Times New Roman" w:cs="Segoe UI"/>
                    <w:color w:val="000000"/>
                    <w:sz w:val="21"/>
                    <w:szCs w:val="21"/>
                    <w:lang w:eastAsia="ru-RU"/>
                  </w:rPr>
                </w:rPrChange>
              </w:rPr>
            </w:pPr>
          </w:p>
        </w:tc>
        <w:tc>
          <w:tcPr>
            <w:tcW w:w="0" w:type="dxa"/>
            <w:tcPrChange w:author="Andreyeva, Julia" w:date="2022-03-16T14:40:00Z" w:id="11659">
              <w:tcPr>
                <w:tcW w:w="2052" w:type="dxa"/>
              </w:tcPr>
            </w:tcPrChange>
          </w:tcPr>
          <w:p w:rsidRPr="002674DA" w:rsidR="002408CF" w:rsidP="00DF1D7F" w:rsidRDefault="002408CF" w14:paraId="11CC76C7"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60"/>
                <w:rFonts w:asciiTheme="minorHAnsi" w:hAnsiTheme="minorHAnsi" w:eastAsiaTheme="minorHAnsi" w:cstheme="minorBidi"/>
                <w:sz w:val="22"/>
                <w:szCs w:val="22"/>
                <w:lang w:val="en-GB"/>
                <w:rPrChange w:author="Andreyeva, Julia" w:date="2022-03-18T14:15:00Z" w:id="11661">
                  <w:rPr>
                    <w:ins w:author="Andreyeva, Julia" w:date="2022-03-16T14:33:00Z" w:id="11662"/>
                    <w:rFonts w:ascii="Arial" w:hAnsi="Arial" w:cs="Arial"/>
                    <w:szCs w:val="28"/>
                    <w:lang w:eastAsia="fr-FR"/>
                  </w:rPr>
                </w:rPrChange>
              </w:rPr>
            </w:pPr>
          </w:p>
        </w:tc>
        <w:tc>
          <w:tcPr>
            <w:tcW w:w="5745" w:type="dxa"/>
            <w:tcPrChange w:author="Andreyeva, Julia" w:date="2022-03-16T14:40:00Z" w:id="11663">
              <w:tcPr>
                <w:tcW w:w="5319" w:type="dxa"/>
              </w:tcPr>
            </w:tcPrChange>
          </w:tcPr>
          <w:p w:rsidRPr="002674DA" w:rsidR="002408CF" w:rsidP="00DF1D7F" w:rsidRDefault="002408CF" w14:paraId="6BF565CA"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664"/>
                <w:rPrChange w:author="Andreyeva, Julia" w:date="2022-03-18T14:15:00Z" w:id="11665">
                  <w:rPr>
                    <w:ins w:author="Andreyeva, Julia" w:date="2022-03-16T14:33:00Z" w:id="11666"/>
                    <w:color w:val="00857E" w:themeColor="accent3" w:themeShade="BF"/>
                    <w:lang w:val="en-US"/>
                  </w:rPr>
                </w:rPrChange>
              </w:rPr>
            </w:pPr>
            <w:ins w:author="Andreyeva, Julia" w:date="2022-03-16T14:33:00Z" w:id="11667">
              <w:r w:rsidRPr="002674DA">
                <w:rPr>
                  <w:rPrChange w:author="Andreyeva, Julia" w:date="2022-03-18T14:15:00Z" w:id="11668">
                    <w:rPr>
                      <w:rFonts w:ascii="Segoe UI" w:hAnsi="Segoe UI" w:eastAsia="Times New Roman" w:cs="Segoe UI"/>
                      <w:color w:val="000000"/>
                      <w:sz w:val="21"/>
                      <w:szCs w:val="21"/>
                      <w:lang w:val="en-US" w:eastAsia="ru-RU"/>
                    </w:rPr>
                  </w:rPrChange>
                </w:rPr>
                <w:t>On top applet, click on applet menu setting and click on Columns Displayed: Columns Displayed pick applet pops up</w:t>
              </w:r>
            </w:ins>
          </w:p>
        </w:tc>
      </w:tr>
      <w:tr w:rsidRPr="0039560F" w:rsidR="002408CF" w:rsidTr="00220EF9" w14:paraId="6B06D1F7" w14:textId="77777777">
        <w:trPr>
          <w:ins w:author="Andreyeva, Julia" w:date="2022-03-16T14:33:00Z" w:id="1166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670">
              <w:tcPr>
                <w:tcW w:w="2263" w:type="dxa"/>
              </w:tcPr>
            </w:tcPrChange>
          </w:tcPr>
          <w:p w:rsidRPr="002674DA" w:rsidR="002408CF" w:rsidP="00DF1D7F" w:rsidRDefault="002408CF" w14:paraId="2E907EAD" w14:textId="77777777">
            <w:pPr>
              <w:pStyle w:val="BodyText"/>
              <w:spacing w:line="259" w:lineRule="auto"/>
              <w:rPr>
                <w:ins w:author="Andreyeva, Julia" w:date="2022-03-16T14:33:00Z" w:id="11671"/>
                <w:rFonts w:asciiTheme="minorHAnsi" w:hAnsiTheme="minorHAnsi" w:eastAsiaTheme="minorHAnsi" w:cstheme="minorBidi"/>
                <w:b w:val="0"/>
                <w:bCs w:val="0"/>
                <w:sz w:val="22"/>
                <w:szCs w:val="22"/>
                <w:lang w:val="en-GB"/>
                <w:rPrChange w:author="Andreyeva, Julia" w:date="2022-03-18T14:15:00Z" w:id="11672">
                  <w:rPr>
                    <w:ins w:author="Andreyeva, Julia" w:date="2022-03-16T14:33:00Z" w:id="11673"/>
                    <w:rFonts w:ascii="Segoe UI" w:hAnsi="Segoe UI" w:eastAsia="Times New Roman" w:cs="Segoe UI"/>
                    <w:color w:val="000000"/>
                    <w:sz w:val="21"/>
                    <w:szCs w:val="21"/>
                    <w:lang w:eastAsia="ru-RU"/>
                  </w:rPr>
                </w:rPrChange>
              </w:rPr>
            </w:pPr>
          </w:p>
        </w:tc>
        <w:tc>
          <w:tcPr>
            <w:tcW w:w="0" w:type="dxa"/>
            <w:tcPrChange w:author="Andreyeva, Julia" w:date="2022-03-16T14:40:00Z" w:id="11674">
              <w:tcPr>
                <w:tcW w:w="2052" w:type="dxa"/>
              </w:tcPr>
            </w:tcPrChange>
          </w:tcPr>
          <w:p w:rsidRPr="002674DA" w:rsidR="002408CF" w:rsidP="00DF1D7F" w:rsidRDefault="002408CF" w14:paraId="78586BCA"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75"/>
                <w:rFonts w:asciiTheme="minorHAnsi" w:hAnsiTheme="minorHAnsi" w:eastAsiaTheme="minorHAnsi" w:cstheme="minorBidi"/>
                <w:sz w:val="22"/>
                <w:szCs w:val="22"/>
                <w:lang w:val="en-GB"/>
                <w:rPrChange w:author="Andreyeva, Julia" w:date="2022-03-18T14:15:00Z" w:id="11676">
                  <w:rPr>
                    <w:ins w:author="Andreyeva, Julia" w:date="2022-03-16T14:33:00Z" w:id="11677"/>
                    <w:rFonts w:ascii="Arial" w:hAnsi="Arial" w:cs="Arial"/>
                    <w:szCs w:val="28"/>
                    <w:lang w:eastAsia="fr-FR"/>
                  </w:rPr>
                </w:rPrChange>
              </w:rPr>
            </w:pPr>
          </w:p>
        </w:tc>
        <w:tc>
          <w:tcPr>
            <w:tcW w:w="5745" w:type="dxa"/>
            <w:tcPrChange w:author="Andreyeva, Julia" w:date="2022-03-16T14:40:00Z" w:id="11678">
              <w:tcPr>
                <w:tcW w:w="5319" w:type="dxa"/>
              </w:tcPr>
            </w:tcPrChange>
          </w:tcPr>
          <w:p w:rsidRPr="002674DA" w:rsidR="002408CF" w:rsidP="00DF1D7F" w:rsidRDefault="002408CF" w14:paraId="732C2661"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79"/>
                <w:rFonts w:asciiTheme="minorHAnsi" w:hAnsiTheme="minorHAnsi" w:eastAsiaTheme="minorHAnsi" w:cstheme="minorBidi"/>
                <w:sz w:val="22"/>
                <w:szCs w:val="22"/>
                <w:lang w:val="en-GB"/>
                <w:rPrChange w:author="Andreyeva, Julia" w:date="2022-03-18T14:15:00Z" w:id="11680">
                  <w:rPr>
                    <w:ins w:author="Andreyeva, Julia" w:date="2022-03-16T14:33:00Z" w:id="11681"/>
                    <w:rFonts w:ascii="Segoe UI" w:hAnsi="Segoe UI" w:eastAsia="Times New Roman" w:cs="Segoe UI"/>
                    <w:color w:val="000000"/>
                    <w:sz w:val="21"/>
                    <w:szCs w:val="21"/>
                    <w:lang w:eastAsia="ru-RU"/>
                  </w:rPr>
                </w:rPrChange>
              </w:rPr>
            </w:pPr>
            <w:ins w:author="Andreyeva, Julia" w:date="2022-03-16T14:33:00Z" w:id="11682">
              <w:r w:rsidRPr="002674DA">
                <w:rPr>
                  <w:rFonts w:asciiTheme="minorHAnsi" w:hAnsiTheme="minorHAnsi" w:eastAsiaTheme="minorHAnsi" w:cstheme="minorBidi"/>
                  <w:sz w:val="22"/>
                  <w:szCs w:val="22"/>
                  <w:lang w:val="en-GB"/>
                  <w:rPrChange w:author="Andreyeva, Julia" w:date="2022-03-18T14:15:00Z" w:id="11683">
                    <w:rPr>
                      <w:rFonts w:ascii="Segoe UI" w:hAnsi="Segoe UI" w:eastAsia="Times New Roman" w:cs="Segoe UI"/>
                      <w:color w:val="000000"/>
                      <w:sz w:val="21"/>
                      <w:szCs w:val="21"/>
                      <w:lang w:eastAsia="ru-RU"/>
                    </w:rPr>
                  </w:rPrChange>
                </w:rPr>
                <w:t xml:space="preserve">On the Available Column section, </w:t>
              </w:r>
              <w:proofErr w:type="gramStart"/>
              <w:r w:rsidRPr="002674DA">
                <w:rPr>
                  <w:rFonts w:asciiTheme="minorHAnsi" w:hAnsiTheme="minorHAnsi" w:eastAsiaTheme="minorHAnsi" w:cstheme="minorBidi"/>
                  <w:sz w:val="22"/>
                  <w:szCs w:val="22"/>
                  <w:lang w:val="en-GB"/>
                  <w:rPrChange w:author="Andreyeva, Julia" w:date="2022-03-18T14:15:00Z" w:id="11684">
                    <w:rPr>
                      <w:rFonts w:ascii="Segoe UI" w:hAnsi="Segoe UI" w:eastAsia="Times New Roman" w:cs="Segoe UI"/>
                      <w:color w:val="000000"/>
                      <w:sz w:val="21"/>
                      <w:szCs w:val="21"/>
                      <w:lang w:eastAsia="ru-RU"/>
                    </w:rPr>
                  </w:rPrChange>
                </w:rPr>
                <w:t>Verify</w:t>
              </w:r>
              <w:proofErr w:type="gramEnd"/>
              <w:r w:rsidRPr="002674DA">
                <w:rPr>
                  <w:rFonts w:asciiTheme="minorHAnsi" w:hAnsiTheme="minorHAnsi" w:eastAsiaTheme="minorHAnsi" w:cstheme="minorBidi"/>
                  <w:sz w:val="22"/>
                  <w:szCs w:val="22"/>
                  <w:lang w:val="en-GB"/>
                  <w:rPrChange w:author="Andreyeva, Julia" w:date="2022-03-18T14:15:00Z" w:id="11685">
                    <w:rPr>
                      <w:rFonts w:ascii="Segoe UI" w:hAnsi="Segoe UI" w:eastAsia="Times New Roman" w:cs="Segoe UI"/>
                      <w:color w:val="000000"/>
                      <w:sz w:val="21"/>
                      <w:szCs w:val="21"/>
                      <w:lang w:eastAsia="ru-RU"/>
                    </w:rPr>
                  </w:rPrChange>
                </w:rPr>
                <w:t xml:space="preserve"> that the below field has added: Category</w:t>
              </w:r>
            </w:ins>
          </w:p>
          <w:p w:rsidRPr="002674DA" w:rsidR="002408CF" w:rsidP="00DF1D7F" w:rsidRDefault="002408CF" w14:paraId="7FC95D22" w14:textId="77777777">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86"/>
                <w:rFonts w:asciiTheme="minorHAnsi" w:hAnsiTheme="minorHAnsi" w:eastAsiaTheme="minorHAnsi" w:cstheme="minorBidi"/>
                <w:sz w:val="22"/>
                <w:szCs w:val="22"/>
                <w:lang w:val="en-GB"/>
                <w:rPrChange w:author="Andreyeva, Julia" w:date="2022-03-18T14:15:00Z" w:id="11687">
                  <w:rPr>
                    <w:ins w:author="Andreyeva, Julia" w:date="2022-03-16T14:33:00Z" w:id="11688"/>
                    <w:rFonts w:asciiTheme="minorHAnsi" w:hAnsiTheme="minorHAnsi" w:eastAsiaTheme="minorHAnsi" w:cstheme="minorBidi"/>
                    <w:color w:val="00857E" w:themeColor="accent3" w:themeShade="BF"/>
                    <w:sz w:val="22"/>
                    <w:szCs w:val="22"/>
                    <w:lang w:val="en-GB"/>
                  </w:rPr>
                </w:rPrChange>
              </w:rPr>
            </w:pPr>
            <w:ins w:author="Andreyeva, Julia" w:date="2022-03-16T14:33:00Z" w:id="11689">
              <w:r w:rsidRPr="002674DA">
                <w:rPr>
                  <w:rFonts w:asciiTheme="minorHAnsi" w:hAnsiTheme="minorHAnsi" w:eastAsiaTheme="minorHAnsi" w:cstheme="minorBidi"/>
                  <w:sz w:val="22"/>
                  <w:szCs w:val="22"/>
                  <w:lang w:val="en-GB"/>
                  <w:rPrChange w:author="Andreyeva, Julia" w:date="2022-03-18T14:15:00Z" w:id="11690">
                    <w:rPr>
                      <w:rFonts w:ascii="Segoe UI" w:hAnsi="Segoe UI" w:eastAsia="Times New Roman" w:cs="Segoe UI"/>
                      <w:color w:val="000000"/>
                      <w:sz w:val="21"/>
                      <w:szCs w:val="21"/>
                      <w:lang w:eastAsia="ru-RU"/>
                    </w:rPr>
                  </w:rPrChange>
                </w:rPr>
                <w:t>The field is displayed in the available column</w:t>
              </w:r>
            </w:ins>
          </w:p>
        </w:tc>
      </w:tr>
      <w:tr w:rsidRPr="0039560F" w:rsidR="002408CF" w:rsidTr="00220EF9" w14:paraId="1D5932D8" w14:textId="77777777">
        <w:trPr>
          <w:ins w:author="Andreyeva, Julia" w:date="2022-03-16T14:33:00Z" w:id="11691"/>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692">
              <w:tcPr>
                <w:tcW w:w="2263" w:type="dxa"/>
              </w:tcPr>
            </w:tcPrChange>
          </w:tcPr>
          <w:p w:rsidRPr="002674DA" w:rsidR="002408CF" w:rsidP="00DF1D7F" w:rsidRDefault="002408CF" w14:paraId="7FB1F13B" w14:textId="77777777">
            <w:pPr>
              <w:pStyle w:val="BodyText"/>
              <w:spacing w:line="259" w:lineRule="auto"/>
              <w:rPr>
                <w:ins w:author="Andreyeva, Julia" w:date="2022-03-16T14:33:00Z" w:id="11693"/>
                <w:rFonts w:asciiTheme="minorHAnsi" w:hAnsiTheme="minorHAnsi" w:eastAsiaTheme="minorHAnsi" w:cstheme="minorBidi"/>
                <w:b w:val="0"/>
                <w:bCs w:val="0"/>
                <w:sz w:val="22"/>
                <w:szCs w:val="22"/>
                <w:lang w:val="en-GB"/>
                <w:rPrChange w:author="Andreyeva, Julia" w:date="2022-03-18T14:15:00Z" w:id="11694">
                  <w:rPr>
                    <w:ins w:author="Andreyeva, Julia" w:date="2022-03-16T14:33:00Z" w:id="11695"/>
                    <w:rFonts w:ascii="Segoe UI" w:hAnsi="Segoe UI" w:eastAsia="Times New Roman" w:cs="Segoe UI"/>
                    <w:color w:val="000000"/>
                    <w:sz w:val="21"/>
                    <w:szCs w:val="21"/>
                    <w:lang w:eastAsia="ru-RU"/>
                  </w:rPr>
                </w:rPrChange>
              </w:rPr>
            </w:pPr>
          </w:p>
        </w:tc>
        <w:tc>
          <w:tcPr>
            <w:tcW w:w="0" w:type="dxa"/>
            <w:tcPrChange w:author="Andreyeva, Julia" w:date="2022-03-16T14:40:00Z" w:id="11696">
              <w:tcPr>
                <w:tcW w:w="2052" w:type="dxa"/>
              </w:tcPr>
            </w:tcPrChange>
          </w:tcPr>
          <w:p w:rsidRPr="002674DA" w:rsidR="002408CF" w:rsidP="00DF1D7F" w:rsidRDefault="002408CF" w14:paraId="6880520D"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697"/>
                <w:rFonts w:asciiTheme="minorHAnsi" w:hAnsiTheme="minorHAnsi" w:eastAsiaTheme="minorHAnsi" w:cstheme="minorBidi"/>
                <w:sz w:val="22"/>
                <w:szCs w:val="22"/>
                <w:lang w:val="en-GB"/>
                <w:rPrChange w:author="Andreyeva, Julia" w:date="2022-03-18T14:15:00Z" w:id="11698">
                  <w:rPr>
                    <w:ins w:author="Andreyeva, Julia" w:date="2022-03-16T14:33:00Z" w:id="11699"/>
                    <w:rFonts w:ascii="Arial" w:hAnsi="Arial" w:cs="Arial"/>
                    <w:szCs w:val="28"/>
                    <w:lang w:eastAsia="fr-FR"/>
                  </w:rPr>
                </w:rPrChange>
              </w:rPr>
            </w:pPr>
          </w:p>
        </w:tc>
        <w:tc>
          <w:tcPr>
            <w:tcW w:w="5745" w:type="dxa"/>
            <w:tcPrChange w:author="Andreyeva, Julia" w:date="2022-03-16T14:40:00Z" w:id="11700">
              <w:tcPr>
                <w:tcW w:w="5319" w:type="dxa"/>
              </w:tcPr>
            </w:tcPrChange>
          </w:tcPr>
          <w:p w:rsidRPr="002674DA" w:rsidR="002408CF" w:rsidP="00DF1D7F" w:rsidRDefault="002408CF" w14:paraId="1DD8B30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01"/>
                <w:rPrChange w:author="Andreyeva, Julia" w:date="2022-03-18T14:15:00Z" w:id="11702">
                  <w:rPr>
                    <w:ins w:author="Andreyeva, Julia" w:date="2022-03-16T14:33:00Z" w:id="11703"/>
                    <w:color w:val="00857E" w:themeColor="accent3" w:themeShade="BF"/>
                    <w:lang w:val="en-US"/>
                  </w:rPr>
                </w:rPrChange>
              </w:rPr>
            </w:pPr>
            <w:ins w:author="Andreyeva, Julia" w:date="2022-03-16T14:33:00Z" w:id="11704">
              <w:r w:rsidRPr="002674DA">
                <w:rPr>
                  <w:rPrChange w:author="Andreyeva, Julia" w:date="2022-03-18T14:15:00Z" w:id="11705">
                    <w:rPr>
                      <w:rFonts w:ascii="Segoe UI" w:hAnsi="Segoe UI" w:eastAsia="Times New Roman" w:cs="Segoe UI"/>
                      <w:color w:val="000000"/>
                      <w:sz w:val="21"/>
                      <w:szCs w:val="21"/>
                      <w:lang w:val="en-US" w:eastAsia="ru-RU"/>
                    </w:rPr>
                  </w:rPrChange>
                </w:rPr>
                <w:t>Move the field from Available Columns to Selected Columns and click on Save button: The field is displayed on the top applet.</w:t>
              </w:r>
            </w:ins>
          </w:p>
        </w:tc>
      </w:tr>
      <w:tr w:rsidRPr="0039560F" w:rsidR="002408CF" w:rsidTr="00220EF9" w14:paraId="6B1C7FC4" w14:textId="77777777">
        <w:trPr>
          <w:ins w:author="Andreyeva, Julia" w:date="2022-03-16T14:33:00Z" w:id="11706"/>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707">
              <w:tcPr>
                <w:tcW w:w="2263" w:type="dxa"/>
              </w:tcPr>
            </w:tcPrChange>
          </w:tcPr>
          <w:p w:rsidRPr="002674DA" w:rsidR="002408CF" w:rsidP="00DF1D7F" w:rsidRDefault="002408CF" w14:paraId="02004264" w14:textId="77777777">
            <w:pPr>
              <w:pStyle w:val="BodyText"/>
              <w:spacing w:line="259" w:lineRule="auto"/>
              <w:rPr>
                <w:ins w:author="Andreyeva, Julia" w:date="2022-03-16T14:33:00Z" w:id="11708"/>
                <w:rFonts w:asciiTheme="minorHAnsi" w:hAnsiTheme="minorHAnsi" w:eastAsiaTheme="minorHAnsi" w:cstheme="minorBidi"/>
                <w:b w:val="0"/>
                <w:bCs w:val="0"/>
                <w:sz w:val="22"/>
                <w:szCs w:val="22"/>
                <w:lang w:val="en-GB"/>
                <w:rPrChange w:author="Andreyeva, Julia" w:date="2022-03-18T14:15:00Z" w:id="11709">
                  <w:rPr>
                    <w:ins w:author="Andreyeva, Julia" w:date="2022-03-16T14:33:00Z" w:id="11710"/>
                    <w:rFonts w:ascii="Segoe UI" w:hAnsi="Segoe UI" w:eastAsia="Times New Roman" w:cs="Segoe UI"/>
                    <w:color w:val="000000"/>
                    <w:sz w:val="21"/>
                    <w:szCs w:val="21"/>
                    <w:lang w:eastAsia="ru-RU"/>
                  </w:rPr>
                </w:rPrChange>
              </w:rPr>
            </w:pPr>
          </w:p>
        </w:tc>
        <w:tc>
          <w:tcPr>
            <w:tcW w:w="0" w:type="dxa"/>
            <w:tcPrChange w:author="Andreyeva, Julia" w:date="2022-03-16T14:40:00Z" w:id="11711">
              <w:tcPr>
                <w:tcW w:w="2052" w:type="dxa"/>
              </w:tcPr>
            </w:tcPrChange>
          </w:tcPr>
          <w:p w:rsidRPr="002674DA" w:rsidR="002408CF" w:rsidP="00DF1D7F" w:rsidRDefault="002408CF" w14:paraId="5EFFB976"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712"/>
                <w:rFonts w:asciiTheme="minorHAnsi" w:hAnsiTheme="minorHAnsi" w:eastAsiaTheme="minorHAnsi" w:cstheme="minorBidi"/>
                <w:sz w:val="22"/>
                <w:szCs w:val="22"/>
                <w:lang w:val="en-GB"/>
                <w:rPrChange w:author="Andreyeva, Julia" w:date="2022-03-18T14:15:00Z" w:id="11713">
                  <w:rPr>
                    <w:ins w:author="Andreyeva, Julia" w:date="2022-03-16T14:33:00Z" w:id="11714"/>
                    <w:rFonts w:ascii="Arial" w:hAnsi="Arial" w:cs="Arial"/>
                    <w:szCs w:val="28"/>
                    <w:lang w:eastAsia="fr-FR"/>
                  </w:rPr>
                </w:rPrChange>
              </w:rPr>
            </w:pPr>
          </w:p>
        </w:tc>
        <w:tc>
          <w:tcPr>
            <w:tcW w:w="5745" w:type="dxa"/>
            <w:tcPrChange w:author="Andreyeva, Julia" w:date="2022-03-16T14:40:00Z" w:id="11715">
              <w:tcPr>
                <w:tcW w:w="5319" w:type="dxa"/>
              </w:tcPr>
            </w:tcPrChange>
          </w:tcPr>
          <w:p w:rsidRPr="002674DA" w:rsidR="002408CF" w:rsidP="00DF1D7F" w:rsidRDefault="002408CF" w14:paraId="137ADA7C"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16"/>
                <w:rPrChange w:author="Andreyeva, Julia" w:date="2022-03-18T14:15:00Z" w:id="11717">
                  <w:rPr>
                    <w:ins w:author="Andreyeva, Julia" w:date="2022-03-16T14:33:00Z" w:id="11718"/>
                    <w:color w:val="00857E" w:themeColor="accent3" w:themeShade="BF"/>
                    <w:lang w:val="en-US"/>
                  </w:rPr>
                </w:rPrChange>
              </w:rPr>
            </w:pPr>
            <w:ins w:author="Andreyeva, Julia" w:date="2022-03-16T14:33:00Z" w:id="11719">
              <w:r w:rsidRPr="002674DA">
                <w:rPr>
                  <w:rPrChange w:author="Andreyeva, Julia" w:date="2022-03-18T14:15:00Z" w:id="11720">
                    <w:rPr>
                      <w:rFonts w:ascii="Segoe UI" w:hAnsi="Segoe UI" w:eastAsia="Times New Roman" w:cs="Segoe UI"/>
                      <w:color w:val="000000"/>
                      <w:sz w:val="21"/>
                      <w:szCs w:val="21"/>
                      <w:lang w:val="en-US" w:eastAsia="ru-RU"/>
                    </w:rPr>
                  </w:rPrChange>
                </w:rPr>
                <w:t>On the top applet click on the '+' to create a new Price List Name = CHG212936_PriceList</w:t>
              </w:r>
              <w:r w:rsidRPr="002674DA">
                <w:rPr>
                  <w:rPrChange w:author="Andreyeva, Julia" w:date="2022-03-18T14:15:00Z" w:id="11721">
                    <w:rPr>
                      <w:rFonts w:ascii="Segoe UI" w:hAnsi="Segoe UI" w:eastAsia="Times New Roman" w:cs="Segoe UI"/>
                      <w:color w:val="000000"/>
                      <w:sz w:val="21"/>
                      <w:szCs w:val="21"/>
                      <w:lang w:val="en-US" w:eastAsia="ru-RU"/>
                    </w:rPr>
                  </w:rPrChange>
                </w:rPr>
                <w:br/>
              </w:r>
              <w:r w:rsidRPr="002674DA">
                <w:rPr>
                  <w:rPrChange w:author="Andreyeva, Julia" w:date="2022-03-18T14:15:00Z" w:id="11721">
                    <w:rPr>
                      <w:rFonts w:ascii="Segoe UI" w:hAnsi="Segoe UI" w:eastAsia="Times New Roman" w:cs="Segoe UI"/>
                      <w:color w:val="000000"/>
                      <w:sz w:val="21"/>
                      <w:szCs w:val="21"/>
                      <w:lang w:val="en-US" w:eastAsia="ru-RU"/>
                    </w:rPr>
                  </w:rPrChange>
                </w:rPr>
                <w:t xml:space="preserve">Effective From = &lt;less than </w:t>
              </w:r>
              <w:proofErr w:type="gramStart"/>
              <w:r w:rsidRPr="002674DA">
                <w:rPr>
                  <w:rPrChange w:author="Andreyeva, Julia" w:date="2022-03-18T14:15:00Z" w:id="11722">
                    <w:rPr>
                      <w:rFonts w:ascii="Segoe UI" w:hAnsi="Segoe UI" w:eastAsia="Times New Roman" w:cs="Segoe UI"/>
                      <w:color w:val="000000"/>
                      <w:sz w:val="21"/>
                      <w:szCs w:val="21"/>
                      <w:lang w:val="en-US" w:eastAsia="ru-RU"/>
                    </w:rPr>
                  </w:rPrChange>
                </w:rPr>
                <w:t>Today(</w:t>
              </w:r>
              <w:proofErr w:type="gramEnd"/>
              <w:r w:rsidRPr="002674DA">
                <w:rPr>
                  <w:rPrChange w:author="Andreyeva, Julia" w:date="2022-03-18T14:15:00Z" w:id="11723">
                    <w:rPr>
                      <w:rFonts w:ascii="Segoe UI" w:hAnsi="Segoe UI" w:eastAsia="Times New Roman" w:cs="Segoe UI"/>
                      <w:color w:val="000000"/>
                      <w:sz w:val="21"/>
                      <w:szCs w:val="21"/>
                      <w:lang w:val="en-US" w:eastAsia="ru-RU"/>
                    </w:rPr>
                  </w:rPrChange>
                </w:rPr>
                <w:t>)&gt; Effective To = &lt;Greater than Today()&gt;:A new line is created</w:t>
              </w:r>
            </w:ins>
          </w:p>
        </w:tc>
      </w:tr>
      <w:tr w:rsidRPr="0039560F" w:rsidR="002408CF" w:rsidTr="00220EF9" w14:paraId="09BE1684" w14:textId="77777777">
        <w:trPr>
          <w:ins w:author="Andreyeva, Julia" w:date="2022-03-16T14:33:00Z" w:id="1172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725">
              <w:tcPr>
                <w:tcW w:w="2263" w:type="dxa"/>
              </w:tcPr>
            </w:tcPrChange>
          </w:tcPr>
          <w:p w:rsidRPr="002674DA" w:rsidR="002408CF" w:rsidP="00DF1D7F" w:rsidRDefault="002408CF" w14:paraId="3F5E6F4D" w14:textId="77777777">
            <w:pPr>
              <w:pStyle w:val="BodyText"/>
              <w:spacing w:line="259" w:lineRule="auto"/>
              <w:rPr>
                <w:ins w:author="Andreyeva, Julia" w:date="2022-03-16T14:33:00Z" w:id="11726"/>
                <w:rFonts w:asciiTheme="minorHAnsi" w:hAnsiTheme="minorHAnsi" w:eastAsiaTheme="minorHAnsi" w:cstheme="minorBidi"/>
                <w:b w:val="0"/>
                <w:bCs w:val="0"/>
                <w:sz w:val="22"/>
                <w:szCs w:val="22"/>
                <w:lang w:val="en-GB"/>
                <w:rPrChange w:author="Andreyeva, Julia" w:date="2022-03-18T14:15:00Z" w:id="11727">
                  <w:rPr>
                    <w:ins w:author="Andreyeva, Julia" w:date="2022-03-16T14:33:00Z" w:id="11728"/>
                    <w:rFonts w:ascii="Segoe UI" w:hAnsi="Segoe UI" w:eastAsia="Times New Roman" w:cs="Segoe UI"/>
                    <w:color w:val="000000"/>
                    <w:sz w:val="21"/>
                    <w:szCs w:val="21"/>
                    <w:lang w:eastAsia="ru-RU"/>
                  </w:rPr>
                </w:rPrChange>
              </w:rPr>
            </w:pPr>
          </w:p>
        </w:tc>
        <w:tc>
          <w:tcPr>
            <w:tcW w:w="0" w:type="dxa"/>
            <w:tcPrChange w:author="Andreyeva, Julia" w:date="2022-03-16T14:40:00Z" w:id="11729">
              <w:tcPr>
                <w:tcW w:w="2052" w:type="dxa"/>
              </w:tcPr>
            </w:tcPrChange>
          </w:tcPr>
          <w:p w:rsidRPr="002674DA" w:rsidR="002408CF" w:rsidP="00DF1D7F" w:rsidRDefault="002408CF" w14:paraId="24E0A26F"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730"/>
                <w:rFonts w:asciiTheme="minorHAnsi" w:hAnsiTheme="minorHAnsi" w:eastAsiaTheme="minorHAnsi" w:cstheme="minorBidi"/>
                <w:sz w:val="22"/>
                <w:szCs w:val="22"/>
                <w:lang w:val="en-GB"/>
                <w:rPrChange w:author="Andreyeva, Julia" w:date="2022-03-18T14:15:00Z" w:id="11731">
                  <w:rPr>
                    <w:ins w:author="Andreyeva, Julia" w:date="2022-03-16T14:33:00Z" w:id="11732"/>
                    <w:rFonts w:ascii="Arial" w:hAnsi="Arial" w:cs="Arial"/>
                    <w:szCs w:val="28"/>
                    <w:lang w:eastAsia="fr-FR"/>
                  </w:rPr>
                </w:rPrChange>
              </w:rPr>
            </w:pPr>
          </w:p>
        </w:tc>
        <w:tc>
          <w:tcPr>
            <w:tcW w:w="5745" w:type="dxa"/>
            <w:tcPrChange w:author="Andreyeva, Julia" w:date="2022-03-16T14:40:00Z" w:id="11733">
              <w:tcPr>
                <w:tcW w:w="5319" w:type="dxa"/>
              </w:tcPr>
            </w:tcPrChange>
          </w:tcPr>
          <w:p w:rsidRPr="002674DA" w:rsidR="002408CF" w:rsidP="00DF1D7F" w:rsidRDefault="002408CF" w14:paraId="58C43E6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34"/>
                <w:rPrChange w:author="Andreyeva, Julia" w:date="2022-03-18T14:15:00Z" w:id="11735">
                  <w:rPr>
                    <w:ins w:author="Andreyeva, Julia" w:date="2022-03-16T14:33:00Z" w:id="11736"/>
                    <w:rFonts w:ascii="Segoe UI" w:hAnsi="Segoe UI" w:eastAsia="Times New Roman" w:cs="Segoe UI"/>
                    <w:color w:val="000000"/>
                    <w:sz w:val="21"/>
                    <w:szCs w:val="21"/>
                    <w:lang w:val="en-US" w:eastAsia="ru-RU"/>
                  </w:rPr>
                </w:rPrChange>
              </w:rPr>
            </w:pPr>
            <w:ins w:author="Andreyeva, Julia" w:date="2022-03-16T14:33:00Z" w:id="11737">
              <w:r w:rsidRPr="002674DA">
                <w:rPr>
                  <w:rPrChange w:author="Andreyeva, Julia" w:date="2022-03-18T14:15:00Z" w:id="11738">
                    <w:rPr>
                      <w:rFonts w:ascii="Segoe UI" w:hAnsi="Segoe UI" w:eastAsia="Times New Roman" w:cs="Segoe UI"/>
                      <w:color w:val="000000"/>
                      <w:sz w:val="21"/>
                      <w:szCs w:val="21"/>
                      <w:lang w:val="en-US" w:eastAsia="ru-RU"/>
                    </w:rPr>
                  </w:rPrChange>
                </w:rPr>
                <w:t>Verify if the below picklist values are available in the field 'Category':</w:t>
              </w:r>
              <w:r w:rsidRPr="002674DA">
                <w:rPr>
                  <w:rPrChange w:author="Andreyeva, Julia" w:date="2022-03-18T14:15:00Z" w:id="11739">
                    <w:rPr>
                      <w:rFonts w:ascii="Segoe UI" w:hAnsi="Segoe UI" w:eastAsia="Times New Roman" w:cs="Segoe UI"/>
                      <w:color w:val="000000"/>
                      <w:sz w:val="21"/>
                      <w:szCs w:val="21"/>
                      <w:lang w:val="en-US" w:eastAsia="ru-RU"/>
                    </w:rPr>
                  </w:rPrChange>
                </w:rPr>
                <w:br/>
              </w:r>
              <w:r w:rsidRPr="002674DA">
                <w:rPr>
                  <w:rPrChange w:author="Andreyeva, Julia" w:date="2022-03-18T14:15:00Z" w:id="11739">
                    <w:rPr>
                      <w:rFonts w:ascii="Segoe UI" w:hAnsi="Segoe UI" w:eastAsia="Times New Roman" w:cs="Segoe UI"/>
                      <w:color w:val="000000"/>
                      <w:sz w:val="21"/>
                      <w:szCs w:val="21"/>
                      <w:lang w:val="en-US" w:eastAsia="ru-RU"/>
                    </w:rPr>
                  </w:rPrChange>
                </w:rPr>
                <w:t>Account</w:t>
              </w:r>
              <w:r w:rsidRPr="002674DA">
                <w:rPr>
                  <w:rPrChange w:author="Andreyeva, Julia" w:date="2022-03-18T14:15:00Z" w:id="11740">
                    <w:rPr>
                      <w:rFonts w:ascii="Segoe UI" w:hAnsi="Segoe UI" w:eastAsia="Times New Roman" w:cs="Segoe UI"/>
                      <w:color w:val="000000"/>
                      <w:sz w:val="21"/>
                      <w:szCs w:val="21"/>
                      <w:lang w:val="en-US" w:eastAsia="ru-RU"/>
                    </w:rPr>
                  </w:rPrChange>
                </w:rPr>
                <w:br/>
              </w:r>
              <w:r w:rsidRPr="002674DA">
                <w:rPr>
                  <w:rPrChange w:author="Andreyeva, Julia" w:date="2022-03-18T14:15:00Z" w:id="11740">
                    <w:rPr>
                      <w:rFonts w:ascii="Segoe UI" w:hAnsi="Segoe UI" w:eastAsia="Times New Roman" w:cs="Segoe UI"/>
                      <w:color w:val="000000"/>
                      <w:sz w:val="21"/>
                      <w:szCs w:val="21"/>
                      <w:lang w:val="en-US" w:eastAsia="ru-RU"/>
                    </w:rPr>
                  </w:rPrChange>
                </w:rPr>
                <w:t>Distributor    </w:t>
              </w:r>
            </w:ins>
          </w:p>
          <w:p w:rsidRPr="002674DA" w:rsidR="002408CF" w:rsidP="00DF1D7F" w:rsidRDefault="002408CF" w14:paraId="7B9B23EC"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41"/>
                <w:rPrChange w:author="Andreyeva, Julia" w:date="2022-03-18T14:15:00Z" w:id="11742">
                  <w:rPr>
                    <w:ins w:author="Andreyeva, Julia" w:date="2022-03-16T14:33:00Z" w:id="11743"/>
                    <w:color w:val="00857E" w:themeColor="accent3" w:themeShade="BF"/>
                    <w:lang w:val="en-US"/>
                  </w:rPr>
                </w:rPrChange>
              </w:rPr>
            </w:pPr>
            <w:ins w:author="Andreyeva, Julia" w:date="2022-03-16T14:33:00Z" w:id="11744">
              <w:r w:rsidRPr="002674DA">
                <w:rPr>
                  <w:rPrChange w:author="Andreyeva, Julia" w:date="2022-03-18T14:15:00Z" w:id="11745">
                    <w:rPr>
                      <w:rFonts w:ascii="Segoe UI" w:hAnsi="Segoe UI" w:eastAsia="Times New Roman" w:cs="Segoe UI"/>
                      <w:color w:val="000000"/>
                      <w:sz w:val="21"/>
                      <w:szCs w:val="21"/>
                      <w:lang w:val="en-US" w:eastAsia="ru-RU"/>
                    </w:rPr>
                  </w:rPrChange>
                </w:rPr>
                <w:t>The values are displayed in the field 'Category'</w:t>
              </w:r>
            </w:ins>
          </w:p>
        </w:tc>
      </w:tr>
      <w:tr w:rsidRPr="0039560F" w:rsidR="002408CF" w:rsidTr="00220EF9" w14:paraId="49C9D6ED" w14:textId="77777777">
        <w:trPr>
          <w:ins w:author="Andreyeva, Julia" w:date="2022-03-16T14:33:00Z" w:id="11746"/>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747">
              <w:tcPr>
                <w:tcW w:w="2263" w:type="dxa"/>
              </w:tcPr>
            </w:tcPrChange>
          </w:tcPr>
          <w:p w:rsidRPr="002674DA" w:rsidR="002408CF" w:rsidP="00DF1D7F" w:rsidRDefault="002408CF" w14:paraId="5C726A24" w14:textId="77777777">
            <w:pPr>
              <w:pStyle w:val="BodyText"/>
              <w:spacing w:line="259" w:lineRule="auto"/>
              <w:rPr>
                <w:ins w:author="Andreyeva, Julia" w:date="2022-03-16T14:33:00Z" w:id="11748"/>
                <w:rFonts w:asciiTheme="minorHAnsi" w:hAnsiTheme="minorHAnsi" w:eastAsiaTheme="minorHAnsi" w:cstheme="minorBidi"/>
                <w:b w:val="0"/>
                <w:bCs w:val="0"/>
                <w:sz w:val="22"/>
                <w:szCs w:val="22"/>
                <w:lang w:val="en-GB"/>
                <w:rPrChange w:author="Andreyeva, Julia" w:date="2022-03-18T14:15:00Z" w:id="11749">
                  <w:rPr>
                    <w:ins w:author="Andreyeva, Julia" w:date="2022-03-16T14:33:00Z" w:id="11750"/>
                    <w:rFonts w:ascii="Segoe UI" w:hAnsi="Segoe UI" w:eastAsia="Times New Roman" w:cs="Segoe UI"/>
                    <w:color w:val="000000"/>
                    <w:sz w:val="21"/>
                    <w:szCs w:val="21"/>
                    <w:lang w:eastAsia="ru-RU"/>
                  </w:rPr>
                </w:rPrChange>
              </w:rPr>
            </w:pPr>
          </w:p>
        </w:tc>
        <w:tc>
          <w:tcPr>
            <w:tcW w:w="0" w:type="dxa"/>
            <w:tcPrChange w:author="Andreyeva, Julia" w:date="2022-03-16T14:40:00Z" w:id="11751">
              <w:tcPr>
                <w:tcW w:w="2052" w:type="dxa"/>
              </w:tcPr>
            </w:tcPrChange>
          </w:tcPr>
          <w:p w:rsidRPr="002674DA" w:rsidR="002408CF" w:rsidP="00DF1D7F" w:rsidRDefault="002408CF" w14:paraId="2C5EDD04"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752"/>
                <w:rFonts w:asciiTheme="minorHAnsi" w:hAnsiTheme="minorHAnsi" w:eastAsiaTheme="minorHAnsi" w:cstheme="minorBidi"/>
                <w:sz w:val="22"/>
                <w:szCs w:val="22"/>
                <w:lang w:val="en-GB"/>
                <w:rPrChange w:author="Andreyeva, Julia" w:date="2022-03-18T14:15:00Z" w:id="11753">
                  <w:rPr>
                    <w:ins w:author="Andreyeva, Julia" w:date="2022-03-16T14:33:00Z" w:id="11754"/>
                    <w:rFonts w:ascii="Arial" w:hAnsi="Arial" w:cs="Arial"/>
                    <w:szCs w:val="28"/>
                    <w:lang w:eastAsia="fr-FR"/>
                  </w:rPr>
                </w:rPrChange>
              </w:rPr>
            </w:pPr>
          </w:p>
        </w:tc>
        <w:tc>
          <w:tcPr>
            <w:tcW w:w="5745" w:type="dxa"/>
            <w:tcPrChange w:author="Andreyeva, Julia" w:date="2022-03-16T14:40:00Z" w:id="11755">
              <w:tcPr>
                <w:tcW w:w="5319" w:type="dxa"/>
              </w:tcPr>
            </w:tcPrChange>
          </w:tcPr>
          <w:p w:rsidRPr="002674DA" w:rsidR="002408CF" w:rsidP="00DF1D7F" w:rsidRDefault="002408CF" w14:paraId="4E51B88C"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56"/>
                <w:rPrChange w:author="Andreyeva, Julia" w:date="2022-03-18T14:15:00Z" w:id="11757">
                  <w:rPr>
                    <w:ins w:author="Andreyeva, Julia" w:date="2022-03-16T14:33:00Z" w:id="11758"/>
                    <w:rFonts w:ascii="Segoe UI" w:hAnsi="Segoe UI" w:eastAsia="Times New Roman" w:cs="Segoe UI"/>
                    <w:color w:val="000000"/>
                    <w:sz w:val="21"/>
                    <w:szCs w:val="21"/>
                    <w:lang w:val="en-US" w:eastAsia="ru-RU"/>
                  </w:rPr>
                </w:rPrChange>
              </w:rPr>
            </w:pPr>
            <w:ins w:author="Andreyeva, Julia" w:date="2022-03-16T14:33:00Z" w:id="11759">
              <w:r w:rsidRPr="002674DA">
                <w:rPr>
                  <w:rPrChange w:author="Andreyeva, Julia" w:date="2022-03-18T14:15:00Z" w:id="11760">
                    <w:rPr>
                      <w:rFonts w:ascii="Segoe UI" w:hAnsi="Segoe UI" w:eastAsia="Times New Roman" w:cs="Segoe UI"/>
                      <w:color w:val="000000"/>
                      <w:sz w:val="21"/>
                      <w:szCs w:val="21"/>
                      <w:lang w:val="en-US" w:eastAsia="ru-RU"/>
                    </w:rPr>
                  </w:rPrChange>
                </w:rPr>
                <w:t>On the second applet, </w:t>
              </w:r>
              <w:proofErr w:type="gramStart"/>
              <w:r w:rsidRPr="002674DA">
                <w:rPr>
                  <w:rPrChange w:author="Andreyeva, Julia" w:date="2022-03-18T14:15:00Z" w:id="11761">
                    <w:rPr>
                      <w:rFonts w:ascii="Segoe UI" w:hAnsi="Segoe UI" w:eastAsia="Times New Roman" w:cs="Segoe UI"/>
                      <w:color w:val="000000"/>
                      <w:sz w:val="21"/>
                      <w:szCs w:val="21"/>
                      <w:lang w:val="en-US" w:eastAsia="ru-RU"/>
                    </w:rPr>
                  </w:rPrChange>
                </w:rPr>
                <w:t>Verify</w:t>
              </w:r>
              <w:proofErr w:type="gramEnd"/>
              <w:r w:rsidRPr="002674DA">
                <w:rPr>
                  <w:rPrChange w:author="Andreyeva, Julia" w:date="2022-03-18T14:15:00Z" w:id="11762">
                    <w:rPr>
                      <w:rFonts w:ascii="Segoe UI" w:hAnsi="Segoe UI" w:eastAsia="Times New Roman" w:cs="Segoe UI"/>
                      <w:color w:val="000000"/>
                      <w:sz w:val="21"/>
                      <w:szCs w:val="21"/>
                      <w:lang w:val="en-US" w:eastAsia="ru-RU"/>
                    </w:rPr>
                  </w:rPrChange>
                </w:rPr>
                <w:t xml:space="preserve"> that the below field is displayed:</w:t>
              </w:r>
            </w:ins>
          </w:p>
          <w:p w:rsidRPr="002674DA" w:rsidR="002408CF" w:rsidP="00DF1D7F" w:rsidRDefault="002408CF" w14:paraId="3021A163" w14:textId="77777777">
            <w:pPr>
              <w:cnfStyle w:val="000000000000" w:firstRow="0" w:lastRow="0" w:firstColumn="0" w:lastColumn="0" w:oddVBand="0" w:evenVBand="0" w:oddHBand="0" w:evenHBand="0" w:firstRowFirstColumn="0" w:firstRowLastColumn="0" w:lastRowFirstColumn="0" w:lastRowLastColumn="0"/>
              <w:rPr>
                <w:ins w:author="Andreyeva, Julia" w:date="2022-03-16T14:33:00Z" w:id="11763"/>
                <w:rPrChange w:author="Andreyeva, Julia" w:date="2022-03-18T14:15:00Z" w:id="11764">
                  <w:rPr>
                    <w:ins w:author="Andreyeva, Julia" w:date="2022-03-16T14:33:00Z" w:id="11765"/>
                    <w:rFonts w:ascii="Segoe UI" w:hAnsi="Segoe UI" w:eastAsia="Times New Roman" w:cs="Segoe UI"/>
                    <w:color w:val="000000"/>
                    <w:sz w:val="21"/>
                    <w:szCs w:val="21"/>
                    <w:lang w:val="en-US" w:eastAsia="ru-RU"/>
                  </w:rPr>
                </w:rPrChange>
              </w:rPr>
            </w:pPr>
            <w:ins w:author="Andreyeva, Julia" w:date="2022-03-16T14:33:00Z" w:id="11766">
              <w:r w:rsidRPr="002674DA">
                <w:rPr>
                  <w:rPrChange w:author="Andreyeva, Julia" w:date="2022-03-18T14:15:00Z" w:id="11767">
                    <w:rPr>
                      <w:rFonts w:ascii="Segoe UI" w:hAnsi="Segoe UI" w:eastAsia="Times New Roman" w:cs="Segoe UI"/>
                      <w:color w:val="000000"/>
                      <w:sz w:val="21"/>
                      <w:szCs w:val="21"/>
                      <w:lang w:val="en-US" w:eastAsia="ru-RU"/>
                    </w:rPr>
                  </w:rPrChange>
                </w:rPr>
                <w:t>Category</w:t>
              </w:r>
            </w:ins>
          </w:p>
          <w:p w:rsidRPr="002674DA" w:rsidR="002408CF" w:rsidP="00DF1D7F" w:rsidRDefault="002408CF" w14:paraId="1539143B" w14:textId="77777777">
            <w:pPr>
              <w:pStyle w:val="BodyText"/>
              <w:numPr>
                <w:ilvl w:val="0"/>
                <w:numId w:val="28"/>
              </w:numPr>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768"/>
                <w:rFonts w:asciiTheme="minorHAnsi" w:hAnsiTheme="minorHAnsi" w:eastAsiaTheme="minorHAnsi" w:cstheme="minorBidi"/>
                <w:sz w:val="22"/>
                <w:szCs w:val="22"/>
                <w:lang w:val="en-GB"/>
                <w:rPrChange w:author="Andreyeva, Julia" w:date="2022-03-18T14:15:00Z" w:id="11769">
                  <w:rPr>
                    <w:ins w:author="Andreyeva, Julia" w:date="2022-03-16T14:33:00Z" w:id="11770"/>
                    <w:rFonts w:asciiTheme="minorHAnsi" w:hAnsiTheme="minorHAnsi" w:eastAsiaTheme="minorHAnsi" w:cstheme="minorBidi"/>
                    <w:color w:val="00857E" w:themeColor="accent3" w:themeShade="BF"/>
                    <w:sz w:val="22"/>
                    <w:szCs w:val="22"/>
                    <w:lang w:val="en-GB"/>
                  </w:rPr>
                </w:rPrChange>
              </w:rPr>
            </w:pPr>
            <w:ins w:author="Andreyeva, Julia" w:date="2022-03-16T14:33:00Z" w:id="11771">
              <w:r w:rsidRPr="002674DA">
                <w:rPr>
                  <w:rFonts w:asciiTheme="minorHAnsi" w:hAnsiTheme="minorHAnsi" w:eastAsiaTheme="minorHAnsi" w:cstheme="minorBidi"/>
                  <w:sz w:val="22"/>
                  <w:szCs w:val="22"/>
                  <w:lang w:val="en-GB"/>
                  <w:rPrChange w:author="Andreyeva, Julia" w:date="2022-03-18T14:15:00Z" w:id="11772">
                    <w:rPr>
                      <w:rFonts w:ascii="Segoe UI" w:hAnsi="Segoe UI" w:eastAsia="Times New Roman" w:cs="Segoe UI"/>
                      <w:color w:val="000000"/>
                      <w:sz w:val="21"/>
                      <w:szCs w:val="21"/>
                      <w:lang w:eastAsia="ru-RU"/>
                    </w:rPr>
                  </w:rPrChange>
                </w:rPr>
                <w:t>The field is displayed</w:t>
              </w:r>
            </w:ins>
          </w:p>
        </w:tc>
      </w:tr>
      <w:tr w:rsidRPr="0039560F" w:rsidR="002408CF" w:rsidTr="00220EF9" w14:paraId="6F3F95B3" w14:textId="77777777">
        <w:trPr>
          <w:ins w:author="Andreyeva, Julia" w:date="2022-03-16T14:33:00Z" w:id="11773"/>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774">
              <w:tcPr>
                <w:tcW w:w="2263" w:type="dxa"/>
              </w:tcPr>
            </w:tcPrChange>
          </w:tcPr>
          <w:p w:rsidRPr="002674DA" w:rsidR="002408CF" w:rsidP="00DF1D7F" w:rsidRDefault="002408CF" w14:paraId="5F47247A" w14:textId="77777777">
            <w:pPr>
              <w:pStyle w:val="BodyText"/>
              <w:spacing w:line="259" w:lineRule="auto"/>
              <w:rPr>
                <w:ins w:author="Andreyeva, Julia" w:date="2022-03-16T14:33:00Z" w:id="11775"/>
                <w:rFonts w:asciiTheme="minorHAnsi" w:hAnsiTheme="minorHAnsi" w:eastAsiaTheme="minorHAnsi" w:cstheme="minorBidi"/>
                <w:b w:val="0"/>
                <w:bCs w:val="0"/>
                <w:sz w:val="22"/>
                <w:szCs w:val="22"/>
                <w:lang w:val="en-GB"/>
                <w:rPrChange w:author="Andreyeva, Julia" w:date="2022-03-18T14:15:00Z" w:id="11776">
                  <w:rPr>
                    <w:ins w:author="Andreyeva, Julia" w:date="2022-03-16T14:33:00Z" w:id="11777"/>
                    <w:rFonts w:ascii="Segoe UI" w:hAnsi="Segoe UI" w:eastAsia="Times New Roman" w:cs="Segoe UI"/>
                    <w:color w:val="000000"/>
                    <w:sz w:val="21"/>
                    <w:szCs w:val="21"/>
                    <w:lang w:eastAsia="ru-RU"/>
                  </w:rPr>
                </w:rPrChange>
              </w:rPr>
            </w:pPr>
          </w:p>
        </w:tc>
        <w:tc>
          <w:tcPr>
            <w:tcW w:w="0" w:type="dxa"/>
            <w:tcPrChange w:author="Andreyeva, Julia" w:date="2022-03-16T14:40:00Z" w:id="11778">
              <w:tcPr>
                <w:tcW w:w="2052" w:type="dxa"/>
              </w:tcPr>
            </w:tcPrChange>
          </w:tcPr>
          <w:p w:rsidRPr="002674DA" w:rsidR="002408CF" w:rsidP="00DF1D7F" w:rsidRDefault="002408CF" w14:paraId="474F491E"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779"/>
                <w:rFonts w:asciiTheme="minorHAnsi" w:hAnsiTheme="minorHAnsi" w:eastAsiaTheme="minorHAnsi" w:cstheme="minorBidi"/>
                <w:sz w:val="22"/>
                <w:szCs w:val="22"/>
                <w:lang w:val="en-GB"/>
                <w:rPrChange w:author="Andreyeva, Julia" w:date="2022-03-18T14:15:00Z" w:id="11780">
                  <w:rPr>
                    <w:ins w:author="Andreyeva, Julia" w:date="2022-03-16T14:33:00Z" w:id="11781"/>
                    <w:rFonts w:ascii="Arial" w:hAnsi="Arial" w:cs="Arial"/>
                    <w:szCs w:val="28"/>
                    <w:lang w:eastAsia="fr-FR"/>
                  </w:rPr>
                </w:rPrChange>
              </w:rPr>
            </w:pPr>
          </w:p>
        </w:tc>
        <w:tc>
          <w:tcPr>
            <w:tcW w:w="5745" w:type="dxa"/>
            <w:tcPrChange w:author="Andreyeva, Julia" w:date="2022-03-16T14:40:00Z" w:id="11782">
              <w:tcPr>
                <w:tcW w:w="5319" w:type="dxa"/>
              </w:tcPr>
            </w:tcPrChange>
          </w:tcPr>
          <w:p w:rsidRPr="002674DA" w:rsidR="002408CF" w:rsidP="00DF1D7F" w:rsidRDefault="002408CF" w14:paraId="47B4D3D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83"/>
                <w:rPrChange w:author="Andreyeva, Julia" w:date="2022-03-18T14:15:00Z" w:id="11784">
                  <w:rPr>
                    <w:ins w:author="Andreyeva, Julia" w:date="2022-03-16T14:33:00Z" w:id="11785"/>
                    <w:rFonts w:ascii="Segoe UI" w:hAnsi="Segoe UI" w:eastAsia="Times New Roman" w:cs="Segoe UI"/>
                    <w:color w:val="000000"/>
                    <w:sz w:val="21"/>
                    <w:szCs w:val="21"/>
                    <w:lang w:val="en-US" w:eastAsia="ru-RU"/>
                  </w:rPr>
                </w:rPrChange>
              </w:rPr>
            </w:pPr>
            <w:ins w:author="Andreyeva, Julia" w:date="2022-03-16T14:33:00Z" w:id="11786">
              <w:r w:rsidRPr="002674DA">
                <w:rPr>
                  <w:rPrChange w:author="Andreyeva, Julia" w:date="2022-03-18T14:15:00Z" w:id="11787">
                    <w:rPr>
                      <w:rFonts w:ascii="Segoe UI" w:hAnsi="Segoe UI" w:eastAsia="Times New Roman" w:cs="Segoe UI"/>
                      <w:color w:val="000000"/>
                      <w:sz w:val="21"/>
                      <w:szCs w:val="21"/>
                      <w:lang w:val="en-US" w:eastAsia="ru-RU"/>
                    </w:rPr>
                  </w:rPrChange>
                </w:rPr>
                <w:t>Verify if the below picklist values are available in the field 'Category':</w:t>
              </w:r>
              <w:r w:rsidRPr="002674DA">
                <w:rPr>
                  <w:rPrChange w:author="Andreyeva, Julia" w:date="2022-03-18T14:15:00Z" w:id="11788">
                    <w:rPr>
                      <w:rFonts w:ascii="Segoe UI" w:hAnsi="Segoe UI" w:eastAsia="Times New Roman" w:cs="Segoe UI"/>
                      <w:color w:val="000000"/>
                      <w:sz w:val="21"/>
                      <w:szCs w:val="21"/>
                      <w:lang w:val="en-US" w:eastAsia="ru-RU"/>
                    </w:rPr>
                  </w:rPrChange>
                </w:rPr>
                <w:br/>
              </w:r>
              <w:r w:rsidRPr="002674DA">
                <w:rPr>
                  <w:rPrChange w:author="Andreyeva, Julia" w:date="2022-03-18T14:15:00Z" w:id="11788">
                    <w:rPr>
                      <w:rFonts w:ascii="Segoe UI" w:hAnsi="Segoe UI" w:eastAsia="Times New Roman" w:cs="Segoe UI"/>
                      <w:color w:val="000000"/>
                      <w:sz w:val="21"/>
                      <w:szCs w:val="21"/>
                      <w:lang w:val="en-US" w:eastAsia="ru-RU"/>
                    </w:rPr>
                  </w:rPrChange>
                </w:rPr>
                <w:t>Account</w:t>
              </w:r>
              <w:r w:rsidRPr="002674DA">
                <w:rPr>
                  <w:rPrChange w:author="Andreyeva, Julia" w:date="2022-03-18T14:15:00Z" w:id="11789">
                    <w:rPr>
                      <w:rFonts w:ascii="Segoe UI" w:hAnsi="Segoe UI" w:eastAsia="Times New Roman" w:cs="Segoe UI"/>
                      <w:color w:val="000000"/>
                      <w:sz w:val="21"/>
                      <w:szCs w:val="21"/>
                      <w:lang w:val="en-US" w:eastAsia="ru-RU"/>
                    </w:rPr>
                  </w:rPrChange>
                </w:rPr>
                <w:br/>
              </w:r>
              <w:r w:rsidRPr="002674DA">
                <w:rPr>
                  <w:rPrChange w:author="Andreyeva, Julia" w:date="2022-03-18T14:15:00Z" w:id="11789">
                    <w:rPr>
                      <w:rFonts w:ascii="Segoe UI" w:hAnsi="Segoe UI" w:eastAsia="Times New Roman" w:cs="Segoe UI"/>
                      <w:color w:val="000000"/>
                      <w:sz w:val="21"/>
                      <w:szCs w:val="21"/>
                      <w:lang w:val="en-US" w:eastAsia="ru-RU"/>
                    </w:rPr>
                  </w:rPrChange>
                </w:rPr>
                <w:t>Distributor  </w:t>
              </w:r>
            </w:ins>
          </w:p>
          <w:p w:rsidRPr="002674DA" w:rsidR="002408CF" w:rsidP="00DF1D7F" w:rsidRDefault="002408CF" w14:paraId="7F2FFE6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790"/>
                <w:rPrChange w:author="Andreyeva, Julia" w:date="2022-03-18T14:15:00Z" w:id="11791">
                  <w:rPr>
                    <w:ins w:author="Andreyeva, Julia" w:date="2022-03-16T14:33:00Z" w:id="11792"/>
                    <w:color w:val="00857E" w:themeColor="accent3" w:themeShade="BF"/>
                    <w:lang w:val="en-US"/>
                  </w:rPr>
                </w:rPrChange>
              </w:rPr>
            </w:pPr>
            <w:ins w:author="Andreyeva, Julia" w:date="2022-03-16T14:33:00Z" w:id="11793">
              <w:r w:rsidRPr="002674DA">
                <w:rPr>
                  <w:rPrChange w:author="Andreyeva, Julia" w:date="2022-03-18T14:15:00Z" w:id="11794">
                    <w:rPr>
                      <w:rFonts w:ascii="Segoe UI" w:hAnsi="Segoe UI" w:eastAsia="Times New Roman" w:cs="Segoe UI"/>
                      <w:color w:val="000000"/>
                      <w:sz w:val="21"/>
                      <w:szCs w:val="21"/>
                      <w:lang w:val="en-US" w:eastAsia="ru-RU"/>
                    </w:rPr>
                  </w:rPrChange>
                </w:rPr>
                <w:t>The values are displayed in the field 'Category'</w:t>
              </w:r>
            </w:ins>
          </w:p>
        </w:tc>
      </w:tr>
      <w:tr w:rsidRPr="0039560F" w:rsidR="002408CF" w:rsidTr="00220EF9" w14:paraId="73D21885" w14:textId="77777777">
        <w:trPr>
          <w:ins w:author="Andreyeva, Julia" w:date="2022-03-16T14:33:00Z" w:id="11795"/>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796">
              <w:tcPr>
                <w:tcW w:w="2263" w:type="dxa"/>
              </w:tcPr>
            </w:tcPrChange>
          </w:tcPr>
          <w:p w:rsidRPr="002674DA" w:rsidR="002408CF" w:rsidP="00DF1D7F" w:rsidRDefault="002408CF" w14:paraId="755EDD99" w14:textId="77777777">
            <w:pPr>
              <w:pStyle w:val="BodyText"/>
              <w:spacing w:line="259" w:lineRule="auto"/>
              <w:rPr>
                <w:ins w:author="Andreyeva, Julia" w:date="2022-03-16T14:33:00Z" w:id="11797"/>
                <w:rFonts w:asciiTheme="minorHAnsi" w:hAnsiTheme="minorHAnsi" w:eastAsiaTheme="minorHAnsi" w:cstheme="minorBidi"/>
                <w:b w:val="0"/>
                <w:bCs w:val="0"/>
                <w:sz w:val="22"/>
                <w:szCs w:val="22"/>
                <w:lang w:val="en-GB"/>
                <w:rPrChange w:author="Andreyeva, Julia" w:date="2022-03-18T14:15:00Z" w:id="11798">
                  <w:rPr>
                    <w:ins w:author="Andreyeva, Julia" w:date="2022-03-16T14:33:00Z" w:id="11799"/>
                    <w:rFonts w:ascii="Segoe UI" w:hAnsi="Segoe UI" w:eastAsia="Times New Roman" w:cs="Segoe UI"/>
                    <w:color w:val="000000"/>
                    <w:sz w:val="21"/>
                    <w:szCs w:val="21"/>
                    <w:lang w:eastAsia="ru-RU"/>
                  </w:rPr>
                </w:rPrChange>
              </w:rPr>
            </w:pPr>
          </w:p>
        </w:tc>
        <w:tc>
          <w:tcPr>
            <w:tcW w:w="0" w:type="dxa"/>
            <w:tcPrChange w:author="Andreyeva, Julia" w:date="2022-03-16T14:40:00Z" w:id="11800">
              <w:tcPr>
                <w:tcW w:w="2052" w:type="dxa"/>
              </w:tcPr>
            </w:tcPrChange>
          </w:tcPr>
          <w:p w:rsidRPr="002674DA" w:rsidR="002408CF" w:rsidP="00DF1D7F" w:rsidRDefault="002408CF" w14:paraId="5368343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801"/>
                <w:rFonts w:asciiTheme="minorHAnsi" w:hAnsiTheme="minorHAnsi" w:eastAsiaTheme="minorHAnsi" w:cstheme="minorBidi"/>
                <w:sz w:val="22"/>
                <w:szCs w:val="22"/>
                <w:lang w:val="en-GB"/>
                <w:rPrChange w:author="Andreyeva, Julia" w:date="2022-03-18T14:15:00Z" w:id="11802">
                  <w:rPr>
                    <w:ins w:author="Andreyeva, Julia" w:date="2022-03-16T14:33:00Z" w:id="11803"/>
                    <w:rFonts w:ascii="Arial" w:hAnsi="Arial" w:cs="Arial"/>
                    <w:szCs w:val="28"/>
                    <w:lang w:eastAsia="fr-FR"/>
                  </w:rPr>
                </w:rPrChange>
              </w:rPr>
            </w:pPr>
          </w:p>
        </w:tc>
        <w:tc>
          <w:tcPr>
            <w:tcW w:w="5745" w:type="dxa"/>
            <w:tcPrChange w:author="Andreyeva, Julia" w:date="2022-03-16T14:40:00Z" w:id="11804">
              <w:tcPr>
                <w:tcW w:w="5319" w:type="dxa"/>
              </w:tcPr>
            </w:tcPrChange>
          </w:tcPr>
          <w:p w:rsidRPr="002674DA" w:rsidR="002408CF" w:rsidP="00DF1D7F" w:rsidRDefault="002408CF" w14:paraId="5FA8D32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05"/>
                <w:rPrChange w:author="Andreyeva, Julia" w:date="2022-03-18T14:15:00Z" w:id="11806">
                  <w:rPr>
                    <w:ins w:author="Andreyeva, Julia" w:date="2022-03-16T14:33:00Z" w:id="11807"/>
                    <w:rFonts w:ascii="Segoe UI" w:hAnsi="Segoe UI" w:eastAsia="Times New Roman" w:cs="Segoe UI"/>
                    <w:color w:val="000000"/>
                    <w:sz w:val="21"/>
                    <w:szCs w:val="21"/>
                    <w:lang w:val="en-US" w:eastAsia="ru-RU"/>
                  </w:rPr>
                </w:rPrChange>
              </w:rPr>
            </w:pPr>
            <w:ins w:author="Andreyeva, Julia" w:date="2022-03-16T14:33:00Z" w:id="11808">
              <w:r w:rsidRPr="002674DA">
                <w:rPr>
                  <w:rPrChange w:author="Andreyeva, Julia" w:date="2022-03-18T14:15:00Z" w:id="11809">
                    <w:rPr>
                      <w:rFonts w:ascii="Segoe UI" w:hAnsi="Segoe UI" w:eastAsia="Times New Roman" w:cs="Segoe UI"/>
                      <w:color w:val="000000"/>
                      <w:sz w:val="21"/>
                      <w:szCs w:val="21"/>
                      <w:lang w:val="en-US" w:eastAsia="ru-RU"/>
                    </w:rPr>
                  </w:rPrChange>
                </w:rPr>
                <w:t>On the Top Applet, drilldown on the record created at step 8:</w:t>
              </w:r>
            </w:ins>
          </w:p>
          <w:p w:rsidRPr="002674DA" w:rsidR="002408CF" w:rsidP="00DF1D7F" w:rsidRDefault="002408CF" w14:paraId="6AB9C547"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10"/>
                <w:rPrChange w:author="Andreyeva, Julia" w:date="2022-03-18T14:15:00Z" w:id="11811">
                  <w:rPr>
                    <w:ins w:author="Andreyeva, Julia" w:date="2022-03-16T14:33:00Z" w:id="11812"/>
                    <w:color w:val="00857E" w:themeColor="accent3" w:themeShade="BF"/>
                    <w:lang w:val="en-US"/>
                  </w:rPr>
                </w:rPrChange>
              </w:rPr>
            </w:pPr>
            <w:ins w:author="Andreyeva, Julia" w:date="2022-03-16T14:33:00Z" w:id="11813">
              <w:r w:rsidRPr="002674DA">
                <w:rPr>
                  <w:rPrChange w:author="Andreyeva, Julia" w:date="2022-03-18T14:15:00Z" w:id="11814">
                    <w:rPr>
                      <w:rFonts w:ascii="Segoe UI" w:hAnsi="Segoe UI" w:eastAsia="Times New Roman" w:cs="Segoe UI"/>
                      <w:color w:val="000000"/>
                      <w:sz w:val="21"/>
                      <w:szCs w:val="21"/>
                      <w:lang w:val="en-US" w:eastAsia="ru-RU"/>
                    </w:rPr>
                  </w:rPrChange>
                </w:rPr>
                <w:t xml:space="preserve">User is navigated to Price List &gt; Price List </w:t>
              </w:r>
              <w:proofErr w:type="gramStart"/>
              <w:r w:rsidRPr="002674DA">
                <w:rPr>
                  <w:rPrChange w:author="Andreyeva, Julia" w:date="2022-03-18T14:15:00Z" w:id="11815">
                    <w:rPr>
                      <w:rFonts w:ascii="Segoe UI" w:hAnsi="Segoe UI" w:eastAsia="Times New Roman" w:cs="Segoe UI"/>
                      <w:color w:val="000000"/>
                      <w:sz w:val="21"/>
                      <w:szCs w:val="21"/>
                      <w:lang w:val="en-US" w:eastAsia="ru-RU"/>
                    </w:rPr>
                  </w:rPrChange>
                </w:rPr>
                <w:t>Line Item</w:t>
              </w:r>
              <w:proofErr w:type="gramEnd"/>
              <w:r w:rsidRPr="002674DA">
                <w:rPr>
                  <w:rPrChange w:author="Andreyeva, Julia" w:date="2022-03-18T14:15:00Z" w:id="11816">
                    <w:rPr>
                      <w:rFonts w:ascii="Segoe UI" w:hAnsi="Segoe UI" w:eastAsia="Times New Roman" w:cs="Segoe UI"/>
                      <w:color w:val="000000"/>
                      <w:sz w:val="21"/>
                      <w:szCs w:val="21"/>
                      <w:lang w:val="en-US" w:eastAsia="ru-RU"/>
                    </w:rPr>
                  </w:rPrChange>
                </w:rPr>
                <w:t xml:space="preserve"> View</w:t>
              </w:r>
            </w:ins>
          </w:p>
        </w:tc>
      </w:tr>
      <w:tr w:rsidRPr="0039560F" w:rsidR="002408CF" w:rsidTr="00220EF9" w14:paraId="4F714F72" w14:textId="77777777">
        <w:trPr>
          <w:ins w:author="Andreyeva, Julia" w:date="2022-03-16T14:33:00Z" w:id="11817"/>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818">
              <w:tcPr>
                <w:tcW w:w="2263" w:type="dxa"/>
              </w:tcPr>
            </w:tcPrChange>
          </w:tcPr>
          <w:p w:rsidRPr="002674DA" w:rsidR="002408CF" w:rsidP="00DF1D7F" w:rsidRDefault="002408CF" w14:paraId="5E039D73" w14:textId="77777777">
            <w:pPr>
              <w:pStyle w:val="BodyText"/>
              <w:spacing w:line="259" w:lineRule="auto"/>
              <w:rPr>
                <w:ins w:author="Andreyeva, Julia" w:date="2022-03-16T14:33:00Z" w:id="11819"/>
                <w:rFonts w:asciiTheme="minorHAnsi" w:hAnsiTheme="minorHAnsi" w:eastAsiaTheme="minorHAnsi" w:cstheme="minorBidi"/>
                <w:b w:val="0"/>
                <w:bCs w:val="0"/>
                <w:sz w:val="22"/>
                <w:szCs w:val="22"/>
                <w:lang w:val="en-GB"/>
                <w:rPrChange w:author="Andreyeva, Julia" w:date="2022-03-18T14:15:00Z" w:id="11820">
                  <w:rPr>
                    <w:ins w:author="Andreyeva, Julia" w:date="2022-03-16T14:33:00Z" w:id="11821"/>
                    <w:rFonts w:ascii="Segoe UI" w:hAnsi="Segoe UI" w:eastAsia="Times New Roman" w:cs="Segoe UI"/>
                    <w:color w:val="000000"/>
                    <w:sz w:val="21"/>
                    <w:szCs w:val="21"/>
                    <w:lang w:eastAsia="ru-RU"/>
                  </w:rPr>
                </w:rPrChange>
              </w:rPr>
            </w:pPr>
          </w:p>
        </w:tc>
        <w:tc>
          <w:tcPr>
            <w:tcW w:w="0" w:type="dxa"/>
            <w:tcPrChange w:author="Andreyeva, Julia" w:date="2022-03-16T14:40:00Z" w:id="11822">
              <w:tcPr>
                <w:tcW w:w="2052" w:type="dxa"/>
              </w:tcPr>
            </w:tcPrChange>
          </w:tcPr>
          <w:p w:rsidRPr="002674DA" w:rsidR="002408CF" w:rsidP="00DF1D7F" w:rsidRDefault="002408CF" w14:paraId="4BBC3DC9"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823"/>
                <w:rFonts w:asciiTheme="minorHAnsi" w:hAnsiTheme="minorHAnsi" w:eastAsiaTheme="minorHAnsi" w:cstheme="minorBidi"/>
                <w:sz w:val="22"/>
                <w:szCs w:val="22"/>
                <w:lang w:val="en-GB"/>
                <w:rPrChange w:author="Andreyeva, Julia" w:date="2022-03-18T14:15:00Z" w:id="11824">
                  <w:rPr>
                    <w:ins w:author="Andreyeva, Julia" w:date="2022-03-16T14:33:00Z" w:id="11825"/>
                    <w:rFonts w:ascii="Arial" w:hAnsi="Arial" w:cs="Arial"/>
                    <w:szCs w:val="28"/>
                    <w:lang w:eastAsia="fr-FR"/>
                  </w:rPr>
                </w:rPrChange>
              </w:rPr>
            </w:pPr>
          </w:p>
        </w:tc>
        <w:tc>
          <w:tcPr>
            <w:tcW w:w="5745" w:type="dxa"/>
            <w:tcPrChange w:author="Andreyeva, Julia" w:date="2022-03-16T14:40:00Z" w:id="11826">
              <w:tcPr>
                <w:tcW w:w="5319" w:type="dxa"/>
              </w:tcPr>
            </w:tcPrChange>
          </w:tcPr>
          <w:p w:rsidRPr="002674DA" w:rsidR="002408CF" w:rsidP="00DF1D7F" w:rsidRDefault="002408CF" w14:paraId="0F9B2F46"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27"/>
                <w:rPrChange w:author="Andreyeva, Julia" w:date="2022-03-18T14:15:00Z" w:id="11828">
                  <w:rPr>
                    <w:ins w:author="Andreyeva, Julia" w:date="2022-03-16T14:33:00Z" w:id="11829"/>
                    <w:color w:val="00857E" w:themeColor="accent3" w:themeShade="BF"/>
                    <w:lang w:val="en-US"/>
                  </w:rPr>
                </w:rPrChange>
              </w:rPr>
            </w:pPr>
            <w:ins w:author="Andreyeva, Julia" w:date="2022-03-16T14:33:00Z" w:id="11830">
              <w:r w:rsidRPr="002674DA">
                <w:rPr>
                  <w:rPrChange w:author="Andreyeva, Julia" w:date="2022-03-18T14:15:00Z" w:id="11831">
                    <w:rPr>
                      <w:rFonts w:ascii="Segoe UI" w:hAnsi="Segoe UI" w:eastAsia="Times New Roman" w:cs="Segoe UI"/>
                      <w:color w:val="000000"/>
                      <w:sz w:val="21"/>
                      <w:szCs w:val="21"/>
                      <w:lang w:val="en-US" w:eastAsia="ru-RU"/>
                    </w:rPr>
                  </w:rPrChange>
                </w:rPr>
                <w:t xml:space="preserve">On the top Applet, verify the below fields are </w:t>
              </w:r>
              <w:proofErr w:type="gramStart"/>
              <w:r w:rsidRPr="002674DA">
                <w:rPr>
                  <w:rPrChange w:author="Andreyeva, Julia" w:date="2022-03-18T14:15:00Z" w:id="11832">
                    <w:rPr>
                      <w:rFonts w:ascii="Segoe UI" w:hAnsi="Segoe UI" w:eastAsia="Times New Roman" w:cs="Segoe UI"/>
                      <w:color w:val="000000"/>
                      <w:sz w:val="21"/>
                      <w:szCs w:val="21"/>
                      <w:lang w:val="en-US" w:eastAsia="ru-RU"/>
                    </w:rPr>
                  </w:rPrChange>
                </w:rPr>
                <w:t>displayed :</w:t>
              </w:r>
              <w:proofErr w:type="gramEnd"/>
              <w:r w:rsidRPr="002674DA">
                <w:rPr>
                  <w:rPrChange w:author="Andreyeva, Julia" w:date="2022-03-18T14:15:00Z" w:id="11833">
                    <w:rPr>
                      <w:rFonts w:ascii="Segoe UI" w:hAnsi="Segoe UI" w:eastAsia="Times New Roman" w:cs="Segoe UI"/>
                      <w:color w:val="000000"/>
                      <w:sz w:val="21"/>
                      <w:szCs w:val="21"/>
                      <w:lang w:val="en-US" w:eastAsia="ru-RU"/>
                    </w:rPr>
                  </w:rPrChange>
                </w:rPr>
                <w:t xml:space="preserve"> Category Distributor Planning Group: The fields are displayed</w:t>
              </w:r>
            </w:ins>
          </w:p>
        </w:tc>
      </w:tr>
      <w:tr w:rsidRPr="0039560F" w:rsidR="002408CF" w:rsidTr="00220EF9" w14:paraId="3BE0A5EE" w14:textId="77777777">
        <w:trPr>
          <w:ins w:author="Andreyeva, Julia" w:date="2022-03-16T14:33:00Z" w:id="1183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835">
              <w:tcPr>
                <w:tcW w:w="2263" w:type="dxa"/>
              </w:tcPr>
            </w:tcPrChange>
          </w:tcPr>
          <w:p w:rsidRPr="002674DA" w:rsidR="002408CF" w:rsidP="00DF1D7F" w:rsidRDefault="002408CF" w14:paraId="49019909" w14:textId="77777777">
            <w:pPr>
              <w:pStyle w:val="BodyText"/>
              <w:spacing w:line="259" w:lineRule="auto"/>
              <w:rPr>
                <w:ins w:author="Andreyeva, Julia" w:date="2022-03-16T14:33:00Z" w:id="11836"/>
                <w:rFonts w:asciiTheme="minorHAnsi" w:hAnsiTheme="minorHAnsi" w:eastAsiaTheme="minorHAnsi" w:cstheme="minorBidi"/>
                <w:b w:val="0"/>
                <w:bCs w:val="0"/>
                <w:sz w:val="22"/>
                <w:szCs w:val="22"/>
                <w:lang w:val="en-GB"/>
                <w:rPrChange w:author="Andreyeva, Julia" w:date="2022-03-18T14:15:00Z" w:id="11837">
                  <w:rPr>
                    <w:ins w:author="Andreyeva, Julia" w:date="2022-03-16T14:33:00Z" w:id="11838"/>
                    <w:rFonts w:ascii="Segoe UI" w:hAnsi="Segoe UI" w:eastAsia="Times New Roman" w:cs="Segoe UI"/>
                    <w:color w:val="000000"/>
                    <w:sz w:val="21"/>
                    <w:szCs w:val="21"/>
                    <w:lang w:eastAsia="ru-RU"/>
                  </w:rPr>
                </w:rPrChange>
              </w:rPr>
            </w:pPr>
          </w:p>
        </w:tc>
        <w:tc>
          <w:tcPr>
            <w:tcW w:w="0" w:type="dxa"/>
            <w:tcPrChange w:author="Andreyeva, Julia" w:date="2022-03-16T14:40:00Z" w:id="11839">
              <w:tcPr>
                <w:tcW w:w="2052" w:type="dxa"/>
              </w:tcPr>
            </w:tcPrChange>
          </w:tcPr>
          <w:p w:rsidRPr="002674DA" w:rsidR="002408CF" w:rsidP="00DF1D7F" w:rsidRDefault="002408CF" w14:paraId="5D58D931"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840"/>
                <w:rFonts w:asciiTheme="minorHAnsi" w:hAnsiTheme="minorHAnsi" w:eastAsiaTheme="minorHAnsi" w:cstheme="minorBidi"/>
                <w:sz w:val="22"/>
                <w:szCs w:val="22"/>
                <w:lang w:val="en-GB"/>
                <w:rPrChange w:author="Andreyeva, Julia" w:date="2022-03-18T14:15:00Z" w:id="11841">
                  <w:rPr>
                    <w:ins w:author="Andreyeva, Julia" w:date="2022-03-16T14:33:00Z" w:id="11842"/>
                    <w:rFonts w:ascii="Arial" w:hAnsi="Arial" w:cs="Arial"/>
                    <w:szCs w:val="28"/>
                    <w:lang w:eastAsia="fr-FR"/>
                  </w:rPr>
                </w:rPrChange>
              </w:rPr>
            </w:pPr>
          </w:p>
        </w:tc>
        <w:tc>
          <w:tcPr>
            <w:tcW w:w="5745" w:type="dxa"/>
            <w:tcPrChange w:author="Andreyeva, Julia" w:date="2022-03-16T14:40:00Z" w:id="11843">
              <w:tcPr>
                <w:tcW w:w="5319" w:type="dxa"/>
              </w:tcPr>
            </w:tcPrChange>
          </w:tcPr>
          <w:p w:rsidRPr="002674DA" w:rsidR="002408CF" w:rsidP="00DF1D7F" w:rsidRDefault="002408CF" w14:paraId="34910E5C"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44"/>
                <w:rPrChange w:author="Andreyeva, Julia" w:date="2022-03-18T14:15:00Z" w:id="11845">
                  <w:rPr>
                    <w:ins w:author="Andreyeva, Julia" w:date="2022-03-16T14:33:00Z" w:id="11846"/>
                    <w:color w:val="00857E" w:themeColor="accent3" w:themeShade="BF"/>
                    <w:lang w:val="en-US"/>
                  </w:rPr>
                </w:rPrChange>
              </w:rPr>
            </w:pPr>
            <w:ins w:author="Andreyeva, Julia" w:date="2022-03-16T14:33:00Z" w:id="11847">
              <w:r w:rsidRPr="002674DA">
                <w:rPr>
                  <w:rPrChange w:author="Andreyeva, Julia" w:date="2022-03-18T14:15:00Z" w:id="11848">
                    <w:rPr>
                      <w:rFonts w:ascii="Segoe UI" w:hAnsi="Segoe UI" w:eastAsia="Times New Roman" w:cs="Segoe UI"/>
                      <w:color w:val="000000"/>
                      <w:sz w:val="21"/>
                      <w:szCs w:val="21"/>
                      <w:lang w:val="en-US" w:eastAsia="ru-RU"/>
                    </w:rPr>
                  </w:rPrChange>
                </w:rPr>
                <w:t>Click on Planning Group pick icon: Planning Group pick applet pops up</w:t>
              </w:r>
            </w:ins>
          </w:p>
        </w:tc>
      </w:tr>
      <w:tr w:rsidRPr="0039560F" w:rsidR="002408CF" w:rsidTr="00220EF9" w14:paraId="511C7632" w14:textId="77777777">
        <w:trPr>
          <w:ins w:author="Andreyeva, Julia" w:date="2022-03-16T14:33:00Z" w:id="1184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850">
              <w:tcPr>
                <w:tcW w:w="2263" w:type="dxa"/>
              </w:tcPr>
            </w:tcPrChange>
          </w:tcPr>
          <w:p w:rsidRPr="002674DA" w:rsidR="002408CF" w:rsidP="00DF1D7F" w:rsidRDefault="002408CF" w14:paraId="344A7261" w14:textId="77777777">
            <w:pPr>
              <w:pStyle w:val="BodyText"/>
              <w:spacing w:line="259" w:lineRule="auto"/>
              <w:rPr>
                <w:ins w:author="Andreyeva, Julia" w:date="2022-03-16T14:33:00Z" w:id="11851"/>
                <w:rFonts w:asciiTheme="minorHAnsi" w:hAnsiTheme="minorHAnsi" w:eastAsiaTheme="minorHAnsi" w:cstheme="minorBidi"/>
                <w:b w:val="0"/>
                <w:bCs w:val="0"/>
                <w:sz w:val="22"/>
                <w:szCs w:val="22"/>
                <w:lang w:val="en-GB"/>
                <w:rPrChange w:author="Andreyeva, Julia" w:date="2022-03-18T14:15:00Z" w:id="11852">
                  <w:rPr>
                    <w:ins w:author="Andreyeva, Julia" w:date="2022-03-16T14:33:00Z" w:id="11853"/>
                    <w:rFonts w:ascii="Segoe UI" w:hAnsi="Segoe UI" w:eastAsia="Times New Roman" w:cs="Segoe UI"/>
                    <w:color w:val="000000"/>
                    <w:sz w:val="21"/>
                    <w:szCs w:val="21"/>
                    <w:lang w:eastAsia="ru-RU"/>
                  </w:rPr>
                </w:rPrChange>
              </w:rPr>
            </w:pPr>
          </w:p>
        </w:tc>
        <w:tc>
          <w:tcPr>
            <w:tcW w:w="0" w:type="dxa"/>
            <w:tcPrChange w:author="Andreyeva, Julia" w:date="2022-03-16T14:40:00Z" w:id="11854">
              <w:tcPr>
                <w:tcW w:w="2052" w:type="dxa"/>
              </w:tcPr>
            </w:tcPrChange>
          </w:tcPr>
          <w:p w:rsidRPr="002674DA" w:rsidR="002408CF" w:rsidP="00DF1D7F" w:rsidRDefault="002408CF" w14:paraId="2712C1B1"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855"/>
                <w:rFonts w:asciiTheme="minorHAnsi" w:hAnsiTheme="minorHAnsi" w:eastAsiaTheme="minorHAnsi" w:cstheme="minorBidi"/>
                <w:sz w:val="22"/>
                <w:szCs w:val="22"/>
                <w:lang w:val="en-GB"/>
                <w:rPrChange w:author="Andreyeva, Julia" w:date="2022-03-18T14:15:00Z" w:id="11856">
                  <w:rPr>
                    <w:ins w:author="Andreyeva, Julia" w:date="2022-03-16T14:33:00Z" w:id="11857"/>
                    <w:rFonts w:ascii="Arial" w:hAnsi="Arial" w:cs="Arial"/>
                    <w:szCs w:val="28"/>
                    <w:lang w:eastAsia="fr-FR"/>
                  </w:rPr>
                </w:rPrChange>
              </w:rPr>
            </w:pPr>
          </w:p>
        </w:tc>
        <w:tc>
          <w:tcPr>
            <w:tcW w:w="5745" w:type="dxa"/>
            <w:tcPrChange w:author="Andreyeva, Julia" w:date="2022-03-16T14:40:00Z" w:id="11858">
              <w:tcPr>
                <w:tcW w:w="5319" w:type="dxa"/>
              </w:tcPr>
            </w:tcPrChange>
          </w:tcPr>
          <w:p w:rsidRPr="002674DA" w:rsidR="002408CF" w:rsidP="00DF1D7F" w:rsidRDefault="002408CF" w14:paraId="159D5D99"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59"/>
                <w:rPrChange w:author="Andreyeva, Julia" w:date="2022-03-18T14:15:00Z" w:id="11860">
                  <w:rPr>
                    <w:ins w:author="Andreyeva, Julia" w:date="2022-03-16T14:33:00Z" w:id="11861"/>
                    <w:color w:val="00857E" w:themeColor="accent3" w:themeShade="BF"/>
                    <w:lang w:val="en-US"/>
                  </w:rPr>
                </w:rPrChange>
              </w:rPr>
            </w:pPr>
            <w:ins w:author="Andreyeva, Julia" w:date="2022-03-16T14:33:00Z" w:id="11862">
              <w:r w:rsidRPr="002674DA">
                <w:rPr>
                  <w:rPrChange w:author="Andreyeva, Julia" w:date="2022-03-18T14:15:00Z" w:id="11863">
                    <w:rPr>
                      <w:rFonts w:ascii="Segoe UI" w:hAnsi="Segoe UI" w:eastAsia="Times New Roman" w:cs="Segoe UI"/>
                      <w:color w:val="000000"/>
                      <w:sz w:val="21"/>
                      <w:szCs w:val="21"/>
                      <w:lang w:val="en-US" w:eastAsia="ru-RU"/>
                    </w:rPr>
                  </w:rPrChange>
                </w:rPr>
                <w:t>Select a record and click on Ok button: Pick Planning Group field is populated on the first applet</w:t>
              </w:r>
            </w:ins>
          </w:p>
        </w:tc>
      </w:tr>
      <w:tr w:rsidRPr="0039560F" w:rsidR="002408CF" w:rsidTr="00220EF9" w14:paraId="2A5B37B9" w14:textId="77777777">
        <w:trPr>
          <w:ins w:author="Andreyeva, Julia" w:date="2022-03-16T14:33:00Z" w:id="1186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865">
              <w:tcPr>
                <w:tcW w:w="2263" w:type="dxa"/>
              </w:tcPr>
            </w:tcPrChange>
          </w:tcPr>
          <w:p w:rsidRPr="002674DA" w:rsidR="002408CF" w:rsidP="00DF1D7F" w:rsidRDefault="002408CF" w14:paraId="4BEF3E2B" w14:textId="77777777">
            <w:pPr>
              <w:pStyle w:val="BodyText"/>
              <w:spacing w:line="259" w:lineRule="auto"/>
              <w:rPr>
                <w:ins w:author="Andreyeva, Julia" w:date="2022-03-16T14:33:00Z" w:id="11866"/>
                <w:rFonts w:asciiTheme="minorHAnsi" w:hAnsiTheme="minorHAnsi" w:eastAsiaTheme="minorHAnsi" w:cstheme="minorBidi"/>
                <w:b w:val="0"/>
                <w:bCs w:val="0"/>
                <w:sz w:val="22"/>
                <w:szCs w:val="22"/>
                <w:lang w:val="en-GB"/>
                <w:rPrChange w:author="Andreyeva, Julia" w:date="2022-03-18T14:15:00Z" w:id="11867">
                  <w:rPr>
                    <w:ins w:author="Andreyeva, Julia" w:date="2022-03-16T14:33:00Z" w:id="11868"/>
                    <w:rFonts w:ascii="Segoe UI" w:hAnsi="Segoe UI" w:eastAsia="Times New Roman" w:cs="Segoe UI"/>
                    <w:color w:val="000000"/>
                    <w:sz w:val="21"/>
                    <w:szCs w:val="21"/>
                    <w:lang w:eastAsia="ru-RU"/>
                  </w:rPr>
                </w:rPrChange>
              </w:rPr>
            </w:pPr>
          </w:p>
        </w:tc>
        <w:tc>
          <w:tcPr>
            <w:tcW w:w="0" w:type="dxa"/>
            <w:tcPrChange w:author="Andreyeva, Julia" w:date="2022-03-16T14:40:00Z" w:id="11869">
              <w:tcPr>
                <w:tcW w:w="2052" w:type="dxa"/>
              </w:tcPr>
            </w:tcPrChange>
          </w:tcPr>
          <w:p w:rsidRPr="002674DA" w:rsidR="002408CF" w:rsidP="00DF1D7F" w:rsidRDefault="002408CF" w14:paraId="3430E7F1"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870"/>
                <w:rFonts w:asciiTheme="minorHAnsi" w:hAnsiTheme="minorHAnsi" w:eastAsiaTheme="minorHAnsi" w:cstheme="minorBidi"/>
                <w:sz w:val="22"/>
                <w:szCs w:val="22"/>
                <w:lang w:val="en-GB"/>
                <w:rPrChange w:author="Andreyeva, Julia" w:date="2022-03-18T14:15:00Z" w:id="11871">
                  <w:rPr>
                    <w:ins w:author="Andreyeva, Julia" w:date="2022-03-16T14:33:00Z" w:id="11872"/>
                    <w:rFonts w:ascii="Arial" w:hAnsi="Arial" w:cs="Arial"/>
                    <w:szCs w:val="28"/>
                    <w:lang w:eastAsia="fr-FR"/>
                  </w:rPr>
                </w:rPrChange>
              </w:rPr>
            </w:pPr>
          </w:p>
        </w:tc>
        <w:tc>
          <w:tcPr>
            <w:tcW w:w="5745" w:type="dxa"/>
            <w:tcPrChange w:author="Andreyeva, Julia" w:date="2022-03-16T14:40:00Z" w:id="11873">
              <w:tcPr>
                <w:tcW w:w="5319" w:type="dxa"/>
              </w:tcPr>
            </w:tcPrChange>
          </w:tcPr>
          <w:p w:rsidRPr="002674DA" w:rsidR="002408CF" w:rsidP="00DF1D7F" w:rsidRDefault="002408CF" w14:paraId="533EC6BE"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74"/>
                <w:rPrChange w:author="Andreyeva, Julia" w:date="2022-03-18T14:15:00Z" w:id="11875">
                  <w:rPr>
                    <w:ins w:author="Andreyeva, Julia" w:date="2022-03-16T14:33:00Z" w:id="11876"/>
                    <w:color w:val="00857E" w:themeColor="accent3" w:themeShade="BF"/>
                    <w:lang w:val="en-US"/>
                  </w:rPr>
                </w:rPrChange>
              </w:rPr>
            </w:pPr>
            <w:ins w:author="Andreyeva, Julia" w:date="2022-03-16T14:33:00Z" w:id="11877">
              <w:r w:rsidRPr="002674DA">
                <w:rPr>
                  <w:rPrChange w:author="Andreyeva, Julia" w:date="2022-03-18T14:15:00Z" w:id="11878">
                    <w:rPr>
                      <w:rFonts w:ascii="Segoe UI" w:hAnsi="Segoe UI" w:eastAsia="Times New Roman" w:cs="Segoe UI"/>
                      <w:color w:val="000000"/>
                      <w:sz w:val="21"/>
                      <w:szCs w:val="21"/>
                      <w:lang w:val="en-US" w:eastAsia="ru-RU"/>
                    </w:rPr>
                  </w:rPrChange>
                </w:rPr>
                <w:t>On the Second Applet, Click on Target Accounts tab: User is navigated to Price List &gt; Target Accounts View</w:t>
              </w:r>
            </w:ins>
          </w:p>
        </w:tc>
      </w:tr>
      <w:tr w:rsidRPr="0039560F" w:rsidR="002408CF" w:rsidTr="00220EF9" w14:paraId="05668B1C" w14:textId="77777777">
        <w:trPr>
          <w:ins w:author="Andreyeva, Julia" w:date="2022-03-16T14:33:00Z" w:id="11879"/>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880">
              <w:tcPr>
                <w:tcW w:w="2263" w:type="dxa"/>
              </w:tcPr>
            </w:tcPrChange>
          </w:tcPr>
          <w:p w:rsidRPr="002674DA" w:rsidR="002408CF" w:rsidP="00DF1D7F" w:rsidRDefault="002408CF" w14:paraId="08757FBD" w14:textId="77777777">
            <w:pPr>
              <w:pStyle w:val="BodyText"/>
              <w:spacing w:line="259" w:lineRule="auto"/>
              <w:rPr>
                <w:ins w:author="Andreyeva, Julia" w:date="2022-03-16T14:33:00Z" w:id="11881"/>
                <w:rFonts w:asciiTheme="minorHAnsi" w:hAnsiTheme="minorHAnsi" w:eastAsiaTheme="minorHAnsi" w:cstheme="minorBidi"/>
                <w:b w:val="0"/>
                <w:bCs w:val="0"/>
                <w:sz w:val="22"/>
                <w:szCs w:val="22"/>
                <w:lang w:val="en-GB"/>
                <w:rPrChange w:author="Andreyeva, Julia" w:date="2022-03-18T14:15:00Z" w:id="11882">
                  <w:rPr>
                    <w:ins w:author="Andreyeva, Julia" w:date="2022-03-16T14:33:00Z" w:id="11883"/>
                    <w:rFonts w:ascii="Segoe UI" w:hAnsi="Segoe UI" w:eastAsia="Times New Roman" w:cs="Segoe UI"/>
                    <w:color w:val="000000"/>
                    <w:sz w:val="21"/>
                    <w:szCs w:val="21"/>
                    <w:lang w:eastAsia="ru-RU"/>
                  </w:rPr>
                </w:rPrChange>
              </w:rPr>
            </w:pPr>
          </w:p>
        </w:tc>
        <w:tc>
          <w:tcPr>
            <w:tcW w:w="0" w:type="dxa"/>
            <w:tcPrChange w:author="Andreyeva, Julia" w:date="2022-03-16T14:40:00Z" w:id="11884">
              <w:tcPr>
                <w:tcW w:w="2052" w:type="dxa"/>
              </w:tcPr>
            </w:tcPrChange>
          </w:tcPr>
          <w:p w:rsidRPr="002674DA" w:rsidR="002408CF" w:rsidP="00DF1D7F" w:rsidRDefault="002408CF" w14:paraId="1EB22CB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885"/>
                <w:rFonts w:asciiTheme="minorHAnsi" w:hAnsiTheme="minorHAnsi" w:eastAsiaTheme="minorHAnsi" w:cstheme="minorBidi"/>
                <w:sz w:val="22"/>
                <w:szCs w:val="22"/>
                <w:lang w:val="en-GB"/>
                <w:rPrChange w:author="Andreyeva, Julia" w:date="2022-03-18T14:15:00Z" w:id="11886">
                  <w:rPr>
                    <w:ins w:author="Andreyeva, Julia" w:date="2022-03-16T14:33:00Z" w:id="11887"/>
                    <w:rFonts w:ascii="Arial" w:hAnsi="Arial" w:cs="Arial"/>
                    <w:szCs w:val="28"/>
                    <w:lang w:eastAsia="fr-FR"/>
                  </w:rPr>
                </w:rPrChange>
              </w:rPr>
            </w:pPr>
          </w:p>
        </w:tc>
        <w:tc>
          <w:tcPr>
            <w:tcW w:w="5745" w:type="dxa"/>
            <w:tcPrChange w:author="Andreyeva, Julia" w:date="2022-03-16T14:40:00Z" w:id="11888">
              <w:tcPr>
                <w:tcW w:w="5319" w:type="dxa"/>
              </w:tcPr>
            </w:tcPrChange>
          </w:tcPr>
          <w:p w:rsidRPr="002674DA" w:rsidR="002408CF" w:rsidP="00DF1D7F" w:rsidRDefault="002408CF" w14:paraId="346AEF2E"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889"/>
                <w:rPrChange w:author="Andreyeva, Julia" w:date="2022-03-18T14:15:00Z" w:id="11890">
                  <w:rPr>
                    <w:ins w:author="Andreyeva, Julia" w:date="2022-03-16T14:33:00Z" w:id="11891"/>
                    <w:color w:val="00857E" w:themeColor="accent3" w:themeShade="BF"/>
                    <w:lang w:val="en-US"/>
                  </w:rPr>
                </w:rPrChange>
              </w:rPr>
            </w:pPr>
            <w:ins w:author="Andreyeva, Julia" w:date="2022-03-16T14:33:00Z" w:id="11892">
              <w:r w:rsidRPr="002674DA">
                <w:rPr>
                  <w:rPrChange w:author="Andreyeva, Julia" w:date="2022-03-18T14:15:00Z" w:id="11893">
                    <w:rPr>
                      <w:rFonts w:ascii="Segoe UI" w:hAnsi="Segoe UI" w:eastAsia="Times New Roman" w:cs="Segoe UI"/>
                      <w:color w:val="000000"/>
                      <w:sz w:val="21"/>
                      <w:szCs w:val="21"/>
                      <w:lang w:val="en-US" w:eastAsia="ru-RU"/>
                    </w:rPr>
                  </w:rPrChange>
                </w:rPr>
                <w:t>On the first applet verify if the button "Apply" has been added: Button is added</w:t>
              </w:r>
            </w:ins>
          </w:p>
        </w:tc>
      </w:tr>
      <w:tr w:rsidRPr="0039560F" w:rsidR="002408CF" w:rsidTr="00220EF9" w14:paraId="43B88414" w14:textId="77777777">
        <w:trPr>
          <w:ins w:author="Andreyeva, Julia" w:date="2022-03-16T14:33:00Z" w:id="11894"/>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895">
              <w:tcPr>
                <w:tcW w:w="2263" w:type="dxa"/>
              </w:tcPr>
            </w:tcPrChange>
          </w:tcPr>
          <w:p w:rsidRPr="002674DA" w:rsidR="002408CF" w:rsidP="00DF1D7F" w:rsidRDefault="002408CF" w14:paraId="49F36B04" w14:textId="77777777">
            <w:pPr>
              <w:pStyle w:val="BodyText"/>
              <w:spacing w:line="259" w:lineRule="auto"/>
              <w:rPr>
                <w:ins w:author="Andreyeva, Julia" w:date="2022-03-16T14:33:00Z" w:id="11896"/>
                <w:rFonts w:asciiTheme="minorHAnsi" w:hAnsiTheme="minorHAnsi" w:eastAsiaTheme="minorHAnsi" w:cstheme="minorBidi"/>
                <w:b w:val="0"/>
                <w:bCs w:val="0"/>
                <w:sz w:val="22"/>
                <w:szCs w:val="22"/>
                <w:lang w:val="en-GB"/>
                <w:rPrChange w:author="Andreyeva, Julia" w:date="2022-03-18T14:15:00Z" w:id="11897">
                  <w:rPr>
                    <w:ins w:author="Andreyeva, Julia" w:date="2022-03-16T14:33:00Z" w:id="11898"/>
                    <w:rFonts w:ascii="Segoe UI" w:hAnsi="Segoe UI" w:eastAsia="Times New Roman" w:cs="Segoe UI"/>
                    <w:color w:val="000000"/>
                    <w:sz w:val="21"/>
                    <w:szCs w:val="21"/>
                    <w:lang w:eastAsia="ru-RU"/>
                  </w:rPr>
                </w:rPrChange>
              </w:rPr>
            </w:pPr>
          </w:p>
        </w:tc>
        <w:tc>
          <w:tcPr>
            <w:tcW w:w="0" w:type="dxa"/>
            <w:tcPrChange w:author="Andreyeva, Julia" w:date="2022-03-16T14:40:00Z" w:id="11899">
              <w:tcPr>
                <w:tcW w:w="2052" w:type="dxa"/>
              </w:tcPr>
            </w:tcPrChange>
          </w:tcPr>
          <w:p w:rsidRPr="002674DA" w:rsidR="002408CF" w:rsidP="00DF1D7F" w:rsidRDefault="002408CF" w14:paraId="1A5D5AFD"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900"/>
                <w:rFonts w:asciiTheme="minorHAnsi" w:hAnsiTheme="minorHAnsi" w:eastAsiaTheme="minorHAnsi" w:cstheme="minorBidi"/>
                <w:sz w:val="22"/>
                <w:szCs w:val="22"/>
                <w:lang w:val="en-GB"/>
                <w:rPrChange w:author="Andreyeva, Julia" w:date="2022-03-18T14:15:00Z" w:id="11901">
                  <w:rPr>
                    <w:ins w:author="Andreyeva, Julia" w:date="2022-03-16T14:33:00Z" w:id="11902"/>
                    <w:rFonts w:ascii="Arial" w:hAnsi="Arial" w:cs="Arial"/>
                    <w:szCs w:val="28"/>
                    <w:lang w:eastAsia="fr-FR"/>
                  </w:rPr>
                </w:rPrChange>
              </w:rPr>
            </w:pPr>
          </w:p>
        </w:tc>
        <w:tc>
          <w:tcPr>
            <w:tcW w:w="5745" w:type="dxa"/>
            <w:tcPrChange w:author="Andreyeva, Julia" w:date="2022-03-16T14:40:00Z" w:id="11903">
              <w:tcPr>
                <w:tcW w:w="5319" w:type="dxa"/>
              </w:tcPr>
            </w:tcPrChange>
          </w:tcPr>
          <w:p w:rsidRPr="002674DA" w:rsidR="002408CF" w:rsidP="00DF1D7F" w:rsidRDefault="002408CF" w14:paraId="0A7849EB"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904"/>
                <w:rPrChange w:author="Andreyeva, Julia" w:date="2022-03-18T14:15:00Z" w:id="11905">
                  <w:rPr>
                    <w:ins w:author="Andreyeva, Julia" w:date="2022-03-16T14:33:00Z" w:id="11906"/>
                    <w:color w:val="00857E" w:themeColor="accent3" w:themeShade="BF"/>
                    <w:lang w:val="en-US"/>
                  </w:rPr>
                </w:rPrChange>
              </w:rPr>
            </w:pPr>
            <w:ins w:author="Andreyeva, Julia" w:date="2022-03-16T14:33:00Z" w:id="11907">
              <w:r w:rsidRPr="002674DA">
                <w:rPr>
                  <w:rPrChange w:author="Andreyeva, Julia" w:date="2022-03-18T14:15:00Z" w:id="11908">
                    <w:rPr>
                      <w:rFonts w:ascii="Segoe UI" w:hAnsi="Segoe UI" w:eastAsia="Times New Roman" w:cs="Segoe UI"/>
                      <w:i/>
                      <w:iCs/>
                      <w:color w:val="000000"/>
                      <w:sz w:val="21"/>
                      <w:szCs w:val="21"/>
                      <w:lang w:val="en-US" w:eastAsia="ru-RU"/>
                    </w:rPr>
                  </w:rPrChange>
                </w:rPr>
                <w:t xml:space="preserve">Click on the Apply button, Verify that the status changes to </w:t>
              </w:r>
              <w:proofErr w:type="spellStart"/>
              <w:r w:rsidRPr="002674DA">
                <w:rPr>
                  <w:rPrChange w:author="Andreyeva, Julia" w:date="2022-03-18T14:15:00Z" w:id="11909">
                    <w:rPr>
                      <w:rFonts w:ascii="Segoe UI" w:hAnsi="Segoe UI" w:eastAsia="Times New Roman" w:cs="Segoe UI"/>
                      <w:i/>
                      <w:iCs/>
                      <w:color w:val="000000"/>
                      <w:sz w:val="21"/>
                      <w:szCs w:val="21"/>
                      <w:lang w:val="en-US" w:eastAsia="ru-RU"/>
                    </w:rPr>
                  </w:rPrChange>
                </w:rPr>
                <w:t>Presubmitted</w:t>
              </w:r>
              <w:proofErr w:type="spellEnd"/>
              <w:r w:rsidRPr="002674DA">
                <w:rPr>
                  <w:rPrChange w:author="Andreyeva, Julia" w:date="2022-03-18T14:15:00Z" w:id="11910">
                    <w:rPr>
                      <w:rFonts w:ascii="Segoe UI" w:hAnsi="Segoe UI" w:eastAsia="Times New Roman" w:cs="Segoe UI"/>
                      <w:i/>
                      <w:iCs/>
                      <w:color w:val="000000"/>
                      <w:sz w:val="21"/>
                      <w:szCs w:val="21"/>
                      <w:lang w:val="en-US" w:eastAsia="ru-RU"/>
                    </w:rPr>
                  </w:rPrChange>
                </w:rPr>
                <w:t xml:space="preserve">: The status changes to </w:t>
              </w:r>
              <w:proofErr w:type="spellStart"/>
              <w:r w:rsidRPr="002674DA">
                <w:rPr>
                  <w:rPrChange w:author="Andreyeva, Julia" w:date="2022-03-18T14:15:00Z" w:id="11911">
                    <w:rPr>
                      <w:rFonts w:ascii="Segoe UI" w:hAnsi="Segoe UI" w:eastAsia="Times New Roman" w:cs="Segoe UI"/>
                      <w:i/>
                      <w:iCs/>
                      <w:color w:val="000000"/>
                      <w:sz w:val="21"/>
                      <w:szCs w:val="21"/>
                      <w:lang w:val="en-US" w:eastAsia="ru-RU"/>
                    </w:rPr>
                  </w:rPrChange>
                </w:rPr>
                <w:t>Presubmitted</w:t>
              </w:r>
              <w:proofErr w:type="spellEnd"/>
              <w:r w:rsidRPr="002674DA">
                <w:rPr>
                  <w:rPrChange w:author="Andreyeva, Julia" w:date="2022-03-18T14:15:00Z" w:id="11912">
                    <w:rPr>
                      <w:rFonts w:ascii="Segoe UI" w:hAnsi="Segoe UI" w:eastAsia="Times New Roman" w:cs="Segoe UI"/>
                      <w:i/>
                      <w:iCs/>
                      <w:color w:val="000000"/>
                      <w:sz w:val="21"/>
                      <w:szCs w:val="21"/>
                      <w:lang w:val="en-US" w:eastAsia="ru-RU"/>
                    </w:rPr>
                  </w:rPrChange>
                </w:rPr>
                <w:t xml:space="preserve">. The issue that status is not updated should not be. </w:t>
              </w:r>
            </w:ins>
          </w:p>
        </w:tc>
      </w:tr>
      <w:tr w:rsidRPr="0039560F" w:rsidR="002408CF" w:rsidTr="00220EF9" w14:paraId="5C2B137C" w14:textId="77777777">
        <w:trPr>
          <w:ins w:author="Andreyeva, Julia" w:date="2022-03-16T14:33:00Z" w:id="11913"/>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914">
              <w:tcPr>
                <w:tcW w:w="2263" w:type="dxa"/>
              </w:tcPr>
            </w:tcPrChange>
          </w:tcPr>
          <w:p w:rsidRPr="002674DA" w:rsidR="002408CF" w:rsidP="00DF1D7F" w:rsidRDefault="002408CF" w14:paraId="18AFC697" w14:textId="77777777">
            <w:pPr>
              <w:pStyle w:val="BodyText"/>
              <w:spacing w:line="259" w:lineRule="auto"/>
              <w:rPr>
                <w:ins w:author="Andreyeva, Julia" w:date="2022-03-16T14:33:00Z" w:id="11915"/>
                <w:rFonts w:asciiTheme="minorHAnsi" w:hAnsiTheme="minorHAnsi" w:eastAsiaTheme="minorHAnsi" w:cstheme="minorBidi"/>
                <w:b w:val="0"/>
                <w:bCs w:val="0"/>
                <w:sz w:val="22"/>
                <w:szCs w:val="22"/>
                <w:lang w:val="en-GB"/>
                <w:rPrChange w:author="Andreyeva, Julia" w:date="2022-03-18T14:15:00Z" w:id="11916">
                  <w:rPr>
                    <w:ins w:author="Andreyeva, Julia" w:date="2022-03-16T14:33:00Z" w:id="11917"/>
                    <w:rFonts w:ascii="Segoe UI" w:hAnsi="Segoe UI" w:eastAsia="Times New Roman" w:cs="Segoe UI"/>
                    <w:color w:val="000000"/>
                    <w:sz w:val="21"/>
                    <w:szCs w:val="21"/>
                    <w:lang w:eastAsia="ru-RU"/>
                  </w:rPr>
                </w:rPrChange>
              </w:rPr>
            </w:pPr>
          </w:p>
        </w:tc>
        <w:tc>
          <w:tcPr>
            <w:tcW w:w="0" w:type="dxa"/>
            <w:tcPrChange w:author="Andreyeva, Julia" w:date="2022-03-16T14:40:00Z" w:id="11918">
              <w:tcPr>
                <w:tcW w:w="2052" w:type="dxa"/>
              </w:tcPr>
            </w:tcPrChange>
          </w:tcPr>
          <w:p w:rsidRPr="002674DA" w:rsidR="002408CF" w:rsidP="00DF1D7F" w:rsidRDefault="002408CF" w14:paraId="2A6241BC"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919"/>
                <w:rFonts w:asciiTheme="minorHAnsi" w:hAnsiTheme="minorHAnsi" w:eastAsiaTheme="minorHAnsi" w:cstheme="minorBidi"/>
                <w:sz w:val="22"/>
                <w:szCs w:val="22"/>
                <w:lang w:val="en-GB"/>
                <w:rPrChange w:author="Andreyeva, Julia" w:date="2022-03-18T14:15:00Z" w:id="11920">
                  <w:rPr>
                    <w:ins w:author="Andreyeva, Julia" w:date="2022-03-16T14:33:00Z" w:id="11921"/>
                    <w:rFonts w:ascii="Arial" w:hAnsi="Arial" w:cs="Arial"/>
                    <w:szCs w:val="28"/>
                    <w:lang w:eastAsia="fr-FR"/>
                  </w:rPr>
                </w:rPrChange>
              </w:rPr>
            </w:pPr>
          </w:p>
        </w:tc>
        <w:tc>
          <w:tcPr>
            <w:tcW w:w="5745" w:type="dxa"/>
            <w:tcPrChange w:author="Andreyeva, Julia" w:date="2022-03-16T14:40:00Z" w:id="11922">
              <w:tcPr>
                <w:tcW w:w="5319" w:type="dxa"/>
              </w:tcPr>
            </w:tcPrChange>
          </w:tcPr>
          <w:p w:rsidRPr="002674DA" w:rsidR="002408CF" w:rsidP="00DF1D7F" w:rsidRDefault="002408CF" w14:paraId="16808997"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923"/>
                <w:rPrChange w:author="Andreyeva, Julia" w:date="2022-03-18T14:15:00Z" w:id="11924">
                  <w:rPr>
                    <w:ins w:author="Andreyeva, Julia" w:date="2022-03-16T14:33:00Z" w:id="11925"/>
                    <w:color w:val="00857E" w:themeColor="accent3" w:themeShade="BF"/>
                    <w:lang w:val="en-US"/>
                  </w:rPr>
                </w:rPrChange>
              </w:rPr>
            </w:pPr>
            <w:ins w:author="Andreyeva, Julia" w:date="2022-03-16T14:33:00Z" w:id="11926">
              <w:r w:rsidRPr="002674DA">
                <w:rPr>
                  <w:rPrChange w:author="Andreyeva, Julia" w:date="2022-03-18T14:15:00Z" w:id="11927">
                    <w:rPr>
                      <w:rFonts w:ascii="Segoe UI" w:hAnsi="Segoe UI" w:eastAsia="Times New Roman" w:cs="Segoe UI"/>
                      <w:color w:val="000000"/>
                      <w:sz w:val="21"/>
                      <w:szCs w:val="21"/>
                      <w:lang w:val="en-US" w:eastAsia="ru-RU"/>
                    </w:rPr>
                  </w:rPrChange>
                </w:rPr>
                <w:t>On the Second Applet, query the Account created at step 4: Account is retrieved.</w:t>
              </w:r>
            </w:ins>
          </w:p>
        </w:tc>
      </w:tr>
      <w:tr w:rsidRPr="0039560F" w:rsidR="002408CF" w:rsidTr="00220EF9" w14:paraId="7ED67141" w14:textId="77777777">
        <w:trPr>
          <w:ins w:author="Andreyeva, Julia" w:date="2022-03-16T14:33:00Z" w:id="11928"/>
        </w:trPr>
        <w:tc>
          <w:tcPr>
            <w:cnfStyle w:val="001000000000" w:firstRow="0" w:lastRow="0" w:firstColumn="1" w:lastColumn="0" w:oddVBand="0" w:evenVBand="0" w:oddHBand="0" w:evenHBand="0" w:firstRowFirstColumn="0" w:firstRowLastColumn="0" w:lastRowFirstColumn="0" w:lastRowLastColumn="0"/>
            <w:tcW w:w="0" w:type="dxa"/>
            <w:tcPrChange w:author="Andreyeva, Julia" w:date="2022-03-16T14:40:00Z" w:id="11929">
              <w:tcPr>
                <w:tcW w:w="2263" w:type="dxa"/>
              </w:tcPr>
            </w:tcPrChange>
          </w:tcPr>
          <w:p w:rsidRPr="002674DA" w:rsidR="002408CF" w:rsidP="00DF1D7F" w:rsidRDefault="002408CF" w14:paraId="7B976DA3" w14:textId="77777777">
            <w:pPr>
              <w:pStyle w:val="BodyText"/>
              <w:spacing w:line="259" w:lineRule="auto"/>
              <w:rPr>
                <w:ins w:author="Andreyeva, Julia" w:date="2022-03-16T14:33:00Z" w:id="11930"/>
                <w:rFonts w:asciiTheme="minorHAnsi" w:hAnsiTheme="minorHAnsi" w:eastAsiaTheme="minorHAnsi" w:cstheme="minorBidi"/>
                <w:b w:val="0"/>
                <w:bCs w:val="0"/>
                <w:sz w:val="22"/>
                <w:szCs w:val="22"/>
                <w:lang w:val="en-GB"/>
                <w:rPrChange w:author="Andreyeva, Julia" w:date="2022-03-18T14:15:00Z" w:id="11931">
                  <w:rPr>
                    <w:ins w:author="Andreyeva, Julia" w:date="2022-03-16T14:33:00Z" w:id="11932"/>
                    <w:rFonts w:ascii="Segoe UI" w:hAnsi="Segoe UI" w:eastAsia="Times New Roman" w:cs="Segoe UI"/>
                    <w:color w:val="000000"/>
                    <w:sz w:val="21"/>
                    <w:szCs w:val="21"/>
                    <w:lang w:eastAsia="ru-RU"/>
                  </w:rPr>
                </w:rPrChange>
              </w:rPr>
            </w:pPr>
          </w:p>
        </w:tc>
        <w:tc>
          <w:tcPr>
            <w:tcW w:w="0" w:type="dxa"/>
            <w:tcPrChange w:author="Andreyeva, Julia" w:date="2022-03-16T14:40:00Z" w:id="11933">
              <w:tcPr>
                <w:tcW w:w="2052" w:type="dxa"/>
              </w:tcPr>
            </w:tcPrChange>
          </w:tcPr>
          <w:p w:rsidRPr="002674DA" w:rsidR="002408CF" w:rsidP="00DF1D7F" w:rsidRDefault="002408CF" w14:paraId="7B55EE23"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16T14:33:00Z" w:id="11934"/>
                <w:rFonts w:asciiTheme="minorHAnsi" w:hAnsiTheme="minorHAnsi" w:eastAsiaTheme="minorHAnsi" w:cstheme="minorBidi"/>
                <w:sz w:val="22"/>
                <w:szCs w:val="22"/>
                <w:lang w:val="en-GB"/>
                <w:rPrChange w:author="Andreyeva, Julia" w:date="2022-03-18T14:15:00Z" w:id="11935">
                  <w:rPr>
                    <w:ins w:author="Andreyeva, Julia" w:date="2022-03-16T14:33:00Z" w:id="11936"/>
                    <w:rFonts w:ascii="Arial" w:hAnsi="Arial" w:cs="Arial"/>
                    <w:szCs w:val="28"/>
                    <w:lang w:eastAsia="fr-FR"/>
                  </w:rPr>
                </w:rPrChange>
              </w:rPr>
            </w:pPr>
          </w:p>
        </w:tc>
        <w:tc>
          <w:tcPr>
            <w:tcW w:w="5745" w:type="dxa"/>
            <w:tcPrChange w:author="Andreyeva, Julia" w:date="2022-03-16T14:40:00Z" w:id="11937">
              <w:tcPr>
                <w:tcW w:w="5319" w:type="dxa"/>
              </w:tcPr>
            </w:tcPrChange>
          </w:tcPr>
          <w:p w:rsidRPr="002674DA" w:rsidR="002408CF" w:rsidP="00DF1D7F" w:rsidRDefault="002408CF" w14:paraId="2A9DB285" w14:textId="7777777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16T14:33:00Z" w:id="11938"/>
                <w:rPrChange w:author="Andreyeva, Julia" w:date="2022-03-18T14:15:00Z" w:id="11939">
                  <w:rPr>
                    <w:ins w:author="Andreyeva, Julia" w:date="2022-03-16T14:33:00Z" w:id="11940"/>
                    <w:color w:val="00857E" w:themeColor="accent3" w:themeShade="BF"/>
                  </w:rPr>
                </w:rPrChange>
              </w:rPr>
            </w:pPr>
            <w:ins w:author="Andreyeva, Julia" w:date="2022-03-16T14:33:00Z" w:id="11941">
              <w:r w:rsidRPr="002674DA">
                <w:rPr>
                  <w:rPrChange w:author="Andreyeva, Julia" w:date="2022-03-18T14:15:00Z" w:id="11942">
                    <w:rPr>
                      <w:rFonts w:ascii="Segoe UI" w:hAnsi="Segoe UI" w:eastAsia="Times New Roman" w:cs="Segoe UI"/>
                      <w:color w:val="000000"/>
                      <w:sz w:val="21"/>
                      <w:szCs w:val="21"/>
                      <w:lang w:val="en-US" w:eastAsia="ru-RU"/>
                    </w:rPr>
                  </w:rPrChange>
                </w:rPr>
                <w:t>Click on the Commit button: The record is displayed in the third Applet</w:t>
              </w:r>
            </w:ins>
          </w:p>
        </w:tc>
      </w:tr>
    </w:tbl>
    <w:p w:rsidR="00EA3789" w:rsidRDefault="00EA3789" w14:paraId="0E8166FE" w14:textId="7159DDCF">
      <w:pPr>
        <w:rPr>
          <w:ins w:author="Andreyeva, Julia" w:date="2022-03-31T14:31:00Z" w:id="11943"/>
          <w:color w:val="00857E" w:themeColor="accent3" w:themeShade="BF"/>
        </w:rPr>
      </w:pPr>
    </w:p>
    <w:p w:rsidR="00881CFE" w:rsidP="00881CFE" w:rsidRDefault="00881CFE" w14:paraId="466EBB86" w14:textId="14EE5527">
      <w:pPr>
        <w:ind w:right="-1140"/>
        <w:jc w:val="both"/>
        <w:rPr>
          <w:ins w:author="Andreyeva, Julia" w:date="2022-03-31T14:40:00Z" w:id="11944"/>
          <w:color w:val="00857E" w:themeColor="accent3" w:themeShade="BF"/>
        </w:rPr>
      </w:pPr>
      <w:ins w:author="Andreyeva, Julia" w:date="2022-03-31T14:39:00Z" w:id="11945">
        <w:r>
          <w:t xml:space="preserve">Scenario </w:t>
        </w:r>
      </w:ins>
      <w:ins w:author="Andreyeva, Julia" w:date="2022-03-31T14:41:00Z" w:id="11946">
        <w:r w:rsidR="00725514">
          <w:t>6</w:t>
        </w:r>
      </w:ins>
      <w:ins w:author="Andreyeva, Julia" w:date="2022-03-31T14:39:00Z" w:id="11947">
        <w:r>
          <w:t xml:space="preserve"> </w:t>
        </w:r>
        <w:r w:rsidRPr="00AE2229">
          <w:rPr>
            <w:lang w:val="en-US"/>
          </w:rPr>
          <w:t>test of Changes in Batch Processes / Aggregations / DRP</w:t>
        </w:r>
        <w:r w:rsidRPr="00AE2229">
          <w:t>:</w:t>
        </w:r>
        <w:r>
          <w:rPr>
            <w:color w:val="00857E" w:themeColor="accent3" w:themeShade="BF"/>
          </w:rPr>
          <w:t xml:space="preserve"> </w:t>
        </w:r>
      </w:ins>
    </w:p>
    <w:tbl>
      <w:tblPr>
        <w:tblStyle w:val="GridTable1Light-Accent6"/>
        <w:tblW w:w="10060" w:type="dxa"/>
        <w:tblLook w:val="04A0" w:firstRow="1" w:lastRow="0" w:firstColumn="1" w:lastColumn="0" w:noHBand="0" w:noVBand="1"/>
      </w:tblPr>
      <w:tblGrid>
        <w:gridCol w:w="1941"/>
        <w:gridCol w:w="1399"/>
        <w:gridCol w:w="6720"/>
        <w:tblGridChange w:id="11948">
          <w:tblGrid>
            <w:gridCol w:w="1941"/>
            <w:gridCol w:w="1399"/>
            <w:gridCol w:w="6720"/>
          </w:tblGrid>
        </w:tblGridChange>
      </w:tblGrid>
      <w:tr w:rsidRPr="00842B64" w:rsidR="00630C0C" w:rsidTr="00C70529" w14:paraId="24B3328D" w14:textId="77777777">
        <w:trPr>
          <w:cnfStyle w:val="100000000000" w:firstRow="1" w:lastRow="0" w:firstColumn="0" w:lastColumn="0" w:oddVBand="0" w:evenVBand="0" w:oddHBand="0" w:evenHBand="0" w:firstRowFirstColumn="0" w:firstRowLastColumn="0" w:lastRowFirstColumn="0" w:lastRowLastColumn="0"/>
          <w:ins w:author="Andreyeva, Julia" w:date="2022-03-31T14:32:00Z" w:id="11949"/>
        </w:trPr>
        <w:tc>
          <w:tcPr>
            <w:cnfStyle w:val="001000000000" w:firstRow="0" w:lastRow="0" w:firstColumn="1" w:lastColumn="0" w:oddVBand="0" w:evenVBand="0" w:oddHBand="0" w:evenHBand="0" w:firstRowFirstColumn="0" w:firstRowLastColumn="0" w:lastRowFirstColumn="0" w:lastRowLastColumn="0"/>
            <w:tcW w:w="1941" w:type="dxa"/>
            <w:shd w:val="clear" w:color="auto" w:fill="2B5D9A" w:themeFill="accent6" w:themeFillShade="BF"/>
          </w:tcPr>
          <w:p w:rsidRPr="0058426B" w:rsidR="00630C0C" w:rsidP="00AE2229" w:rsidRDefault="00630C0C" w14:paraId="1D27D831" w14:textId="77777777">
            <w:pPr>
              <w:pStyle w:val="BodyText"/>
              <w:spacing w:line="259" w:lineRule="auto"/>
              <w:rPr>
                <w:ins w:author="Andreyeva, Julia" w:date="2022-03-31T14:32:00Z" w:id="11950"/>
                <w:rFonts w:ascii="Arial" w:hAnsi="Arial" w:cs="Arial"/>
                <w:b w:val="0"/>
                <w:color w:val="FFFFFF" w:themeColor="background1"/>
                <w:sz w:val="18"/>
                <w:lang w:eastAsia="fr-FR"/>
              </w:rPr>
            </w:pPr>
            <w:ins w:author="Andreyeva, Julia" w:date="2022-03-31T14:32:00Z" w:id="11951">
              <w:r w:rsidRPr="0058426B">
                <w:rPr>
                  <w:rFonts w:ascii="Arial" w:hAnsi="Arial" w:cs="Arial"/>
                  <w:color w:val="FFFFFF" w:themeColor="background1"/>
                  <w:sz w:val="18"/>
                  <w:lang w:eastAsia="fr-FR"/>
                </w:rPr>
                <w:t>Role</w:t>
              </w:r>
            </w:ins>
          </w:p>
          <w:p w:rsidRPr="00842B64" w:rsidR="00630C0C" w:rsidP="00AE2229" w:rsidRDefault="00630C0C" w14:paraId="1C9D9782" w14:textId="77777777">
            <w:pPr>
              <w:pStyle w:val="BodyText"/>
              <w:spacing w:line="259" w:lineRule="auto"/>
              <w:rPr>
                <w:ins w:author="Andreyeva, Julia" w:date="2022-03-31T14:32:00Z" w:id="11952"/>
                <w:rFonts w:ascii="Arial" w:hAnsi="Arial" w:cs="Arial"/>
                <w:i/>
                <w:iCs/>
                <w:color w:val="FFFFFF" w:themeColor="background1"/>
                <w:sz w:val="18"/>
                <w:lang w:eastAsia="fr-FR"/>
              </w:rPr>
            </w:pPr>
            <w:ins w:author="Andreyeva, Julia" w:date="2022-03-31T14:32:00Z" w:id="11953">
              <w:r w:rsidRPr="00842B64">
                <w:rPr>
                  <w:rFonts w:ascii="Arial" w:hAnsi="Arial" w:cs="Arial"/>
                  <w:i/>
                  <w:iCs/>
                  <w:color w:val="FFFFFF" w:themeColor="background1"/>
                  <w:sz w:val="18"/>
                  <w:lang w:eastAsia="fr-FR"/>
                </w:rPr>
                <w:t>Trade Marketer, ASM, Local Admin…</w:t>
              </w:r>
            </w:ins>
          </w:p>
        </w:tc>
        <w:tc>
          <w:tcPr>
            <w:tcW w:w="1399" w:type="dxa"/>
            <w:shd w:val="clear" w:color="auto" w:fill="2B5D9A" w:themeFill="accent6" w:themeFillShade="BF"/>
          </w:tcPr>
          <w:p w:rsidRPr="0058426B" w:rsidR="00630C0C" w:rsidP="00AE2229" w:rsidRDefault="00630C0C" w14:paraId="64CA298B"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31T14:32:00Z" w:id="11954"/>
                <w:rFonts w:ascii="Arial" w:hAnsi="Arial" w:cs="Arial"/>
                <w:b w:val="0"/>
                <w:color w:val="FFFFFF" w:themeColor="background1"/>
                <w:sz w:val="18"/>
                <w:lang w:eastAsia="fr-FR"/>
              </w:rPr>
            </w:pPr>
            <w:ins w:author="Andreyeva, Julia" w:date="2022-03-31T14:32:00Z" w:id="11955">
              <w:r w:rsidRPr="0058426B">
                <w:rPr>
                  <w:rFonts w:ascii="Arial" w:hAnsi="Arial" w:cs="Arial"/>
                  <w:color w:val="FFFFFF" w:themeColor="background1"/>
                  <w:sz w:val="18"/>
                  <w:lang w:eastAsia="fr-FR"/>
                </w:rPr>
                <w:t>Application</w:t>
              </w:r>
            </w:ins>
          </w:p>
          <w:p w:rsidRPr="00842B64" w:rsidR="00630C0C" w:rsidP="00AE2229" w:rsidRDefault="00630C0C" w14:paraId="3AA8B91A"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31T14:32:00Z" w:id="11956"/>
                <w:rFonts w:ascii="Arial" w:hAnsi="Arial" w:cs="Arial"/>
                <w:i/>
                <w:iCs/>
                <w:color w:val="FFFFFF" w:themeColor="background1"/>
                <w:sz w:val="18"/>
                <w:lang w:eastAsia="fr-FR"/>
              </w:rPr>
            </w:pPr>
            <w:ins w:author="Andreyeva, Julia" w:date="2022-03-31T14:32:00Z" w:id="11957">
              <w:r w:rsidRPr="00842B64">
                <w:rPr>
                  <w:rFonts w:ascii="Arial" w:hAnsi="Arial" w:cs="Arial"/>
                  <w:i/>
                  <w:iCs/>
                  <w:color w:val="FFFFFF" w:themeColor="background1"/>
                  <w:sz w:val="18"/>
                  <w:lang w:eastAsia="fr-FR"/>
                </w:rPr>
                <w:t xml:space="preserve">Sales, Analytics, </w:t>
              </w:r>
              <w:r w:rsidRPr="00842B64">
                <w:rPr>
                  <w:rFonts w:ascii="Arial" w:hAnsi="Arial" w:cs="Arial"/>
                  <w:i/>
                  <w:iCs/>
                  <w:color w:val="FFFFFF" w:themeColor="background1"/>
                  <w:sz w:val="18"/>
                  <w:lang w:eastAsia="fr-FR"/>
                </w:rPr>
                <w:lastRenderedPageBreak/>
                <w:t>ETL, Batch, Interface</w:t>
              </w:r>
            </w:ins>
          </w:p>
        </w:tc>
        <w:tc>
          <w:tcPr>
            <w:tcW w:w="6720" w:type="dxa"/>
            <w:shd w:val="clear" w:color="auto" w:fill="2B5D9A" w:themeFill="accent6" w:themeFillShade="BF"/>
          </w:tcPr>
          <w:p w:rsidRPr="0058426B" w:rsidR="00630C0C" w:rsidP="00AE2229" w:rsidRDefault="00630C0C" w14:paraId="75D1DABB"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31T14:32:00Z" w:id="11958"/>
                <w:rFonts w:ascii="Arial" w:hAnsi="Arial" w:cs="Arial"/>
                <w:b w:val="0"/>
                <w:color w:val="FFFFFF" w:themeColor="background1"/>
                <w:sz w:val="18"/>
                <w:lang w:eastAsia="fr-FR"/>
              </w:rPr>
            </w:pPr>
            <w:ins w:author="Andreyeva, Julia" w:date="2022-03-31T14:32:00Z" w:id="11959">
              <w:r w:rsidRPr="0058426B">
                <w:rPr>
                  <w:rFonts w:ascii="Arial" w:hAnsi="Arial" w:cs="Arial"/>
                  <w:color w:val="FFFFFF" w:themeColor="background1"/>
                  <w:sz w:val="18"/>
                  <w:lang w:eastAsia="fr-FR"/>
                </w:rPr>
                <w:lastRenderedPageBreak/>
                <w:t>Step</w:t>
              </w:r>
            </w:ins>
          </w:p>
          <w:p w:rsidRPr="00842B64" w:rsidR="00630C0C" w:rsidP="00AE2229" w:rsidRDefault="00630C0C" w14:paraId="0EC1324B" w14:textId="77777777">
            <w:pPr>
              <w:pStyle w:val="BodyText"/>
              <w:spacing w:line="259" w:lineRule="auto"/>
              <w:cnfStyle w:val="100000000000" w:firstRow="1" w:lastRow="0" w:firstColumn="0" w:lastColumn="0" w:oddVBand="0" w:evenVBand="0" w:oddHBand="0" w:evenHBand="0" w:firstRowFirstColumn="0" w:firstRowLastColumn="0" w:lastRowFirstColumn="0" w:lastRowLastColumn="0"/>
              <w:rPr>
                <w:ins w:author="Andreyeva, Julia" w:date="2022-03-31T14:32:00Z" w:id="11960"/>
                <w:rFonts w:ascii="Arial" w:hAnsi="Arial" w:cs="Arial"/>
                <w:i/>
                <w:iCs/>
                <w:color w:val="FFFFFF" w:themeColor="background1"/>
                <w:sz w:val="18"/>
                <w:lang w:eastAsia="fr-FR"/>
              </w:rPr>
            </w:pPr>
            <w:ins w:author="Andreyeva, Julia" w:date="2022-03-31T14:32:00Z" w:id="11961">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ins>
          </w:p>
        </w:tc>
      </w:tr>
      <w:tr w:rsidRPr="00AE2229" w:rsidR="00630C0C" w:rsidTr="00C70529" w14:paraId="6DB91612" w14:textId="77777777">
        <w:trPr>
          <w:ins w:author="Andreyeva, Julia" w:date="2022-03-31T14:32:00Z" w:id="11962"/>
        </w:trPr>
        <w:tc>
          <w:tcPr>
            <w:cnfStyle w:val="001000000000" w:firstRow="0" w:lastRow="0" w:firstColumn="1" w:lastColumn="0" w:oddVBand="0" w:evenVBand="0" w:oddHBand="0" w:evenHBand="0" w:firstRowFirstColumn="0" w:firstRowLastColumn="0" w:lastRowFirstColumn="0" w:lastRowLastColumn="0"/>
            <w:tcW w:w="1941" w:type="dxa"/>
          </w:tcPr>
          <w:p w:rsidRPr="00AE2229" w:rsidR="00630C0C" w:rsidP="00AE2229" w:rsidRDefault="00630C0C" w14:paraId="09A713C2" w14:textId="77777777">
            <w:pPr>
              <w:pStyle w:val="BodyText"/>
              <w:spacing w:line="259" w:lineRule="auto"/>
              <w:rPr>
                <w:ins w:author="Andreyeva, Julia" w:date="2022-03-31T14:32:00Z" w:id="11963"/>
                <w:rFonts w:asciiTheme="minorHAnsi" w:hAnsiTheme="minorHAnsi" w:eastAsiaTheme="minorHAnsi" w:cstheme="minorBidi"/>
                <w:b w:val="0"/>
                <w:bCs w:val="0"/>
                <w:sz w:val="22"/>
                <w:szCs w:val="22"/>
                <w:lang w:val="en-GB"/>
              </w:rPr>
            </w:pPr>
            <w:ins w:author="Andreyeva, Julia" w:date="2022-03-31T14:32:00Z" w:id="11964">
              <w:r w:rsidRPr="00AE2229">
                <w:rPr>
                  <w:rFonts w:asciiTheme="minorHAnsi" w:hAnsiTheme="minorHAnsi" w:eastAsiaTheme="minorHAnsi" w:cstheme="minorBidi"/>
                  <w:sz w:val="22"/>
                  <w:szCs w:val="22"/>
                  <w:lang w:val="en-GB"/>
                </w:rPr>
                <w:t>Local Administrator</w:t>
              </w:r>
            </w:ins>
          </w:p>
        </w:tc>
        <w:tc>
          <w:tcPr>
            <w:tcW w:w="1399" w:type="dxa"/>
          </w:tcPr>
          <w:p w:rsidRPr="00AE2229" w:rsidR="00630C0C" w:rsidP="00AE2229" w:rsidRDefault="00630C0C" w14:paraId="69ADA65B" w14:textId="7F25033B">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31T14:32:00Z" w:id="11965"/>
                <w:rFonts w:asciiTheme="minorHAnsi" w:hAnsiTheme="minorHAnsi" w:eastAsiaTheme="minorHAnsi" w:cstheme="minorBidi"/>
                <w:sz w:val="22"/>
                <w:szCs w:val="22"/>
                <w:lang w:val="en-GB"/>
              </w:rPr>
            </w:pPr>
            <w:ins w:author="Andreyeva, Julia" w:date="2022-03-31T14:32:00Z" w:id="11966">
              <w:r w:rsidRPr="00AE2229">
                <w:rPr>
                  <w:rFonts w:asciiTheme="minorHAnsi" w:hAnsiTheme="minorHAnsi" w:eastAsiaTheme="minorHAnsi" w:cstheme="minorBidi"/>
                  <w:sz w:val="22"/>
                  <w:szCs w:val="22"/>
                  <w:lang w:val="en-GB"/>
                </w:rPr>
                <w:t>Siebel Sales</w:t>
              </w:r>
              <w:r>
                <w:rPr>
                  <w:rFonts w:asciiTheme="minorHAnsi" w:hAnsiTheme="minorHAnsi" w:eastAsiaTheme="minorHAnsi" w:cstheme="minorBidi"/>
                  <w:sz w:val="22"/>
                  <w:szCs w:val="22"/>
                  <w:lang w:val="en-GB"/>
                </w:rPr>
                <w:t>/ Mobile app</w:t>
              </w:r>
            </w:ins>
          </w:p>
        </w:tc>
        <w:tc>
          <w:tcPr>
            <w:tcW w:w="6720" w:type="dxa"/>
          </w:tcPr>
          <w:p w:rsidRPr="00AE2229" w:rsidR="00630C0C" w:rsidP="00AE2229" w:rsidRDefault="00630C0C" w14:paraId="45D3E9B1" w14:textId="25137D35">
            <w:pPr>
              <w:pStyle w:val="BodyText"/>
              <w:tabs>
                <w:tab w:val="left" w:pos="1578"/>
              </w:tabs>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31T14:32:00Z" w:id="11967"/>
                <w:rFonts w:asciiTheme="minorHAnsi" w:hAnsiTheme="minorHAnsi" w:eastAsiaTheme="minorHAnsi" w:cstheme="minorBidi"/>
                <w:sz w:val="22"/>
                <w:szCs w:val="22"/>
                <w:lang w:val="en-GB"/>
              </w:rPr>
            </w:pPr>
            <w:ins w:author="Andreyeva, Julia" w:date="2022-03-31T14:32:00Z" w:id="11968">
              <w:r w:rsidRPr="00AE2229">
                <w:rPr>
                  <w:rFonts w:asciiTheme="minorHAnsi" w:hAnsiTheme="minorHAnsi" w:eastAsiaTheme="minorHAnsi" w:cstheme="minorBidi"/>
                  <w:sz w:val="22"/>
                  <w:szCs w:val="22"/>
                  <w:lang w:val="en-GB"/>
                </w:rPr>
                <w:t xml:space="preserve">Mandatory Markets Testing </w:t>
              </w:r>
              <w:r w:rsidR="004533F6">
                <w:rPr>
                  <w:rFonts w:asciiTheme="minorHAnsi" w:hAnsiTheme="minorHAnsi" w:eastAsiaTheme="minorHAnsi" w:cstheme="minorBidi"/>
                  <w:sz w:val="22"/>
                  <w:szCs w:val="22"/>
                  <w:lang w:val="en-GB"/>
                </w:rPr>
                <w:t xml:space="preserve">EIR, KZA, Italy, Spain, </w:t>
              </w:r>
              <w:proofErr w:type="gramStart"/>
              <w:r w:rsidR="004533F6">
                <w:rPr>
                  <w:rFonts w:asciiTheme="minorHAnsi" w:hAnsiTheme="minorHAnsi" w:eastAsiaTheme="minorHAnsi" w:cstheme="minorBidi"/>
                  <w:sz w:val="22"/>
                  <w:szCs w:val="22"/>
                  <w:lang w:val="en-GB"/>
                </w:rPr>
                <w:t>Czech republic</w:t>
              </w:r>
              <w:proofErr w:type="gramEnd"/>
            </w:ins>
          </w:p>
        </w:tc>
      </w:tr>
      <w:tr w:rsidRPr="00AE2229" w:rsidR="00630C0C" w:rsidTr="00C70529" w14:paraId="15F3FE6E" w14:textId="77777777">
        <w:trPr>
          <w:ins w:author="Andreyeva, Julia" w:date="2022-03-31T14:32:00Z" w:id="11969"/>
        </w:trPr>
        <w:tc>
          <w:tcPr>
            <w:cnfStyle w:val="001000000000" w:firstRow="0" w:lastRow="0" w:firstColumn="1" w:lastColumn="0" w:oddVBand="0" w:evenVBand="0" w:oddHBand="0" w:evenHBand="0" w:firstRowFirstColumn="0" w:firstRowLastColumn="0" w:lastRowFirstColumn="0" w:lastRowLastColumn="0"/>
            <w:tcW w:w="1941" w:type="dxa"/>
          </w:tcPr>
          <w:p w:rsidRPr="00AE2229" w:rsidR="00630C0C" w:rsidP="00AE2229" w:rsidRDefault="00630C0C" w14:paraId="7090AA85" w14:textId="77777777">
            <w:pPr>
              <w:pStyle w:val="BodyText"/>
              <w:spacing w:line="259" w:lineRule="auto"/>
              <w:rPr>
                <w:ins w:author="Andreyeva, Julia" w:date="2022-03-31T14:32:00Z" w:id="11970"/>
                <w:rFonts w:asciiTheme="minorHAnsi" w:hAnsiTheme="minorHAnsi" w:eastAsiaTheme="minorHAnsi" w:cstheme="minorBidi"/>
                <w:b w:val="0"/>
                <w:bCs w:val="0"/>
                <w:sz w:val="22"/>
                <w:szCs w:val="22"/>
                <w:lang w:val="en-GB"/>
              </w:rPr>
            </w:pPr>
          </w:p>
        </w:tc>
        <w:tc>
          <w:tcPr>
            <w:tcW w:w="1399" w:type="dxa"/>
          </w:tcPr>
          <w:p w:rsidRPr="00AE2229" w:rsidR="00630C0C" w:rsidP="00AE2229" w:rsidRDefault="00630C0C" w14:paraId="78EAA56D"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31T14:32:00Z" w:id="11971"/>
                <w:rFonts w:asciiTheme="minorHAnsi" w:hAnsiTheme="minorHAnsi" w:eastAsiaTheme="minorHAnsi" w:cstheme="minorBidi"/>
                <w:sz w:val="22"/>
                <w:szCs w:val="22"/>
                <w:lang w:val="en-GB"/>
              </w:rPr>
            </w:pPr>
          </w:p>
        </w:tc>
        <w:tc>
          <w:tcPr>
            <w:tcW w:w="6720" w:type="dxa"/>
          </w:tcPr>
          <w:p w:rsidRPr="00AE2229" w:rsidR="00630C0C" w:rsidP="00AE2229" w:rsidRDefault="004533F6" w14:paraId="5CD94334" w14:textId="7F878A3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31T14:32:00Z" w:id="11972"/>
              </w:rPr>
            </w:pPr>
            <w:ins w:author="Andreyeva, Julia" w:date="2022-03-31T14:33:00Z" w:id="11973">
              <w:r>
                <w:rPr>
                  <w:lang w:val="en-US"/>
                </w:rPr>
                <w:t xml:space="preserve">- </w:t>
              </w:r>
              <w:r w:rsidRPr="00AE2229">
                <w:rPr>
                  <w:lang w:val="en-US"/>
                </w:rPr>
                <w:t>du</w:t>
              </w:r>
              <w:r>
                <w:rPr>
                  <w:lang w:val="en-US"/>
                </w:rPr>
                <w:t xml:space="preserve">ring the ETL process, </w:t>
              </w:r>
              <w:r w:rsidRPr="00AE2229">
                <w:t xml:space="preserve">the new order </w:t>
              </w:r>
              <w:r>
                <w:t>after</w:t>
              </w:r>
              <w:r w:rsidRPr="00AE2229">
                <w:t xml:space="preserve"> synched up to Siebel from the Mobile App with “JTI Promotion Program ID”</w:t>
              </w:r>
            </w:ins>
            <w:ins w:author="Andreyeva, Julia" w:date="2022-03-31T14:34:00Z" w:id="11974">
              <w:r w:rsidRPr="00AE2229" w:rsidR="00C70529">
                <w:t xml:space="preserve"> </w:t>
              </w:r>
              <w:r w:rsidRPr="00AE2229" w:rsidR="00C70529">
                <w:t>informed</w:t>
              </w:r>
            </w:ins>
          </w:p>
        </w:tc>
      </w:tr>
      <w:tr w:rsidRPr="00AE2229" w:rsidR="00630C0C" w:rsidTr="00C70529" w14:paraId="024B58A7" w14:textId="77777777">
        <w:trPr>
          <w:ins w:author="Andreyeva, Julia" w:date="2022-03-31T14:32:00Z" w:id="11975"/>
        </w:trPr>
        <w:tc>
          <w:tcPr>
            <w:cnfStyle w:val="001000000000" w:firstRow="0" w:lastRow="0" w:firstColumn="1" w:lastColumn="0" w:oddVBand="0" w:evenVBand="0" w:oddHBand="0" w:evenHBand="0" w:firstRowFirstColumn="0" w:firstRowLastColumn="0" w:lastRowFirstColumn="0" w:lastRowLastColumn="0"/>
            <w:tcW w:w="1941" w:type="dxa"/>
          </w:tcPr>
          <w:p w:rsidRPr="00AE2229" w:rsidR="00630C0C" w:rsidP="00AE2229" w:rsidRDefault="00630C0C" w14:paraId="4C7481F3" w14:textId="77777777">
            <w:pPr>
              <w:pStyle w:val="BodyText"/>
              <w:spacing w:line="259" w:lineRule="auto"/>
              <w:rPr>
                <w:ins w:author="Andreyeva, Julia" w:date="2022-03-31T14:32:00Z" w:id="11976"/>
                <w:rFonts w:asciiTheme="minorHAnsi" w:hAnsiTheme="minorHAnsi" w:eastAsiaTheme="minorHAnsi" w:cstheme="minorBidi"/>
                <w:b w:val="0"/>
                <w:bCs w:val="0"/>
                <w:sz w:val="22"/>
                <w:szCs w:val="22"/>
                <w:lang w:val="en-GB"/>
              </w:rPr>
            </w:pPr>
          </w:p>
        </w:tc>
        <w:tc>
          <w:tcPr>
            <w:tcW w:w="1399" w:type="dxa"/>
          </w:tcPr>
          <w:p w:rsidRPr="00AE2229" w:rsidR="00630C0C" w:rsidP="00AE2229" w:rsidRDefault="00630C0C" w14:paraId="2CAA25C3" w14:textId="77777777">
            <w:pPr>
              <w:pStyle w:val="BodyText"/>
              <w:spacing w:line="259" w:lineRule="auto"/>
              <w:cnfStyle w:val="000000000000" w:firstRow="0" w:lastRow="0" w:firstColumn="0" w:lastColumn="0" w:oddVBand="0" w:evenVBand="0" w:oddHBand="0" w:evenHBand="0" w:firstRowFirstColumn="0" w:firstRowLastColumn="0" w:lastRowFirstColumn="0" w:lastRowLastColumn="0"/>
              <w:rPr>
                <w:ins w:author="Andreyeva, Julia" w:date="2022-03-31T14:32:00Z" w:id="11977"/>
                <w:rFonts w:asciiTheme="minorHAnsi" w:hAnsiTheme="minorHAnsi" w:eastAsiaTheme="minorHAnsi" w:cstheme="minorBidi"/>
                <w:sz w:val="22"/>
                <w:szCs w:val="22"/>
                <w:lang w:val="en-GB"/>
              </w:rPr>
            </w:pPr>
          </w:p>
        </w:tc>
        <w:tc>
          <w:tcPr>
            <w:tcW w:w="6720" w:type="dxa"/>
          </w:tcPr>
          <w:p w:rsidRPr="00AE2229" w:rsidR="00C70529" w:rsidP="00C70529" w:rsidRDefault="00C70529" w14:paraId="46966B21" w14:textId="40FB384C">
            <w:pPr>
              <w:shd w:val="clear" w:color="auto" w:fill="FFFFFF" w:themeFill="background1"/>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ins w:author="Andreyeva, Julia" w:date="2022-03-31T14:34:00Z" w:id="11978"/>
              </w:rPr>
            </w:pPr>
            <w:ins w:author="Andreyeva, Julia" w:date="2022-03-31T14:34:00Z" w:id="11979">
              <w:r w:rsidRPr="00AE2229">
                <w:t>P</w:t>
              </w:r>
              <w:r w:rsidRPr="00AE2229">
                <w:t>rocess</w:t>
              </w:r>
              <w:r>
                <w:t xml:space="preserve"> should work as reque</w:t>
              </w:r>
            </w:ins>
            <w:ins w:author="Andreyeva, Julia" w:date="2022-03-31T14:35:00Z" w:id="11980">
              <w:r>
                <w:t>sted</w:t>
              </w:r>
            </w:ins>
            <w:ins w:author="Andreyeva, Julia" w:date="2022-03-31T14:34:00Z" w:id="11981">
              <w:r w:rsidRPr="00AE2229">
                <w:t>:</w:t>
              </w:r>
            </w:ins>
          </w:p>
          <w:p w:rsidRPr="00AE2229" w:rsidR="00C70529" w:rsidP="00C70529" w:rsidRDefault="00C70529" w14:paraId="1398B65F" w14:textId="4F6CAB1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ins w:author="Andreyeva, Julia" w:date="2022-03-31T14:34:00Z" w:id="11982"/>
                <w:rFonts w:asciiTheme="minorHAnsi" w:hAnsiTheme="minorHAnsi"/>
                <w:sz w:val="22"/>
              </w:rPr>
            </w:pPr>
            <w:ins w:author="Andreyeva, Julia" w:date="2022-03-31T14:34:00Z" w:id="11983">
              <w:r w:rsidRPr="00AE2229">
                <w:rPr>
                  <w:rFonts w:asciiTheme="minorHAnsi" w:hAnsiTheme="minorHAnsi"/>
                  <w:sz w:val="22"/>
                </w:rPr>
                <w:t>Generate the Promotion Plan record if it does not exist for the Account</w:t>
              </w:r>
              <w:r>
                <w:rPr>
                  <w:rFonts w:asciiTheme="minorHAnsi" w:hAnsiTheme="minorHAnsi"/>
                  <w:sz w:val="22"/>
                </w:rPr>
                <w:t xml:space="preserve"> (only if Account has material orders</w:t>
              </w:r>
            </w:ins>
            <w:ins w:author="Andreyeva, Julia" w:date="2022-03-31T14:35:00Z" w:id="11984">
              <w:r>
                <w:rPr>
                  <w:rFonts w:asciiTheme="minorHAnsi" w:hAnsiTheme="minorHAnsi"/>
                  <w:sz w:val="22"/>
                </w:rPr>
                <w:t>).</w:t>
              </w:r>
            </w:ins>
          </w:p>
          <w:p w:rsidRPr="00AE2229" w:rsidR="00C70529" w:rsidP="00C70529" w:rsidRDefault="00C70529" w14:paraId="649904C5" w14:textId="77777777">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ins w:author="Andreyeva, Julia" w:date="2022-03-31T14:34:00Z" w:id="11985"/>
                <w:rFonts w:asciiTheme="minorHAnsi" w:hAnsiTheme="minorHAnsi"/>
                <w:sz w:val="22"/>
              </w:rPr>
            </w:pPr>
            <w:ins w:author="Andreyeva, Julia" w:date="2022-03-31T14:34:00Z" w:id="11986">
              <w:r w:rsidRPr="00AE2229">
                <w:rPr>
                  <w:rFonts w:asciiTheme="minorHAnsi" w:hAnsiTheme="minorHAnsi"/>
                  <w:sz w:val="22"/>
                </w:rPr>
                <w:t>Once generated, Promotion ID field will be updated in the order.</w:t>
              </w:r>
            </w:ins>
          </w:p>
          <w:p w:rsidR="00C70529" w:rsidP="00C70529" w:rsidRDefault="00C70529" w14:paraId="5D58E47D" w14:textId="77777777">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ins w:author="Andreyeva, Julia" w:date="2022-03-31T14:34:00Z" w:id="11987"/>
                <w:rFonts w:asciiTheme="minorHAnsi" w:hAnsiTheme="minorHAnsi"/>
                <w:sz w:val="22"/>
              </w:rPr>
            </w:pPr>
            <w:ins w:author="Andreyeva, Julia" w:date="2022-03-31T14:34:00Z" w:id="11988">
              <w:r w:rsidRPr="00AE2229">
                <w:rPr>
                  <w:rFonts w:asciiTheme="minorHAnsi" w:hAnsiTheme="minorHAnsi"/>
                  <w:sz w:val="22"/>
                </w:rPr>
                <w:t>Update Product Quantities, based on current Siebel process.</w:t>
              </w:r>
            </w:ins>
          </w:p>
          <w:p w:rsidRPr="00AE2229" w:rsidR="00630C0C" w:rsidP="00AE2229" w:rsidRDefault="00630C0C" w14:paraId="1677858E" w14:textId="3064FA6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ins w:author="Andreyeva, Julia" w:date="2022-03-31T14:32:00Z" w:id="11989"/>
              </w:rPr>
            </w:pPr>
          </w:p>
        </w:tc>
      </w:tr>
    </w:tbl>
    <w:p w:rsidRPr="00630C0C" w:rsidR="00630C0C" w:rsidP="23CA6099" w:rsidRDefault="00630C0C" w14:paraId="15B990F3" w14:textId="77777777">
      <w:pPr>
        <w:rPr>
          <w:ins w:author="Andreyeva, Julia" w:date="2022-03-31T14:31:00Z" w:id="11990"/>
          <w:rPrChange w:author="Andreyeva, Julia" w:date="2022-03-31T14:32:00Z" w:id="11991">
            <w:rPr>
              <w:ins w:author="Andreyeva, Julia" w:date="2022-03-31T14:31:00Z" w:id="11992"/>
            </w:rPr>
          </w:rPrChange>
        </w:rPr>
        <w:pPrChange w:author="Andreyeva, Julia" w:date="2022-03-31T14:32:00Z" w:id="1882028220">
          <w:pPr>
            <w:pStyle w:val="ListParagraph"/>
            <w:numPr>
              <w:numId w:val="36"/>
            </w:numPr>
            <w:ind w:left="1080" w:hanging="360"/>
          </w:pPr>
        </w:pPrChange>
      </w:pPr>
    </w:p>
    <w:p w:rsidR="00686C18" w:rsidP="005847CC" w:rsidRDefault="00686C18" w14:paraId="78930628" w14:textId="00C4A35A">
      <w:pPr>
        <w:jc w:val="both"/>
        <w:rPr>
          <w:ins w:author="Andreyeva, Julia" w:date="2022-03-29T09:38:00Z" w:id="11994"/>
          <w:lang w:val="en-US"/>
        </w:rPr>
        <w:pPrChange w:author="Andreyeva, Julia" w:date="2022-03-31T14:36:00Z" w:id="11995">
          <w:pPr/>
        </w:pPrChange>
      </w:pPr>
      <w:ins w:author="Andreyeva, Julia" w:date="2022-03-29T09:37:00Z" w:id="11996">
        <w:r w:rsidRPr="00790313">
          <w:rPr>
            <w:rPrChange w:author="Andreyeva, Julia" w:date="2022-03-29T09:38:00Z" w:id="11997">
              <w:rPr>
                <w:color w:val="00857E" w:themeColor="accent3" w:themeShade="BF"/>
              </w:rPr>
            </w:rPrChange>
          </w:rPr>
          <w:t>Scenari</w:t>
        </w:r>
      </w:ins>
      <w:ins w:author="Andreyeva, Julia" w:date="2022-03-29T09:38:00Z" w:id="11998">
        <w:r w:rsidRPr="00790313">
          <w:rPr>
            <w:rPrChange w:author="Andreyeva, Julia" w:date="2022-03-29T09:38:00Z" w:id="11999">
              <w:rPr>
                <w:color w:val="00857E" w:themeColor="accent3" w:themeShade="BF"/>
              </w:rPr>
            </w:rPrChange>
          </w:rPr>
          <w:t xml:space="preserve">o </w:t>
        </w:r>
      </w:ins>
      <w:ins w:author="Andreyeva, Julia" w:date="2022-03-31T14:41:00Z" w:id="12000">
        <w:r w:rsidR="00725514">
          <w:t>7</w:t>
        </w:r>
      </w:ins>
      <w:ins w:author="Andreyeva, Julia" w:date="2022-03-29T09:38:00Z" w:id="12001">
        <w:r w:rsidR="00790313">
          <w:t xml:space="preserve">: </w:t>
        </w:r>
      </w:ins>
      <w:ins w:author="Andreyeva, Julia" w:date="2022-03-31T14:35:00Z" w:id="12002">
        <w:r w:rsidR="00C70529">
          <w:t xml:space="preserve">Test </w:t>
        </w:r>
        <w:r w:rsidR="005847CC">
          <w:t xml:space="preserve">of </w:t>
        </w:r>
      </w:ins>
      <w:ins w:author="Andreyeva, Julia" w:date="2022-03-29T09:38:00Z" w:id="12003">
        <w:r w:rsidRPr="00790313" w:rsidR="00790313">
          <w:rPr>
            <w:lang w:val="en-US"/>
          </w:rPr>
          <w:t>CHG212936 TMEC: OM - Pricing &amp; Taxation: Price List Enhancement</w:t>
        </w:r>
      </w:ins>
      <w:ins w:author="Andreyeva, Julia" w:date="2022-03-31T14:36:00Z" w:id="12004">
        <w:r w:rsidR="005847CC">
          <w:rPr>
            <w:lang w:val="en-US"/>
          </w:rPr>
          <w:t xml:space="preserve"> </w:t>
        </w:r>
      </w:ins>
      <w:ins w:author="Andreyeva, Julia" w:date="2022-03-29T09:38:00Z" w:id="12005">
        <w:r w:rsidRPr="00790313" w:rsidR="00790313">
          <w:rPr>
            <w:lang w:val="en-US"/>
          </w:rPr>
          <w:t>s</w:t>
        </w:r>
        <w:r>
          <w:rPr>
            <w:lang w:val="en-US"/>
          </w:rPr>
          <w:t>take</w:t>
        </w:r>
      </w:ins>
      <w:ins w:author="Andreyeva, Julia" w:date="2022-03-31T14:36:00Z" w:id="12006">
        <w:r w:rsidR="005847CC">
          <w:rPr>
            <w:lang w:val="en-US"/>
          </w:rPr>
          <w:t>.</w:t>
        </w:r>
      </w:ins>
      <w:ins w:author="Andreyeva, Julia" w:date="2022-03-29T09:38:00Z" w:id="12007">
        <w:r>
          <w:rPr>
            <w:lang w:val="en-US"/>
          </w:rPr>
          <w:t xml:space="preserve"> </w:t>
        </w:r>
        <w:r w:rsidR="00790313">
          <w:rPr>
            <w:lang w:val="en-US"/>
          </w:rPr>
          <w:t>N</w:t>
        </w:r>
        <w:r>
          <w:rPr>
            <w:lang w:val="en-US"/>
          </w:rPr>
          <w:t>ote on this item, and ensure testing is done during UAT0.</w:t>
        </w:r>
      </w:ins>
    </w:p>
    <w:p w:rsidRPr="00686C18" w:rsidR="00686C18" w:rsidRDefault="00686C18" w14:paraId="5A227FF0" w14:textId="77777777">
      <w:pPr>
        <w:rPr>
          <w:color w:val="00857E" w:themeColor="accent3" w:themeShade="BF"/>
          <w:lang w:val="en-US"/>
          <w:rPrChange w:author="Andreyeva, Julia" w:date="2022-03-29T09:38:00Z" w:id="12008">
            <w:rPr/>
          </w:rPrChange>
        </w:rPr>
      </w:pPr>
    </w:p>
    <w:sectPr w:rsidRPr="00686C18" w:rsidR="00686C18" w:rsidSect="00A40CF6">
      <w:pgSz w:w="11906" w:h="16838" w:orient="portrait" w:code="9"/>
      <w:pgMar w:top="1411" w:right="1642" w:bottom="878" w:left="1339" w:header="720" w:footer="562"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J" w:author="Andreyeva, Julia" w:date="2022-03-15T14:24:00Z" w:id="693">
    <w:p w:rsidR="009B4491" w:rsidRDefault="009B4491" w14:paraId="6D78FD2E" w14:textId="5595CD5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78FD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B2017" w16cex:dateUtc="2022-03-15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78FD2E" w16cid:durableId="25DB2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3F4D" w:rsidP="00A713EF" w:rsidRDefault="004E3F4D" w14:paraId="594F4FCE" w14:textId="77777777">
      <w:pPr>
        <w:spacing w:after="0" w:line="240" w:lineRule="auto"/>
      </w:pPr>
      <w:r>
        <w:separator/>
      </w:r>
    </w:p>
  </w:endnote>
  <w:endnote w:type="continuationSeparator" w:id="0">
    <w:p w:rsidR="004E3F4D" w:rsidP="00A713EF" w:rsidRDefault="004E3F4D" w14:paraId="1990E83D" w14:textId="77777777">
      <w:pPr>
        <w:spacing w:after="0" w:line="240" w:lineRule="auto"/>
      </w:pPr>
      <w:r>
        <w:continuationSeparator/>
      </w:r>
    </w:p>
  </w:endnote>
  <w:endnote w:type="continuationNotice" w:id="1">
    <w:p w:rsidR="004E3F4D" w:rsidRDefault="004E3F4D" w14:paraId="5A3F918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JTI">
    <w:altName w:val="Segoe UI"/>
    <w:charset w:val="00"/>
    <w:family w:val="swiss"/>
    <w:pitch w:val="variable"/>
    <w:sig w:usb0="00000087" w:usb1="00000000" w:usb2="00000000" w:usb3="00000000" w:csb0="0000001B"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7AA" w:rsidRDefault="000557AA" w14:paraId="5961B38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4624D" w:rsidR="00A4624D" w:rsidP="00C27622" w:rsidRDefault="00B67570" w14:paraId="69B481FF" w14:textId="356FBA5F">
    <w:pPr>
      <w:pStyle w:val="Footer"/>
    </w:pPr>
    <w:r w:rsidRPr="00FF1F95">
      <w:t xml:space="preserve">JTI </w:t>
    </w:r>
    <w:r>
      <w:t>TME Functional Design</w:t>
    </w:r>
    <w:r w:rsidR="00A4624D">
      <w:tab/>
    </w:r>
    <w:r w:rsidR="00A4624D">
      <w:t xml:space="preserve">Page </w:t>
    </w:r>
    <w:r w:rsidR="00A4624D">
      <w:fldChar w:fldCharType="begin"/>
    </w:r>
    <w:r w:rsidR="00A4624D">
      <w:instrText xml:space="preserve"> PAGE   \* MERGEFORMAT </w:instrText>
    </w:r>
    <w:r w:rsidR="00A4624D">
      <w:fldChar w:fldCharType="separate"/>
    </w:r>
    <w:r w:rsidR="00A4624D">
      <w:t>2</w:t>
    </w:r>
    <w:r w:rsidR="00A4624D">
      <w:fldChar w:fldCharType="end"/>
    </w:r>
    <w:r w:rsidR="00A4624D">
      <w:t xml:space="preserve"> of </w:t>
    </w:r>
    <w:r w:rsidR="00A529BA">
      <w:fldChar w:fldCharType="begin"/>
    </w:r>
    <w:r w:rsidR="00A529BA">
      <w:instrText>NUMPAGES   \* MERGEFORMAT</w:instrText>
    </w:r>
    <w:r w:rsidR="00A529BA">
      <w:fldChar w:fldCharType="separate"/>
    </w:r>
    <w:r w:rsidR="00A4624D">
      <w:t>3</w:t>
    </w:r>
    <w:r w:rsidR="00A529B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F1F95" w:rsidR="0034163B" w:rsidP="00C27622" w:rsidRDefault="00FF1F95" w14:paraId="0E2C6407" w14:textId="386AD307">
    <w:pPr>
      <w:pStyle w:val="Footer"/>
    </w:pPr>
    <w:r w:rsidRPr="00FF1F95">
      <w:t xml:space="preserve">JTI </w:t>
    </w:r>
    <w:r w:rsidR="0034163B">
      <w:t>TME Functional Design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27622" w:rsidR="003F344C" w:rsidP="00C27622" w:rsidRDefault="00221659" w14:paraId="61850980" w14:textId="247E5655">
    <w:pPr>
      <w:pStyle w:val="Footer"/>
    </w:pPr>
    <w:r w:rsidRPr="00FF1F95">
      <w:t xml:space="preserve">JTI </w:t>
    </w:r>
    <w:r>
      <w:t>TME Functional Design</w:t>
    </w:r>
    <w:r w:rsidRPr="00C27622" w:rsidR="003F344C">
      <w:tab/>
    </w:r>
    <w:r w:rsidRPr="00C27622" w:rsidR="003F344C">
      <w:t xml:space="preserve">Page </w:t>
    </w:r>
    <w:r w:rsidRPr="00C27622" w:rsidR="003F344C">
      <w:fldChar w:fldCharType="begin"/>
    </w:r>
    <w:r w:rsidRPr="00C27622" w:rsidR="003F344C">
      <w:instrText xml:space="preserve"> PAGE   \* MERGEFORMAT </w:instrText>
    </w:r>
    <w:r w:rsidRPr="00C27622" w:rsidR="003F344C">
      <w:fldChar w:fldCharType="separate"/>
    </w:r>
    <w:r w:rsidRPr="00C27622" w:rsidR="003F344C">
      <w:t>1</w:t>
    </w:r>
    <w:r w:rsidRPr="00C27622" w:rsidR="003F344C">
      <w:fldChar w:fldCharType="end"/>
    </w:r>
    <w:r w:rsidRPr="00C27622" w:rsidR="003F344C">
      <w:t xml:space="preserve"> of </w:t>
    </w:r>
    <w:r w:rsidR="00A529BA">
      <w:fldChar w:fldCharType="begin"/>
    </w:r>
    <w:r w:rsidR="00A529BA">
      <w:instrText>NUMPAGES   \* MERGEFORMAT</w:instrText>
    </w:r>
    <w:r w:rsidR="00A529BA">
      <w:fldChar w:fldCharType="separate"/>
    </w:r>
    <w:r w:rsidRPr="00C27622" w:rsidR="003F344C">
      <w:t>2</w:t>
    </w:r>
    <w:r w:rsidR="00A529B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3F4D" w:rsidP="00A713EF" w:rsidRDefault="004E3F4D" w14:paraId="2FA28277" w14:textId="77777777">
      <w:pPr>
        <w:spacing w:after="0" w:line="240" w:lineRule="auto"/>
      </w:pPr>
      <w:r>
        <w:separator/>
      </w:r>
    </w:p>
  </w:footnote>
  <w:footnote w:type="continuationSeparator" w:id="0">
    <w:p w:rsidR="004E3F4D" w:rsidP="00A713EF" w:rsidRDefault="004E3F4D" w14:paraId="610091E0" w14:textId="77777777">
      <w:pPr>
        <w:spacing w:after="0" w:line="240" w:lineRule="auto"/>
      </w:pPr>
      <w:r>
        <w:continuationSeparator/>
      </w:r>
    </w:p>
  </w:footnote>
  <w:footnote w:type="continuationNotice" w:id="1">
    <w:p w:rsidR="004E3F4D" w:rsidRDefault="004E3F4D" w14:paraId="2363DB5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7AA" w:rsidRDefault="000557AA" w14:paraId="1B4DA17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7AA" w:rsidRDefault="000557AA" w14:paraId="472C552C"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D2BF1" w:rsidP="00C27622" w:rsidRDefault="00580474" w14:paraId="17465657" w14:textId="77777777">
    <w:pPr>
      <w:pStyle w:val="Header"/>
    </w:pPr>
    <w:r>
      <w:rPr>
        <w:noProof/>
      </w:rPr>
      <mc:AlternateContent>
        <mc:Choice Requires="wps">
          <w:drawing>
            <wp:anchor distT="0" distB="0" distL="114300" distR="114300" simplePos="0" relativeHeight="251658241" behindDoc="0" locked="0" layoutInCell="1" allowOverlap="1" wp14:anchorId="3E3C8378" wp14:editId="328C7726">
              <wp:simplePos x="0" y="0"/>
              <wp:positionH relativeFrom="page">
                <wp:posOffset>407035</wp:posOffset>
              </wp:positionH>
              <wp:positionV relativeFrom="page">
                <wp:posOffset>493395</wp:posOffset>
              </wp:positionV>
              <wp:extent cx="2520000" cy="576000"/>
              <wp:effectExtent l="0" t="0" r="13970" b="14605"/>
              <wp:wrapNone/>
              <wp:docPr id="3" name="Text Box 3"/>
              <wp:cNvGraphicFramePr/>
              <a:graphic xmlns:a="http://schemas.openxmlformats.org/drawingml/2006/main">
                <a:graphicData uri="http://schemas.microsoft.com/office/word/2010/wordprocessingShape">
                  <wps:wsp>
                    <wps:cNvSpPr txBox="1"/>
                    <wps:spPr>
                      <a:xfrm>
                        <a:off x="0" y="0"/>
                        <a:ext cx="2520000" cy="576000"/>
                      </a:xfrm>
                      <a:prstGeom prst="rect">
                        <a:avLst/>
                      </a:prstGeom>
                      <a:noFill/>
                      <a:ln w="6350">
                        <a:noFill/>
                      </a:ln>
                    </wps:spPr>
                    <wps:txbx>
                      <w:txbxContent>
                        <w:p w:rsidRPr="00F65DEF" w:rsidR="00580474" w:rsidP="00C27622" w:rsidRDefault="0034163B" w14:paraId="72BFDEC3" w14:textId="4FBF5CD0">
                          <w:pPr>
                            <w:pStyle w:val="Function"/>
                          </w:pPr>
                          <w:r>
                            <w:t>IT TME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561C77C">
            <v:shapetype id="_x0000_t202" coordsize="21600,21600" o:spt="202" path="m,l,21600r21600,l21600,xe" w14:anchorId="3E3C8378">
              <v:stroke joinstyle="miter"/>
              <v:path gradientshapeok="t" o:connecttype="rect"/>
            </v:shapetype>
            <v:shape id="Text Box 3" style="position:absolute;margin-left:32.05pt;margin-top:38.85pt;width:198.45pt;height:45.3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">
              <v:textbox inset="0,0,0,0">
                <w:txbxContent>
                  <w:p w:rsidRPr="00F65DEF" w:rsidR="00580474" w:rsidP="00C27622" w:rsidRDefault="0034163B" w14:paraId="63C09936" w14:textId="4FBF5CD0">
                    <w:pPr>
                      <w:pStyle w:val="Function"/>
                    </w:pPr>
                    <w:r>
                      <w:t>IT TME</w:t>
                    </w:r>
                  </w:p>
                </w:txbxContent>
              </v:textbox>
              <w10:wrap anchorx="page" anchory="page"/>
            </v:shape>
          </w:pict>
        </mc:Fallback>
      </mc:AlternateContent>
    </w:r>
    <w:r w:rsidRPr="009D2BF1" w:rsidR="009D2BF1">
      <w:rPr>
        <w:noProof/>
      </w:rPr>
      <w:drawing>
        <wp:anchor distT="0" distB="0" distL="114300" distR="114300" simplePos="0" relativeHeight="251658240" behindDoc="0" locked="0" layoutInCell="1" allowOverlap="1" wp14:anchorId="51C3BD80" wp14:editId="5D49C964">
          <wp:simplePos x="0" y="0"/>
          <wp:positionH relativeFrom="page">
            <wp:posOffset>6398260</wp:posOffset>
          </wp:positionH>
          <wp:positionV relativeFrom="page">
            <wp:posOffset>446405</wp:posOffset>
          </wp:positionV>
          <wp:extent cx="792000" cy="583200"/>
          <wp:effectExtent l="0" t="0" r="825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000" cy="583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85F79" w:rsidR="00B05BE4" w:rsidP="00785F79" w:rsidRDefault="00B05BE4" w14:paraId="1C409B1C" w14:textId="08B1D0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18D"/>
    <w:multiLevelType w:val="multilevel"/>
    <w:tmpl w:val="20F0DF20"/>
    <w:lvl w:ilvl="0">
      <w:start w:val="4"/>
      <w:numFmt w:val="decimal"/>
      <w:lvlText w:val="%1"/>
      <w:lvlJc w:val="left"/>
      <w:pPr>
        <w:ind w:left="360" w:hanging="360"/>
      </w:pPr>
      <w:rPr>
        <w:rFonts w:hint="default" w:asciiTheme="minorHAnsi" w:hAnsiTheme="minorHAnsi" w:eastAsiaTheme="minorHAnsi" w:cstheme="minorBidi"/>
        <w:b/>
        <w:color w:val="auto"/>
        <w:sz w:val="22"/>
        <w:u w:val="none"/>
      </w:rPr>
    </w:lvl>
    <w:lvl w:ilvl="1">
      <w:start w:val="3"/>
      <w:numFmt w:val="decimal"/>
      <w:lvlText w:val="%1.%2"/>
      <w:lvlJc w:val="left"/>
      <w:pPr>
        <w:ind w:left="644" w:hanging="360"/>
      </w:pPr>
      <w:rPr>
        <w:rFonts w:hint="default" w:asciiTheme="minorHAnsi" w:hAnsiTheme="minorHAnsi" w:eastAsiaTheme="minorHAnsi" w:cstheme="minorBidi"/>
        <w:b/>
        <w:color w:val="auto"/>
        <w:sz w:val="22"/>
        <w:u w:val="none"/>
      </w:rPr>
    </w:lvl>
    <w:lvl w:ilvl="2">
      <w:start w:val="1"/>
      <w:numFmt w:val="decimal"/>
      <w:lvlText w:val="%1.%2.%3"/>
      <w:lvlJc w:val="left"/>
      <w:pPr>
        <w:ind w:left="1440" w:hanging="720"/>
      </w:pPr>
      <w:rPr>
        <w:rFonts w:hint="default" w:asciiTheme="minorHAnsi" w:hAnsiTheme="minorHAnsi" w:eastAsiaTheme="minorHAnsi" w:cstheme="minorBidi"/>
        <w:b/>
        <w:color w:val="auto"/>
        <w:sz w:val="22"/>
        <w:u w:val="none"/>
      </w:rPr>
    </w:lvl>
    <w:lvl w:ilvl="3">
      <w:start w:val="1"/>
      <w:numFmt w:val="decimal"/>
      <w:lvlText w:val="%1.%2.%3.%4"/>
      <w:lvlJc w:val="left"/>
      <w:pPr>
        <w:ind w:left="1800" w:hanging="720"/>
      </w:pPr>
      <w:rPr>
        <w:rFonts w:hint="default" w:asciiTheme="minorHAnsi" w:hAnsiTheme="minorHAnsi" w:eastAsiaTheme="minorHAnsi" w:cstheme="minorBidi"/>
        <w:b/>
        <w:color w:val="auto"/>
        <w:sz w:val="22"/>
        <w:u w:val="none"/>
      </w:rPr>
    </w:lvl>
    <w:lvl w:ilvl="4">
      <w:start w:val="1"/>
      <w:numFmt w:val="decimal"/>
      <w:lvlText w:val="%1.%2.%3.%4.%5"/>
      <w:lvlJc w:val="left"/>
      <w:pPr>
        <w:ind w:left="2520" w:hanging="1080"/>
      </w:pPr>
      <w:rPr>
        <w:rFonts w:hint="default" w:asciiTheme="minorHAnsi" w:hAnsiTheme="minorHAnsi" w:eastAsiaTheme="minorHAnsi" w:cstheme="minorBidi"/>
        <w:b/>
        <w:color w:val="auto"/>
        <w:sz w:val="22"/>
        <w:u w:val="none"/>
      </w:rPr>
    </w:lvl>
    <w:lvl w:ilvl="5">
      <w:start w:val="1"/>
      <w:numFmt w:val="decimal"/>
      <w:lvlText w:val="%1.%2.%3.%4.%5.%6"/>
      <w:lvlJc w:val="left"/>
      <w:pPr>
        <w:ind w:left="2880" w:hanging="1080"/>
      </w:pPr>
      <w:rPr>
        <w:rFonts w:hint="default" w:asciiTheme="minorHAnsi" w:hAnsiTheme="minorHAnsi" w:eastAsiaTheme="minorHAnsi" w:cstheme="minorBidi"/>
        <w:b/>
        <w:color w:val="auto"/>
        <w:sz w:val="22"/>
        <w:u w:val="none"/>
      </w:rPr>
    </w:lvl>
    <w:lvl w:ilvl="6">
      <w:start w:val="1"/>
      <w:numFmt w:val="decimal"/>
      <w:lvlText w:val="%1.%2.%3.%4.%5.%6.%7"/>
      <w:lvlJc w:val="left"/>
      <w:pPr>
        <w:ind w:left="3600" w:hanging="1440"/>
      </w:pPr>
      <w:rPr>
        <w:rFonts w:hint="default" w:asciiTheme="minorHAnsi" w:hAnsiTheme="minorHAnsi" w:eastAsiaTheme="minorHAnsi" w:cstheme="minorBidi"/>
        <w:b/>
        <w:color w:val="auto"/>
        <w:sz w:val="22"/>
        <w:u w:val="none"/>
      </w:rPr>
    </w:lvl>
    <w:lvl w:ilvl="7">
      <w:start w:val="1"/>
      <w:numFmt w:val="decimal"/>
      <w:lvlText w:val="%1.%2.%3.%4.%5.%6.%7.%8"/>
      <w:lvlJc w:val="left"/>
      <w:pPr>
        <w:ind w:left="3960" w:hanging="1440"/>
      </w:pPr>
      <w:rPr>
        <w:rFonts w:hint="default" w:asciiTheme="minorHAnsi" w:hAnsiTheme="minorHAnsi" w:eastAsiaTheme="minorHAnsi" w:cstheme="minorBidi"/>
        <w:b/>
        <w:color w:val="auto"/>
        <w:sz w:val="22"/>
        <w:u w:val="none"/>
      </w:rPr>
    </w:lvl>
    <w:lvl w:ilvl="8">
      <w:start w:val="1"/>
      <w:numFmt w:val="decimal"/>
      <w:lvlText w:val="%1.%2.%3.%4.%5.%6.%7.%8.%9"/>
      <w:lvlJc w:val="left"/>
      <w:pPr>
        <w:ind w:left="4680" w:hanging="1800"/>
      </w:pPr>
      <w:rPr>
        <w:rFonts w:hint="default" w:asciiTheme="minorHAnsi" w:hAnsiTheme="minorHAnsi" w:eastAsiaTheme="minorHAnsi" w:cstheme="minorBidi"/>
        <w:b/>
        <w:color w:val="auto"/>
        <w:sz w:val="22"/>
        <w:u w:val="none"/>
      </w:rPr>
    </w:lvl>
  </w:abstractNum>
  <w:abstractNum w:abstractNumId="1" w15:restartNumberingAfterBreak="0">
    <w:nsid w:val="077719BF"/>
    <w:multiLevelType w:val="hybridMultilevel"/>
    <w:tmpl w:val="EAFC5AA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8D736EE"/>
    <w:multiLevelType w:val="hybridMultilevel"/>
    <w:tmpl w:val="BE1A91A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1FA244D7"/>
    <w:multiLevelType w:val="multilevel"/>
    <w:tmpl w:val="74683120"/>
    <w:lvl w:ilvl="0">
      <w:start w:val="2"/>
      <w:numFmt w:val="decimal"/>
      <w:lvlText w:val="%1"/>
      <w:lvlJc w:val="left"/>
      <w:pPr>
        <w:ind w:left="480" w:hanging="480"/>
      </w:pPr>
      <w:rPr>
        <w:rFonts w:hint="default"/>
      </w:rPr>
    </w:lvl>
    <w:lvl w:ilvl="1">
      <w:start w:val="3"/>
      <w:numFmt w:val="decimal"/>
      <w:lvlText w:val="%1.%2"/>
      <w:lvlJc w:val="left"/>
      <w:pPr>
        <w:ind w:left="11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4" w15:restartNumberingAfterBreak="0">
    <w:nsid w:val="23F65001"/>
    <w:multiLevelType w:val="hybridMultilevel"/>
    <w:tmpl w:val="E65031B0"/>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5" w15:restartNumberingAfterBreak="0">
    <w:nsid w:val="27110145"/>
    <w:multiLevelType w:val="hybridMultilevel"/>
    <w:tmpl w:val="B0960D06"/>
    <w:lvl w:ilvl="0" w:tplc="11B6F72E">
      <w:numFmt w:val="bullet"/>
      <w:lvlText w:val="-"/>
      <w:lvlJc w:val="left"/>
      <w:pPr>
        <w:ind w:left="1440" w:hanging="360"/>
      </w:pPr>
      <w:rPr>
        <w:rFonts w:hint="default" w:ascii="Arial" w:hAnsi="Arial" w:cs="Arial" w:eastAsiaTheme="minorHAnsi"/>
        <w:color w:val="000000"/>
        <w:sz w:val="20"/>
      </w:rPr>
    </w:lvl>
    <w:lvl w:ilvl="1" w:tplc="04190003" w:tentative="1">
      <w:start w:val="1"/>
      <w:numFmt w:val="bullet"/>
      <w:lvlText w:val="o"/>
      <w:lvlJc w:val="left"/>
      <w:pPr>
        <w:ind w:left="2160" w:hanging="360"/>
      </w:pPr>
      <w:rPr>
        <w:rFonts w:hint="default" w:ascii="Courier New" w:hAnsi="Courier New" w:cs="Courier New"/>
      </w:rPr>
    </w:lvl>
    <w:lvl w:ilvl="2" w:tplc="04190005" w:tentative="1">
      <w:start w:val="1"/>
      <w:numFmt w:val="bullet"/>
      <w:lvlText w:val=""/>
      <w:lvlJc w:val="left"/>
      <w:pPr>
        <w:ind w:left="2880" w:hanging="360"/>
      </w:pPr>
      <w:rPr>
        <w:rFonts w:hint="default" w:ascii="Wingdings" w:hAnsi="Wingdings"/>
      </w:rPr>
    </w:lvl>
    <w:lvl w:ilvl="3" w:tplc="04190001" w:tentative="1">
      <w:start w:val="1"/>
      <w:numFmt w:val="bullet"/>
      <w:lvlText w:val=""/>
      <w:lvlJc w:val="left"/>
      <w:pPr>
        <w:ind w:left="3600" w:hanging="360"/>
      </w:pPr>
      <w:rPr>
        <w:rFonts w:hint="default" w:ascii="Symbol" w:hAnsi="Symbol"/>
      </w:rPr>
    </w:lvl>
    <w:lvl w:ilvl="4" w:tplc="04190003" w:tentative="1">
      <w:start w:val="1"/>
      <w:numFmt w:val="bullet"/>
      <w:lvlText w:val="o"/>
      <w:lvlJc w:val="left"/>
      <w:pPr>
        <w:ind w:left="4320" w:hanging="360"/>
      </w:pPr>
      <w:rPr>
        <w:rFonts w:hint="default" w:ascii="Courier New" w:hAnsi="Courier New" w:cs="Courier New"/>
      </w:rPr>
    </w:lvl>
    <w:lvl w:ilvl="5" w:tplc="04190005" w:tentative="1">
      <w:start w:val="1"/>
      <w:numFmt w:val="bullet"/>
      <w:lvlText w:val=""/>
      <w:lvlJc w:val="left"/>
      <w:pPr>
        <w:ind w:left="5040" w:hanging="360"/>
      </w:pPr>
      <w:rPr>
        <w:rFonts w:hint="default" w:ascii="Wingdings" w:hAnsi="Wingdings"/>
      </w:rPr>
    </w:lvl>
    <w:lvl w:ilvl="6" w:tplc="04190001" w:tentative="1">
      <w:start w:val="1"/>
      <w:numFmt w:val="bullet"/>
      <w:lvlText w:val=""/>
      <w:lvlJc w:val="left"/>
      <w:pPr>
        <w:ind w:left="5760" w:hanging="360"/>
      </w:pPr>
      <w:rPr>
        <w:rFonts w:hint="default" w:ascii="Symbol" w:hAnsi="Symbol"/>
      </w:rPr>
    </w:lvl>
    <w:lvl w:ilvl="7" w:tplc="04190003" w:tentative="1">
      <w:start w:val="1"/>
      <w:numFmt w:val="bullet"/>
      <w:lvlText w:val="o"/>
      <w:lvlJc w:val="left"/>
      <w:pPr>
        <w:ind w:left="6480" w:hanging="360"/>
      </w:pPr>
      <w:rPr>
        <w:rFonts w:hint="default" w:ascii="Courier New" w:hAnsi="Courier New" w:cs="Courier New"/>
      </w:rPr>
    </w:lvl>
    <w:lvl w:ilvl="8" w:tplc="04190005" w:tentative="1">
      <w:start w:val="1"/>
      <w:numFmt w:val="bullet"/>
      <w:lvlText w:val=""/>
      <w:lvlJc w:val="left"/>
      <w:pPr>
        <w:ind w:left="7200" w:hanging="360"/>
      </w:pPr>
      <w:rPr>
        <w:rFonts w:hint="default" w:ascii="Wingdings" w:hAnsi="Wingdings"/>
      </w:rPr>
    </w:lvl>
  </w:abstractNum>
  <w:abstractNum w:abstractNumId="6" w15:restartNumberingAfterBreak="0">
    <w:nsid w:val="279657F5"/>
    <w:multiLevelType w:val="multilevel"/>
    <w:tmpl w:val="32D0C54E"/>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7" w15:restartNumberingAfterBreak="0">
    <w:nsid w:val="2A913117"/>
    <w:multiLevelType w:val="hybridMultilevel"/>
    <w:tmpl w:val="E2ECFF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85EF8"/>
    <w:multiLevelType w:val="hybridMultilevel"/>
    <w:tmpl w:val="1B1C527E"/>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9" w15:restartNumberingAfterBreak="0">
    <w:nsid w:val="344618D1"/>
    <w:multiLevelType w:val="hybridMultilevel"/>
    <w:tmpl w:val="8C1441B8"/>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0" w15:restartNumberingAfterBreak="0">
    <w:nsid w:val="34BB22AD"/>
    <w:multiLevelType w:val="hybridMultilevel"/>
    <w:tmpl w:val="77DCB0C8"/>
    <w:lvl w:ilvl="0" w:tplc="72CC6852">
      <w:start w:val="1"/>
      <w:numFmt w:val="bullet"/>
      <w:pStyle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352F7A4D"/>
    <w:multiLevelType w:val="multilevel"/>
    <w:tmpl w:val="F5A0B64E"/>
    <w:lvl w:ilvl="0">
      <w:start w:val="1"/>
      <w:numFmt w:val="decimal"/>
      <w:pStyle w:val="Heading1"/>
      <w:lvlText w:val="%1."/>
      <w:lvlJc w:val="left"/>
      <w:pPr>
        <w:ind w:left="360" w:hanging="360"/>
      </w:pPr>
      <w:rPr>
        <w:b/>
        <w:i w:val="0"/>
        <w:color w:val="8031A7" w:themeColor="accent4"/>
        <w:sz w:val="22"/>
      </w:rPr>
    </w:lvl>
    <w:lvl w:ilvl="1">
      <w:numFmt w:val="none"/>
      <w:pStyle w:val="Heading2"/>
      <w:lvlText w:val=""/>
      <w:lvlJc w:val="left"/>
      <w:pPr>
        <w:tabs>
          <w:tab w:val="num" w:pos="360"/>
        </w:tabs>
      </w:pPr>
    </w:lvl>
    <w:lvl w:ilvl="2">
      <w:start w:val="1"/>
      <w:numFmt w:val="decimal"/>
      <w:lvlText w:val="%1.%2.%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6412601"/>
    <w:multiLevelType w:val="multilevel"/>
    <w:tmpl w:val="74683120"/>
    <w:lvl w:ilvl="0">
      <w:start w:val="2"/>
      <w:numFmt w:val="decimal"/>
      <w:lvlText w:val="%1"/>
      <w:lvlJc w:val="left"/>
      <w:pPr>
        <w:ind w:left="480" w:hanging="480"/>
      </w:pPr>
      <w:rPr>
        <w:rFonts w:hint="default"/>
      </w:rPr>
    </w:lvl>
    <w:lvl w:ilvl="1">
      <w:start w:val="3"/>
      <w:numFmt w:val="decimal"/>
      <w:lvlText w:val="%1.%2"/>
      <w:lvlJc w:val="left"/>
      <w:pPr>
        <w:ind w:left="11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3" w15:restartNumberingAfterBreak="0">
    <w:nsid w:val="365767AA"/>
    <w:multiLevelType w:val="hybridMultilevel"/>
    <w:tmpl w:val="8342F3AE"/>
    <w:lvl w:ilvl="0" w:tplc="D7F2FE76">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6E33018"/>
    <w:multiLevelType w:val="hybridMultilevel"/>
    <w:tmpl w:val="86B67B3E"/>
    <w:lvl w:ilvl="0" w:tplc="0C0A000F">
      <w:start w:val="1"/>
      <w:numFmt w:val="decimal"/>
      <w:lvlText w:val="%1."/>
      <w:lvlJc w:val="left"/>
      <w:pPr>
        <w:ind w:left="360" w:hanging="360"/>
      </w:pPr>
    </w:lvl>
    <w:lvl w:ilvl="1" w:tplc="0C0A0001">
      <w:start w:val="1"/>
      <w:numFmt w:val="bullet"/>
      <w:lvlText w:val=""/>
      <w:lvlJc w:val="left"/>
      <w:pPr>
        <w:ind w:left="1080" w:hanging="360"/>
      </w:pPr>
      <w:rPr>
        <w:rFonts w:hint="default" w:ascii="Symbol" w:hAnsi="Symbol"/>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B680E12"/>
    <w:multiLevelType w:val="hybridMultilevel"/>
    <w:tmpl w:val="0AA25F04"/>
    <w:lvl w:ilvl="0" w:tplc="B69E7578">
      <w:numFmt w:val="bullet"/>
      <w:lvlText w:val="-"/>
      <w:lvlJc w:val="left"/>
      <w:pPr>
        <w:ind w:left="720" w:hanging="360"/>
      </w:pPr>
      <w:rPr>
        <w:rFonts w:hint="default" w:ascii="Arial" w:hAnsi="Arial" w:eastAsia="Calibri" w:cs="Aria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6" w15:restartNumberingAfterBreak="0">
    <w:nsid w:val="4C7E4B4F"/>
    <w:multiLevelType w:val="hybridMultilevel"/>
    <w:tmpl w:val="E3EEB59C"/>
    <w:lvl w:ilvl="0" w:tplc="1E0CF516">
      <w:start w:val="1"/>
      <w:numFmt w:val="bullet"/>
      <w:lvlText w:val="-"/>
      <w:lvlJc w:val="left"/>
      <w:pPr>
        <w:ind w:left="720" w:hanging="360"/>
      </w:pPr>
      <w:rPr>
        <w:rFonts w:hint="default" w:ascii="Arial" w:hAnsi="Arial" w:cs="Arial" w:eastAsiaTheme="minorHAnsi"/>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7" w15:restartNumberingAfterBreak="0">
    <w:nsid w:val="4E585ED3"/>
    <w:multiLevelType w:val="hybridMultilevel"/>
    <w:tmpl w:val="5C941580"/>
    <w:lvl w:ilvl="0" w:tplc="04190001">
      <w:start w:val="1"/>
      <w:numFmt w:val="bullet"/>
      <w:lvlText w:val=""/>
      <w:lvlJc w:val="left"/>
      <w:pPr>
        <w:ind w:left="720" w:hanging="360"/>
      </w:pPr>
      <w:rPr>
        <w:rFonts w:hint="default" w:ascii="Symbol" w:hAnsi="Symbol"/>
      </w:rPr>
    </w:lvl>
    <w:lvl w:ilvl="1" w:tplc="4872AD80">
      <w:numFmt w:val="bullet"/>
      <w:lvlText w:val="•"/>
      <w:lvlJc w:val="left"/>
      <w:pPr>
        <w:ind w:left="1800" w:hanging="720"/>
      </w:pPr>
      <w:rPr>
        <w:rFonts w:hint="default" w:ascii="Arial" w:hAnsi="Arial" w:cs="Arial" w:eastAsiaTheme="minorHAnsi"/>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8" w15:restartNumberingAfterBreak="0">
    <w:nsid w:val="4E596470"/>
    <w:multiLevelType w:val="hybridMultilevel"/>
    <w:tmpl w:val="3F5AEA02"/>
    <w:lvl w:ilvl="0" w:tplc="04190001">
      <w:start w:val="1"/>
      <w:numFmt w:val="bullet"/>
      <w:lvlText w:val=""/>
      <w:lvlJc w:val="left"/>
      <w:pPr>
        <w:ind w:left="720" w:hanging="360"/>
      </w:pPr>
      <w:rPr>
        <w:rFonts w:hint="default" w:ascii="Symbol" w:hAnsi="Symbol"/>
      </w:rPr>
    </w:lvl>
    <w:lvl w:ilvl="1" w:tplc="E9B686CA">
      <w:start w:val="5"/>
      <w:numFmt w:val="bullet"/>
      <w:lvlText w:val="-"/>
      <w:lvlJc w:val="left"/>
      <w:pPr>
        <w:ind w:left="1440" w:hanging="360"/>
      </w:pPr>
      <w:rPr>
        <w:rFonts w:hint="default" w:ascii="Calibri" w:hAnsi="Calibri" w:eastAsiaTheme="minorHAnsi" w:cstheme="minorBidi"/>
      </w:rPr>
    </w:lvl>
    <w:lvl w:ilvl="2" w:tplc="04190005">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9" w15:restartNumberingAfterBreak="0">
    <w:nsid w:val="4FB33A4B"/>
    <w:multiLevelType w:val="hybridMultilevel"/>
    <w:tmpl w:val="0F9AD5BC"/>
    <w:lvl w:ilvl="0" w:tplc="04190001">
      <w:start w:val="1"/>
      <w:numFmt w:val="bullet"/>
      <w:lvlText w:val=""/>
      <w:lvlJc w:val="left"/>
      <w:pPr>
        <w:ind w:left="360" w:hanging="360"/>
      </w:pPr>
      <w:rPr>
        <w:rFonts w:hint="default" w:ascii="Symbol" w:hAnsi="Symbol"/>
        <w:color w:val="000000"/>
        <w:sz w:val="20"/>
      </w:rPr>
    </w:lvl>
    <w:lvl w:ilvl="1" w:tplc="E9B686CA">
      <w:start w:val="5"/>
      <w:numFmt w:val="bullet"/>
      <w:lvlText w:val="-"/>
      <w:lvlJc w:val="left"/>
      <w:pPr>
        <w:ind w:left="1080" w:hanging="360"/>
      </w:pPr>
      <w:rPr>
        <w:rFonts w:hint="default" w:ascii="Calibri" w:hAnsi="Calibri" w:eastAsiaTheme="minorHAnsi" w:cstheme="minorBidi"/>
      </w:rPr>
    </w:lvl>
    <w:lvl w:ilvl="2" w:tplc="04190005" w:tentative="1">
      <w:start w:val="1"/>
      <w:numFmt w:val="bullet"/>
      <w:lvlText w:val=""/>
      <w:lvlJc w:val="left"/>
      <w:pPr>
        <w:ind w:left="1800" w:hanging="360"/>
      </w:pPr>
      <w:rPr>
        <w:rFonts w:hint="default" w:ascii="Wingdings" w:hAnsi="Wingdings"/>
      </w:rPr>
    </w:lvl>
    <w:lvl w:ilvl="3" w:tplc="04190001" w:tentative="1">
      <w:start w:val="1"/>
      <w:numFmt w:val="bullet"/>
      <w:lvlText w:val=""/>
      <w:lvlJc w:val="left"/>
      <w:pPr>
        <w:ind w:left="2520" w:hanging="360"/>
      </w:pPr>
      <w:rPr>
        <w:rFonts w:hint="default" w:ascii="Symbol" w:hAnsi="Symbol"/>
      </w:rPr>
    </w:lvl>
    <w:lvl w:ilvl="4" w:tplc="04190003" w:tentative="1">
      <w:start w:val="1"/>
      <w:numFmt w:val="bullet"/>
      <w:lvlText w:val="o"/>
      <w:lvlJc w:val="left"/>
      <w:pPr>
        <w:ind w:left="3240" w:hanging="360"/>
      </w:pPr>
      <w:rPr>
        <w:rFonts w:hint="default" w:ascii="Courier New" w:hAnsi="Courier New" w:cs="Courier New"/>
      </w:rPr>
    </w:lvl>
    <w:lvl w:ilvl="5" w:tplc="04190005" w:tentative="1">
      <w:start w:val="1"/>
      <w:numFmt w:val="bullet"/>
      <w:lvlText w:val=""/>
      <w:lvlJc w:val="left"/>
      <w:pPr>
        <w:ind w:left="3960" w:hanging="360"/>
      </w:pPr>
      <w:rPr>
        <w:rFonts w:hint="default" w:ascii="Wingdings" w:hAnsi="Wingdings"/>
      </w:rPr>
    </w:lvl>
    <w:lvl w:ilvl="6" w:tplc="04190001" w:tentative="1">
      <w:start w:val="1"/>
      <w:numFmt w:val="bullet"/>
      <w:lvlText w:val=""/>
      <w:lvlJc w:val="left"/>
      <w:pPr>
        <w:ind w:left="4680" w:hanging="360"/>
      </w:pPr>
      <w:rPr>
        <w:rFonts w:hint="default" w:ascii="Symbol" w:hAnsi="Symbol"/>
      </w:rPr>
    </w:lvl>
    <w:lvl w:ilvl="7" w:tplc="04190003" w:tentative="1">
      <w:start w:val="1"/>
      <w:numFmt w:val="bullet"/>
      <w:lvlText w:val="o"/>
      <w:lvlJc w:val="left"/>
      <w:pPr>
        <w:ind w:left="5400" w:hanging="360"/>
      </w:pPr>
      <w:rPr>
        <w:rFonts w:hint="default" w:ascii="Courier New" w:hAnsi="Courier New" w:cs="Courier New"/>
      </w:rPr>
    </w:lvl>
    <w:lvl w:ilvl="8" w:tplc="04190005" w:tentative="1">
      <w:start w:val="1"/>
      <w:numFmt w:val="bullet"/>
      <w:lvlText w:val=""/>
      <w:lvlJc w:val="left"/>
      <w:pPr>
        <w:ind w:left="6120" w:hanging="360"/>
      </w:pPr>
      <w:rPr>
        <w:rFonts w:hint="default" w:ascii="Wingdings" w:hAnsi="Wingdings"/>
      </w:rPr>
    </w:lvl>
  </w:abstractNum>
  <w:abstractNum w:abstractNumId="20" w15:restartNumberingAfterBreak="0">
    <w:nsid w:val="50F751D1"/>
    <w:multiLevelType w:val="hybridMultilevel"/>
    <w:tmpl w:val="7D20A5AE"/>
    <w:lvl w:ilvl="0" w:tplc="11B6F72E">
      <w:numFmt w:val="bullet"/>
      <w:lvlText w:val="-"/>
      <w:lvlJc w:val="left"/>
      <w:pPr>
        <w:ind w:left="720" w:hanging="360"/>
      </w:pPr>
      <w:rPr>
        <w:rFonts w:hint="default" w:ascii="Arial" w:hAnsi="Arial" w:cs="Arial" w:eastAsiaTheme="minorHAnsi"/>
        <w:color w:val="000000"/>
        <w:sz w:val="20"/>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1" w15:restartNumberingAfterBreak="0">
    <w:nsid w:val="51130FC6"/>
    <w:multiLevelType w:val="hybridMultilevel"/>
    <w:tmpl w:val="8F8C9424"/>
    <w:lvl w:ilvl="0" w:tplc="0C0A0001">
      <w:start w:val="1"/>
      <w:numFmt w:val="bullet"/>
      <w:lvlText w:val=""/>
      <w:lvlJc w:val="left"/>
      <w:pPr>
        <w:ind w:left="1080" w:hanging="360"/>
      </w:pPr>
      <w:rPr>
        <w:rFonts w:hint="default" w:ascii="Symbol" w:hAnsi="Symbol"/>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22" w15:restartNumberingAfterBreak="0">
    <w:nsid w:val="514D2DCC"/>
    <w:multiLevelType w:val="hybridMultilevel"/>
    <w:tmpl w:val="96024FB6"/>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6517EA"/>
    <w:multiLevelType w:val="hybridMultilevel"/>
    <w:tmpl w:val="FF76E7A0"/>
    <w:lvl w:ilvl="0" w:tplc="65A61630">
      <w:start w:val="1"/>
      <w:numFmt w:val="bullet"/>
      <w:lvlText w:val=""/>
      <w:lvlJc w:val="left"/>
      <w:pPr>
        <w:ind w:left="720" w:hanging="360"/>
      </w:pPr>
      <w:rPr>
        <w:rFonts w:hint="default" w:ascii="Symbol" w:hAnsi="Symbol"/>
      </w:rPr>
    </w:lvl>
    <w:lvl w:ilvl="1" w:tplc="99FC0588">
      <w:start w:val="1"/>
      <w:numFmt w:val="bullet"/>
      <w:pStyle w:val="Subbullet"/>
      <w:lvlText w:val="–"/>
      <w:lvlJc w:val="left"/>
      <w:pPr>
        <w:ind w:left="1440" w:hanging="360"/>
      </w:pPr>
      <w:rPr>
        <w:rFonts w:hint="default" w:ascii="Arial" w:hAnsi="Arial"/>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573559AC"/>
    <w:multiLevelType w:val="hybridMultilevel"/>
    <w:tmpl w:val="BC64FB5C"/>
    <w:lvl w:ilvl="0" w:tplc="236AFA2A">
      <w:numFmt w:val="bullet"/>
      <w:lvlText w:val="-"/>
      <w:lvlJc w:val="left"/>
      <w:pPr>
        <w:ind w:left="720" w:hanging="360"/>
      </w:pPr>
      <w:rPr>
        <w:rFonts w:hint="default" w:ascii="Calibri" w:hAnsi="Calibri" w:eastAsia="Arial Unicode MS" w:cs="Calibri"/>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5" w15:restartNumberingAfterBreak="0">
    <w:nsid w:val="580E597D"/>
    <w:multiLevelType w:val="hybridMultilevel"/>
    <w:tmpl w:val="4C0E2E04"/>
    <w:lvl w:ilvl="0" w:tplc="4A4CD4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060CAB"/>
    <w:multiLevelType w:val="hybridMultilevel"/>
    <w:tmpl w:val="5262E89A"/>
    <w:lvl w:ilvl="0" w:tplc="11B6F72E">
      <w:numFmt w:val="bullet"/>
      <w:lvlText w:val="-"/>
      <w:lvlJc w:val="left"/>
      <w:pPr>
        <w:ind w:left="720" w:hanging="360"/>
      </w:pPr>
      <w:rPr>
        <w:rFonts w:hint="default" w:ascii="Arial" w:hAnsi="Arial" w:cs="Arial" w:eastAsiaTheme="minorHAnsi"/>
        <w:color w:val="000000"/>
        <w:sz w:val="20"/>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7" w15:restartNumberingAfterBreak="0">
    <w:nsid w:val="5D1F4604"/>
    <w:multiLevelType w:val="hybridMultilevel"/>
    <w:tmpl w:val="A40AC6FE"/>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8" w15:restartNumberingAfterBreak="0">
    <w:nsid w:val="5D9A1526"/>
    <w:multiLevelType w:val="hybridMultilevel"/>
    <w:tmpl w:val="2D80F0FC"/>
    <w:lvl w:ilvl="0" w:tplc="04190001">
      <w:start w:val="1"/>
      <w:numFmt w:val="bullet"/>
      <w:lvlText w:val=""/>
      <w:lvlJc w:val="left"/>
      <w:pPr>
        <w:ind w:left="360" w:hanging="360"/>
      </w:pPr>
      <w:rPr>
        <w:rFonts w:hint="default" w:ascii="Symbol" w:hAnsi="Symbol"/>
      </w:rPr>
    </w:lvl>
    <w:lvl w:ilvl="1" w:tplc="04190003" w:tentative="1">
      <w:start w:val="1"/>
      <w:numFmt w:val="bullet"/>
      <w:lvlText w:val="o"/>
      <w:lvlJc w:val="left"/>
      <w:pPr>
        <w:ind w:left="1080" w:hanging="360"/>
      </w:pPr>
      <w:rPr>
        <w:rFonts w:hint="default" w:ascii="Courier New" w:hAnsi="Courier New" w:cs="Courier New"/>
      </w:rPr>
    </w:lvl>
    <w:lvl w:ilvl="2" w:tplc="04190005" w:tentative="1">
      <w:start w:val="1"/>
      <w:numFmt w:val="bullet"/>
      <w:lvlText w:val=""/>
      <w:lvlJc w:val="left"/>
      <w:pPr>
        <w:ind w:left="1800" w:hanging="360"/>
      </w:pPr>
      <w:rPr>
        <w:rFonts w:hint="default" w:ascii="Wingdings" w:hAnsi="Wingdings"/>
      </w:rPr>
    </w:lvl>
    <w:lvl w:ilvl="3" w:tplc="04190001" w:tentative="1">
      <w:start w:val="1"/>
      <w:numFmt w:val="bullet"/>
      <w:lvlText w:val=""/>
      <w:lvlJc w:val="left"/>
      <w:pPr>
        <w:ind w:left="2520" w:hanging="360"/>
      </w:pPr>
      <w:rPr>
        <w:rFonts w:hint="default" w:ascii="Symbol" w:hAnsi="Symbol"/>
      </w:rPr>
    </w:lvl>
    <w:lvl w:ilvl="4" w:tplc="04190003" w:tentative="1">
      <w:start w:val="1"/>
      <w:numFmt w:val="bullet"/>
      <w:lvlText w:val="o"/>
      <w:lvlJc w:val="left"/>
      <w:pPr>
        <w:ind w:left="3240" w:hanging="360"/>
      </w:pPr>
      <w:rPr>
        <w:rFonts w:hint="default" w:ascii="Courier New" w:hAnsi="Courier New" w:cs="Courier New"/>
      </w:rPr>
    </w:lvl>
    <w:lvl w:ilvl="5" w:tplc="04190005" w:tentative="1">
      <w:start w:val="1"/>
      <w:numFmt w:val="bullet"/>
      <w:lvlText w:val=""/>
      <w:lvlJc w:val="left"/>
      <w:pPr>
        <w:ind w:left="3960" w:hanging="360"/>
      </w:pPr>
      <w:rPr>
        <w:rFonts w:hint="default" w:ascii="Wingdings" w:hAnsi="Wingdings"/>
      </w:rPr>
    </w:lvl>
    <w:lvl w:ilvl="6" w:tplc="04190001" w:tentative="1">
      <w:start w:val="1"/>
      <w:numFmt w:val="bullet"/>
      <w:lvlText w:val=""/>
      <w:lvlJc w:val="left"/>
      <w:pPr>
        <w:ind w:left="4680" w:hanging="360"/>
      </w:pPr>
      <w:rPr>
        <w:rFonts w:hint="default" w:ascii="Symbol" w:hAnsi="Symbol"/>
      </w:rPr>
    </w:lvl>
    <w:lvl w:ilvl="7" w:tplc="04190003" w:tentative="1">
      <w:start w:val="1"/>
      <w:numFmt w:val="bullet"/>
      <w:lvlText w:val="o"/>
      <w:lvlJc w:val="left"/>
      <w:pPr>
        <w:ind w:left="5400" w:hanging="360"/>
      </w:pPr>
      <w:rPr>
        <w:rFonts w:hint="default" w:ascii="Courier New" w:hAnsi="Courier New" w:cs="Courier New"/>
      </w:rPr>
    </w:lvl>
    <w:lvl w:ilvl="8" w:tplc="04190005" w:tentative="1">
      <w:start w:val="1"/>
      <w:numFmt w:val="bullet"/>
      <w:lvlText w:val=""/>
      <w:lvlJc w:val="left"/>
      <w:pPr>
        <w:ind w:left="6120" w:hanging="360"/>
      </w:pPr>
      <w:rPr>
        <w:rFonts w:hint="default" w:ascii="Wingdings" w:hAnsi="Wingdings"/>
      </w:rPr>
    </w:lvl>
  </w:abstractNum>
  <w:abstractNum w:abstractNumId="29" w15:restartNumberingAfterBreak="0">
    <w:nsid w:val="5EFC2CBA"/>
    <w:multiLevelType w:val="hybridMultilevel"/>
    <w:tmpl w:val="30E2C2D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62C86F0B"/>
    <w:multiLevelType w:val="hybridMultilevel"/>
    <w:tmpl w:val="A32083FC"/>
    <w:lvl w:ilvl="0" w:tplc="D324B5EC">
      <w:start w:val="1"/>
      <w:numFmt w:val="bullet"/>
      <w:lvlText w:val="-"/>
      <w:lvlJc w:val="left"/>
      <w:pPr>
        <w:ind w:left="720" w:hanging="360"/>
      </w:pPr>
      <w:rPr>
        <w:rFonts w:hint="default" w:ascii="Arial" w:hAnsi="Arial" w:cs="Arial" w:eastAsiaTheme="minorHAnsi"/>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1" w15:restartNumberingAfterBreak="0">
    <w:nsid w:val="64AE2426"/>
    <w:multiLevelType w:val="hybridMultilevel"/>
    <w:tmpl w:val="F9F268DE"/>
    <w:lvl w:ilvl="0" w:tplc="11B6F72E">
      <w:numFmt w:val="bullet"/>
      <w:lvlText w:val="-"/>
      <w:lvlJc w:val="left"/>
      <w:pPr>
        <w:ind w:left="720" w:hanging="360"/>
      </w:pPr>
      <w:rPr>
        <w:rFonts w:hint="default" w:ascii="Arial" w:hAnsi="Arial" w:cs="Arial" w:eastAsiaTheme="minorHAnsi"/>
        <w:color w:val="000000"/>
        <w:sz w:val="20"/>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2" w15:restartNumberingAfterBreak="0">
    <w:nsid w:val="66397817"/>
    <w:multiLevelType w:val="hybridMultilevel"/>
    <w:tmpl w:val="9448FD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C0D0C16"/>
    <w:multiLevelType w:val="hybridMultilevel"/>
    <w:tmpl w:val="EBF83732"/>
    <w:lvl w:ilvl="0" w:tplc="3E56E836">
      <w:start w:val="30"/>
      <w:numFmt w:val="bullet"/>
      <w:lvlText w:val="-"/>
      <w:lvlJc w:val="left"/>
      <w:pPr>
        <w:ind w:left="720" w:hanging="360"/>
      </w:pPr>
      <w:rPr>
        <w:rFonts w:hint="default" w:ascii="Arial" w:hAnsi="Arial" w:cs="Arial" w:eastAsiaTheme="minorHAnsi"/>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4" w15:restartNumberingAfterBreak="0">
    <w:nsid w:val="79A3389C"/>
    <w:multiLevelType w:val="hybridMultilevel"/>
    <w:tmpl w:val="D48A2A66"/>
    <w:lvl w:ilvl="0" w:tplc="E43C8F66">
      <w:start w:val="2"/>
      <w:numFmt w:val="bullet"/>
      <w:lvlText w:val="-"/>
      <w:lvlJc w:val="left"/>
      <w:pPr>
        <w:ind w:left="1080" w:hanging="360"/>
      </w:pPr>
      <w:rPr>
        <w:rFonts w:hint="default" w:ascii="JTI" w:hAnsi="JTI" w:eastAsia="Arial Unicode MS" w:cs="Arial Unicode MS"/>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11"/>
  </w:num>
  <w:num w:numId="2">
    <w:abstractNumId w:val="10"/>
  </w:num>
  <w:num w:numId="3">
    <w:abstractNumId w:val="23"/>
  </w:num>
  <w:num w:numId="4">
    <w:abstractNumId w:val="2"/>
  </w:num>
  <w:num w:numId="5">
    <w:abstractNumId w:val="25"/>
  </w:num>
  <w:num w:numId="6">
    <w:abstractNumId w:val="17"/>
  </w:num>
  <w:num w:numId="7">
    <w:abstractNumId w:val="7"/>
  </w:num>
  <w:num w:numId="8">
    <w:abstractNumId w:val="15"/>
  </w:num>
  <w:num w:numId="9">
    <w:abstractNumId w:val="11"/>
  </w:num>
  <w:num w:numId="10">
    <w:abstractNumId w:val="34"/>
  </w:num>
  <w:num w:numId="11">
    <w:abstractNumId w:val="1"/>
  </w:num>
  <w:num w:numId="12">
    <w:abstractNumId w:val="29"/>
  </w:num>
  <w:num w:numId="13">
    <w:abstractNumId w:val="11"/>
  </w:num>
  <w:num w:numId="14">
    <w:abstractNumId w:val="11"/>
  </w:num>
  <w:num w:numId="15">
    <w:abstractNumId w:val="9"/>
  </w:num>
  <w:num w:numId="16">
    <w:abstractNumId w:val="22"/>
  </w:num>
  <w:num w:numId="17">
    <w:abstractNumId w:val="8"/>
  </w:num>
  <w:num w:numId="18">
    <w:abstractNumId w:val="12"/>
  </w:num>
  <w:num w:numId="19">
    <w:abstractNumId w:val="33"/>
  </w:num>
  <w:num w:numId="20">
    <w:abstractNumId w:val="30"/>
  </w:num>
  <w:num w:numId="21">
    <w:abstractNumId w:val="16"/>
  </w:num>
  <w:num w:numId="22">
    <w:abstractNumId w:val="18"/>
  </w:num>
  <w:num w:numId="23">
    <w:abstractNumId w:val="19"/>
  </w:num>
  <w:num w:numId="24">
    <w:abstractNumId w:val="28"/>
  </w:num>
  <w:num w:numId="25">
    <w:abstractNumId w:val="26"/>
  </w:num>
  <w:num w:numId="26">
    <w:abstractNumId w:val="31"/>
  </w:num>
  <w:num w:numId="27">
    <w:abstractNumId w:val="20"/>
  </w:num>
  <w:num w:numId="28">
    <w:abstractNumId w:val="5"/>
  </w:num>
  <w:num w:numId="29">
    <w:abstractNumId w:val="27"/>
  </w:num>
  <w:num w:numId="30">
    <w:abstractNumId w:val="32"/>
  </w:num>
  <w:num w:numId="31">
    <w:abstractNumId w:val="13"/>
  </w:num>
  <w:num w:numId="32">
    <w:abstractNumId w:val="4"/>
  </w:num>
  <w:num w:numId="33">
    <w:abstractNumId w:val="14"/>
  </w:num>
  <w:num w:numId="34">
    <w:abstractNumId w:val="6"/>
  </w:num>
  <w:num w:numId="35">
    <w:abstractNumId w:val="0"/>
  </w:num>
  <w:num w:numId="36">
    <w:abstractNumId w:val="21"/>
  </w:num>
  <w:num w:numId="37">
    <w:abstractNumId w:val="24"/>
  </w:num>
  <w:num w:numId="3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yeva, Julia">
    <w15:presenceInfo w15:providerId="AD" w15:userId="S::CSTANDREJU@CORP.JTI.COM::b9e6970c-ffd7-477f-a132-6a1c5c69d04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dirty"/>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val="tru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51"/>
    <w:rsid w:val="00000350"/>
    <w:rsid w:val="000003D1"/>
    <w:rsid w:val="000004E2"/>
    <w:rsid w:val="00001301"/>
    <w:rsid w:val="00003017"/>
    <w:rsid w:val="00003EC0"/>
    <w:rsid w:val="00005307"/>
    <w:rsid w:val="000064A1"/>
    <w:rsid w:val="00006DBD"/>
    <w:rsid w:val="00006FA0"/>
    <w:rsid w:val="00011360"/>
    <w:rsid w:val="000116F5"/>
    <w:rsid w:val="00012134"/>
    <w:rsid w:val="000127A5"/>
    <w:rsid w:val="00014992"/>
    <w:rsid w:val="000152F6"/>
    <w:rsid w:val="00015C25"/>
    <w:rsid w:val="0001631B"/>
    <w:rsid w:val="00016520"/>
    <w:rsid w:val="0001719F"/>
    <w:rsid w:val="00020564"/>
    <w:rsid w:val="00022F17"/>
    <w:rsid w:val="0002755C"/>
    <w:rsid w:val="00030637"/>
    <w:rsid w:val="000313CB"/>
    <w:rsid w:val="000313E0"/>
    <w:rsid w:val="00031574"/>
    <w:rsid w:val="00033BBE"/>
    <w:rsid w:val="00033F41"/>
    <w:rsid w:val="00034154"/>
    <w:rsid w:val="000341F7"/>
    <w:rsid w:val="00035E2F"/>
    <w:rsid w:val="000361E3"/>
    <w:rsid w:val="00037109"/>
    <w:rsid w:val="00037E47"/>
    <w:rsid w:val="000408C7"/>
    <w:rsid w:val="00042022"/>
    <w:rsid w:val="00042342"/>
    <w:rsid w:val="00044D13"/>
    <w:rsid w:val="00045509"/>
    <w:rsid w:val="00050D8E"/>
    <w:rsid w:val="00051471"/>
    <w:rsid w:val="00051D31"/>
    <w:rsid w:val="00053C68"/>
    <w:rsid w:val="000547C7"/>
    <w:rsid w:val="000557AA"/>
    <w:rsid w:val="00055C8E"/>
    <w:rsid w:val="000562E4"/>
    <w:rsid w:val="0005635E"/>
    <w:rsid w:val="00056DCE"/>
    <w:rsid w:val="000570A5"/>
    <w:rsid w:val="00060AD2"/>
    <w:rsid w:val="00060F8B"/>
    <w:rsid w:val="0006118E"/>
    <w:rsid w:val="00063E5B"/>
    <w:rsid w:val="00063F6E"/>
    <w:rsid w:val="00064539"/>
    <w:rsid w:val="00064DE0"/>
    <w:rsid w:val="0006685A"/>
    <w:rsid w:val="0007185F"/>
    <w:rsid w:val="00071898"/>
    <w:rsid w:val="00072A3B"/>
    <w:rsid w:val="00073589"/>
    <w:rsid w:val="000736AF"/>
    <w:rsid w:val="0007494E"/>
    <w:rsid w:val="000757A0"/>
    <w:rsid w:val="00076577"/>
    <w:rsid w:val="00077865"/>
    <w:rsid w:val="00081ADB"/>
    <w:rsid w:val="00081B13"/>
    <w:rsid w:val="00082C8F"/>
    <w:rsid w:val="00084C6C"/>
    <w:rsid w:val="000858C5"/>
    <w:rsid w:val="00086C2A"/>
    <w:rsid w:val="000874EB"/>
    <w:rsid w:val="0008779F"/>
    <w:rsid w:val="00090D72"/>
    <w:rsid w:val="000945B6"/>
    <w:rsid w:val="00094670"/>
    <w:rsid w:val="0009473E"/>
    <w:rsid w:val="00094FA0"/>
    <w:rsid w:val="000954DA"/>
    <w:rsid w:val="0009607D"/>
    <w:rsid w:val="000978F7"/>
    <w:rsid w:val="000A227A"/>
    <w:rsid w:val="000A4D5D"/>
    <w:rsid w:val="000A525D"/>
    <w:rsid w:val="000A774C"/>
    <w:rsid w:val="000B23AB"/>
    <w:rsid w:val="000B2B34"/>
    <w:rsid w:val="000B5A46"/>
    <w:rsid w:val="000C07B5"/>
    <w:rsid w:val="000C0B99"/>
    <w:rsid w:val="000C28A8"/>
    <w:rsid w:val="000C364B"/>
    <w:rsid w:val="000C48E1"/>
    <w:rsid w:val="000C56A2"/>
    <w:rsid w:val="000C7B83"/>
    <w:rsid w:val="000D1369"/>
    <w:rsid w:val="000D13DD"/>
    <w:rsid w:val="000D1EDF"/>
    <w:rsid w:val="000D368F"/>
    <w:rsid w:val="000D38D8"/>
    <w:rsid w:val="000D4295"/>
    <w:rsid w:val="000D43D3"/>
    <w:rsid w:val="000D6E0F"/>
    <w:rsid w:val="000D71AD"/>
    <w:rsid w:val="000E049B"/>
    <w:rsid w:val="000E21E2"/>
    <w:rsid w:val="000F1484"/>
    <w:rsid w:val="000F21E1"/>
    <w:rsid w:val="000F2EBE"/>
    <w:rsid w:val="000F3511"/>
    <w:rsid w:val="000F56CC"/>
    <w:rsid w:val="0010207E"/>
    <w:rsid w:val="00105AFB"/>
    <w:rsid w:val="0010733E"/>
    <w:rsid w:val="001105F6"/>
    <w:rsid w:val="001111E7"/>
    <w:rsid w:val="001121B3"/>
    <w:rsid w:val="0011402C"/>
    <w:rsid w:val="0011554F"/>
    <w:rsid w:val="001174B8"/>
    <w:rsid w:val="00121413"/>
    <w:rsid w:val="001217B9"/>
    <w:rsid w:val="00121944"/>
    <w:rsid w:val="00121AAC"/>
    <w:rsid w:val="00122B0A"/>
    <w:rsid w:val="00123491"/>
    <w:rsid w:val="00123590"/>
    <w:rsid w:val="001237DD"/>
    <w:rsid w:val="00124227"/>
    <w:rsid w:val="001249A9"/>
    <w:rsid w:val="00125EAA"/>
    <w:rsid w:val="00126FFC"/>
    <w:rsid w:val="00127CE0"/>
    <w:rsid w:val="00127E3F"/>
    <w:rsid w:val="0013004E"/>
    <w:rsid w:val="00130050"/>
    <w:rsid w:val="0013008E"/>
    <w:rsid w:val="00130134"/>
    <w:rsid w:val="001305C2"/>
    <w:rsid w:val="00130777"/>
    <w:rsid w:val="0013159B"/>
    <w:rsid w:val="001330E4"/>
    <w:rsid w:val="001341FA"/>
    <w:rsid w:val="00140A91"/>
    <w:rsid w:val="001411D5"/>
    <w:rsid w:val="001418E6"/>
    <w:rsid w:val="00141C19"/>
    <w:rsid w:val="001457ED"/>
    <w:rsid w:val="00145BD5"/>
    <w:rsid w:val="00145CC8"/>
    <w:rsid w:val="001477FA"/>
    <w:rsid w:val="0015068D"/>
    <w:rsid w:val="00150B27"/>
    <w:rsid w:val="00151D94"/>
    <w:rsid w:val="00152ECC"/>
    <w:rsid w:val="00153C8D"/>
    <w:rsid w:val="00155090"/>
    <w:rsid w:val="00156B10"/>
    <w:rsid w:val="00160B9D"/>
    <w:rsid w:val="001624EF"/>
    <w:rsid w:val="0016285D"/>
    <w:rsid w:val="00163A3D"/>
    <w:rsid w:val="00164886"/>
    <w:rsid w:val="00164890"/>
    <w:rsid w:val="0016519C"/>
    <w:rsid w:val="00165291"/>
    <w:rsid w:val="001665F6"/>
    <w:rsid w:val="00167D9E"/>
    <w:rsid w:val="00170655"/>
    <w:rsid w:val="00170923"/>
    <w:rsid w:val="00171A00"/>
    <w:rsid w:val="0017260E"/>
    <w:rsid w:val="0017312A"/>
    <w:rsid w:val="0017543F"/>
    <w:rsid w:val="001757F1"/>
    <w:rsid w:val="00176A47"/>
    <w:rsid w:val="00181EA5"/>
    <w:rsid w:val="0018220B"/>
    <w:rsid w:val="00183566"/>
    <w:rsid w:val="00183789"/>
    <w:rsid w:val="00184305"/>
    <w:rsid w:val="0018453D"/>
    <w:rsid w:val="00185E3B"/>
    <w:rsid w:val="001870BD"/>
    <w:rsid w:val="001875AE"/>
    <w:rsid w:val="00190263"/>
    <w:rsid w:val="001905BF"/>
    <w:rsid w:val="001907E3"/>
    <w:rsid w:val="00191764"/>
    <w:rsid w:val="00193A73"/>
    <w:rsid w:val="00193B96"/>
    <w:rsid w:val="00194094"/>
    <w:rsid w:val="00194E01"/>
    <w:rsid w:val="00195E09"/>
    <w:rsid w:val="00196262"/>
    <w:rsid w:val="001A07F3"/>
    <w:rsid w:val="001A1050"/>
    <w:rsid w:val="001A1FB2"/>
    <w:rsid w:val="001A2266"/>
    <w:rsid w:val="001A2AAF"/>
    <w:rsid w:val="001A2C62"/>
    <w:rsid w:val="001A3EFE"/>
    <w:rsid w:val="001A4DB0"/>
    <w:rsid w:val="001A538D"/>
    <w:rsid w:val="001A5584"/>
    <w:rsid w:val="001A5701"/>
    <w:rsid w:val="001A6B42"/>
    <w:rsid w:val="001A778E"/>
    <w:rsid w:val="001B15E4"/>
    <w:rsid w:val="001B1CF3"/>
    <w:rsid w:val="001B203F"/>
    <w:rsid w:val="001B2CBE"/>
    <w:rsid w:val="001B47A5"/>
    <w:rsid w:val="001B4824"/>
    <w:rsid w:val="001B6F79"/>
    <w:rsid w:val="001C1554"/>
    <w:rsid w:val="001C18BF"/>
    <w:rsid w:val="001C1938"/>
    <w:rsid w:val="001C1BC6"/>
    <w:rsid w:val="001C2312"/>
    <w:rsid w:val="001C2C36"/>
    <w:rsid w:val="001C483C"/>
    <w:rsid w:val="001C59FA"/>
    <w:rsid w:val="001D0B03"/>
    <w:rsid w:val="001D240C"/>
    <w:rsid w:val="001D25A2"/>
    <w:rsid w:val="001D2BA1"/>
    <w:rsid w:val="001D2D44"/>
    <w:rsid w:val="001D3952"/>
    <w:rsid w:val="001D467C"/>
    <w:rsid w:val="001D49B8"/>
    <w:rsid w:val="001D5739"/>
    <w:rsid w:val="001D6C63"/>
    <w:rsid w:val="001E0194"/>
    <w:rsid w:val="001E0364"/>
    <w:rsid w:val="001E05AE"/>
    <w:rsid w:val="001E086E"/>
    <w:rsid w:val="001E194E"/>
    <w:rsid w:val="001E1A6A"/>
    <w:rsid w:val="001E2C85"/>
    <w:rsid w:val="001E415A"/>
    <w:rsid w:val="001E4AD7"/>
    <w:rsid w:val="001E4B20"/>
    <w:rsid w:val="001E7501"/>
    <w:rsid w:val="001F0191"/>
    <w:rsid w:val="001F08C2"/>
    <w:rsid w:val="001F20C1"/>
    <w:rsid w:val="001F3A4A"/>
    <w:rsid w:val="001F3AE0"/>
    <w:rsid w:val="001F3DCE"/>
    <w:rsid w:val="001F5074"/>
    <w:rsid w:val="001F7FA5"/>
    <w:rsid w:val="002001B3"/>
    <w:rsid w:val="00201420"/>
    <w:rsid w:val="00201B01"/>
    <w:rsid w:val="00202398"/>
    <w:rsid w:val="00202DCD"/>
    <w:rsid w:val="002045D4"/>
    <w:rsid w:val="0020610D"/>
    <w:rsid w:val="00206711"/>
    <w:rsid w:val="0020680B"/>
    <w:rsid w:val="00206AD1"/>
    <w:rsid w:val="00206E81"/>
    <w:rsid w:val="00207BC9"/>
    <w:rsid w:val="00210BC0"/>
    <w:rsid w:val="00210ED1"/>
    <w:rsid w:val="00211C02"/>
    <w:rsid w:val="00214F5B"/>
    <w:rsid w:val="00215720"/>
    <w:rsid w:val="002163BE"/>
    <w:rsid w:val="00216DFE"/>
    <w:rsid w:val="00216F56"/>
    <w:rsid w:val="00220EF9"/>
    <w:rsid w:val="002212AC"/>
    <w:rsid w:val="00221659"/>
    <w:rsid w:val="00223AB4"/>
    <w:rsid w:val="00223F06"/>
    <w:rsid w:val="0022451A"/>
    <w:rsid w:val="002248CC"/>
    <w:rsid w:val="002251CF"/>
    <w:rsid w:val="00225342"/>
    <w:rsid w:val="002257DA"/>
    <w:rsid w:val="00226641"/>
    <w:rsid w:val="0022724C"/>
    <w:rsid w:val="002277D4"/>
    <w:rsid w:val="00230229"/>
    <w:rsid w:val="002305E6"/>
    <w:rsid w:val="002319CD"/>
    <w:rsid w:val="00232478"/>
    <w:rsid w:val="00232D99"/>
    <w:rsid w:val="00235E02"/>
    <w:rsid w:val="00236FD2"/>
    <w:rsid w:val="002375E6"/>
    <w:rsid w:val="002406BC"/>
    <w:rsid w:val="002408CF"/>
    <w:rsid w:val="002418C8"/>
    <w:rsid w:val="00241D59"/>
    <w:rsid w:val="00241F3F"/>
    <w:rsid w:val="00242CAF"/>
    <w:rsid w:val="00244373"/>
    <w:rsid w:val="00245653"/>
    <w:rsid w:val="00245998"/>
    <w:rsid w:val="002465CD"/>
    <w:rsid w:val="00246843"/>
    <w:rsid w:val="002475AB"/>
    <w:rsid w:val="00247DB5"/>
    <w:rsid w:val="00250793"/>
    <w:rsid w:val="00251966"/>
    <w:rsid w:val="00251CC7"/>
    <w:rsid w:val="00252E97"/>
    <w:rsid w:val="00253982"/>
    <w:rsid w:val="00253C15"/>
    <w:rsid w:val="00254066"/>
    <w:rsid w:val="00254208"/>
    <w:rsid w:val="00254FC9"/>
    <w:rsid w:val="00257028"/>
    <w:rsid w:val="0025757C"/>
    <w:rsid w:val="00257FBE"/>
    <w:rsid w:val="0026022F"/>
    <w:rsid w:val="0026129A"/>
    <w:rsid w:val="002614FB"/>
    <w:rsid w:val="00262379"/>
    <w:rsid w:val="002629E8"/>
    <w:rsid w:val="00262CEB"/>
    <w:rsid w:val="00262F26"/>
    <w:rsid w:val="00263F99"/>
    <w:rsid w:val="0026653C"/>
    <w:rsid w:val="002674DA"/>
    <w:rsid w:val="002705C7"/>
    <w:rsid w:val="002712FF"/>
    <w:rsid w:val="002713AF"/>
    <w:rsid w:val="002717AE"/>
    <w:rsid w:val="002735A0"/>
    <w:rsid w:val="002747FD"/>
    <w:rsid w:val="00276C08"/>
    <w:rsid w:val="0027708A"/>
    <w:rsid w:val="00277516"/>
    <w:rsid w:val="002819C6"/>
    <w:rsid w:val="00282C4F"/>
    <w:rsid w:val="00283260"/>
    <w:rsid w:val="00283B18"/>
    <w:rsid w:val="00283E49"/>
    <w:rsid w:val="00284C28"/>
    <w:rsid w:val="00285A7B"/>
    <w:rsid w:val="00287131"/>
    <w:rsid w:val="002911C5"/>
    <w:rsid w:val="00291969"/>
    <w:rsid w:val="00292351"/>
    <w:rsid w:val="00294133"/>
    <w:rsid w:val="00295543"/>
    <w:rsid w:val="00295AFA"/>
    <w:rsid w:val="0029740F"/>
    <w:rsid w:val="00297575"/>
    <w:rsid w:val="002A028D"/>
    <w:rsid w:val="002A0C83"/>
    <w:rsid w:val="002A2350"/>
    <w:rsid w:val="002A2405"/>
    <w:rsid w:val="002A2E2A"/>
    <w:rsid w:val="002A34C0"/>
    <w:rsid w:val="002A3866"/>
    <w:rsid w:val="002A6FCD"/>
    <w:rsid w:val="002B0036"/>
    <w:rsid w:val="002B019F"/>
    <w:rsid w:val="002B0EC0"/>
    <w:rsid w:val="002B4C63"/>
    <w:rsid w:val="002B7047"/>
    <w:rsid w:val="002C04D0"/>
    <w:rsid w:val="002C0F46"/>
    <w:rsid w:val="002C1128"/>
    <w:rsid w:val="002C2FDD"/>
    <w:rsid w:val="002C3B82"/>
    <w:rsid w:val="002C4013"/>
    <w:rsid w:val="002C4CFE"/>
    <w:rsid w:val="002C517D"/>
    <w:rsid w:val="002C6E40"/>
    <w:rsid w:val="002C736A"/>
    <w:rsid w:val="002C7804"/>
    <w:rsid w:val="002D1A11"/>
    <w:rsid w:val="002D1FBA"/>
    <w:rsid w:val="002D43DE"/>
    <w:rsid w:val="002D458F"/>
    <w:rsid w:val="002D5118"/>
    <w:rsid w:val="002D5AF5"/>
    <w:rsid w:val="002D6DD2"/>
    <w:rsid w:val="002D75A9"/>
    <w:rsid w:val="002D7A0B"/>
    <w:rsid w:val="002D7F73"/>
    <w:rsid w:val="002E1A8C"/>
    <w:rsid w:val="002E234A"/>
    <w:rsid w:val="002E2CA8"/>
    <w:rsid w:val="002E457A"/>
    <w:rsid w:val="002E5440"/>
    <w:rsid w:val="002E6046"/>
    <w:rsid w:val="002E7542"/>
    <w:rsid w:val="002F0096"/>
    <w:rsid w:val="002F20AB"/>
    <w:rsid w:val="002F3DDD"/>
    <w:rsid w:val="002F44EF"/>
    <w:rsid w:val="002F5965"/>
    <w:rsid w:val="002F6360"/>
    <w:rsid w:val="002F6FD5"/>
    <w:rsid w:val="002F7A59"/>
    <w:rsid w:val="00303314"/>
    <w:rsid w:val="003044A4"/>
    <w:rsid w:val="00304703"/>
    <w:rsid w:val="00306272"/>
    <w:rsid w:val="00306286"/>
    <w:rsid w:val="00306E94"/>
    <w:rsid w:val="003104C8"/>
    <w:rsid w:val="003129F3"/>
    <w:rsid w:val="0031393D"/>
    <w:rsid w:val="003144EC"/>
    <w:rsid w:val="00315236"/>
    <w:rsid w:val="003201EF"/>
    <w:rsid w:val="00321186"/>
    <w:rsid w:val="00321AE1"/>
    <w:rsid w:val="003229CE"/>
    <w:rsid w:val="00323D54"/>
    <w:rsid w:val="003240CB"/>
    <w:rsid w:val="00324F90"/>
    <w:rsid w:val="00326769"/>
    <w:rsid w:val="00326EFD"/>
    <w:rsid w:val="00327DFC"/>
    <w:rsid w:val="003300ED"/>
    <w:rsid w:val="00330C9B"/>
    <w:rsid w:val="00331A94"/>
    <w:rsid w:val="00332C87"/>
    <w:rsid w:val="00332C9E"/>
    <w:rsid w:val="00333564"/>
    <w:rsid w:val="00333892"/>
    <w:rsid w:val="00334CA8"/>
    <w:rsid w:val="00334EC9"/>
    <w:rsid w:val="0034001E"/>
    <w:rsid w:val="0034163B"/>
    <w:rsid w:val="00344E24"/>
    <w:rsid w:val="003452E5"/>
    <w:rsid w:val="00345CE6"/>
    <w:rsid w:val="00347035"/>
    <w:rsid w:val="003474DA"/>
    <w:rsid w:val="00347A7C"/>
    <w:rsid w:val="003515F4"/>
    <w:rsid w:val="00351634"/>
    <w:rsid w:val="00352B27"/>
    <w:rsid w:val="003537FD"/>
    <w:rsid w:val="0035401D"/>
    <w:rsid w:val="0035489F"/>
    <w:rsid w:val="00355128"/>
    <w:rsid w:val="00355576"/>
    <w:rsid w:val="00355BBE"/>
    <w:rsid w:val="003561E3"/>
    <w:rsid w:val="00356BE5"/>
    <w:rsid w:val="00356D9D"/>
    <w:rsid w:val="003576F3"/>
    <w:rsid w:val="0036066A"/>
    <w:rsid w:val="00360DED"/>
    <w:rsid w:val="00361264"/>
    <w:rsid w:val="00361958"/>
    <w:rsid w:val="00362C8D"/>
    <w:rsid w:val="00363162"/>
    <w:rsid w:val="0036322A"/>
    <w:rsid w:val="003635C7"/>
    <w:rsid w:val="0036405C"/>
    <w:rsid w:val="00365881"/>
    <w:rsid w:val="003678D9"/>
    <w:rsid w:val="003702F1"/>
    <w:rsid w:val="00372795"/>
    <w:rsid w:val="003731F4"/>
    <w:rsid w:val="00374576"/>
    <w:rsid w:val="00374706"/>
    <w:rsid w:val="003758BA"/>
    <w:rsid w:val="00376170"/>
    <w:rsid w:val="00376438"/>
    <w:rsid w:val="003806E4"/>
    <w:rsid w:val="003819A5"/>
    <w:rsid w:val="00383247"/>
    <w:rsid w:val="00383B5E"/>
    <w:rsid w:val="00383E3C"/>
    <w:rsid w:val="003876E1"/>
    <w:rsid w:val="003903C0"/>
    <w:rsid w:val="003910FD"/>
    <w:rsid w:val="003937CF"/>
    <w:rsid w:val="00393B8B"/>
    <w:rsid w:val="0039560F"/>
    <w:rsid w:val="00396E23"/>
    <w:rsid w:val="00397AAE"/>
    <w:rsid w:val="00397DF5"/>
    <w:rsid w:val="003A1717"/>
    <w:rsid w:val="003A332A"/>
    <w:rsid w:val="003A6BED"/>
    <w:rsid w:val="003B0B8D"/>
    <w:rsid w:val="003B1C6D"/>
    <w:rsid w:val="003B28B5"/>
    <w:rsid w:val="003B3074"/>
    <w:rsid w:val="003B3E95"/>
    <w:rsid w:val="003B3FDF"/>
    <w:rsid w:val="003B44F6"/>
    <w:rsid w:val="003B49F2"/>
    <w:rsid w:val="003B6521"/>
    <w:rsid w:val="003C0055"/>
    <w:rsid w:val="003C0902"/>
    <w:rsid w:val="003C1BD3"/>
    <w:rsid w:val="003C3EA5"/>
    <w:rsid w:val="003C5B27"/>
    <w:rsid w:val="003C5B5C"/>
    <w:rsid w:val="003C684B"/>
    <w:rsid w:val="003C7EB0"/>
    <w:rsid w:val="003D0207"/>
    <w:rsid w:val="003D199B"/>
    <w:rsid w:val="003D2045"/>
    <w:rsid w:val="003D22F5"/>
    <w:rsid w:val="003D3D37"/>
    <w:rsid w:val="003D3E8A"/>
    <w:rsid w:val="003D419B"/>
    <w:rsid w:val="003D47CA"/>
    <w:rsid w:val="003D5960"/>
    <w:rsid w:val="003D6263"/>
    <w:rsid w:val="003D7F62"/>
    <w:rsid w:val="003E0358"/>
    <w:rsid w:val="003E07E9"/>
    <w:rsid w:val="003E182E"/>
    <w:rsid w:val="003E1A26"/>
    <w:rsid w:val="003E237C"/>
    <w:rsid w:val="003E27C1"/>
    <w:rsid w:val="003E3301"/>
    <w:rsid w:val="003E5D19"/>
    <w:rsid w:val="003E6108"/>
    <w:rsid w:val="003E66D3"/>
    <w:rsid w:val="003E6BD2"/>
    <w:rsid w:val="003F1C47"/>
    <w:rsid w:val="003F344C"/>
    <w:rsid w:val="003F35D4"/>
    <w:rsid w:val="003F3A8A"/>
    <w:rsid w:val="003F4320"/>
    <w:rsid w:val="003F6031"/>
    <w:rsid w:val="003F70AA"/>
    <w:rsid w:val="003F796D"/>
    <w:rsid w:val="003F7B6B"/>
    <w:rsid w:val="00400992"/>
    <w:rsid w:val="00402D94"/>
    <w:rsid w:val="00402E11"/>
    <w:rsid w:val="0040412D"/>
    <w:rsid w:val="0040614B"/>
    <w:rsid w:val="004061BC"/>
    <w:rsid w:val="00406528"/>
    <w:rsid w:val="00406E70"/>
    <w:rsid w:val="00411EBE"/>
    <w:rsid w:val="004124E6"/>
    <w:rsid w:val="00412584"/>
    <w:rsid w:val="00413115"/>
    <w:rsid w:val="00413438"/>
    <w:rsid w:val="00414573"/>
    <w:rsid w:val="00414D34"/>
    <w:rsid w:val="00416245"/>
    <w:rsid w:val="00417021"/>
    <w:rsid w:val="00423979"/>
    <w:rsid w:val="00425C80"/>
    <w:rsid w:val="0043105A"/>
    <w:rsid w:val="004319E3"/>
    <w:rsid w:val="00431D92"/>
    <w:rsid w:val="00432E53"/>
    <w:rsid w:val="00433D04"/>
    <w:rsid w:val="00434EE5"/>
    <w:rsid w:val="00434F98"/>
    <w:rsid w:val="00435843"/>
    <w:rsid w:val="004360A1"/>
    <w:rsid w:val="00437672"/>
    <w:rsid w:val="00440F5E"/>
    <w:rsid w:val="0044216C"/>
    <w:rsid w:val="00442954"/>
    <w:rsid w:val="004437C5"/>
    <w:rsid w:val="004450D1"/>
    <w:rsid w:val="0044680B"/>
    <w:rsid w:val="00447424"/>
    <w:rsid w:val="004475F8"/>
    <w:rsid w:val="00450BB2"/>
    <w:rsid w:val="00451D13"/>
    <w:rsid w:val="004533F6"/>
    <w:rsid w:val="00453763"/>
    <w:rsid w:val="0045658A"/>
    <w:rsid w:val="00456951"/>
    <w:rsid w:val="00457131"/>
    <w:rsid w:val="00457A52"/>
    <w:rsid w:val="00457F9E"/>
    <w:rsid w:val="00457FBF"/>
    <w:rsid w:val="00461C70"/>
    <w:rsid w:val="00462B7C"/>
    <w:rsid w:val="00462C94"/>
    <w:rsid w:val="00463407"/>
    <w:rsid w:val="00464BB4"/>
    <w:rsid w:val="00466964"/>
    <w:rsid w:val="004671CC"/>
    <w:rsid w:val="0046723C"/>
    <w:rsid w:val="0047098C"/>
    <w:rsid w:val="004731CA"/>
    <w:rsid w:val="00473760"/>
    <w:rsid w:val="0047391A"/>
    <w:rsid w:val="004741D0"/>
    <w:rsid w:val="00474BFE"/>
    <w:rsid w:val="00475936"/>
    <w:rsid w:val="00475BF3"/>
    <w:rsid w:val="00475D90"/>
    <w:rsid w:val="00476344"/>
    <w:rsid w:val="004772FA"/>
    <w:rsid w:val="00477535"/>
    <w:rsid w:val="00481D3A"/>
    <w:rsid w:val="004829B8"/>
    <w:rsid w:val="00483597"/>
    <w:rsid w:val="00484B67"/>
    <w:rsid w:val="00485349"/>
    <w:rsid w:val="00485580"/>
    <w:rsid w:val="00485982"/>
    <w:rsid w:val="00487935"/>
    <w:rsid w:val="00487D30"/>
    <w:rsid w:val="00490718"/>
    <w:rsid w:val="0049147A"/>
    <w:rsid w:val="00491F07"/>
    <w:rsid w:val="00494370"/>
    <w:rsid w:val="0049461B"/>
    <w:rsid w:val="00495001"/>
    <w:rsid w:val="004951B2"/>
    <w:rsid w:val="00496C9A"/>
    <w:rsid w:val="004976C2"/>
    <w:rsid w:val="004A1AD6"/>
    <w:rsid w:val="004A21D7"/>
    <w:rsid w:val="004A400D"/>
    <w:rsid w:val="004A49DB"/>
    <w:rsid w:val="004A52F1"/>
    <w:rsid w:val="004A57C4"/>
    <w:rsid w:val="004A5FA3"/>
    <w:rsid w:val="004B0176"/>
    <w:rsid w:val="004B0A43"/>
    <w:rsid w:val="004B0EA8"/>
    <w:rsid w:val="004B11EB"/>
    <w:rsid w:val="004B1425"/>
    <w:rsid w:val="004B22C1"/>
    <w:rsid w:val="004B2C50"/>
    <w:rsid w:val="004B3176"/>
    <w:rsid w:val="004B3EAB"/>
    <w:rsid w:val="004B4DBA"/>
    <w:rsid w:val="004B75B8"/>
    <w:rsid w:val="004B7818"/>
    <w:rsid w:val="004B7943"/>
    <w:rsid w:val="004C0E4E"/>
    <w:rsid w:val="004C2000"/>
    <w:rsid w:val="004C3592"/>
    <w:rsid w:val="004C3C77"/>
    <w:rsid w:val="004C40FA"/>
    <w:rsid w:val="004C579A"/>
    <w:rsid w:val="004C5E47"/>
    <w:rsid w:val="004D0095"/>
    <w:rsid w:val="004D061C"/>
    <w:rsid w:val="004D1770"/>
    <w:rsid w:val="004D1B31"/>
    <w:rsid w:val="004D253E"/>
    <w:rsid w:val="004D31DE"/>
    <w:rsid w:val="004D6792"/>
    <w:rsid w:val="004D7EDF"/>
    <w:rsid w:val="004E1A3F"/>
    <w:rsid w:val="004E1CF2"/>
    <w:rsid w:val="004E3F4D"/>
    <w:rsid w:val="004E4998"/>
    <w:rsid w:val="004E4E43"/>
    <w:rsid w:val="004E6060"/>
    <w:rsid w:val="004E792C"/>
    <w:rsid w:val="004F018F"/>
    <w:rsid w:val="004F2ADB"/>
    <w:rsid w:val="004F3ED7"/>
    <w:rsid w:val="004F442B"/>
    <w:rsid w:val="004F4CEE"/>
    <w:rsid w:val="004F6240"/>
    <w:rsid w:val="004F67B4"/>
    <w:rsid w:val="004F7D99"/>
    <w:rsid w:val="00500E56"/>
    <w:rsid w:val="00504F1D"/>
    <w:rsid w:val="00506821"/>
    <w:rsid w:val="00506C84"/>
    <w:rsid w:val="0050713D"/>
    <w:rsid w:val="0050719D"/>
    <w:rsid w:val="005075B6"/>
    <w:rsid w:val="00507AEB"/>
    <w:rsid w:val="00511E00"/>
    <w:rsid w:val="005120C9"/>
    <w:rsid w:val="005144DC"/>
    <w:rsid w:val="005148D0"/>
    <w:rsid w:val="00514C65"/>
    <w:rsid w:val="0051583D"/>
    <w:rsid w:val="00515FE8"/>
    <w:rsid w:val="00516961"/>
    <w:rsid w:val="00520BB7"/>
    <w:rsid w:val="00521071"/>
    <w:rsid w:val="005216DE"/>
    <w:rsid w:val="00522561"/>
    <w:rsid w:val="00524074"/>
    <w:rsid w:val="00524A4F"/>
    <w:rsid w:val="00525EBE"/>
    <w:rsid w:val="00527A11"/>
    <w:rsid w:val="005322BD"/>
    <w:rsid w:val="005353B3"/>
    <w:rsid w:val="00536AE9"/>
    <w:rsid w:val="005376AA"/>
    <w:rsid w:val="00537EB7"/>
    <w:rsid w:val="00540253"/>
    <w:rsid w:val="005406B9"/>
    <w:rsid w:val="00540A60"/>
    <w:rsid w:val="005431BF"/>
    <w:rsid w:val="005440E5"/>
    <w:rsid w:val="00545369"/>
    <w:rsid w:val="005507F4"/>
    <w:rsid w:val="00551CDC"/>
    <w:rsid w:val="005522C4"/>
    <w:rsid w:val="0055411B"/>
    <w:rsid w:val="0055463D"/>
    <w:rsid w:val="0055639F"/>
    <w:rsid w:val="00557FD7"/>
    <w:rsid w:val="00560248"/>
    <w:rsid w:val="0056043F"/>
    <w:rsid w:val="00560935"/>
    <w:rsid w:val="005609B6"/>
    <w:rsid w:val="00560AD8"/>
    <w:rsid w:val="00561268"/>
    <w:rsid w:val="00561BE3"/>
    <w:rsid w:val="00562353"/>
    <w:rsid w:val="005623F3"/>
    <w:rsid w:val="00563B9D"/>
    <w:rsid w:val="00564818"/>
    <w:rsid w:val="0056634A"/>
    <w:rsid w:val="00567753"/>
    <w:rsid w:val="00567842"/>
    <w:rsid w:val="005679C8"/>
    <w:rsid w:val="00570871"/>
    <w:rsid w:val="00571D32"/>
    <w:rsid w:val="005723C7"/>
    <w:rsid w:val="005737E8"/>
    <w:rsid w:val="00574290"/>
    <w:rsid w:val="0057515E"/>
    <w:rsid w:val="00575621"/>
    <w:rsid w:val="00575F31"/>
    <w:rsid w:val="0057605C"/>
    <w:rsid w:val="005774CC"/>
    <w:rsid w:val="00577DBD"/>
    <w:rsid w:val="00580474"/>
    <w:rsid w:val="00580DA0"/>
    <w:rsid w:val="0058138D"/>
    <w:rsid w:val="00581CB7"/>
    <w:rsid w:val="0058426B"/>
    <w:rsid w:val="0058446F"/>
    <w:rsid w:val="005847CC"/>
    <w:rsid w:val="00585886"/>
    <w:rsid w:val="00585F9F"/>
    <w:rsid w:val="00586145"/>
    <w:rsid w:val="00586F7B"/>
    <w:rsid w:val="00587F1A"/>
    <w:rsid w:val="0059076E"/>
    <w:rsid w:val="00590A73"/>
    <w:rsid w:val="0059106F"/>
    <w:rsid w:val="00591DC1"/>
    <w:rsid w:val="00592922"/>
    <w:rsid w:val="00593011"/>
    <w:rsid w:val="00594A64"/>
    <w:rsid w:val="005968E5"/>
    <w:rsid w:val="005A05DD"/>
    <w:rsid w:val="005A0FC2"/>
    <w:rsid w:val="005A2F92"/>
    <w:rsid w:val="005A3827"/>
    <w:rsid w:val="005A4589"/>
    <w:rsid w:val="005A5FD7"/>
    <w:rsid w:val="005A609E"/>
    <w:rsid w:val="005A69D9"/>
    <w:rsid w:val="005A6FAE"/>
    <w:rsid w:val="005A74FB"/>
    <w:rsid w:val="005A7B13"/>
    <w:rsid w:val="005A7F99"/>
    <w:rsid w:val="005B070D"/>
    <w:rsid w:val="005B1057"/>
    <w:rsid w:val="005B1ABB"/>
    <w:rsid w:val="005B20A7"/>
    <w:rsid w:val="005B3B6B"/>
    <w:rsid w:val="005B667A"/>
    <w:rsid w:val="005B6744"/>
    <w:rsid w:val="005B6BE9"/>
    <w:rsid w:val="005B6F07"/>
    <w:rsid w:val="005B70FC"/>
    <w:rsid w:val="005B7DC0"/>
    <w:rsid w:val="005B7EFD"/>
    <w:rsid w:val="005C1A95"/>
    <w:rsid w:val="005C2513"/>
    <w:rsid w:val="005C4FB8"/>
    <w:rsid w:val="005C57CD"/>
    <w:rsid w:val="005C5930"/>
    <w:rsid w:val="005D1213"/>
    <w:rsid w:val="005D1BFA"/>
    <w:rsid w:val="005D1D11"/>
    <w:rsid w:val="005D2342"/>
    <w:rsid w:val="005D2654"/>
    <w:rsid w:val="005D31FF"/>
    <w:rsid w:val="005E2BB6"/>
    <w:rsid w:val="005E351E"/>
    <w:rsid w:val="005E4B00"/>
    <w:rsid w:val="005E4D07"/>
    <w:rsid w:val="005E53FF"/>
    <w:rsid w:val="005E58B0"/>
    <w:rsid w:val="005E5DE5"/>
    <w:rsid w:val="005E71D8"/>
    <w:rsid w:val="005F0689"/>
    <w:rsid w:val="005F1936"/>
    <w:rsid w:val="005F2754"/>
    <w:rsid w:val="005F3949"/>
    <w:rsid w:val="005F4B9F"/>
    <w:rsid w:val="005F62A6"/>
    <w:rsid w:val="005F6F47"/>
    <w:rsid w:val="00600F34"/>
    <w:rsid w:val="00601137"/>
    <w:rsid w:val="0060192B"/>
    <w:rsid w:val="00601E7C"/>
    <w:rsid w:val="006030EB"/>
    <w:rsid w:val="00603DE7"/>
    <w:rsid w:val="006041B3"/>
    <w:rsid w:val="00605C10"/>
    <w:rsid w:val="00605CFC"/>
    <w:rsid w:val="00607F36"/>
    <w:rsid w:val="00610480"/>
    <w:rsid w:val="00610783"/>
    <w:rsid w:val="0061166E"/>
    <w:rsid w:val="00611E2E"/>
    <w:rsid w:val="00612705"/>
    <w:rsid w:val="00612747"/>
    <w:rsid w:val="006128F9"/>
    <w:rsid w:val="006135D5"/>
    <w:rsid w:val="00613D07"/>
    <w:rsid w:val="00616245"/>
    <w:rsid w:val="006162A0"/>
    <w:rsid w:val="006170FC"/>
    <w:rsid w:val="00617AD6"/>
    <w:rsid w:val="00620577"/>
    <w:rsid w:val="00620B05"/>
    <w:rsid w:val="006210D6"/>
    <w:rsid w:val="00621690"/>
    <w:rsid w:val="00621C74"/>
    <w:rsid w:val="00622549"/>
    <w:rsid w:val="006239F9"/>
    <w:rsid w:val="0062420F"/>
    <w:rsid w:val="00624AF3"/>
    <w:rsid w:val="006258F5"/>
    <w:rsid w:val="00625B25"/>
    <w:rsid w:val="006265D8"/>
    <w:rsid w:val="006269BD"/>
    <w:rsid w:val="00626A0B"/>
    <w:rsid w:val="00627F89"/>
    <w:rsid w:val="00630443"/>
    <w:rsid w:val="006304E0"/>
    <w:rsid w:val="00630C0C"/>
    <w:rsid w:val="00631C39"/>
    <w:rsid w:val="006324BE"/>
    <w:rsid w:val="00632EC7"/>
    <w:rsid w:val="006336EB"/>
    <w:rsid w:val="0063773A"/>
    <w:rsid w:val="00637E7D"/>
    <w:rsid w:val="0064537C"/>
    <w:rsid w:val="00645822"/>
    <w:rsid w:val="0064651F"/>
    <w:rsid w:val="00646F98"/>
    <w:rsid w:val="00647D9B"/>
    <w:rsid w:val="006502BC"/>
    <w:rsid w:val="00650788"/>
    <w:rsid w:val="00651356"/>
    <w:rsid w:val="00652EAA"/>
    <w:rsid w:val="0065466D"/>
    <w:rsid w:val="00656699"/>
    <w:rsid w:val="006571B7"/>
    <w:rsid w:val="00657FAB"/>
    <w:rsid w:val="00660DC9"/>
    <w:rsid w:val="0066184A"/>
    <w:rsid w:val="00661F6B"/>
    <w:rsid w:val="006635AF"/>
    <w:rsid w:val="00664EE4"/>
    <w:rsid w:val="006658B7"/>
    <w:rsid w:val="00665EE0"/>
    <w:rsid w:val="0066702B"/>
    <w:rsid w:val="0066777F"/>
    <w:rsid w:val="00667995"/>
    <w:rsid w:val="00667A05"/>
    <w:rsid w:val="00667AF3"/>
    <w:rsid w:val="00667FA7"/>
    <w:rsid w:val="00667FEB"/>
    <w:rsid w:val="006709AD"/>
    <w:rsid w:val="00670C0F"/>
    <w:rsid w:val="00671FD2"/>
    <w:rsid w:val="006720DB"/>
    <w:rsid w:val="00673EE1"/>
    <w:rsid w:val="00673FF6"/>
    <w:rsid w:val="00674E08"/>
    <w:rsid w:val="006755F6"/>
    <w:rsid w:val="00675E39"/>
    <w:rsid w:val="006776CC"/>
    <w:rsid w:val="00680193"/>
    <w:rsid w:val="0068156C"/>
    <w:rsid w:val="00682210"/>
    <w:rsid w:val="0068221D"/>
    <w:rsid w:val="00682909"/>
    <w:rsid w:val="00682C20"/>
    <w:rsid w:val="00682CC5"/>
    <w:rsid w:val="00684C75"/>
    <w:rsid w:val="00684D2F"/>
    <w:rsid w:val="00685EEB"/>
    <w:rsid w:val="006860F6"/>
    <w:rsid w:val="00686207"/>
    <w:rsid w:val="00686C18"/>
    <w:rsid w:val="00690EF4"/>
    <w:rsid w:val="0069291B"/>
    <w:rsid w:val="006943AD"/>
    <w:rsid w:val="00694474"/>
    <w:rsid w:val="00694EA9"/>
    <w:rsid w:val="00696AA4"/>
    <w:rsid w:val="006A0BED"/>
    <w:rsid w:val="006A0C90"/>
    <w:rsid w:val="006A0F15"/>
    <w:rsid w:val="006A13AC"/>
    <w:rsid w:val="006A2570"/>
    <w:rsid w:val="006A27A1"/>
    <w:rsid w:val="006A44F3"/>
    <w:rsid w:val="006A6020"/>
    <w:rsid w:val="006A73DC"/>
    <w:rsid w:val="006A77A9"/>
    <w:rsid w:val="006A7BFD"/>
    <w:rsid w:val="006B0540"/>
    <w:rsid w:val="006B1403"/>
    <w:rsid w:val="006B15E0"/>
    <w:rsid w:val="006B1ED8"/>
    <w:rsid w:val="006B30DA"/>
    <w:rsid w:val="006B3F0D"/>
    <w:rsid w:val="006B4303"/>
    <w:rsid w:val="006B5773"/>
    <w:rsid w:val="006B68CB"/>
    <w:rsid w:val="006B701B"/>
    <w:rsid w:val="006B70E7"/>
    <w:rsid w:val="006B773C"/>
    <w:rsid w:val="006B7FDF"/>
    <w:rsid w:val="006C00A0"/>
    <w:rsid w:val="006C089C"/>
    <w:rsid w:val="006C1136"/>
    <w:rsid w:val="006C13C1"/>
    <w:rsid w:val="006C24D2"/>
    <w:rsid w:val="006C2838"/>
    <w:rsid w:val="006C3C72"/>
    <w:rsid w:val="006C49FD"/>
    <w:rsid w:val="006C522E"/>
    <w:rsid w:val="006C590D"/>
    <w:rsid w:val="006C5DB8"/>
    <w:rsid w:val="006C6A8A"/>
    <w:rsid w:val="006C6E17"/>
    <w:rsid w:val="006D0329"/>
    <w:rsid w:val="006D0F54"/>
    <w:rsid w:val="006D197E"/>
    <w:rsid w:val="006D4756"/>
    <w:rsid w:val="006D548D"/>
    <w:rsid w:val="006D7BF5"/>
    <w:rsid w:val="006E1ADB"/>
    <w:rsid w:val="006E1EC4"/>
    <w:rsid w:val="006E53E9"/>
    <w:rsid w:val="006E54EF"/>
    <w:rsid w:val="006E736A"/>
    <w:rsid w:val="006E7C37"/>
    <w:rsid w:val="006E7E8A"/>
    <w:rsid w:val="006F0712"/>
    <w:rsid w:val="006F11E0"/>
    <w:rsid w:val="006F1418"/>
    <w:rsid w:val="006F20EC"/>
    <w:rsid w:val="006F39A9"/>
    <w:rsid w:val="006F3EB0"/>
    <w:rsid w:val="006F4163"/>
    <w:rsid w:val="006F45E5"/>
    <w:rsid w:val="006F4CC1"/>
    <w:rsid w:val="006F524C"/>
    <w:rsid w:val="006F6598"/>
    <w:rsid w:val="006F70E8"/>
    <w:rsid w:val="006F7C72"/>
    <w:rsid w:val="007007B1"/>
    <w:rsid w:val="007012BC"/>
    <w:rsid w:val="00704163"/>
    <w:rsid w:val="00704CAB"/>
    <w:rsid w:val="00707D79"/>
    <w:rsid w:val="00707E76"/>
    <w:rsid w:val="00710955"/>
    <w:rsid w:val="0071334F"/>
    <w:rsid w:val="00713AFA"/>
    <w:rsid w:val="0071430F"/>
    <w:rsid w:val="007148C8"/>
    <w:rsid w:val="00715EF5"/>
    <w:rsid w:val="007201F8"/>
    <w:rsid w:val="00721666"/>
    <w:rsid w:val="00721E93"/>
    <w:rsid w:val="0072228B"/>
    <w:rsid w:val="00722334"/>
    <w:rsid w:val="0072350C"/>
    <w:rsid w:val="007248A0"/>
    <w:rsid w:val="00724AE0"/>
    <w:rsid w:val="00725514"/>
    <w:rsid w:val="00726D07"/>
    <w:rsid w:val="00727F17"/>
    <w:rsid w:val="0073032D"/>
    <w:rsid w:val="007304EA"/>
    <w:rsid w:val="00731323"/>
    <w:rsid w:val="0073208D"/>
    <w:rsid w:val="00732A92"/>
    <w:rsid w:val="007346FB"/>
    <w:rsid w:val="00734F8E"/>
    <w:rsid w:val="00736793"/>
    <w:rsid w:val="00736EDA"/>
    <w:rsid w:val="00737FDA"/>
    <w:rsid w:val="007408C4"/>
    <w:rsid w:val="00741800"/>
    <w:rsid w:val="00741BB0"/>
    <w:rsid w:val="00741E3A"/>
    <w:rsid w:val="00742690"/>
    <w:rsid w:val="00744DC5"/>
    <w:rsid w:val="007454FD"/>
    <w:rsid w:val="00745CF2"/>
    <w:rsid w:val="0074679A"/>
    <w:rsid w:val="0074683C"/>
    <w:rsid w:val="00747ABC"/>
    <w:rsid w:val="00747F64"/>
    <w:rsid w:val="00750487"/>
    <w:rsid w:val="007532CF"/>
    <w:rsid w:val="007541E8"/>
    <w:rsid w:val="007548FB"/>
    <w:rsid w:val="0075490C"/>
    <w:rsid w:val="007562CF"/>
    <w:rsid w:val="00756549"/>
    <w:rsid w:val="00756C3F"/>
    <w:rsid w:val="00756DAA"/>
    <w:rsid w:val="007571D7"/>
    <w:rsid w:val="00757A41"/>
    <w:rsid w:val="00760139"/>
    <w:rsid w:val="00760381"/>
    <w:rsid w:val="007608EA"/>
    <w:rsid w:val="007621AB"/>
    <w:rsid w:val="00763B25"/>
    <w:rsid w:val="00765C88"/>
    <w:rsid w:val="00767BF1"/>
    <w:rsid w:val="00771ADB"/>
    <w:rsid w:val="00771D40"/>
    <w:rsid w:val="00772147"/>
    <w:rsid w:val="00774A01"/>
    <w:rsid w:val="00774A79"/>
    <w:rsid w:val="007759B9"/>
    <w:rsid w:val="0077704D"/>
    <w:rsid w:val="007803EE"/>
    <w:rsid w:val="00780DE6"/>
    <w:rsid w:val="00780EC7"/>
    <w:rsid w:val="007812B5"/>
    <w:rsid w:val="00781818"/>
    <w:rsid w:val="00781B50"/>
    <w:rsid w:val="00782211"/>
    <w:rsid w:val="00782DA4"/>
    <w:rsid w:val="00782EA6"/>
    <w:rsid w:val="00782FCD"/>
    <w:rsid w:val="00783939"/>
    <w:rsid w:val="00783B12"/>
    <w:rsid w:val="0078493E"/>
    <w:rsid w:val="00785F79"/>
    <w:rsid w:val="00790313"/>
    <w:rsid w:val="00790FFD"/>
    <w:rsid w:val="00792AFB"/>
    <w:rsid w:val="00793CA5"/>
    <w:rsid w:val="00794B61"/>
    <w:rsid w:val="0079603D"/>
    <w:rsid w:val="00796F6E"/>
    <w:rsid w:val="0079728C"/>
    <w:rsid w:val="0079755E"/>
    <w:rsid w:val="007A1024"/>
    <w:rsid w:val="007A2D15"/>
    <w:rsid w:val="007A2E47"/>
    <w:rsid w:val="007A5A7F"/>
    <w:rsid w:val="007B1BF0"/>
    <w:rsid w:val="007B394A"/>
    <w:rsid w:val="007B3CB1"/>
    <w:rsid w:val="007B4DC5"/>
    <w:rsid w:val="007B5AB2"/>
    <w:rsid w:val="007B70A8"/>
    <w:rsid w:val="007B7EC9"/>
    <w:rsid w:val="007C009E"/>
    <w:rsid w:val="007C0F07"/>
    <w:rsid w:val="007C1CBE"/>
    <w:rsid w:val="007C6D36"/>
    <w:rsid w:val="007C7CB4"/>
    <w:rsid w:val="007D00B1"/>
    <w:rsid w:val="007D179B"/>
    <w:rsid w:val="007D23C1"/>
    <w:rsid w:val="007D26F7"/>
    <w:rsid w:val="007D4DBB"/>
    <w:rsid w:val="007D5902"/>
    <w:rsid w:val="007D763B"/>
    <w:rsid w:val="007D7A34"/>
    <w:rsid w:val="007E1165"/>
    <w:rsid w:val="007E275A"/>
    <w:rsid w:val="007E5682"/>
    <w:rsid w:val="007E5E4A"/>
    <w:rsid w:val="007E6B0F"/>
    <w:rsid w:val="007E715A"/>
    <w:rsid w:val="007F12A1"/>
    <w:rsid w:val="007F28D9"/>
    <w:rsid w:val="007F3EB5"/>
    <w:rsid w:val="007F420A"/>
    <w:rsid w:val="007F43B1"/>
    <w:rsid w:val="007F6B4C"/>
    <w:rsid w:val="007F732D"/>
    <w:rsid w:val="00800822"/>
    <w:rsid w:val="00803688"/>
    <w:rsid w:val="008036B1"/>
    <w:rsid w:val="00804100"/>
    <w:rsid w:val="0080512B"/>
    <w:rsid w:val="00806C5A"/>
    <w:rsid w:val="00806E15"/>
    <w:rsid w:val="008078F2"/>
    <w:rsid w:val="0081135C"/>
    <w:rsid w:val="00813209"/>
    <w:rsid w:val="00814567"/>
    <w:rsid w:val="00816FE1"/>
    <w:rsid w:val="00817EE6"/>
    <w:rsid w:val="00820224"/>
    <w:rsid w:val="00820E17"/>
    <w:rsid w:val="00821970"/>
    <w:rsid w:val="00822473"/>
    <w:rsid w:val="00822E83"/>
    <w:rsid w:val="008231C9"/>
    <w:rsid w:val="00824AA7"/>
    <w:rsid w:val="00827148"/>
    <w:rsid w:val="00834A8E"/>
    <w:rsid w:val="008354A7"/>
    <w:rsid w:val="008358BA"/>
    <w:rsid w:val="008414EF"/>
    <w:rsid w:val="008422D5"/>
    <w:rsid w:val="00842B64"/>
    <w:rsid w:val="00845831"/>
    <w:rsid w:val="00845984"/>
    <w:rsid w:val="00845C06"/>
    <w:rsid w:val="00846B34"/>
    <w:rsid w:val="00850E66"/>
    <w:rsid w:val="00851F36"/>
    <w:rsid w:val="008547AA"/>
    <w:rsid w:val="0085652F"/>
    <w:rsid w:val="00857DBA"/>
    <w:rsid w:val="00857E52"/>
    <w:rsid w:val="008608D9"/>
    <w:rsid w:val="00860E9A"/>
    <w:rsid w:val="008610B7"/>
    <w:rsid w:val="008614E8"/>
    <w:rsid w:val="00864CC3"/>
    <w:rsid w:val="008653C7"/>
    <w:rsid w:val="008668A3"/>
    <w:rsid w:val="00866DC2"/>
    <w:rsid w:val="00867333"/>
    <w:rsid w:val="008674C6"/>
    <w:rsid w:val="008709B2"/>
    <w:rsid w:val="008712B7"/>
    <w:rsid w:val="008716BC"/>
    <w:rsid w:val="00873183"/>
    <w:rsid w:val="00873661"/>
    <w:rsid w:val="008739BC"/>
    <w:rsid w:val="008744DD"/>
    <w:rsid w:val="0087469C"/>
    <w:rsid w:val="008746C0"/>
    <w:rsid w:val="0087501A"/>
    <w:rsid w:val="0087564F"/>
    <w:rsid w:val="00875710"/>
    <w:rsid w:val="008760C5"/>
    <w:rsid w:val="00877595"/>
    <w:rsid w:val="008803FE"/>
    <w:rsid w:val="008804A9"/>
    <w:rsid w:val="00880B5C"/>
    <w:rsid w:val="00881A61"/>
    <w:rsid w:val="00881CFE"/>
    <w:rsid w:val="00881D8F"/>
    <w:rsid w:val="008836DB"/>
    <w:rsid w:val="00884197"/>
    <w:rsid w:val="0088474F"/>
    <w:rsid w:val="00884F2A"/>
    <w:rsid w:val="00884F5C"/>
    <w:rsid w:val="00885B9F"/>
    <w:rsid w:val="00887973"/>
    <w:rsid w:val="00887EA9"/>
    <w:rsid w:val="00890233"/>
    <w:rsid w:val="00893197"/>
    <w:rsid w:val="00893A67"/>
    <w:rsid w:val="00895366"/>
    <w:rsid w:val="008957C2"/>
    <w:rsid w:val="00895A03"/>
    <w:rsid w:val="00896CD7"/>
    <w:rsid w:val="008971FB"/>
    <w:rsid w:val="008A3617"/>
    <w:rsid w:val="008A3B00"/>
    <w:rsid w:val="008A4129"/>
    <w:rsid w:val="008A4564"/>
    <w:rsid w:val="008A58FB"/>
    <w:rsid w:val="008A63B9"/>
    <w:rsid w:val="008B025F"/>
    <w:rsid w:val="008B08AF"/>
    <w:rsid w:val="008B248B"/>
    <w:rsid w:val="008B30FF"/>
    <w:rsid w:val="008B37CA"/>
    <w:rsid w:val="008B4184"/>
    <w:rsid w:val="008B4BC3"/>
    <w:rsid w:val="008B5425"/>
    <w:rsid w:val="008B6A8E"/>
    <w:rsid w:val="008B7E1A"/>
    <w:rsid w:val="008C1AEE"/>
    <w:rsid w:val="008C2AD7"/>
    <w:rsid w:val="008C3132"/>
    <w:rsid w:val="008C3AAB"/>
    <w:rsid w:val="008C4612"/>
    <w:rsid w:val="008C52EE"/>
    <w:rsid w:val="008C5CA0"/>
    <w:rsid w:val="008C6FF2"/>
    <w:rsid w:val="008C77C8"/>
    <w:rsid w:val="008C7A16"/>
    <w:rsid w:val="008D0361"/>
    <w:rsid w:val="008D0525"/>
    <w:rsid w:val="008D0EE9"/>
    <w:rsid w:val="008D1245"/>
    <w:rsid w:val="008D2226"/>
    <w:rsid w:val="008D3601"/>
    <w:rsid w:val="008D3A29"/>
    <w:rsid w:val="008D489C"/>
    <w:rsid w:val="008D5E90"/>
    <w:rsid w:val="008E160A"/>
    <w:rsid w:val="008E1E30"/>
    <w:rsid w:val="008E26C0"/>
    <w:rsid w:val="008E2A4C"/>
    <w:rsid w:val="008E5E66"/>
    <w:rsid w:val="008E6310"/>
    <w:rsid w:val="008E6624"/>
    <w:rsid w:val="008E714A"/>
    <w:rsid w:val="008F0AC4"/>
    <w:rsid w:val="008F2BD3"/>
    <w:rsid w:val="008F2BF3"/>
    <w:rsid w:val="008F5819"/>
    <w:rsid w:val="008F5CF5"/>
    <w:rsid w:val="008F5E57"/>
    <w:rsid w:val="009011D9"/>
    <w:rsid w:val="00901A3E"/>
    <w:rsid w:val="00902916"/>
    <w:rsid w:val="00903D44"/>
    <w:rsid w:val="0090764A"/>
    <w:rsid w:val="009117C7"/>
    <w:rsid w:val="00911AAB"/>
    <w:rsid w:val="009135D7"/>
    <w:rsid w:val="0091366A"/>
    <w:rsid w:val="00916311"/>
    <w:rsid w:val="00917F94"/>
    <w:rsid w:val="00921E06"/>
    <w:rsid w:val="009249B7"/>
    <w:rsid w:val="00924E9D"/>
    <w:rsid w:val="00926997"/>
    <w:rsid w:val="00926E34"/>
    <w:rsid w:val="009312BA"/>
    <w:rsid w:val="009320C7"/>
    <w:rsid w:val="00932773"/>
    <w:rsid w:val="009336E9"/>
    <w:rsid w:val="009342FE"/>
    <w:rsid w:val="00935979"/>
    <w:rsid w:val="00937474"/>
    <w:rsid w:val="009379C6"/>
    <w:rsid w:val="00937E8A"/>
    <w:rsid w:val="0094216F"/>
    <w:rsid w:val="0094416D"/>
    <w:rsid w:val="009452C5"/>
    <w:rsid w:val="00946223"/>
    <w:rsid w:val="009463FF"/>
    <w:rsid w:val="00947B68"/>
    <w:rsid w:val="00950B85"/>
    <w:rsid w:val="009516F7"/>
    <w:rsid w:val="00951EE2"/>
    <w:rsid w:val="00952064"/>
    <w:rsid w:val="00952137"/>
    <w:rsid w:val="00952FE8"/>
    <w:rsid w:val="0095430A"/>
    <w:rsid w:val="009547C5"/>
    <w:rsid w:val="00954BBB"/>
    <w:rsid w:val="00954BE1"/>
    <w:rsid w:val="00954DF5"/>
    <w:rsid w:val="009563D4"/>
    <w:rsid w:val="00956E2F"/>
    <w:rsid w:val="00962916"/>
    <w:rsid w:val="009656E6"/>
    <w:rsid w:val="00965B64"/>
    <w:rsid w:val="00965CED"/>
    <w:rsid w:val="00965F43"/>
    <w:rsid w:val="00967C24"/>
    <w:rsid w:val="00971A0D"/>
    <w:rsid w:val="00972FCB"/>
    <w:rsid w:val="00973217"/>
    <w:rsid w:val="00973884"/>
    <w:rsid w:val="009763A5"/>
    <w:rsid w:val="0097652B"/>
    <w:rsid w:val="00976FE6"/>
    <w:rsid w:val="00977051"/>
    <w:rsid w:val="00977551"/>
    <w:rsid w:val="0097798B"/>
    <w:rsid w:val="009807D7"/>
    <w:rsid w:val="009818A2"/>
    <w:rsid w:val="00982601"/>
    <w:rsid w:val="00983D2D"/>
    <w:rsid w:val="00984712"/>
    <w:rsid w:val="0098590E"/>
    <w:rsid w:val="00985959"/>
    <w:rsid w:val="009869C9"/>
    <w:rsid w:val="00987DB4"/>
    <w:rsid w:val="00990556"/>
    <w:rsid w:val="00992095"/>
    <w:rsid w:val="009937A0"/>
    <w:rsid w:val="00993985"/>
    <w:rsid w:val="00995540"/>
    <w:rsid w:val="00995F4A"/>
    <w:rsid w:val="00996FD7"/>
    <w:rsid w:val="009A1752"/>
    <w:rsid w:val="009A220B"/>
    <w:rsid w:val="009A32E9"/>
    <w:rsid w:val="009A400A"/>
    <w:rsid w:val="009A5AC7"/>
    <w:rsid w:val="009A6A00"/>
    <w:rsid w:val="009B0CDB"/>
    <w:rsid w:val="009B0CE8"/>
    <w:rsid w:val="009B20A1"/>
    <w:rsid w:val="009B291B"/>
    <w:rsid w:val="009B3436"/>
    <w:rsid w:val="009B38CC"/>
    <w:rsid w:val="009B3DCA"/>
    <w:rsid w:val="009B4491"/>
    <w:rsid w:val="009B51CE"/>
    <w:rsid w:val="009B6863"/>
    <w:rsid w:val="009C1423"/>
    <w:rsid w:val="009C171F"/>
    <w:rsid w:val="009C2BDB"/>
    <w:rsid w:val="009C4A8A"/>
    <w:rsid w:val="009D0CF5"/>
    <w:rsid w:val="009D1757"/>
    <w:rsid w:val="009D17F3"/>
    <w:rsid w:val="009D18AF"/>
    <w:rsid w:val="009D1FE8"/>
    <w:rsid w:val="009D28F2"/>
    <w:rsid w:val="009D2BF1"/>
    <w:rsid w:val="009D380B"/>
    <w:rsid w:val="009D63E1"/>
    <w:rsid w:val="009D6B82"/>
    <w:rsid w:val="009D7095"/>
    <w:rsid w:val="009E24AD"/>
    <w:rsid w:val="009E27B6"/>
    <w:rsid w:val="009E294C"/>
    <w:rsid w:val="009E41A4"/>
    <w:rsid w:val="009E438E"/>
    <w:rsid w:val="009E4456"/>
    <w:rsid w:val="009E6E7D"/>
    <w:rsid w:val="009F3C7F"/>
    <w:rsid w:val="009F48F8"/>
    <w:rsid w:val="009F607D"/>
    <w:rsid w:val="009F7910"/>
    <w:rsid w:val="00A0083C"/>
    <w:rsid w:val="00A01004"/>
    <w:rsid w:val="00A039F0"/>
    <w:rsid w:val="00A04C02"/>
    <w:rsid w:val="00A05122"/>
    <w:rsid w:val="00A05E10"/>
    <w:rsid w:val="00A06281"/>
    <w:rsid w:val="00A06B54"/>
    <w:rsid w:val="00A070B0"/>
    <w:rsid w:val="00A113A1"/>
    <w:rsid w:val="00A125C1"/>
    <w:rsid w:val="00A12AF7"/>
    <w:rsid w:val="00A1323A"/>
    <w:rsid w:val="00A1368A"/>
    <w:rsid w:val="00A13A93"/>
    <w:rsid w:val="00A13F4F"/>
    <w:rsid w:val="00A14870"/>
    <w:rsid w:val="00A14A3E"/>
    <w:rsid w:val="00A15858"/>
    <w:rsid w:val="00A15B40"/>
    <w:rsid w:val="00A16234"/>
    <w:rsid w:val="00A22711"/>
    <w:rsid w:val="00A23297"/>
    <w:rsid w:val="00A233E0"/>
    <w:rsid w:val="00A246DF"/>
    <w:rsid w:val="00A25F25"/>
    <w:rsid w:val="00A26DD9"/>
    <w:rsid w:val="00A27116"/>
    <w:rsid w:val="00A27389"/>
    <w:rsid w:val="00A27968"/>
    <w:rsid w:val="00A27D23"/>
    <w:rsid w:val="00A301B8"/>
    <w:rsid w:val="00A3206B"/>
    <w:rsid w:val="00A32792"/>
    <w:rsid w:val="00A33357"/>
    <w:rsid w:val="00A34970"/>
    <w:rsid w:val="00A35227"/>
    <w:rsid w:val="00A36A9D"/>
    <w:rsid w:val="00A36B2C"/>
    <w:rsid w:val="00A36E8E"/>
    <w:rsid w:val="00A402CC"/>
    <w:rsid w:val="00A40CF6"/>
    <w:rsid w:val="00A42303"/>
    <w:rsid w:val="00A42C6F"/>
    <w:rsid w:val="00A43497"/>
    <w:rsid w:val="00A43DBC"/>
    <w:rsid w:val="00A44716"/>
    <w:rsid w:val="00A45EEE"/>
    <w:rsid w:val="00A4624D"/>
    <w:rsid w:val="00A46929"/>
    <w:rsid w:val="00A46CE8"/>
    <w:rsid w:val="00A46E01"/>
    <w:rsid w:val="00A47285"/>
    <w:rsid w:val="00A51182"/>
    <w:rsid w:val="00A529BA"/>
    <w:rsid w:val="00A52A34"/>
    <w:rsid w:val="00A530E7"/>
    <w:rsid w:val="00A5339A"/>
    <w:rsid w:val="00A53D98"/>
    <w:rsid w:val="00A53FCF"/>
    <w:rsid w:val="00A548DC"/>
    <w:rsid w:val="00A54E0B"/>
    <w:rsid w:val="00A5673C"/>
    <w:rsid w:val="00A56BF0"/>
    <w:rsid w:val="00A57003"/>
    <w:rsid w:val="00A575F0"/>
    <w:rsid w:val="00A607D4"/>
    <w:rsid w:val="00A60FE5"/>
    <w:rsid w:val="00A621C3"/>
    <w:rsid w:val="00A63DF3"/>
    <w:rsid w:val="00A64622"/>
    <w:rsid w:val="00A648FA"/>
    <w:rsid w:val="00A65989"/>
    <w:rsid w:val="00A66C4F"/>
    <w:rsid w:val="00A67D85"/>
    <w:rsid w:val="00A7095B"/>
    <w:rsid w:val="00A712BC"/>
    <w:rsid w:val="00A713EF"/>
    <w:rsid w:val="00A73FE2"/>
    <w:rsid w:val="00A75351"/>
    <w:rsid w:val="00A755D4"/>
    <w:rsid w:val="00A764D3"/>
    <w:rsid w:val="00A80098"/>
    <w:rsid w:val="00A80A82"/>
    <w:rsid w:val="00A80BC8"/>
    <w:rsid w:val="00A81BEA"/>
    <w:rsid w:val="00A8243E"/>
    <w:rsid w:val="00A83661"/>
    <w:rsid w:val="00A84E62"/>
    <w:rsid w:val="00A851C0"/>
    <w:rsid w:val="00A85A23"/>
    <w:rsid w:val="00A8632B"/>
    <w:rsid w:val="00A924EC"/>
    <w:rsid w:val="00A925B6"/>
    <w:rsid w:val="00A928E5"/>
    <w:rsid w:val="00A93415"/>
    <w:rsid w:val="00A93501"/>
    <w:rsid w:val="00A943BE"/>
    <w:rsid w:val="00A95243"/>
    <w:rsid w:val="00A96294"/>
    <w:rsid w:val="00A97F40"/>
    <w:rsid w:val="00AA02E6"/>
    <w:rsid w:val="00AA25FD"/>
    <w:rsid w:val="00AA2C1C"/>
    <w:rsid w:val="00AA47B8"/>
    <w:rsid w:val="00AA5467"/>
    <w:rsid w:val="00AA556A"/>
    <w:rsid w:val="00AA7F64"/>
    <w:rsid w:val="00AB0C54"/>
    <w:rsid w:val="00AB0F51"/>
    <w:rsid w:val="00AB15BC"/>
    <w:rsid w:val="00AB2093"/>
    <w:rsid w:val="00AB22D1"/>
    <w:rsid w:val="00AB2506"/>
    <w:rsid w:val="00AB2DC5"/>
    <w:rsid w:val="00AB5D9F"/>
    <w:rsid w:val="00AB6F7A"/>
    <w:rsid w:val="00AB74CF"/>
    <w:rsid w:val="00AC153F"/>
    <w:rsid w:val="00AC20AC"/>
    <w:rsid w:val="00AC2540"/>
    <w:rsid w:val="00AC37E6"/>
    <w:rsid w:val="00AC3F76"/>
    <w:rsid w:val="00AC44BA"/>
    <w:rsid w:val="00AC4769"/>
    <w:rsid w:val="00AC50B8"/>
    <w:rsid w:val="00AC797D"/>
    <w:rsid w:val="00AD108F"/>
    <w:rsid w:val="00AD2D2B"/>
    <w:rsid w:val="00AD3053"/>
    <w:rsid w:val="00AD3D82"/>
    <w:rsid w:val="00AD4EBC"/>
    <w:rsid w:val="00AD4FF1"/>
    <w:rsid w:val="00AE2872"/>
    <w:rsid w:val="00AE2A78"/>
    <w:rsid w:val="00AE31DE"/>
    <w:rsid w:val="00AE5256"/>
    <w:rsid w:val="00AE6358"/>
    <w:rsid w:val="00AE6987"/>
    <w:rsid w:val="00AE6FE9"/>
    <w:rsid w:val="00AF2128"/>
    <w:rsid w:val="00AF30E0"/>
    <w:rsid w:val="00AF3C79"/>
    <w:rsid w:val="00AF612A"/>
    <w:rsid w:val="00AF7298"/>
    <w:rsid w:val="00AF740A"/>
    <w:rsid w:val="00AF7529"/>
    <w:rsid w:val="00AF7D36"/>
    <w:rsid w:val="00B00E4F"/>
    <w:rsid w:val="00B01AAC"/>
    <w:rsid w:val="00B01FD2"/>
    <w:rsid w:val="00B027DD"/>
    <w:rsid w:val="00B03A5A"/>
    <w:rsid w:val="00B040D2"/>
    <w:rsid w:val="00B05142"/>
    <w:rsid w:val="00B05BE4"/>
    <w:rsid w:val="00B062C6"/>
    <w:rsid w:val="00B07F1A"/>
    <w:rsid w:val="00B100E3"/>
    <w:rsid w:val="00B13CB4"/>
    <w:rsid w:val="00B160CC"/>
    <w:rsid w:val="00B1616E"/>
    <w:rsid w:val="00B164BE"/>
    <w:rsid w:val="00B16A44"/>
    <w:rsid w:val="00B16A83"/>
    <w:rsid w:val="00B1733B"/>
    <w:rsid w:val="00B176D1"/>
    <w:rsid w:val="00B24AB5"/>
    <w:rsid w:val="00B2539C"/>
    <w:rsid w:val="00B30432"/>
    <w:rsid w:val="00B30841"/>
    <w:rsid w:val="00B3244A"/>
    <w:rsid w:val="00B34A47"/>
    <w:rsid w:val="00B37809"/>
    <w:rsid w:val="00B3784F"/>
    <w:rsid w:val="00B40A27"/>
    <w:rsid w:val="00B422BE"/>
    <w:rsid w:val="00B428D1"/>
    <w:rsid w:val="00B437F0"/>
    <w:rsid w:val="00B46E85"/>
    <w:rsid w:val="00B4706F"/>
    <w:rsid w:val="00B47335"/>
    <w:rsid w:val="00B500C9"/>
    <w:rsid w:val="00B50421"/>
    <w:rsid w:val="00B51804"/>
    <w:rsid w:val="00B5231B"/>
    <w:rsid w:val="00B529CE"/>
    <w:rsid w:val="00B54026"/>
    <w:rsid w:val="00B5445E"/>
    <w:rsid w:val="00B57DBA"/>
    <w:rsid w:val="00B624E1"/>
    <w:rsid w:val="00B6299D"/>
    <w:rsid w:val="00B62BF7"/>
    <w:rsid w:val="00B67228"/>
    <w:rsid w:val="00B67570"/>
    <w:rsid w:val="00B70137"/>
    <w:rsid w:val="00B7189A"/>
    <w:rsid w:val="00B71CA2"/>
    <w:rsid w:val="00B724FC"/>
    <w:rsid w:val="00B730B3"/>
    <w:rsid w:val="00B7328F"/>
    <w:rsid w:val="00B735DF"/>
    <w:rsid w:val="00B73DBA"/>
    <w:rsid w:val="00B7483B"/>
    <w:rsid w:val="00B7572B"/>
    <w:rsid w:val="00B7723D"/>
    <w:rsid w:val="00B800DC"/>
    <w:rsid w:val="00B8217E"/>
    <w:rsid w:val="00B83B77"/>
    <w:rsid w:val="00B84586"/>
    <w:rsid w:val="00B86451"/>
    <w:rsid w:val="00B86507"/>
    <w:rsid w:val="00B8704D"/>
    <w:rsid w:val="00B8729A"/>
    <w:rsid w:val="00B8746E"/>
    <w:rsid w:val="00B900B9"/>
    <w:rsid w:val="00B903CA"/>
    <w:rsid w:val="00B90537"/>
    <w:rsid w:val="00B9080D"/>
    <w:rsid w:val="00B91574"/>
    <w:rsid w:val="00B91C32"/>
    <w:rsid w:val="00B92517"/>
    <w:rsid w:val="00B92EF3"/>
    <w:rsid w:val="00B93495"/>
    <w:rsid w:val="00B93763"/>
    <w:rsid w:val="00B943B7"/>
    <w:rsid w:val="00B94C91"/>
    <w:rsid w:val="00B97840"/>
    <w:rsid w:val="00B97869"/>
    <w:rsid w:val="00BA145E"/>
    <w:rsid w:val="00BA19C4"/>
    <w:rsid w:val="00BA1ABA"/>
    <w:rsid w:val="00BA1EC8"/>
    <w:rsid w:val="00BA2CB2"/>
    <w:rsid w:val="00BA45CE"/>
    <w:rsid w:val="00BA496B"/>
    <w:rsid w:val="00BA4DB6"/>
    <w:rsid w:val="00BB04C0"/>
    <w:rsid w:val="00BB0C37"/>
    <w:rsid w:val="00BB4172"/>
    <w:rsid w:val="00BB4C66"/>
    <w:rsid w:val="00BB678C"/>
    <w:rsid w:val="00BB6977"/>
    <w:rsid w:val="00BC02B7"/>
    <w:rsid w:val="00BC0805"/>
    <w:rsid w:val="00BC28E8"/>
    <w:rsid w:val="00BC47AE"/>
    <w:rsid w:val="00BC4DC6"/>
    <w:rsid w:val="00BC5849"/>
    <w:rsid w:val="00BC6811"/>
    <w:rsid w:val="00BC69F3"/>
    <w:rsid w:val="00BC7593"/>
    <w:rsid w:val="00BD013A"/>
    <w:rsid w:val="00BD0D38"/>
    <w:rsid w:val="00BD13E1"/>
    <w:rsid w:val="00BD1966"/>
    <w:rsid w:val="00BD266B"/>
    <w:rsid w:val="00BD2E47"/>
    <w:rsid w:val="00BD46BF"/>
    <w:rsid w:val="00BD478C"/>
    <w:rsid w:val="00BD478D"/>
    <w:rsid w:val="00BD6564"/>
    <w:rsid w:val="00BD696D"/>
    <w:rsid w:val="00BD69F3"/>
    <w:rsid w:val="00BD6A3C"/>
    <w:rsid w:val="00BD7098"/>
    <w:rsid w:val="00BD79F2"/>
    <w:rsid w:val="00BE0275"/>
    <w:rsid w:val="00BE09D5"/>
    <w:rsid w:val="00BE1C61"/>
    <w:rsid w:val="00BE32A6"/>
    <w:rsid w:val="00BE3D32"/>
    <w:rsid w:val="00BE5069"/>
    <w:rsid w:val="00BF0351"/>
    <w:rsid w:val="00BF0FEF"/>
    <w:rsid w:val="00BF1A69"/>
    <w:rsid w:val="00BF2E7B"/>
    <w:rsid w:val="00BF3599"/>
    <w:rsid w:val="00BF579C"/>
    <w:rsid w:val="00BF5E80"/>
    <w:rsid w:val="00BF7E9F"/>
    <w:rsid w:val="00C02035"/>
    <w:rsid w:val="00C040BE"/>
    <w:rsid w:val="00C058CD"/>
    <w:rsid w:val="00C061E8"/>
    <w:rsid w:val="00C06786"/>
    <w:rsid w:val="00C077CC"/>
    <w:rsid w:val="00C10835"/>
    <w:rsid w:val="00C14411"/>
    <w:rsid w:val="00C144FB"/>
    <w:rsid w:val="00C1534A"/>
    <w:rsid w:val="00C169AB"/>
    <w:rsid w:val="00C1719D"/>
    <w:rsid w:val="00C205F9"/>
    <w:rsid w:val="00C22F2F"/>
    <w:rsid w:val="00C23FB1"/>
    <w:rsid w:val="00C24092"/>
    <w:rsid w:val="00C248F9"/>
    <w:rsid w:val="00C249D6"/>
    <w:rsid w:val="00C26AE2"/>
    <w:rsid w:val="00C27622"/>
    <w:rsid w:val="00C276B5"/>
    <w:rsid w:val="00C31FED"/>
    <w:rsid w:val="00C32107"/>
    <w:rsid w:val="00C32D27"/>
    <w:rsid w:val="00C3329A"/>
    <w:rsid w:val="00C407FE"/>
    <w:rsid w:val="00C41132"/>
    <w:rsid w:val="00C41966"/>
    <w:rsid w:val="00C430D1"/>
    <w:rsid w:val="00C43F48"/>
    <w:rsid w:val="00C44191"/>
    <w:rsid w:val="00C44D00"/>
    <w:rsid w:val="00C450F7"/>
    <w:rsid w:val="00C46D24"/>
    <w:rsid w:val="00C47684"/>
    <w:rsid w:val="00C47F01"/>
    <w:rsid w:val="00C502D8"/>
    <w:rsid w:val="00C52F01"/>
    <w:rsid w:val="00C54B96"/>
    <w:rsid w:val="00C556CE"/>
    <w:rsid w:val="00C56032"/>
    <w:rsid w:val="00C56296"/>
    <w:rsid w:val="00C562A0"/>
    <w:rsid w:val="00C5704F"/>
    <w:rsid w:val="00C571AF"/>
    <w:rsid w:val="00C57918"/>
    <w:rsid w:val="00C60440"/>
    <w:rsid w:val="00C61E69"/>
    <w:rsid w:val="00C61FB7"/>
    <w:rsid w:val="00C633D7"/>
    <w:rsid w:val="00C6371B"/>
    <w:rsid w:val="00C6390B"/>
    <w:rsid w:val="00C63B74"/>
    <w:rsid w:val="00C640B4"/>
    <w:rsid w:val="00C64155"/>
    <w:rsid w:val="00C641B1"/>
    <w:rsid w:val="00C64A2C"/>
    <w:rsid w:val="00C64AD6"/>
    <w:rsid w:val="00C65C85"/>
    <w:rsid w:val="00C65D4D"/>
    <w:rsid w:val="00C67A28"/>
    <w:rsid w:val="00C67B13"/>
    <w:rsid w:val="00C70529"/>
    <w:rsid w:val="00C711B4"/>
    <w:rsid w:val="00C714A8"/>
    <w:rsid w:val="00C719B0"/>
    <w:rsid w:val="00C71D45"/>
    <w:rsid w:val="00C71DA1"/>
    <w:rsid w:val="00C71EF5"/>
    <w:rsid w:val="00C72579"/>
    <w:rsid w:val="00C729DD"/>
    <w:rsid w:val="00C735BE"/>
    <w:rsid w:val="00C747C8"/>
    <w:rsid w:val="00C762FF"/>
    <w:rsid w:val="00C814AB"/>
    <w:rsid w:val="00C84B63"/>
    <w:rsid w:val="00C85D97"/>
    <w:rsid w:val="00C872C9"/>
    <w:rsid w:val="00C878D9"/>
    <w:rsid w:val="00C901D9"/>
    <w:rsid w:val="00C90C31"/>
    <w:rsid w:val="00C91CD4"/>
    <w:rsid w:val="00C92833"/>
    <w:rsid w:val="00C92B86"/>
    <w:rsid w:val="00C940E5"/>
    <w:rsid w:val="00C95277"/>
    <w:rsid w:val="00C955D9"/>
    <w:rsid w:val="00C960A3"/>
    <w:rsid w:val="00C97688"/>
    <w:rsid w:val="00CA036F"/>
    <w:rsid w:val="00CA0979"/>
    <w:rsid w:val="00CA1D57"/>
    <w:rsid w:val="00CA253E"/>
    <w:rsid w:val="00CA43D0"/>
    <w:rsid w:val="00CA51FD"/>
    <w:rsid w:val="00CA56A8"/>
    <w:rsid w:val="00CA601A"/>
    <w:rsid w:val="00CA79FE"/>
    <w:rsid w:val="00CA7F37"/>
    <w:rsid w:val="00CB0A7D"/>
    <w:rsid w:val="00CB16FA"/>
    <w:rsid w:val="00CB29DE"/>
    <w:rsid w:val="00CB3508"/>
    <w:rsid w:val="00CB4493"/>
    <w:rsid w:val="00CB54E3"/>
    <w:rsid w:val="00CB5B53"/>
    <w:rsid w:val="00CB60FF"/>
    <w:rsid w:val="00CB6157"/>
    <w:rsid w:val="00CB6FBC"/>
    <w:rsid w:val="00CB70EC"/>
    <w:rsid w:val="00CC0C01"/>
    <w:rsid w:val="00CC130B"/>
    <w:rsid w:val="00CC134E"/>
    <w:rsid w:val="00CC2A92"/>
    <w:rsid w:val="00CC308E"/>
    <w:rsid w:val="00CC42E9"/>
    <w:rsid w:val="00CC4B3D"/>
    <w:rsid w:val="00CC4BFB"/>
    <w:rsid w:val="00CC4E6F"/>
    <w:rsid w:val="00CC7DF5"/>
    <w:rsid w:val="00CD18F8"/>
    <w:rsid w:val="00CD2F8E"/>
    <w:rsid w:val="00CD3193"/>
    <w:rsid w:val="00CD5A05"/>
    <w:rsid w:val="00CD6186"/>
    <w:rsid w:val="00CD6AA6"/>
    <w:rsid w:val="00CD6CDB"/>
    <w:rsid w:val="00CD7E98"/>
    <w:rsid w:val="00CE0D8C"/>
    <w:rsid w:val="00CE10D3"/>
    <w:rsid w:val="00CE3793"/>
    <w:rsid w:val="00CE3993"/>
    <w:rsid w:val="00CE5BDD"/>
    <w:rsid w:val="00CE760F"/>
    <w:rsid w:val="00CF1C43"/>
    <w:rsid w:val="00CF550C"/>
    <w:rsid w:val="00CF59C4"/>
    <w:rsid w:val="00CF60CF"/>
    <w:rsid w:val="00D01727"/>
    <w:rsid w:val="00D01F59"/>
    <w:rsid w:val="00D028C5"/>
    <w:rsid w:val="00D02BCE"/>
    <w:rsid w:val="00D033DA"/>
    <w:rsid w:val="00D03DFE"/>
    <w:rsid w:val="00D0558D"/>
    <w:rsid w:val="00D06B9D"/>
    <w:rsid w:val="00D06C94"/>
    <w:rsid w:val="00D1067B"/>
    <w:rsid w:val="00D106AE"/>
    <w:rsid w:val="00D11E3F"/>
    <w:rsid w:val="00D1227A"/>
    <w:rsid w:val="00D148D8"/>
    <w:rsid w:val="00D15340"/>
    <w:rsid w:val="00D156A0"/>
    <w:rsid w:val="00D15847"/>
    <w:rsid w:val="00D15D43"/>
    <w:rsid w:val="00D1651B"/>
    <w:rsid w:val="00D21212"/>
    <w:rsid w:val="00D21BC9"/>
    <w:rsid w:val="00D23E1F"/>
    <w:rsid w:val="00D242EA"/>
    <w:rsid w:val="00D24514"/>
    <w:rsid w:val="00D24527"/>
    <w:rsid w:val="00D24770"/>
    <w:rsid w:val="00D25229"/>
    <w:rsid w:val="00D26344"/>
    <w:rsid w:val="00D300C1"/>
    <w:rsid w:val="00D31061"/>
    <w:rsid w:val="00D31110"/>
    <w:rsid w:val="00D32EA1"/>
    <w:rsid w:val="00D3305A"/>
    <w:rsid w:val="00D33A84"/>
    <w:rsid w:val="00D34D3D"/>
    <w:rsid w:val="00D34F21"/>
    <w:rsid w:val="00D35FEA"/>
    <w:rsid w:val="00D366CD"/>
    <w:rsid w:val="00D36D55"/>
    <w:rsid w:val="00D40673"/>
    <w:rsid w:val="00D40800"/>
    <w:rsid w:val="00D40A20"/>
    <w:rsid w:val="00D4105B"/>
    <w:rsid w:val="00D43E7C"/>
    <w:rsid w:val="00D442FB"/>
    <w:rsid w:val="00D45042"/>
    <w:rsid w:val="00D46517"/>
    <w:rsid w:val="00D46A4E"/>
    <w:rsid w:val="00D46B6B"/>
    <w:rsid w:val="00D50FBB"/>
    <w:rsid w:val="00D510A1"/>
    <w:rsid w:val="00D51D76"/>
    <w:rsid w:val="00D5277C"/>
    <w:rsid w:val="00D52D75"/>
    <w:rsid w:val="00D5572D"/>
    <w:rsid w:val="00D56761"/>
    <w:rsid w:val="00D571B6"/>
    <w:rsid w:val="00D6196F"/>
    <w:rsid w:val="00D629E6"/>
    <w:rsid w:val="00D62E09"/>
    <w:rsid w:val="00D62FF3"/>
    <w:rsid w:val="00D63BE3"/>
    <w:rsid w:val="00D657CD"/>
    <w:rsid w:val="00D66FF7"/>
    <w:rsid w:val="00D6701A"/>
    <w:rsid w:val="00D67132"/>
    <w:rsid w:val="00D674EA"/>
    <w:rsid w:val="00D676F6"/>
    <w:rsid w:val="00D67750"/>
    <w:rsid w:val="00D70C73"/>
    <w:rsid w:val="00D72658"/>
    <w:rsid w:val="00D73DCB"/>
    <w:rsid w:val="00D749DB"/>
    <w:rsid w:val="00D7512B"/>
    <w:rsid w:val="00D766D2"/>
    <w:rsid w:val="00D77268"/>
    <w:rsid w:val="00D80883"/>
    <w:rsid w:val="00D82469"/>
    <w:rsid w:val="00D85CE2"/>
    <w:rsid w:val="00D86913"/>
    <w:rsid w:val="00D91F04"/>
    <w:rsid w:val="00D9254D"/>
    <w:rsid w:val="00D93024"/>
    <w:rsid w:val="00D930D3"/>
    <w:rsid w:val="00D93F6F"/>
    <w:rsid w:val="00D948C3"/>
    <w:rsid w:val="00D9559D"/>
    <w:rsid w:val="00D96706"/>
    <w:rsid w:val="00DA0C4A"/>
    <w:rsid w:val="00DA13FC"/>
    <w:rsid w:val="00DA34C7"/>
    <w:rsid w:val="00DA42E4"/>
    <w:rsid w:val="00DA59FB"/>
    <w:rsid w:val="00DA6304"/>
    <w:rsid w:val="00DA6831"/>
    <w:rsid w:val="00DA7C74"/>
    <w:rsid w:val="00DB03A6"/>
    <w:rsid w:val="00DB39D4"/>
    <w:rsid w:val="00DB3D15"/>
    <w:rsid w:val="00DB3ED3"/>
    <w:rsid w:val="00DB44E4"/>
    <w:rsid w:val="00DB46B9"/>
    <w:rsid w:val="00DB514E"/>
    <w:rsid w:val="00DB551A"/>
    <w:rsid w:val="00DB6E2F"/>
    <w:rsid w:val="00DB77FA"/>
    <w:rsid w:val="00DB7851"/>
    <w:rsid w:val="00DC17BC"/>
    <w:rsid w:val="00DC2A13"/>
    <w:rsid w:val="00DC62B4"/>
    <w:rsid w:val="00DD0695"/>
    <w:rsid w:val="00DD089B"/>
    <w:rsid w:val="00DD17EB"/>
    <w:rsid w:val="00DD1B55"/>
    <w:rsid w:val="00DD2989"/>
    <w:rsid w:val="00DD3501"/>
    <w:rsid w:val="00DD35BA"/>
    <w:rsid w:val="00DD3AF6"/>
    <w:rsid w:val="00DD48D7"/>
    <w:rsid w:val="00DD59D7"/>
    <w:rsid w:val="00DD5B0F"/>
    <w:rsid w:val="00DD6B42"/>
    <w:rsid w:val="00DE41BF"/>
    <w:rsid w:val="00DE5C47"/>
    <w:rsid w:val="00DE69DA"/>
    <w:rsid w:val="00DE7392"/>
    <w:rsid w:val="00DF03CD"/>
    <w:rsid w:val="00DF0C0E"/>
    <w:rsid w:val="00DF11A0"/>
    <w:rsid w:val="00DF2C32"/>
    <w:rsid w:val="00DF3FCF"/>
    <w:rsid w:val="00DF3FD2"/>
    <w:rsid w:val="00DF4746"/>
    <w:rsid w:val="00DF4F52"/>
    <w:rsid w:val="00DF5BDB"/>
    <w:rsid w:val="00DF6AE2"/>
    <w:rsid w:val="00E00C4D"/>
    <w:rsid w:val="00E015B7"/>
    <w:rsid w:val="00E01E82"/>
    <w:rsid w:val="00E04225"/>
    <w:rsid w:val="00E04712"/>
    <w:rsid w:val="00E062CB"/>
    <w:rsid w:val="00E06DD6"/>
    <w:rsid w:val="00E07009"/>
    <w:rsid w:val="00E07EF7"/>
    <w:rsid w:val="00E1107E"/>
    <w:rsid w:val="00E11133"/>
    <w:rsid w:val="00E116CE"/>
    <w:rsid w:val="00E12713"/>
    <w:rsid w:val="00E12C76"/>
    <w:rsid w:val="00E13781"/>
    <w:rsid w:val="00E14287"/>
    <w:rsid w:val="00E14558"/>
    <w:rsid w:val="00E14680"/>
    <w:rsid w:val="00E147DF"/>
    <w:rsid w:val="00E16A33"/>
    <w:rsid w:val="00E1764B"/>
    <w:rsid w:val="00E17E1E"/>
    <w:rsid w:val="00E212BC"/>
    <w:rsid w:val="00E2417F"/>
    <w:rsid w:val="00E24299"/>
    <w:rsid w:val="00E27270"/>
    <w:rsid w:val="00E27F6B"/>
    <w:rsid w:val="00E30ECE"/>
    <w:rsid w:val="00E30FFC"/>
    <w:rsid w:val="00E31D12"/>
    <w:rsid w:val="00E32ACA"/>
    <w:rsid w:val="00E338BC"/>
    <w:rsid w:val="00E34398"/>
    <w:rsid w:val="00E34494"/>
    <w:rsid w:val="00E34C6F"/>
    <w:rsid w:val="00E36830"/>
    <w:rsid w:val="00E368BA"/>
    <w:rsid w:val="00E3791D"/>
    <w:rsid w:val="00E37F8E"/>
    <w:rsid w:val="00E402D6"/>
    <w:rsid w:val="00E427D0"/>
    <w:rsid w:val="00E434BF"/>
    <w:rsid w:val="00E445B2"/>
    <w:rsid w:val="00E4525F"/>
    <w:rsid w:val="00E46A9F"/>
    <w:rsid w:val="00E46B70"/>
    <w:rsid w:val="00E47819"/>
    <w:rsid w:val="00E52251"/>
    <w:rsid w:val="00E5260C"/>
    <w:rsid w:val="00E52739"/>
    <w:rsid w:val="00E52A4B"/>
    <w:rsid w:val="00E535AF"/>
    <w:rsid w:val="00E53B3E"/>
    <w:rsid w:val="00E5472F"/>
    <w:rsid w:val="00E56990"/>
    <w:rsid w:val="00E57645"/>
    <w:rsid w:val="00E6128C"/>
    <w:rsid w:val="00E61A63"/>
    <w:rsid w:val="00E651C1"/>
    <w:rsid w:val="00E675EF"/>
    <w:rsid w:val="00E7093B"/>
    <w:rsid w:val="00E70BBE"/>
    <w:rsid w:val="00E7228E"/>
    <w:rsid w:val="00E72B5F"/>
    <w:rsid w:val="00E759F0"/>
    <w:rsid w:val="00E75EBF"/>
    <w:rsid w:val="00E76DB7"/>
    <w:rsid w:val="00E7724F"/>
    <w:rsid w:val="00E807E8"/>
    <w:rsid w:val="00E821C7"/>
    <w:rsid w:val="00E826B2"/>
    <w:rsid w:val="00E83198"/>
    <w:rsid w:val="00E84CA0"/>
    <w:rsid w:val="00E85B75"/>
    <w:rsid w:val="00E85D3D"/>
    <w:rsid w:val="00E865AE"/>
    <w:rsid w:val="00E86F21"/>
    <w:rsid w:val="00E87D3A"/>
    <w:rsid w:val="00E906A2"/>
    <w:rsid w:val="00E92119"/>
    <w:rsid w:val="00E922F3"/>
    <w:rsid w:val="00E93D7D"/>
    <w:rsid w:val="00E94020"/>
    <w:rsid w:val="00E940CA"/>
    <w:rsid w:val="00E9410C"/>
    <w:rsid w:val="00E94181"/>
    <w:rsid w:val="00E95059"/>
    <w:rsid w:val="00E956FC"/>
    <w:rsid w:val="00E96B43"/>
    <w:rsid w:val="00E97251"/>
    <w:rsid w:val="00E972A3"/>
    <w:rsid w:val="00E9737D"/>
    <w:rsid w:val="00EA3789"/>
    <w:rsid w:val="00EA59E7"/>
    <w:rsid w:val="00EA6C87"/>
    <w:rsid w:val="00EB0D7D"/>
    <w:rsid w:val="00EB111B"/>
    <w:rsid w:val="00EB1691"/>
    <w:rsid w:val="00EB23F3"/>
    <w:rsid w:val="00EB3747"/>
    <w:rsid w:val="00EB44CB"/>
    <w:rsid w:val="00EB5E7D"/>
    <w:rsid w:val="00EB6EF9"/>
    <w:rsid w:val="00EB786C"/>
    <w:rsid w:val="00EC12AC"/>
    <w:rsid w:val="00EC154A"/>
    <w:rsid w:val="00EC2549"/>
    <w:rsid w:val="00EC45F1"/>
    <w:rsid w:val="00EC4624"/>
    <w:rsid w:val="00EC7594"/>
    <w:rsid w:val="00EC7F2E"/>
    <w:rsid w:val="00ED01EE"/>
    <w:rsid w:val="00ED0C17"/>
    <w:rsid w:val="00ED0F16"/>
    <w:rsid w:val="00ED1771"/>
    <w:rsid w:val="00ED2337"/>
    <w:rsid w:val="00ED492E"/>
    <w:rsid w:val="00ED6405"/>
    <w:rsid w:val="00ED721D"/>
    <w:rsid w:val="00ED73C3"/>
    <w:rsid w:val="00EE127F"/>
    <w:rsid w:val="00EE1F84"/>
    <w:rsid w:val="00EF02D8"/>
    <w:rsid w:val="00EF1234"/>
    <w:rsid w:val="00EF16F2"/>
    <w:rsid w:val="00EF1865"/>
    <w:rsid w:val="00EF23C5"/>
    <w:rsid w:val="00EF300F"/>
    <w:rsid w:val="00EF3489"/>
    <w:rsid w:val="00EF3497"/>
    <w:rsid w:val="00EF3765"/>
    <w:rsid w:val="00EF3C6E"/>
    <w:rsid w:val="00EF3F7A"/>
    <w:rsid w:val="00EF4C12"/>
    <w:rsid w:val="00EF643A"/>
    <w:rsid w:val="00EF740A"/>
    <w:rsid w:val="00EF7DFF"/>
    <w:rsid w:val="00F00002"/>
    <w:rsid w:val="00F001FB"/>
    <w:rsid w:val="00F014DF"/>
    <w:rsid w:val="00F033D6"/>
    <w:rsid w:val="00F03B1E"/>
    <w:rsid w:val="00F03C33"/>
    <w:rsid w:val="00F04B17"/>
    <w:rsid w:val="00F05E1C"/>
    <w:rsid w:val="00F060E4"/>
    <w:rsid w:val="00F06ADF"/>
    <w:rsid w:val="00F07483"/>
    <w:rsid w:val="00F12431"/>
    <w:rsid w:val="00F12570"/>
    <w:rsid w:val="00F1354F"/>
    <w:rsid w:val="00F139C6"/>
    <w:rsid w:val="00F1429D"/>
    <w:rsid w:val="00F16E05"/>
    <w:rsid w:val="00F16F80"/>
    <w:rsid w:val="00F206BD"/>
    <w:rsid w:val="00F22723"/>
    <w:rsid w:val="00F22D47"/>
    <w:rsid w:val="00F234F7"/>
    <w:rsid w:val="00F23C05"/>
    <w:rsid w:val="00F23FF7"/>
    <w:rsid w:val="00F24386"/>
    <w:rsid w:val="00F252DB"/>
    <w:rsid w:val="00F267A1"/>
    <w:rsid w:val="00F27402"/>
    <w:rsid w:val="00F27DC7"/>
    <w:rsid w:val="00F30E3D"/>
    <w:rsid w:val="00F31160"/>
    <w:rsid w:val="00F3346A"/>
    <w:rsid w:val="00F34A12"/>
    <w:rsid w:val="00F3531D"/>
    <w:rsid w:val="00F35348"/>
    <w:rsid w:val="00F36EAF"/>
    <w:rsid w:val="00F405C0"/>
    <w:rsid w:val="00F412A8"/>
    <w:rsid w:val="00F41A80"/>
    <w:rsid w:val="00F4442F"/>
    <w:rsid w:val="00F4643E"/>
    <w:rsid w:val="00F469AF"/>
    <w:rsid w:val="00F47FC0"/>
    <w:rsid w:val="00F5058A"/>
    <w:rsid w:val="00F506D0"/>
    <w:rsid w:val="00F52626"/>
    <w:rsid w:val="00F53AA3"/>
    <w:rsid w:val="00F54612"/>
    <w:rsid w:val="00F54949"/>
    <w:rsid w:val="00F56151"/>
    <w:rsid w:val="00F56C0D"/>
    <w:rsid w:val="00F56F36"/>
    <w:rsid w:val="00F578A8"/>
    <w:rsid w:val="00F60814"/>
    <w:rsid w:val="00F61EEA"/>
    <w:rsid w:val="00F63F8C"/>
    <w:rsid w:val="00F6415D"/>
    <w:rsid w:val="00F6495B"/>
    <w:rsid w:val="00F650C9"/>
    <w:rsid w:val="00F65A6B"/>
    <w:rsid w:val="00F65DEF"/>
    <w:rsid w:val="00F66571"/>
    <w:rsid w:val="00F677D7"/>
    <w:rsid w:val="00F67D67"/>
    <w:rsid w:val="00F7017E"/>
    <w:rsid w:val="00F71E7E"/>
    <w:rsid w:val="00F73F17"/>
    <w:rsid w:val="00F7415A"/>
    <w:rsid w:val="00F744AE"/>
    <w:rsid w:val="00F758E1"/>
    <w:rsid w:val="00F76664"/>
    <w:rsid w:val="00F7678F"/>
    <w:rsid w:val="00F80493"/>
    <w:rsid w:val="00F83494"/>
    <w:rsid w:val="00F87052"/>
    <w:rsid w:val="00F87B8D"/>
    <w:rsid w:val="00F87F07"/>
    <w:rsid w:val="00F900D9"/>
    <w:rsid w:val="00F90D17"/>
    <w:rsid w:val="00F9227E"/>
    <w:rsid w:val="00F930B7"/>
    <w:rsid w:val="00F93343"/>
    <w:rsid w:val="00F9386F"/>
    <w:rsid w:val="00F947A2"/>
    <w:rsid w:val="00F94FBA"/>
    <w:rsid w:val="00F977EB"/>
    <w:rsid w:val="00F97A3B"/>
    <w:rsid w:val="00FA02E7"/>
    <w:rsid w:val="00FA2224"/>
    <w:rsid w:val="00FA3419"/>
    <w:rsid w:val="00FA36C9"/>
    <w:rsid w:val="00FA41E0"/>
    <w:rsid w:val="00FA4F00"/>
    <w:rsid w:val="00FA5BAC"/>
    <w:rsid w:val="00FA78BC"/>
    <w:rsid w:val="00FB1651"/>
    <w:rsid w:val="00FB253B"/>
    <w:rsid w:val="00FB3F68"/>
    <w:rsid w:val="00FB4313"/>
    <w:rsid w:val="00FB5B51"/>
    <w:rsid w:val="00FC03F5"/>
    <w:rsid w:val="00FC1091"/>
    <w:rsid w:val="00FC1D31"/>
    <w:rsid w:val="00FC28F2"/>
    <w:rsid w:val="00FC4BD9"/>
    <w:rsid w:val="00FC6AB1"/>
    <w:rsid w:val="00FC78F9"/>
    <w:rsid w:val="00FC7914"/>
    <w:rsid w:val="00FD14F5"/>
    <w:rsid w:val="00FD18E6"/>
    <w:rsid w:val="00FD3849"/>
    <w:rsid w:val="00FD42B7"/>
    <w:rsid w:val="00FE1453"/>
    <w:rsid w:val="00FE158D"/>
    <w:rsid w:val="00FE16EC"/>
    <w:rsid w:val="00FE2765"/>
    <w:rsid w:val="00FE2CD1"/>
    <w:rsid w:val="00FE363A"/>
    <w:rsid w:val="00FE434A"/>
    <w:rsid w:val="00FE464A"/>
    <w:rsid w:val="00FE496F"/>
    <w:rsid w:val="00FE633A"/>
    <w:rsid w:val="00FF0738"/>
    <w:rsid w:val="00FF08B1"/>
    <w:rsid w:val="00FF0A88"/>
    <w:rsid w:val="00FF11AC"/>
    <w:rsid w:val="00FF1F95"/>
    <w:rsid w:val="00FF2579"/>
    <w:rsid w:val="00FF3B14"/>
    <w:rsid w:val="00FF463A"/>
    <w:rsid w:val="00FF4683"/>
    <w:rsid w:val="00FF4E3F"/>
    <w:rsid w:val="00FF5868"/>
    <w:rsid w:val="00FF5A5A"/>
    <w:rsid w:val="00FF6020"/>
    <w:rsid w:val="00FF7289"/>
    <w:rsid w:val="00FF72E5"/>
    <w:rsid w:val="04842CF6"/>
    <w:rsid w:val="0ED1046F"/>
    <w:rsid w:val="1064C14B"/>
    <w:rsid w:val="23CA6099"/>
    <w:rsid w:val="2845DF00"/>
    <w:rsid w:val="3C0648AE"/>
    <w:rsid w:val="477E1BE6"/>
    <w:rsid w:val="57540915"/>
    <w:rsid w:val="5767A98C"/>
    <w:rsid w:val="66BBFAA4"/>
    <w:rsid w:val="762A110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EC9BBA"/>
  <w15:chartTrackingRefBased/>
  <w15:docId w15:val="{B77206CF-71FF-4612-90FF-192D344D82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lsdException w:name="heading 3" w:uiPriority="9" w:semiHidden="1" w:unhideWhenUsed="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64AD6"/>
  </w:style>
  <w:style w:type="paragraph" w:styleId="Heading1">
    <w:name w:val="heading 1"/>
    <w:basedOn w:val="Normal"/>
    <w:next w:val="Normal"/>
    <w:link w:val="Heading1Char"/>
    <w:uiPriority w:val="9"/>
    <w:qFormat/>
    <w:rsid w:val="00B7189A"/>
    <w:pPr>
      <w:numPr>
        <w:numId w:val="1"/>
      </w:numPr>
      <w:spacing w:before="240" w:after="60" w:line="220" w:lineRule="exact"/>
      <w:outlineLvl w:val="0"/>
    </w:pPr>
    <w:rPr>
      <w:b/>
      <w:caps/>
      <w:color w:val="8031A7" w:themeColor="accent4"/>
    </w:rPr>
  </w:style>
  <w:style w:type="paragraph" w:styleId="Heading2">
    <w:name w:val="heading 2"/>
    <w:basedOn w:val="Heading1"/>
    <w:next w:val="Normal"/>
    <w:link w:val="Heading2Char"/>
    <w:uiPriority w:val="9"/>
    <w:unhideWhenUsed/>
    <w:rsid w:val="00B7189A"/>
    <w:pPr>
      <w:numPr>
        <w:ilvl w:val="1"/>
      </w:numPr>
      <w:spacing w:before="0" w:after="120" w:line="240" w:lineRule="auto"/>
      <w:outlineLvl w:val="1"/>
    </w:pPr>
    <w:rPr>
      <w:b w:val="0"/>
      <w:i/>
      <w:caps w:val="0"/>
    </w:rPr>
  </w:style>
  <w:style w:type="paragraph" w:styleId="Heading3">
    <w:name w:val="heading 3"/>
    <w:basedOn w:val="Normal"/>
    <w:next w:val="Normal"/>
    <w:link w:val="Heading3Char"/>
    <w:uiPriority w:val="9"/>
    <w:unhideWhenUsed/>
    <w:rsid w:val="00525EBE"/>
    <w:pPr>
      <w:keepNext/>
      <w:keepLines/>
      <w:spacing w:before="40" w:after="0"/>
      <w:outlineLvl w:val="2"/>
    </w:pPr>
    <w:rPr>
      <w:rFonts w:asciiTheme="majorHAnsi" w:hAnsiTheme="majorHAnsi" w:eastAsiaTheme="majorEastAsia" w:cstheme="majorBidi"/>
      <w:color w:val="751811" w:themeColor="accent1" w:themeShade="7F"/>
      <w:sz w:val="24"/>
      <w:szCs w:val="24"/>
    </w:rPr>
  </w:style>
  <w:style w:type="paragraph" w:styleId="Heading4">
    <w:name w:val="heading 4"/>
    <w:basedOn w:val="Normal"/>
    <w:next w:val="Normal"/>
    <w:link w:val="Heading4Char"/>
    <w:uiPriority w:val="9"/>
    <w:unhideWhenUsed/>
    <w:qFormat/>
    <w:rsid w:val="00525EBE"/>
    <w:pPr>
      <w:keepNext/>
      <w:keepLines/>
      <w:spacing w:before="40" w:after="0"/>
      <w:outlineLvl w:val="3"/>
    </w:pPr>
    <w:rPr>
      <w:rFonts w:asciiTheme="majorHAnsi" w:hAnsiTheme="majorHAnsi" w:eastAsiaTheme="majorEastAsia" w:cstheme="majorBidi"/>
      <w:i/>
      <w:iCs/>
      <w:color w:val="B1241A"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27622"/>
    <w:pPr>
      <w:tabs>
        <w:tab w:val="center" w:pos="4513"/>
        <w:tab w:val="right" w:pos="9026"/>
      </w:tabs>
      <w:spacing w:after="0" w:line="240" w:lineRule="auto"/>
    </w:pPr>
    <w:rPr>
      <w:sz w:val="18"/>
    </w:rPr>
  </w:style>
  <w:style w:type="character" w:styleId="HeaderChar" w:customStyle="1">
    <w:name w:val="Header Char"/>
    <w:basedOn w:val="DefaultParagraphFont"/>
    <w:link w:val="Header"/>
    <w:uiPriority w:val="99"/>
    <w:rsid w:val="00C27622"/>
    <w:rPr>
      <w:sz w:val="18"/>
    </w:rPr>
  </w:style>
  <w:style w:type="paragraph" w:styleId="Footer">
    <w:name w:val="footer"/>
    <w:basedOn w:val="Normal"/>
    <w:link w:val="FooterChar"/>
    <w:uiPriority w:val="99"/>
    <w:unhideWhenUsed/>
    <w:rsid w:val="00C27622"/>
    <w:pPr>
      <w:tabs>
        <w:tab w:val="right" w:pos="8929"/>
      </w:tabs>
      <w:spacing w:after="0" w:line="240" w:lineRule="auto"/>
    </w:pPr>
    <w:rPr>
      <w:sz w:val="18"/>
    </w:rPr>
  </w:style>
  <w:style w:type="character" w:styleId="FooterChar" w:customStyle="1">
    <w:name w:val="Footer Char"/>
    <w:basedOn w:val="DefaultParagraphFont"/>
    <w:link w:val="Footer"/>
    <w:uiPriority w:val="99"/>
    <w:rsid w:val="00C27622"/>
    <w:rPr>
      <w:sz w:val="18"/>
    </w:rPr>
  </w:style>
  <w:style w:type="table" w:styleId="TableGrid">
    <w:name w:val="Table Grid"/>
    <w:basedOn w:val="TableNormal"/>
    <w:rsid w:val="00732A9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B7189A"/>
    <w:rPr>
      <w:b/>
      <w:caps/>
      <w:color w:val="8031A7" w:themeColor="accent4"/>
    </w:rPr>
  </w:style>
  <w:style w:type="paragraph" w:styleId="NormalWeb">
    <w:name w:val="Normal (Web)"/>
    <w:basedOn w:val="Normal"/>
    <w:uiPriority w:val="99"/>
    <w:semiHidden/>
    <w:unhideWhenUsed/>
    <w:rsid w:val="00A4624D"/>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Bodycopy" w:customStyle="1">
    <w:name w:val="Body copy"/>
    <w:basedOn w:val="NormalWeb"/>
    <w:qFormat/>
    <w:rsid w:val="00A4624D"/>
    <w:pPr>
      <w:shd w:val="clear" w:color="auto" w:fill="FFFFFF"/>
      <w:spacing w:before="0" w:beforeAutospacing="0" w:after="120" w:afterAutospacing="0" w:line="220" w:lineRule="exact"/>
    </w:pPr>
    <w:rPr>
      <w:rFonts w:ascii="Arial" w:hAnsi="Arial" w:cs="Arial"/>
      <w:color w:val="000000"/>
      <w:sz w:val="18"/>
      <w:szCs w:val="21"/>
    </w:rPr>
  </w:style>
  <w:style w:type="character" w:styleId="Heading2Char" w:customStyle="1">
    <w:name w:val="Heading 2 Char"/>
    <w:basedOn w:val="DefaultParagraphFont"/>
    <w:link w:val="Heading2"/>
    <w:uiPriority w:val="9"/>
    <w:rsid w:val="00B7189A"/>
    <w:rPr>
      <w:i/>
      <w:color w:val="8031A7" w:themeColor="accent4"/>
    </w:rPr>
  </w:style>
  <w:style w:type="paragraph" w:styleId="Bodysubhead" w:customStyle="1">
    <w:name w:val="Body subhead"/>
    <w:basedOn w:val="Bodycopy"/>
    <w:qFormat/>
    <w:rsid w:val="005623F3"/>
    <w:pPr>
      <w:spacing w:before="120" w:after="60"/>
    </w:pPr>
    <w:rPr>
      <w:b/>
    </w:rPr>
  </w:style>
  <w:style w:type="paragraph" w:styleId="Bullet" w:customStyle="1">
    <w:name w:val="Bullet"/>
    <w:basedOn w:val="Bodycopy"/>
    <w:qFormat/>
    <w:rsid w:val="00FC6AB1"/>
    <w:pPr>
      <w:numPr>
        <w:numId w:val="2"/>
      </w:numPr>
      <w:ind w:left="182" w:hanging="182"/>
      <w:contextualSpacing/>
    </w:pPr>
  </w:style>
  <w:style w:type="paragraph" w:styleId="Subbullet" w:customStyle="1">
    <w:name w:val="Sub bullet"/>
    <w:basedOn w:val="Bullet"/>
    <w:qFormat/>
    <w:rsid w:val="005623F3"/>
    <w:pPr>
      <w:numPr>
        <w:ilvl w:val="1"/>
        <w:numId w:val="3"/>
      </w:numPr>
      <w:spacing w:after="180"/>
      <w:ind w:left="430" w:hanging="249"/>
    </w:pPr>
  </w:style>
  <w:style w:type="paragraph" w:styleId="Tableentry" w:customStyle="1">
    <w:name w:val="Table entry"/>
    <w:basedOn w:val="Bodycopy"/>
    <w:qFormat/>
    <w:rsid w:val="00BA1EC8"/>
    <w:pPr>
      <w:shd w:val="clear" w:color="auto" w:fill="auto"/>
      <w:spacing w:before="120" w:after="0"/>
    </w:pPr>
  </w:style>
  <w:style w:type="paragraph" w:styleId="Tableheading" w:customStyle="1">
    <w:name w:val="Table heading"/>
    <w:basedOn w:val="Bodycopy"/>
    <w:qFormat/>
    <w:rsid w:val="00B7189A"/>
    <w:pPr>
      <w:shd w:val="clear" w:color="auto" w:fill="auto"/>
      <w:spacing w:before="120" w:after="0"/>
      <w:jc w:val="both"/>
    </w:pPr>
    <w:rPr>
      <w:b/>
      <w:color w:val="8031A7" w:themeColor="accent4"/>
    </w:rPr>
  </w:style>
  <w:style w:type="paragraph" w:styleId="TOCHeading">
    <w:name w:val="TOC Heading"/>
    <w:basedOn w:val="Heading1"/>
    <w:next w:val="Normal"/>
    <w:uiPriority w:val="39"/>
    <w:unhideWhenUsed/>
    <w:qFormat/>
    <w:rsid w:val="00B7189A"/>
    <w:pPr>
      <w:keepNext/>
      <w:keepLines/>
      <w:numPr>
        <w:numId w:val="0"/>
      </w:numPr>
      <w:spacing w:before="480" w:after="240" w:line="240" w:lineRule="auto"/>
      <w:outlineLvl w:val="9"/>
    </w:pPr>
  </w:style>
  <w:style w:type="paragraph" w:styleId="TOC1">
    <w:name w:val="toc 1"/>
    <w:basedOn w:val="Normal"/>
    <w:next w:val="Normal"/>
    <w:autoRedefine/>
    <w:uiPriority w:val="39"/>
    <w:unhideWhenUsed/>
    <w:rsid w:val="00206E81"/>
    <w:pPr>
      <w:tabs>
        <w:tab w:val="left" w:pos="284"/>
        <w:tab w:val="right" w:leader="dot" w:pos="8919"/>
      </w:tabs>
      <w:spacing w:after="120" w:line="220" w:lineRule="exact"/>
    </w:pPr>
    <w:rPr>
      <w:caps/>
      <w:noProof/>
      <w:sz w:val="18"/>
    </w:rPr>
  </w:style>
  <w:style w:type="paragraph" w:styleId="TOC2">
    <w:name w:val="toc 2"/>
    <w:basedOn w:val="Normal"/>
    <w:next w:val="Normal"/>
    <w:autoRedefine/>
    <w:uiPriority w:val="39"/>
    <w:unhideWhenUsed/>
    <w:rsid w:val="00B027DD"/>
    <w:pPr>
      <w:tabs>
        <w:tab w:val="left" w:pos="709"/>
        <w:tab w:val="right" w:leader="dot" w:pos="8919"/>
      </w:tabs>
      <w:spacing w:after="120" w:line="220" w:lineRule="exact"/>
      <w:ind w:left="284"/>
    </w:pPr>
    <w:rPr>
      <w:noProof/>
      <w:sz w:val="18"/>
    </w:rPr>
  </w:style>
  <w:style w:type="character" w:styleId="Hyperlink">
    <w:name w:val="Hyperlink"/>
    <w:basedOn w:val="DefaultParagraphFont"/>
    <w:uiPriority w:val="99"/>
    <w:unhideWhenUsed/>
    <w:rsid w:val="00DE41BF"/>
    <w:rPr>
      <w:color w:val="0563C1" w:themeColor="hyperlink"/>
      <w:u w:val="single"/>
    </w:rPr>
  </w:style>
  <w:style w:type="paragraph" w:styleId="Documenttitle" w:customStyle="1">
    <w:name w:val="Document title"/>
    <w:basedOn w:val="Normal"/>
    <w:qFormat/>
    <w:rsid w:val="00C27622"/>
    <w:pPr>
      <w:spacing w:after="0" w:line="240" w:lineRule="auto"/>
    </w:pPr>
    <w:rPr>
      <w:sz w:val="60"/>
      <w:szCs w:val="60"/>
    </w:rPr>
  </w:style>
  <w:style w:type="paragraph" w:styleId="Documentdate" w:customStyle="1">
    <w:name w:val="Document date"/>
    <w:basedOn w:val="Normal"/>
    <w:qFormat/>
    <w:rsid w:val="00C64AD6"/>
    <w:pPr>
      <w:spacing w:after="0" w:line="240" w:lineRule="auto"/>
    </w:pPr>
    <w:rPr>
      <w:sz w:val="28"/>
      <w:szCs w:val="28"/>
    </w:rPr>
  </w:style>
  <w:style w:type="paragraph" w:styleId="Function" w:customStyle="1">
    <w:name w:val="Function"/>
    <w:basedOn w:val="Normal"/>
    <w:qFormat/>
    <w:rsid w:val="00C27622"/>
    <w:pPr>
      <w:spacing w:after="0" w:line="320" w:lineRule="exact"/>
    </w:pPr>
    <w:rPr>
      <w:b/>
      <w:sz w:val="23"/>
      <w:szCs w:val="23"/>
    </w:rPr>
  </w:style>
  <w:style w:type="paragraph" w:styleId="Sub-function" w:customStyle="1">
    <w:name w:val="Sub-function"/>
    <w:basedOn w:val="Normal"/>
    <w:qFormat/>
    <w:rsid w:val="00C27622"/>
    <w:pPr>
      <w:spacing w:after="0" w:line="320" w:lineRule="exact"/>
    </w:pPr>
    <w:rPr>
      <w:sz w:val="23"/>
      <w:szCs w:val="23"/>
    </w:rPr>
  </w:style>
  <w:style w:type="table" w:styleId="LightList">
    <w:name w:val="Light List"/>
    <w:basedOn w:val="TableNormal"/>
    <w:uiPriority w:val="61"/>
    <w:rsid w:val="00355576"/>
    <w:pPr>
      <w:spacing w:after="0" w:line="240" w:lineRule="auto"/>
    </w:pPr>
    <w:rPr>
      <w:rFonts w:ascii="Arial" w:hAnsi="Arial"/>
      <w:sz w:val="18"/>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GridTable1Light-Accent6">
    <w:name w:val="Grid Table 1 Light Accent 6"/>
    <w:basedOn w:val="TableNormal"/>
    <w:uiPriority w:val="46"/>
    <w:rsid w:val="00745CF2"/>
    <w:pPr>
      <w:spacing w:after="0" w:line="240" w:lineRule="auto"/>
    </w:pPr>
    <w:tblPr>
      <w:tblStyleRowBandSize w:val="1"/>
      <w:tblStyleColBandSize w:val="1"/>
      <w:tblBorders>
        <w:top w:val="single" w:color="B2CBE9" w:themeColor="accent6" w:themeTint="66" w:sz="4" w:space="0"/>
        <w:left w:val="single" w:color="B2CBE9" w:themeColor="accent6" w:themeTint="66" w:sz="4" w:space="0"/>
        <w:bottom w:val="single" w:color="B2CBE9" w:themeColor="accent6" w:themeTint="66" w:sz="4" w:space="0"/>
        <w:right w:val="single" w:color="B2CBE9" w:themeColor="accent6" w:themeTint="66" w:sz="4" w:space="0"/>
        <w:insideH w:val="single" w:color="B2CBE9" w:themeColor="accent6" w:themeTint="66" w:sz="4" w:space="0"/>
        <w:insideV w:val="single" w:color="B2CBE9" w:themeColor="accent6" w:themeTint="66" w:sz="4" w:space="0"/>
      </w:tblBorders>
    </w:tblPr>
    <w:tblStylePr w:type="firstRow">
      <w:rPr>
        <w:b/>
        <w:bCs/>
      </w:rPr>
      <w:tblPr/>
      <w:tcPr>
        <w:tcBorders>
          <w:bottom w:val="single" w:color="8CB1DE" w:themeColor="accent6" w:themeTint="99" w:sz="12" w:space="0"/>
        </w:tcBorders>
      </w:tcPr>
    </w:tblStylePr>
    <w:tblStylePr w:type="lastRow">
      <w:rPr>
        <w:b/>
        <w:bCs/>
      </w:rPr>
      <w:tblPr/>
      <w:tcPr>
        <w:tcBorders>
          <w:top w:val="double" w:color="8CB1DE" w:themeColor="accent6" w:themeTint="99" w:sz="2" w:space="0"/>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181EA5"/>
    <w:pPr>
      <w:spacing w:after="200" w:line="240" w:lineRule="auto"/>
    </w:pPr>
    <w:rPr>
      <w:i/>
      <w:iCs/>
      <w:color w:val="5F5F5F" w:themeColor="text2"/>
      <w:sz w:val="18"/>
      <w:szCs w:val="18"/>
    </w:rPr>
  </w:style>
  <w:style w:type="character" w:styleId="CommentReference">
    <w:name w:val="annotation reference"/>
    <w:basedOn w:val="DefaultParagraphFont"/>
    <w:uiPriority w:val="99"/>
    <w:semiHidden/>
    <w:unhideWhenUsed/>
    <w:rsid w:val="00304703"/>
    <w:rPr>
      <w:sz w:val="16"/>
      <w:szCs w:val="16"/>
    </w:rPr>
  </w:style>
  <w:style w:type="paragraph" w:styleId="CommentText">
    <w:name w:val="annotation text"/>
    <w:basedOn w:val="Normal"/>
    <w:link w:val="CommentTextChar"/>
    <w:uiPriority w:val="99"/>
    <w:semiHidden/>
    <w:unhideWhenUsed/>
    <w:rsid w:val="00304703"/>
    <w:pPr>
      <w:spacing w:line="240" w:lineRule="auto"/>
    </w:pPr>
    <w:rPr>
      <w:sz w:val="20"/>
      <w:szCs w:val="20"/>
    </w:rPr>
  </w:style>
  <w:style w:type="character" w:styleId="CommentTextChar" w:customStyle="1">
    <w:name w:val="Comment Text Char"/>
    <w:basedOn w:val="DefaultParagraphFont"/>
    <w:link w:val="CommentText"/>
    <w:uiPriority w:val="99"/>
    <w:semiHidden/>
    <w:rsid w:val="00304703"/>
    <w:rPr>
      <w:sz w:val="20"/>
      <w:szCs w:val="20"/>
    </w:rPr>
  </w:style>
  <w:style w:type="paragraph" w:styleId="CommentSubject">
    <w:name w:val="annotation subject"/>
    <w:basedOn w:val="CommentText"/>
    <w:next w:val="CommentText"/>
    <w:link w:val="CommentSubjectChar"/>
    <w:uiPriority w:val="99"/>
    <w:semiHidden/>
    <w:unhideWhenUsed/>
    <w:rsid w:val="00304703"/>
    <w:rPr>
      <w:b/>
      <w:bCs/>
    </w:rPr>
  </w:style>
  <w:style w:type="character" w:styleId="CommentSubjectChar" w:customStyle="1">
    <w:name w:val="Comment Subject Char"/>
    <w:basedOn w:val="CommentTextChar"/>
    <w:link w:val="CommentSubject"/>
    <w:uiPriority w:val="99"/>
    <w:semiHidden/>
    <w:rsid w:val="00304703"/>
    <w:rPr>
      <w:b/>
      <w:bCs/>
      <w:sz w:val="20"/>
      <w:szCs w:val="20"/>
    </w:rPr>
  </w:style>
  <w:style w:type="paragraph" w:styleId="BalloonText">
    <w:name w:val="Balloon Text"/>
    <w:basedOn w:val="Normal"/>
    <w:link w:val="BalloonTextChar"/>
    <w:uiPriority w:val="99"/>
    <w:semiHidden/>
    <w:unhideWhenUsed/>
    <w:rsid w:val="0030470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04703"/>
    <w:rPr>
      <w:rFonts w:ascii="Segoe UI" w:hAnsi="Segoe UI" w:cs="Segoe UI"/>
      <w:sz w:val="18"/>
      <w:szCs w:val="18"/>
    </w:rPr>
  </w:style>
  <w:style w:type="character" w:styleId="UnresolvedMention">
    <w:name w:val="Unresolved Mention"/>
    <w:basedOn w:val="DefaultParagraphFont"/>
    <w:uiPriority w:val="99"/>
    <w:semiHidden/>
    <w:unhideWhenUsed/>
    <w:rsid w:val="00CC0C01"/>
    <w:rPr>
      <w:color w:val="605E5C"/>
      <w:shd w:val="clear" w:color="auto" w:fill="E1DFDD"/>
    </w:rPr>
  </w:style>
  <w:style w:type="character" w:styleId="PlaceholderText">
    <w:name w:val="Placeholder Text"/>
    <w:basedOn w:val="DefaultParagraphFont"/>
    <w:uiPriority w:val="99"/>
    <w:semiHidden/>
    <w:rsid w:val="00C44191"/>
    <w:rPr>
      <w:color w:val="808080"/>
    </w:rPr>
  </w:style>
  <w:style w:type="table" w:styleId="GridTable5Dark-Accent6">
    <w:name w:val="Grid Table 5 Dark Accent 6"/>
    <w:basedOn w:val="TableNormal"/>
    <w:uiPriority w:val="50"/>
    <w:rsid w:val="00D9254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8E5F4"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07EC9"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07EC9"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07EC9"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07EC9" w:themeFill="accent6"/>
      </w:tcPr>
    </w:tblStylePr>
    <w:tblStylePr w:type="band1Vert">
      <w:tblPr/>
      <w:tcPr>
        <w:shd w:val="clear" w:color="auto" w:fill="B2CBE9" w:themeFill="accent6" w:themeFillTint="66"/>
      </w:tcPr>
    </w:tblStylePr>
    <w:tblStylePr w:type="band1Horz">
      <w:tblPr/>
      <w:tcPr>
        <w:shd w:val="clear" w:color="auto" w:fill="B2CBE9" w:themeFill="accent6" w:themeFillTint="66"/>
      </w:tcPr>
    </w:tblStylePr>
  </w:style>
  <w:style w:type="paragraph" w:styleId="ListParagraph">
    <w:name w:val="List Paragraph"/>
    <w:basedOn w:val="Normal"/>
    <w:uiPriority w:val="34"/>
    <w:qFormat/>
    <w:rsid w:val="00AB74CF"/>
    <w:pPr>
      <w:spacing w:after="200" w:line="276" w:lineRule="auto"/>
      <w:ind w:left="720"/>
      <w:contextualSpacing/>
    </w:pPr>
    <w:rPr>
      <w:rFonts w:ascii="Arial" w:hAnsi="Arial"/>
      <w:sz w:val="18"/>
    </w:rPr>
  </w:style>
  <w:style w:type="paragraph" w:styleId="Revision">
    <w:name w:val="Revision"/>
    <w:hidden/>
    <w:uiPriority w:val="99"/>
    <w:semiHidden/>
    <w:rsid w:val="00AB74CF"/>
    <w:pPr>
      <w:spacing w:after="0" w:line="240" w:lineRule="auto"/>
    </w:pPr>
  </w:style>
  <w:style w:type="paragraph" w:styleId="BodyText">
    <w:name w:val="Body Text"/>
    <w:basedOn w:val="Normal"/>
    <w:link w:val="BodyTextChar"/>
    <w:uiPriority w:val="99"/>
    <w:rsid w:val="00B00E4F"/>
    <w:pPr>
      <w:spacing w:before="120" w:after="120" w:line="240" w:lineRule="auto"/>
    </w:pPr>
    <w:rPr>
      <w:rFonts w:ascii="JTI" w:hAnsi="JTI" w:eastAsia="Arial Unicode MS" w:cs="Arial Unicode MS"/>
      <w:sz w:val="20"/>
      <w:szCs w:val="24"/>
      <w:lang w:val="en-US"/>
    </w:rPr>
  </w:style>
  <w:style w:type="character" w:styleId="BodyTextChar" w:customStyle="1">
    <w:name w:val="Body Text Char"/>
    <w:basedOn w:val="DefaultParagraphFont"/>
    <w:link w:val="BodyText"/>
    <w:uiPriority w:val="99"/>
    <w:rsid w:val="00B00E4F"/>
    <w:rPr>
      <w:rFonts w:ascii="JTI" w:hAnsi="JTI" w:eastAsia="Arial Unicode MS" w:cs="Arial Unicode MS"/>
      <w:sz w:val="20"/>
      <w:szCs w:val="24"/>
      <w:lang w:val="en-US"/>
    </w:rPr>
  </w:style>
  <w:style w:type="character" w:styleId="Heading3Char" w:customStyle="1">
    <w:name w:val="Heading 3 Char"/>
    <w:basedOn w:val="DefaultParagraphFont"/>
    <w:link w:val="Heading3"/>
    <w:uiPriority w:val="9"/>
    <w:rsid w:val="00525EBE"/>
    <w:rPr>
      <w:rFonts w:asciiTheme="majorHAnsi" w:hAnsiTheme="majorHAnsi" w:eastAsiaTheme="majorEastAsia" w:cstheme="majorBidi"/>
      <w:color w:val="751811" w:themeColor="accent1" w:themeShade="7F"/>
      <w:sz w:val="24"/>
      <w:szCs w:val="24"/>
    </w:rPr>
  </w:style>
  <w:style w:type="character" w:styleId="Heading4Char" w:customStyle="1">
    <w:name w:val="Heading 4 Char"/>
    <w:basedOn w:val="DefaultParagraphFont"/>
    <w:link w:val="Heading4"/>
    <w:uiPriority w:val="9"/>
    <w:rsid w:val="00525EBE"/>
    <w:rPr>
      <w:rFonts w:asciiTheme="majorHAnsi" w:hAnsiTheme="majorHAnsi" w:eastAsiaTheme="majorEastAsia" w:cstheme="majorBidi"/>
      <w:i/>
      <w:iCs/>
      <w:color w:val="B1241A" w:themeColor="accent1" w:themeShade="BF"/>
    </w:rPr>
  </w:style>
  <w:style w:type="character" w:styleId="FollowedHyperlink">
    <w:name w:val="FollowedHyperlink"/>
    <w:basedOn w:val="DefaultParagraphFont"/>
    <w:uiPriority w:val="99"/>
    <w:semiHidden/>
    <w:unhideWhenUsed/>
    <w:rsid w:val="00072A3B"/>
    <w:rPr>
      <w:color w:val="954F72" w:themeColor="followedHyperlink"/>
      <w:u w:val="single"/>
    </w:rPr>
  </w:style>
  <w:style w:type="character" w:styleId="normaltextrun" w:customStyle="1">
    <w:name w:val="normaltextrun"/>
    <w:basedOn w:val="DefaultParagraphFont"/>
    <w:rsid w:val="00CB29DE"/>
  </w:style>
  <w:style w:type="table" w:styleId="ListTable3-Accent6">
    <w:name w:val="List Table 3 Accent 6"/>
    <w:basedOn w:val="TableNormal"/>
    <w:uiPriority w:val="48"/>
    <w:rsid w:val="00E16A33"/>
    <w:pPr>
      <w:spacing w:after="0" w:line="240" w:lineRule="auto"/>
    </w:pPr>
    <w:tblPr>
      <w:tblStyleRowBandSize w:val="1"/>
      <w:tblStyleColBandSize w:val="1"/>
      <w:tblBorders>
        <w:top w:val="single" w:color="407EC9" w:themeColor="accent6" w:sz="4" w:space="0"/>
        <w:left w:val="single" w:color="407EC9" w:themeColor="accent6" w:sz="4" w:space="0"/>
        <w:bottom w:val="single" w:color="407EC9" w:themeColor="accent6" w:sz="4" w:space="0"/>
        <w:right w:val="single" w:color="407EC9" w:themeColor="accent6" w:sz="4" w:space="0"/>
      </w:tblBorders>
    </w:tblPr>
    <w:tblStylePr w:type="firstRow">
      <w:rPr>
        <w:b/>
        <w:bCs/>
        <w:color w:val="FFFFFF" w:themeColor="background1"/>
      </w:rPr>
      <w:tblPr/>
      <w:tcPr>
        <w:shd w:val="clear" w:color="auto" w:fill="407EC9" w:themeFill="accent6"/>
      </w:tcPr>
    </w:tblStylePr>
    <w:tblStylePr w:type="lastRow">
      <w:rPr>
        <w:b/>
        <w:bCs/>
      </w:rPr>
      <w:tblPr/>
      <w:tcPr>
        <w:tcBorders>
          <w:top w:val="double" w:color="407EC9"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07EC9" w:themeColor="accent6" w:sz="4" w:space="0"/>
          <w:right w:val="single" w:color="407EC9" w:themeColor="accent6" w:sz="4" w:space="0"/>
        </w:tcBorders>
      </w:tcPr>
    </w:tblStylePr>
    <w:tblStylePr w:type="band1Horz">
      <w:tblPr/>
      <w:tcPr>
        <w:tcBorders>
          <w:top w:val="single" w:color="407EC9" w:themeColor="accent6" w:sz="4" w:space="0"/>
          <w:bottom w:val="single" w:color="407EC9"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07EC9" w:themeColor="accent6" w:sz="4" w:space="0"/>
          <w:left w:val="nil"/>
        </w:tcBorders>
      </w:tcPr>
    </w:tblStylePr>
    <w:tblStylePr w:type="swCell">
      <w:tblPr/>
      <w:tcPr>
        <w:tcBorders>
          <w:top w:val="double" w:color="407EC9" w:themeColor="accent6" w:sz="4" w:space="0"/>
          <w:right w:val="nil"/>
        </w:tcBorders>
      </w:tcPr>
    </w:tblStylePr>
  </w:style>
  <w:style w:type="table" w:styleId="ListTable4-Accent6">
    <w:name w:val="List Table 4 Accent 6"/>
    <w:basedOn w:val="TableNormal"/>
    <w:uiPriority w:val="49"/>
    <w:rsid w:val="00D51D76"/>
    <w:pPr>
      <w:spacing w:after="0" w:line="240" w:lineRule="auto"/>
    </w:pPr>
    <w:tblPr>
      <w:tblStyleRowBandSize w:val="1"/>
      <w:tblStyleColBandSize w:val="1"/>
      <w:tblBorders>
        <w:top w:val="single" w:color="8CB1DE" w:themeColor="accent6" w:themeTint="99" w:sz="4" w:space="0"/>
        <w:left w:val="single" w:color="8CB1DE" w:themeColor="accent6" w:themeTint="99" w:sz="4" w:space="0"/>
        <w:bottom w:val="single" w:color="8CB1DE" w:themeColor="accent6" w:themeTint="99" w:sz="4" w:space="0"/>
        <w:right w:val="single" w:color="8CB1DE" w:themeColor="accent6" w:themeTint="99" w:sz="4" w:space="0"/>
        <w:insideH w:val="single" w:color="8CB1DE" w:themeColor="accent6" w:themeTint="99" w:sz="4" w:space="0"/>
      </w:tblBorders>
    </w:tblPr>
    <w:tblStylePr w:type="firstRow">
      <w:rPr>
        <w:b/>
        <w:bCs/>
        <w:color w:val="FFFFFF" w:themeColor="background1"/>
      </w:rPr>
      <w:tblPr/>
      <w:tcPr>
        <w:tcBorders>
          <w:top w:val="single" w:color="407EC9" w:themeColor="accent6" w:sz="4" w:space="0"/>
          <w:left w:val="single" w:color="407EC9" w:themeColor="accent6" w:sz="4" w:space="0"/>
          <w:bottom w:val="single" w:color="407EC9" w:themeColor="accent6" w:sz="4" w:space="0"/>
          <w:right w:val="single" w:color="407EC9" w:themeColor="accent6" w:sz="4" w:space="0"/>
          <w:insideH w:val="nil"/>
        </w:tcBorders>
        <w:shd w:val="clear" w:color="auto" w:fill="407EC9" w:themeFill="accent6"/>
      </w:tcPr>
    </w:tblStylePr>
    <w:tblStylePr w:type="lastRow">
      <w:rPr>
        <w:b/>
        <w:bCs/>
      </w:rPr>
      <w:tblPr/>
      <w:tcPr>
        <w:tcBorders>
          <w:top w:val="double" w:color="8CB1DE" w:themeColor="accent6" w:themeTint="99" w:sz="4" w:space="0"/>
        </w:tcBorders>
      </w:tcPr>
    </w:tblStylePr>
    <w:tblStylePr w:type="firstCol">
      <w:rPr>
        <w:b/>
        <w:bCs/>
      </w:rPr>
    </w:tblStylePr>
    <w:tblStylePr w:type="lastCol">
      <w:rPr>
        <w:b/>
        <w:bCs/>
      </w:rPr>
    </w:tblStylePr>
    <w:tblStylePr w:type="band1Vert">
      <w:tblPr/>
      <w:tcPr>
        <w:shd w:val="clear" w:color="auto" w:fill="D8E5F4" w:themeFill="accent6" w:themeFillTint="33"/>
      </w:tcPr>
    </w:tblStylePr>
    <w:tblStylePr w:type="band1Horz">
      <w:tblPr/>
      <w:tcPr>
        <w:shd w:val="clear" w:color="auto" w:fill="D8E5F4" w:themeFill="accent6" w:themeFillTint="33"/>
      </w:tcPr>
    </w:tblStylePr>
  </w:style>
  <w:style w:type="character" w:styleId="spellingerror" w:customStyle="1">
    <w:name w:val="spellingerror"/>
    <w:basedOn w:val="DefaultParagraphFont"/>
    <w:rsid w:val="00880B5C"/>
  </w:style>
  <w:style w:type="character" w:styleId="Strong">
    <w:name w:val="Strong"/>
    <w:basedOn w:val="DefaultParagraphFont"/>
    <w:uiPriority w:val="22"/>
    <w:qFormat/>
    <w:rsid w:val="00D46B6B"/>
    <w:rPr>
      <w:b/>
      <w:bCs/>
    </w:rPr>
  </w:style>
  <w:style w:type="table" w:styleId="GridTable4-Accent6">
    <w:name w:val="Grid Table 4 Accent 6"/>
    <w:basedOn w:val="TableNormal"/>
    <w:uiPriority w:val="49"/>
    <w:rsid w:val="005723C7"/>
    <w:pPr>
      <w:spacing w:after="0" w:line="240" w:lineRule="auto"/>
    </w:pPr>
    <w:tblPr>
      <w:tblStyleRowBandSize w:val="1"/>
      <w:tblStyleColBandSize w:val="1"/>
      <w:tblBorders>
        <w:top w:val="single" w:color="8CB1DE" w:themeColor="accent6" w:themeTint="99" w:sz="4" w:space="0"/>
        <w:left w:val="single" w:color="8CB1DE" w:themeColor="accent6" w:themeTint="99" w:sz="4" w:space="0"/>
        <w:bottom w:val="single" w:color="8CB1DE" w:themeColor="accent6" w:themeTint="99" w:sz="4" w:space="0"/>
        <w:right w:val="single" w:color="8CB1DE" w:themeColor="accent6" w:themeTint="99" w:sz="4" w:space="0"/>
        <w:insideH w:val="single" w:color="8CB1DE" w:themeColor="accent6" w:themeTint="99" w:sz="4" w:space="0"/>
        <w:insideV w:val="single" w:color="8CB1DE" w:themeColor="accent6" w:themeTint="99" w:sz="4" w:space="0"/>
      </w:tblBorders>
    </w:tblPr>
    <w:tblStylePr w:type="firstRow">
      <w:rPr>
        <w:b/>
        <w:bCs/>
        <w:color w:val="FFFFFF" w:themeColor="background1"/>
      </w:rPr>
      <w:tblPr/>
      <w:tcPr>
        <w:tcBorders>
          <w:top w:val="single" w:color="407EC9" w:themeColor="accent6" w:sz="4" w:space="0"/>
          <w:left w:val="single" w:color="407EC9" w:themeColor="accent6" w:sz="4" w:space="0"/>
          <w:bottom w:val="single" w:color="407EC9" w:themeColor="accent6" w:sz="4" w:space="0"/>
          <w:right w:val="single" w:color="407EC9" w:themeColor="accent6" w:sz="4" w:space="0"/>
          <w:insideH w:val="nil"/>
          <w:insideV w:val="nil"/>
        </w:tcBorders>
        <w:shd w:val="clear" w:color="auto" w:fill="407EC9" w:themeFill="accent6"/>
      </w:tcPr>
    </w:tblStylePr>
    <w:tblStylePr w:type="lastRow">
      <w:rPr>
        <w:b/>
        <w:bCs/>
      </w:rPr>
      <w:tblPr/>
      <w:tcPr>
        <w:tcBorders>
          <w:top w:val="double" w:color="407EC9" w:themeColor="accent6" w:sz="4" w:space="0"/>
        </w:tcBorders>
      </w:tcPr>
    </w:tblStylePr>
    <w:tblStylePr w:type="firstCol">
      <w:rPr>
        <w:b/>
        <w:bCs/>
      </w:rPr>
    </w:tblStylePr>
    <w:tblStylePr w:type="lastCol">
      <w:rPr>
        <w:b/>
        <w:bCs/>
      </w:rPr>
    </w:tblStylePr>
    <w:tblStylePr w:type="band1Vert">
      <w:tblPr/>
      <w:tcPr>
        <w:shd w:val="clear" w:color="auto" w:fill="D8E5F4" w:themeFill="accent6" w:themeFillTint="33"/>
      </w:tcPr>
    </w:tblStylePr>
    <w:tblStylePr w:type="band1Horz">
      <w:tblPr/>
      <w:tcPr>
        <w:shd w:val="clear" w:color="auto" w:fill="D8E5F4" w:themeFill="accent6" w:themeFillTint="33"/>
      </w:tcPr>
    </w:tblStylePr>
  </w:style>
  <w:style w:type="table" w:styleId="GridTable4-Accent1">
    <w:name w:val="Grid Table 4 Accent 1"/>
    <w:basedOn w:val="TableNormal"/>
    <w:uiPriority w:val="49"/>
    <w:rsid w:val="00EF3765"/>
    <w:pPr>
      <w:spacing w:after="0" w:line="240" w:lineRule="auto"/>
    </w:pPr>
    <w:rPr>
      <w:lang w:val="ru-RU"/>
    </w:rPr>
    <w:tblPr>
      <w:tblStyleRowBandSize w:val="1"/>
      <w:tblStyleColBandSize w:val="1"/>
      <w:tblBorders>
        <w:top w:val="single" w:color="EC8983" w:themeColor="accent1" w:themeTint="99" w:sz="4" w:space="0"/>
        <w:left w:val="single" w:color="EC8983" w:themeColor="accent1" w:themeTint="99" w:sz="4" w:space="0"/>
        <w:bottom w:val="single" w:color="EC8983" w:themeColor="accent1" w:themeTint="99" w:sz="4" w:space="0"/>
        <w:right w:val="single" w:color="EC8983" w:themeColor="accent1" w:themeTint="99" w:sz="4" w:space="0"/>
        <w:insideH w:val="single" w:color="EC8983" w:themeColor="accent1" w:themeTint="99" w:sz="4" w:space="0"/>
        <w:insideV w:val="single" w:color="EC8983" w:themeColor="accent1" w:themeTint="99" w:sz="4" w:space="0"/>
      </w:tblBorders>
    </w:tblPr>
    <w:tblStylePr w:type="firstRow">
      <w:rPr>
        <w:b/>
        <w:bCs/>
        <w:color w:val="FFFFFF" w:themeColor="background1"/>
      </w:rPr>
      <w:tblPr/>
      <w:tcPr>
        <w:tcBorders>
          <w:top w:val="single" w:color="E03C31" w:themeColor="accent1" w:sz="4" w:space="0"/>
          <w:left w:val="single" w:color="E03C31" w:themeColor="accent1" w:sz="4" w:space="0"/>
          <w:bottom w:val="single" w:color="E03C31" w:themeColor="accent1" w:sz="4" w:space="0"/>
          <w:right w:val="single" w:color="E03C31" w:themeColor="accent1" w:sz="4" w:space="0"/>
          <w:insideH w:val="nil"/>
          <w:insideV w:val="nil"/>
        </w:tcBorders>
        <w:shd w:val="clear" w:color="auto" w:fill="E03C31" w:themeFill="accent1"/>
      </w:tcPr>
    </w:tblStylePr>
    <w:tblStylePr w:type="lastRow">
      <w:rPr>
        <w:b/>
        <w:bCs/>
      </w:rPr>
      <w:tblPr/>
      <w:tcPr>
        <w:tcBorders>
          <w:top w:val="double" w:color="E03C31" w:themeColor="accent1" w:sz="4" w:space="0"/>
        </w:tcBorders>
      </w:tcPr>
    </w:tblStylePr>
    <w:tblStylePr w:type="firstCol">
      <w:rPr>
        <w:b/>
        <w:bCs/>
      </w:rPr>
    </w:tblStylePr>
    <w:tblStylePr w:type="lastCol">
      <w:rPr>
        <w:b/>
        <w:bCs/>
      </w:rPr>
    </w:tblStylePr>
    <w:tblStylePr w:type="band1Vert">
      <w:tblPr/>
      <w:tcPr>
        <w:shd w:val="clear" w:color="auto" w:fill="F8D7D5" w:themeFill="accent1" w:themeFillTint="33"/>
      </w:tcPr>
    </w:tblStylePr>
    <w:tblStylePr w:type="band1Horz">
      <w:tblPr/>
      <w:tcPr>
        <w:shd w:val="clear" w:color="auto" w:fill="F8D7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4929">
      <w:bodyDiv w:val="1"/>
      <w:marLeft w:val="0"/>
      <w:marRight w:val="0"/>
      <w:marTop w:val="0"/>
      <w:marBottom w:val="0"/>
      <w:divBdr>
        <w:top w:val="none" w:sz="0" w:space="0" w:color="auto"/>
        <w:left w:val="none" w:sz="0" w:space="0" w:color="auto"/>
        <w:bottom w:val="none" w:sz="0" w:space="0" w:color="auto"/>
        <w:right w:val="none" w:sz="0" w:space="0" w:color="auto"/>
      </w:divBdr>
      <w:divsChild>
        <w:div w:id="604388923">
          <w:marLeft w:val="0"/>
          <w:marRight w:val="0"/>
          <w:marTop w:val="0"/>
          <w:marBottom w:val="0"/>
          <w:divBdr>
            <w:top w:val="none" w:sz="0" w:space="0" w:color="auto"/>
            <w:left w:val="none" w:sz="0" w:space="0" w:color="auto"/>
            <w:bottom w:val="none" w:sz="0" w:space="0" w:color="auto"/>
            <w:right w:val="none" w:sz="0" w:space="0" w:color="auto"/>
          </w:divBdr>
        </w:div>
        <w:div w:id="1232472242">
          <w:marLeft w:val="0"/>
          <w:marRight w:val="0"/>
          <w:marTop w:val="0"/>
          <w:marBottom w:val="0"/>
          <w:divBdr>
            <w:top w:val="none" w:sz="0" w:space="0" w:color="auto"/>
            <w:left w:val="none" w:sz="0" w:space="0" w:color="auto"/>
            <w:bottom w:val="none" w:sz="0" w:space="0" w:color="auto"/>
            <w:right w:val="none" w:sz="0" w:space="0" w:color="auto"/>
          </w:divBdr>
        </w:div>
      </w:divsChild>
    </w:div>
    <w:div w:id="114296854">
      <w:bodyDiv w:val="1"/>
      <w:marLeft w:val="0"/>
      <w:marRight w:val="0"/>
      <w:marTop w:val="0"/>
      <w:marBottom w:val="0"/>
      <w:divBdr>
        <w:top w:val="none" w:sz="0" w:space="0" w:color="auto"/>
        <w:left w:val="none" w:sz="0" w:space="0" w:color="auto"/>
        <w:bottom w:val="none" w:sz="0" w:space="0" w:color="auto"/>
        <w:right w:val="none" w:sz="0" w:space="0" w:color="auto"/>
      </w:divBdr>
    </w:div>
    <w:div w:id="194075874">
      <w:bodyDiv w:val="1"/>
      <w:marLeft w:val="0"/>
      <w:marRight w:val="0"/>
      <w:marTop w:val="0"/>
      <w:marBottom w:val="0"/>
      <w:divBdr>
        <w:top w:val="none" w:sz="0" w:space="0" w:color="auto"/>
        <w:left w:val="none" w:sz="0" w:space="0" w:color="auto"/>
        <w:bottom w:val="none" w:sz="0" w:space="0" w:color="auto"/>
        <w:right w:val="none" w:sz="0" w:space="0" w:color="auto"/>
      </w:divBdr>
    </w:div>
    <w:div w:id="199784418">
      <w:bodyDiv w:val="1"/>
      <w:marLeft w:val="0"/>
      <w:marRight w:val="0"/>
      <w:marTop w:val="0"/>
      <w:marBottom w:val="0"/>
      <w:divBdr>
        <w:top w:val="none" w:sz="0" w:space="0" w:color="auto"/>
        <w:left w:val="none" w:sz="0" w:space="0" w:color="auto"/>
        <w:bottom w:val="none" w:sz="0" w:space="0" w:color="auto"/>
        <w:right w:val="none" w:sz="0" w:space="0" w:color="auto"/>
      </w:divBdr>
    </w:div>
    <w:div w:id="249243239">
      <w:bodyDiv w:val="1"/>
      <w:marLeft w:val="0"/>
      <w:marRight w:val="0"/>
      <w:marTop w:val="0"/>
      <w:marBottom w:val="0"/>
      <w:divBdr>
        <w:top w:val="none" w:sz="0" w:space="0" w:color="auto"/>
        <w:left w:val="none" w:sz="0" w:space="0" w:color="auto"/>
        <w:bottom w:val="none" w:sz="0" w:space="0" w:color="auto"/>
        <w:right w:val="none" w:sz="0" w:space="0" w:color="auto"/>
      </w:divBdr>
    </w:div>
    <w:div w:id="400492988">
      <w:bodyDiv w:val="1"/>
      <w:marLeft w:val="0"/>
      <w:marRight w:val="0"/>
      <w:marTop w:val="0"/>
      <w:marBottom w:val="0"/>
      <w:divBdr>
        <w:top w:val="none" w:sz="0" w:space="0" w:color="auto"/>
        <w:left w:val="none" w:sz="0" w:space="0" w:color="auto"/>
        <w:bottom w:val="none" w:sz="0" w:space="0" w:color="auto"/>
        <w:right w:val="none" w:sz="0" w:space="0" w:color="auto"/>
      </w:divBdr>
    </w:div>
    <w:div w:id="431123272">
      <w:bodyDiv w:val="1"/>
      <w:marLeft w:val="0"/>
      <w:marRight w:val="0"/>
      <w:marTop w:val="0"/>
      <w:marBottom w:val="0"/>
      <w:divBdr>
        <w:top w:val="none" w:sz="0" w:space="0" w:color="auto"/>
        <w:left w:val="none" w:sz="0" w:space="0" w:color="auto"/>
        <w:bottom w:val="none" w:sz="0" w:space="0" w:color="auto"/>
        <w:right w:val="none" w:sz="0" w:space="0" w:color="auto"/>
      </w:divBdr>
    </w:div>
    <w:div w:id="507868380">
      <w:bodyDiv w:val="1"/>
      <w:marLeft w:val="0"/>
      <w:marRight w:val="0"/>
      <w:marTop w:val="0"/>
      <w:marBottom w:val="0"/>
      <w:divBdr>
        <w:top w:val="none" w:sz="0" w:space="0" w:color="auto"/>
        <w:left w:val="none" w:sz="0" w:space="0" w:color="auto"/>
        <w:bottom w:val="none" w:sz="0" w:space="0" w:color="auto"/>
        <w:right w:val="none" w:sz="0" w:space="0" w:color="auto"/>
      </w:divBdr>
    </w:div>
    <w:div w:id="524248152">
      <w:bodyDiv w:val="1"/>
      <w:marLeft w:val="0"/>
      <w:marRight w:val="0"/>
      <w:marTop w:val="0"/>
      <w:marBottom w:val="0"/>
      <w:divBdr>
        <w:top w:val="none" w:sz="0" w:space="0" w:color="auto"/>
        <w:left w:val="none" w:sz="0" w:space="0" w:color="auto"/>
        <w:bottom w:val="none" w:sz="0" w:space="0" w:color="auto"/>
        <w:right w:val="none" w:sz="0" w:space="0" w:color="auto"/>
      </w:divBdr>
    </w:div>
    <w:div w:id="720595429">
      <w:bodyDiv w:val="1"/>
      <w:marLeft w:val="0"/>
      <w:marRight w:val="0"/>
      <w:marTop w:val="0"/>
      <w:marBottom w:val="0"/>
      <w:divBdr>
        <w:top w:val="none" w:sz="0" w:space="0" w:color="auto"/>
        <w:left w:val="none" w:sz="0" w:space="0" w:color="auto"/>
        <w:bottom w:val="none" w:sz="0" w:space="0" w:color="auto"/>
        <w:right w:val="none" w:sz="0" w:space="0" w:color="auto"/>
      </w:divBdr>
    </w:div>
    <w:div w:id="1218207301">
      <w:bodyDiv w:val="1"/>
      <w:marLeft w:val="0"/>
      <w:marRight w:val="0"/>
      <w:marTop w:val="0"/>
      <w:marBottom w:val="0"/>
      <w:divBdr>
        <w:top w:val="none" w:sz="0" w:space="0" w:color="auto"/>
        <w:left w:val="none" w:sz="0" w:space="0" w:color="auto"/>
        <w:bottom w:val="none" w:sz="0" w:space="0" w:color="auto"/>
        <w:right w:val="none" w:sz="0" w:space="0" w:color="auto"/>
      </w:divBdr>
    </w:div>
    <w:div w:id="1226406905">
      <w:bodyDiv w:val="1"/>
      <w:marLeft w:val="0"/>
      <w:marRight w:val="0"/>
      <w:marTop w:val="0"/>
      <w:marBottom w:val="0"/>
      <w:divBdr>
        <w:top w:val="none" w:sz="0" w:space="0" w:color="auto"/>
        <w:left w:val="none" w:sz="0" w:space="0" w:color="auto"/>
        <w:bottom w:val="none" w:sz="0" w:space="0" w:color="auto"/>
        <w:right w:val="none" w:sz="0" w:space="0" w:color="auto"/>
      </w:divBdr>
      <w:divsChild>
        <w:div w:id="1022781041">
          <w:marLeft w:val="0"/>
          <w:marRight w:val="0"/>
          <w:marTop w:val="0"/>
          <w:marBottom w:val="0"/>
          <w:divBdr>
            <w:top w:val="none" w:sz="0" w:space="0" w:color="auto"/>
            <w:left w:val="none" w:sz="0" w:space="0" w:color="auto"/>
            <w:bottom w:val="none" w:sz="0" w:space="0" w:color="auto"/>
            <w:right w:val="none" w:sz="0" w:space="0" w:color="auto"/>
          </w:divBdr>
        </w:div>
        <w:div w:id="967978610">
          <w:marLeft w:val="0"/>
          <w:marRight w:val="0"/>
          <w:marTop w:val="0"/>
          <w:marBottom w:val="0"/>
          <w:divBdr>
            <w:top w:val="none" w:sz="0" w:space="0" w:color="auto"/>
            <w:left w:val="none" w:sz="0" w:space="0" w:color="auto"/>
            <w:bottom w:val="none" w:sz="0" w:space="0" w:color="auto"/>
            <w:right w:val="none" w:sz="0" w:space="0" w:color="auto"/>
          </w:divBdr>
        </w:div>
      </w:divsChild>
    </w:div>
    <w:div w:id="1227647568">
      <w:bodyDiv w:val="1"/>
      <w:marLeft w:val="0"/>
      <w:marRight w:val="0"/>
      <w:marTop w:val="0"/>
      <w:marBottom w:val="0"/>
      <w:divBdr>
        <w:top w:val="none" w:sz="0" w:space="0" w:color="auto"/>
        <w:left w:val="none" w:sz="0" w:space="0" w:color="auto"/>
        <w:bottom w:val="none" w:sz="0" w:space="0" w:color="auto"/>
        <w:right w:val="none" w:sz="0" w:space="0" w:color="auto"/>
      </w:divBdr>
    </w:div>
    <w:div w:id="1291013035">
      <w:bodyDiv w:val="1"/>
      <w:marLeft w:val="0"/>
      <w:marRight w:val="0"/>
      <w:marTop w:val="0"/>
      <w:marBottom w:val="0"/>
      <w:divBdr>
        <w:top w:val="none" w:sz="0" w:space="0" w:color="auto"/>
        <w:left w:val="none" w:sz="0" w:space="0" w:color="auto"/>
        <w:bottom w:val="none" w:sz="0" w:space="0" w:color="auto"/>
        <w:right w:val="none" w:sz="0" w:space="0" w:color="auto"/>
      </w:divBdr>
    </w:div>
    <w:div w:id="1352684131">
      <w:bodyDiv w:val="1"/>
      <w:marLeft w:val="0"/>
      <w:marRight w:val="0"/>
      <w:marTop w:val="0"/>
      <w:marBottom w:val="0"/>
      <w:divBdr>
        <w:top w:val="none" w:sz="0" w:space="0" w:color="auto"/>
        <w:left w:val="none" w:sz="0" w:space="0" w:color="auto"/>
        <w:bottom w:val="none" w:sz="0" w:space="0" w:color="auto"/>
        <w:right w:val="none" w:sz="0" w:space="0" w:color="auto"/>
      </w:divBdr>
      <w:divsChild>
        <w:div w:id="560333232">
          <w:marLeft w:val="0"/>
          <w:marRight w:val="0"/>
          <w:marTop w:val="0"/>
          <w:marBottom w:val="0"/>
          <w:divBdr>
            <w:top w:val="none" w:sz="0" w:space="0" w:color="auto"/>
            <w:left w:val="none" w:sz="0" w:space="0" w:color="auto"/>
            <w:bottom w:val="none" w:sz="0" w:space="0" w:color="auto"/>
            <w:right w:val="none" w:sz="0" w:space="0" w:color="auto"/>
          </w:divBdr>
        </w:div>
        <w:div w:id="858471728">
          <w:marLeft w:val="0"/>
          <w:marRight w:val="0"/>
          <w:marTop w:val="0"/>
          <w:marBottom w:val="0"/>
          <w:divBdr>
            <w:top w:val="none" w:sz="0" w:space="0" w:color="auto"/>
            <w:left w:val="none" w:sz="0" w:space="0" w:color="auto"/>
            <w:bottom w:val="none" w:sz="0" w:space="0" w:color="auto"/>
            <w:right w:val="none" w:sz="0" w:space="0" w:color="auto"/>
          </w:divBdr>
        </w:div>
        <w:div w:id="130556816">
          <w:marLeft w:val="0"/>
          <w:marRight w:val="0"/>
          <w:marTop w:val="0"/>
          <w:marBottom w:val="0"/>
          <w:divBdr>
            <w:top w:val="none" w:sz="0" w:space="0" w:color="auto"/>
            <w:left w:val="none" w:sz="0" w:space="0" w:color="auto"/>
            <w:bottom w:val="none" w:sz="0" w:space="0" w:color="auto"/>
            <w:right w:val="none" w:sz="0" w:space="0" w:color="auto"/>
          </w:divBdr>
        </w:div>
      </w:divsChild>
    </w:div>
    <w:div w:id="1390032016">
      <w:bodyDiv w:val="1"/>
      <w:marLeft w:val="0"/>
      <w:marRight w:val="0"/>
      <w:marTop w:val="0"/>
      <w:marBottom w:val="0"/>
      <w:divBdr>
        <w:top w:val="none" w:sz="0" w:space="0" w:color="auto"/>
        <w:left w:val="none" w:sz="0" w:space="0" w:color="auto"/>
        <w:bottom w:val="none" w:sz="0" w:space="0" w:color="auto"/>
        <w:right w:val="none" w:sz="0" w:space="0" w:color="auto"/>
      </w:divBdr>
    </w:div>
    <w:div w:id="1421026338">
      <w:bodyDiv w:val="1"/>
      <w:marLeft w:val="0"/>
      <w:marRight w:val="0"/>
      <w:marTop w:val="0"/>
      <w:marBottom w:val="0"/>
      <w:divBdr>
        <w:top w:val="none" w:sz="0" w:space="0" w:color="auto"/>
        <w:left w:val="none" w:sz="0" w:space="0" w:color="auto"/>
        <w:bottom w:val="none" w:sz="0" w:space="0" w:color="auto"/>
        <w:right w:val="none" w:sz="0" w:space="0" w:color="auto"/>
      </w:divBdr>
    </w:div>
    <w:div w:id="1461413514">
      <w:bodyDiv w:val="1"/>
      <w:marLeft w:val="0"/>
      <w:marRight w:val="0"/>
      <w:marTop w:val="0"/>
      <w:marBottom w:val="0"/>
      <w:divBdr>
        <w:top w:val="none" w:sz="0" w:space="0" w:color="auto"/>
        <w:left w:val="none" w:sz="0" w:space="0" w:color="auto"/>
        <w:bottom w:val="none" w:sz="0" w:space="0" w:color="auto"/>
        <w:right w:val="none" w:sz="0" w:space="0" w:color="auto"/>
      </w:divBdr>
    </w:div>
    <w:div w:id="1521313200">
      <w:bodyDiv w:val="1"/>
      <w:marLeft w:val="0"/>
      <w:marRight w:val="0"/>
      <w:marTop w:val="0"/>
      <w:marBottom w:val="0"/>
      <w:divBdr>
        <w:top w:val="none" w:sz="0" w:space="0" w:color="auto"/>
        <w:left w:val="none" w:sz="0" w:space="0" w:color="auto"/>
        <w:bottom w:val="none" w:sz="0" w:space="0" w:color="auto"/>
        <w:right w:val="none" w:sz="0" w:space="0" w:color="auto"/>
      </w:divBdr>
      <w:divsChild>
        <w:div w:id="940644276">
          <w:marLeft w:val="0"/>
          <w:marRight w:val="0"/>
          <w:marTop w:val="0"/>
          <w:marBottom w:val="0"/>
          <w:divBdr>
            <w:top w:val="none" w:sz="0" w:space="0" w:color="auto"/>
            <w:left w:val="none" w:sz="0" w:space="0" w:color="auto"/>
            <w:bottom w:val="none" w:sz="0" w:space="0" w:color="auto"/>
            <w:right w:val="none" w:sz="0" w:space="0" w:color="auto"/>
          </w:divBdr>
        </w:div>
        <w:div w:id="1421412192">
          <w:marLeft w:val="0"/>
          <w:marRight w:val="0"/>
          <w:marTop w:val="0"/>
          <w:marBottom w:val="0"/>
          <w:divBdr>
            <w:top w:val="none" w:sz="0" w:space="0" w:color="auto"/>
            <w:left w:val="none" w:sz="0" w:space="0" w:color="auto"/>
            <w:bottom w:val="none" w:sz="0" w:space="0" w:color="auto"/>
            <w:right w:val="none" w:sz="0" w:space="0" w:color="auto"/>
          </w:divBdr>
        </w:div>
        <w:div w:id="1927834567">
          <w:marLeft w:val="0"/>
          <w:marRight w:val="0"/>
          <w:marTop w:val="0"/>
          <w:marBottom w:val="0"/>
          <w:divBdr>
            <w:top w:val="none" w:sz="0" w:space="0" w:color="auto"/>
            <w:left w:val="none" w:sz="0" w:space="0" w:color="auto"/>
            <w:bottom w:val="none" w:sz="0" w:space="0" w:color="auto"/>
            <w:right w:val="none" w:sz="0" w:space="0" w:color="auto"/>
          </w:divBdr>
        </w:div>
      </w:divsChild>
    </w:div>
    <w:div w:id="1597981150">
      <w:bodyDiv w:val="1"/>
      <w:marLeft w:val="0"/>
      <w:marRight w:val="0"/>
      <w:marTop w:val="0"/>
      <w:marBottom w:val="0"/>
      <w:divBdr>
        <w:top w:val="none" w:sz="0" w:space="0" w:color="auto"/>
        <w:left w:val="none" w:sz="0" w:space="0" w:color="auto"/>
        <w:bottom w:val="none" w:sz="0" w:space="0" w:color="auto"/>
        <w:right w:val="none" w:sz="0" w:space="0" w:color="auto"/>
      </w:divBdr>
      <w:divsChild>
        <w:div w:id="975258441">
          <w:marLeft w:val="0"/>
          <w:marRight w:val="0"/>
          <w:marTop w:val="0"/>
          <w:marBottom w:val="0"/>
          <w:divBdr>
            <w:top w:val="none" w:sz="0" w:space="0" w:color="auto"/>
            <w:left w:val="none" w:sz="0" w:space="0" w:color="auto"/>
            <w:bottom w:val="none" w:sz="0" w:space="0" w:color="auto"/>
            <w:right w:val="none" w:sz="0" w:space="0" w:color="auto"/>
          </w:divBdr>
        </w:div>
        <w:div w:id="472412885">
          <w:marLeft w:val="0"/>
          <w:marRight w:val="0"/>
          <w:marTop w:val="0"/>
          <w:marBottom w:val="0"/>
          <w:divBdr>
            <w:top w:val="none" w:sz="0" w:space="0" w:color="auto"/>
            <w:left w:val="none" w:sz="0" w:space="0" w:color="auto"/>
            <w:bottom w:val="none" w:sz="0" w:space="0" w:color="auto"/>
            <w:right w:val="none" w:sz="0" w:space="0" w:color="auto"/>
          </w:divBdr>
        </w:div>
      </w:divsChild>
    </w:div>
    <w:div w:id="1912888092">
      <w:bodyDiv w:val="1"/>
      <w:marLeft w:val="0"/>
      <w:marRight w:val="0"/>
      <w:marTop w:val="0"/>
      <w:marBottom w:val="0"/>
      <w:divBdr>
        <w:top w:val="none" w:sz="0" w:space="0" w:color="auto"/>
        <w:left w:val="none" w:sz="0" w:space="0" w:color="auto"/>
        <w:bottom w:val="none" w:sz="0" w:space="0" w:color="auto"/>
        <w:right w:val="none" w:sz="0" w:space="0" w:color="auto"/>
      </w:divBdr>
    </w:div>
    <w:div w:id="2005550613">
      <w:bodyDiv w:val="1"/>
      <w:marLeft w:val="0"/>
      <w:marRight w:val="0"/>
      <w:marTop w:val="0"/>
      <w:marBottom w:val="0"/>
      <w:divBdr>
        <w:top w:val="none" w:sz="0" w:space="0" w:color="auto"/>
        <w:left w:val="none" w:sz="0" w:space="0" w:color="auto"/>
        <w:bottom w:val="none" w:sz="0" w:space="0" w:color="auto"/>
        <w:right w:val="none" w:sz="0" w:space="0" w:color="auto"/>
      </w:divBdr>
    </w:div>
    <w:div w:id="2054650111">
      <w:bodyDiv w:val="1"/>
      <w:marLeft w:val="0"/>
      <w:marRight w:val="0"/>
      <w:marTop w:val="0"/>
      <w:marBottom w:val="0"/>
      <w:divBdr>
        <w:top w:val="none" w:sz="0" w:space="0" w:color="auto"/>
        <w:left w:val="none" w:sz="0" w:space="0" w:color="auto"/>
        <w:bottom w:val="none" w:sz="0" w:space="0" w:color="auto"/>
        <w:right w:val="none" w:sz="0" w:space="0" w:color="auto"/>
      </w:divBdr>
    </w:div>
    <w:div w:id="20597447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header" Target="header4.xml" Id="rId18" /><Relationship Type="http://schemas.openxmlformats.org/officeDocument/2006/relationships/image" Target="media/image5.png" Id="rId26" /><Relationship Type="http://schemas.openxmlformats.org/officeDocument/2006/relationships/customXml" Target="../customXml/item3.xml" Id="rId3" /><Relationship Type="http://schemas.microsoft.com/office/2011/relationships/commentsExtended" Target="commentsExtended.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image" Target="media/image4.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comments" Target="comments.xml" Id="rId20" /><Relationship Type="http://schemas.openxmlformats.org/officeDocument/2006/relationships/image" Target="media/image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3.png" Id="rId24" /><Relationship Type="http://schemas.microsoft.com/office/2011/relationships/people" Target="people.xml" Id="rId32" /><Relationship Type="http://schemas.openxmlformats.org/officeDocument/2006/relationships/numbering" Target="numbering.xml" Id="rId5" /><Relationship Type="http://schemas.openxmlformats.org/officeDocument/2006/relationships/footer" Target="footer2.xml" Id="rId15" /><Relationship Type="http://schemas.microsoft.com/office/2018/08/relationships/commentsExtensible" Target="commentsExtensible.xml" Id="rId23" /><Relationship Type="http://schemas.openxmlformats.org/officeDocument/2006/relationships/image" Target="media/image7.png" Id="rId28" /><Relationship Type="http://schemas.openxmlformats.org/officeDocument/2006/relationships/endnotes" Target="endnotes.xml" Id="rId10" /><Relationship Type="http://schemas.openxmlformats.org/officeDocument/2006/relationships/footer" Target="footer4.xml"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microsoft.com/office/2016/09/relationships/commentsIds" Target="commentsIds.xml"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glossaryDocument" Target="glossary/document.xml" Id="Rabc9356e15f347c2" /></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JTI_Templates\JTI%20Policy%20Template%20Spectrum%2003.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ba864a1-7788-4efd-a3a4-5d7f2978e49a}"/>
      </w:docPartPr>
      <w:docPartBody>
        <w:p w14:paraId="5CE13D9B">
          <w:r>
            <w:rPr>
              <w:rStyle w:val="PlaceholderText"/>
            </w:rPr>
            <w:t/>
          </w:r>
        </w:p>
      </w:docPartBody>
    </w:docPart>
  </w:docParts>
</w:glossaryDocument>
</file>

<file path=word/theme/theme1.xml><?xml version="1.0" encoding="utf-8"?>
<a:theme xmlns:a="http://schemas.openxmlformats.org/drawingml/2006/main" name="Office Theme">
  <a:themeElements>
    <a:clrScheme name="JTI">
      <a:dk1>
        <a:sysClr val="windowText" lastClr="000000"/>
      </a:dk1>
      <a:lt1>
        <a:sysClr val="window" lastClr="FFFFFF"/>
      </a:lt1>
      <a:dk2>
        <a:srgbClr val="5F5F5F"/>
      </a:dk2>
      <a:lt2>
        <a:srgbClr val="DDDDDD"/>
      </a:lt2>
      <a:accent1>
        <a:srgbClr val="E03C31"/>
      </a:accent1>
      <a:accent2>
        <a:srgbClr val="EAAA00"/>
      </a:accent2>
      <a:accent3>
        <a:srgbClr val="00B2A9"/>
      </a:accent3>
      <a:accent4>
        <a:srgbClr val="8031A7"/>
      </a:accent4>
      <a:accent5>
        <a:srgbClr val="E782A9"/>
      </a:accent5>
      <a:accent6>
        <a:srgbClr val="407EC9"/>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ME_Release xmlns="c484d1d2-f8c1-402c-a065-fdc8ad00a3ff">20191011</TME_Releas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33FB43A3A8164A9803ADE4DB5DD552" ma:contentTypeVersion="13" ma:contentTypeDescription="Create a new document." ma:contentTypeScope="" ma:versionID="0f0df63cd0bc06eb7da4d4447272c092">
  <xsd:schema xmlns:xsd="http://www.w3.org/2001/XMLSchema" xmlns:xs="http://www.w3.org/2001/XMLSchema" xmlns:p="http://schemas.microsoft.com/office/2006/metadata/properties" xmlns:ns2="c484d1d2-f8c1-402c-a065-fdc8ad00a3ff" xmlns:ns3="1a569788-0767-4c16-bd44-94994fd42c43" targetNamespace="http://schemas.microsoft.com/office/2006/metadata/properties" ma:root="true" ma:fieldsID="feb64421e2351f1a23d9c02e5fe6a61b" ns2:_="" ns3:_="">
    <xsd:import namespace="c484d1d2-f8c1-402c-a065-fdc8ad00a3ff"/>
    <xsd:import namespace="1a569788-0767-4c16-bd44-94994fd42c43"/>
    <xsd:element name="properties">
      <xsd:complexType>
        <xsd:sequence>
          <xsd:element name="documentManagement">
            <xsd:complexType>
              <xsd:all>
                <xsd:element ref="ns2:TME_Release"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84d1d2-f8c1-402c-a065-fdc8ad00a3ff" elementFormDefault="qualified">
    <xsd:import namespace="http://schemas.microsoft.com/office/2006/documentManagement/types"/>
    <xsd:import namespace="http://schemas.microsoft.com/office/infopath/2007/PartnerControls"/>
    <xsd:element name="TME_Release" ma:index="8" nillable="true" ma:displayName="TME_Release" ma:default="20191011" ma:format="Dropdown" ma:internalName="TME_Release">
      <xsd:simpleType>
        <xsd:restriction base="dms:Choice">
          <xsd:enumeration value="20191011"/>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569788-0767-4c16-bd44-94994fd42c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26E05-9D20-4B42-A990-7C3A902CE1C9}">
  <ds:schemaRefs>
    <ds:schemaRef ds:uri="http://schemas.microsoft.com/office/2006/metadata/properties"/>
    <ds:schemaRef ds:uri="http://schemas.microsoft.com/office/infopath/2007/PartnerControls"/>
    <ds:schemaRef ds:uri="1e365845-eb4a-4dfc-84e3-e21632ad85f1"/>
  </ds:schemaRefs>
</ds:datastoreItem>
</file>

<file path=customXml/itemProps2.xml><?xml version="1.0" encoding="utf-8"?>
<ds:datastoreItem xmlns:ds="http://schemas.openxmlformats.org/officeDocument/2006/customXml" ds:itemID="{215EDCE7-3F8F-467D-8EBA-17F116A4B53B}">
  <ds:schemaRefs>
    <ds:schemaRef ds:uri="http://schemas.openxmlformats.org/officeDocument/2006/bibliography"/>
  </ds:schemaRefs>
</ds:datastoreItem>
</file>

<file path=customXml/itemProps3.xml><?xml version="1.0" encoding="utf-8"?>
<ds:datastoreItem xmlns:ds="http://schemas.openxmlformats.org/officeDocument/2006/customXml" ds:itemID="{377B5737-8EDF-4F2B-BB1F-E5776A9657B0}"/>
</file>

<file path=customXml/itemProps4.xml><?xml version="1.0" encoding="utf-8"?>
<ds:datastoreItem xmlns:ds="http://schemas.openxmlformats.org/officeDocument/2006/customXml" ds:itemID="{80AB111F-A64C-4CDA-A061-7896B80BF85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JTI Policy Template Spectrum 03.dotx</ap:Template>
  <ap:Application>Microsoft Word for the web</ap:Application>
  <ap:DocSecurity>0</ap:DocSecurity>
  <ap:ScaleCrop>false</ap:ScaleCrop>
  <ap:Company>JTI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Functional Design Template Document</dc:title>
  <dc:subject/>
  <dc:creator>Alexander Polyakov</dc:creator>
  <keywords/>
  <dc:description/>
  <lastModifiedBy>Gallego, David</lastModifiedBy>
  <revision>104</revision>
  <dcterms:created xsi:type="dcterms:W3CDTF">2022-03-24T14:15:00.0000000Z</dcterms:created>
  <dcterms:modified xsi:type="dcterms:W3CDTF">2022-04-04T10:02:09.5679565Z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20b37f-db72-473e-ae54-fb16df408069_Enabled">
    <vt:lpwstr>true</vt:lpwstr>
  </property>
  <property fmtid="{D5CDD505-2E9C-101B-9397-08002B2CF9AE}" pid="3" name="MSIP_Label_b020b37f-db72-473e-ae54-fb16df408069_SetDate">
    <vt:lpwstr>2021-06-25T10:43:41Z</vt:lpwstr>
  </property>
  <property fmtid="{D5CDD505-2E9C-101B-9397-08002B2CF9AE}" pid="4" name="MSIP_Label_b020b37f-db72-473e-ae54-fb16df408069_Method">
    <vt:lpwstr>Standard</vt:lpwstr>
  </property>
  <property fmtid="{D5CDD505-2E9C-101B-9397-08002B2CF9AE}" pid="5" name="MSIP_Label_b020b37f-db72-473e-ae54-fb16df408069_Name">
    <vt:lpwstr>General</vt:lpwstr>
  </property>
  <property fmtid="{D5CDD505-2E9C-101B-9397-08002B2CF9AE}" pid="6" name="MSIP_Label_b020b37f-db72-473e-ae54-fb16df408069_SiteId">
    <vt:lpwstr>705d07a3-2eea-4f3b-ab59-65ca29abeb26</vt:lpwstr>
  </property>
  <property fmtid="{D5CDD505-2E9C-101B-9397-08002B2CF9AE}" pid="7" name="MSIP_Label_b020b37f-db72-473e-ae54-fb16df408069_ActionId">
    <vt:lpwstr>5ab31d97-a24d-4f8f-b508-08cc688cfd6a</vt:lpwstr>
  </property>
  <property fmtid="{D5CDD505-2E9C-101B-9397-08002B2CF9AE}" pid="8" name="MSIP_Label_b020b37f-db72-473e-ae54-fb16df408069_ContentBits">
    <vt:lpwstr>0</vt:lpwstr>
  </property>
  <property fmtid="{D5CDD505-2E9C-101B-9397-08002B2CF9AE}" pid="9" name="ContentTypeId">
    <vt:lpwstr>0x0101005433FB43A3A8164A9803ADE4DB5DD552</vt:lpwstr>
  </property>
</Properties>
</file>